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p>
    <w:p w14:paraId="4DCBFF8E" w14:textId="46DFA816" w:rsidR="00C05D33" w:rsidRPr="00EF339B" w:rsidRDefault="006D2431" w:rsidP="006237AE">
      <w:pPr>
        <w:spacing w:line="360" w:lineRule="auto"/>
        <w:rPr>
          <w:vertAlign w:val="superscript"/>
          <w:lang w:val="en-AU"/>
        </w:rPr>
      </w:pPr>
      <w:r>
        <w:rPr>
          <w:lang w:val="en-AU"/>
        </w:rPr>
        <w:t>Fonti Kar</w:t>
      </w:r>
      <w:r w:rsidR="007A1282">
        <w:rPr>
          <w:vertAlign w:val="superscript"/>
          <w:lang w:val="en-AU"/>
        </w:rPr>
        <w:t>1</w:t>
      </w:r>
      <w:r>
        <w:rPr>
          <w:lang w:val="en-AU"/>
        </w:rPr>
        <w:t>, Shinichi Nakagawa</w:t>
      </w:r>
      <w:r w:rsidR="00035FEB">
        <w:rPr>
          <w:vertAlign w:val="superscript"/>
          <w:lang w:val="en-AU"/>
        </w:rPr>
        <w:t>1,2</w:t>
      </w:r>
      <w:r>
        <w:rPr>
          <w:lang w:val="en-AU"/>
        </w:rPr>
        <w:t>, Christopher</w:t>
      </w:r>
      <w:r w:rsidR="00047D1A">
        <w:rPr>
          <w:lang w:val="en-AU"/>
        </w:rPr>
        <w:t xml:space="preserve"> R</w:t>
      </w:r>
      <w:r>
        <w:rPr>
          <w:lang w:val="en-AU"/>
        </w:rPr>
        <w:t xml:space="preserve"> Friesen</w:t>
      </w:r>
      <w:r w:rsidR="00035FEB">
        <w:rPr>
          <w:vertAlign w:val="superscript"/>
          <w:lang w:val="en-AU"/>
        </w:rPr>
        <w:t>3</w:t>
      </w:r>
      <w:r>
        <w:rPr>
          <w:lang w:val="en-AU"/>
        </w:rPr>
        <w:t xml:space="preserve">, Daniel </w:t>
      </w:r>
      <w:r w:rsidR="008111A7">
        <w:rPr>
          <w:lang w:val="en-AU"/>
        </w:rPr>
        <w:t xml:space="preserve">W.A. </w:t>
      </w:r>
      <w:r>
        <w:rPr>
          <w:lang w:val="en-AU"/>
        </w:rPr>
        <w:t>Noble</w:t>
      </w:r>
      <w:r w:rsidR="00035FEB">
        <w:rPr>
          <w:vertAlign w:val="superscript"/>
          <w:lang w:val="en-AU"/>
        </w:rPr>
        <w:t>1,2,4</w:t>
      </w:r>
    </w:p>
    <w:p w14:paraId="046DAC56" w14:textId="17433ED3" w:rsidR="00061FC5" w:rsidRPr="00EF339B" w:rsidRDefault="00061FC5" w:rsidP="006237A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09CDDE33" w14:textId="43F5F00A" w:rsidR="00061FC5" w:rsidRPr="00EF339B" w:rsidRDefault="00061FC5" w:rsidP="006237AE">
      <w:pPr>
        <w:spacing w:line="360" w:lineRule="auto"/>
      </w:pPr>
      <w:r w:rsidRPr="00EF339B">
        <w:rPr>
          <w:lang w:val="en-AU"/>
        </w:rPr>
        <w:t xml:space="preserve">2 </w:t>
      </w:r>
      <w:r w:rsidR="00EF339B" w:rsidRPr="00EF339B">
        <w:rPr>
          <w:i/>
        </w:rPr>
        <w:t>Diabetes and Metabolism Division, Garvan Institute of Medical Research, 384 Victoria Street, Darlinghurst, Sydney, NSW 2010, Australia</w:t>
      </w:r>
    </w:p>
    <w:p w14:paraId="2FF3D9B5" w14:textId="2179F1C0" w:rsidR="00061FC5" w:rsidRDefault="00061FC5" w:rsidP="006237AE">
      <w:pPr>
        <w:spacing w:line="360" w:lineRule="auto"/>
      </w:pPr>
      <w:r w:rsidRPr="00EF339B">
        <w:t xml:space="preserve">3 </w:t>
      </w:r>
      <w:r w:rsidR="006237AE" w:rsidRPr="001F42DB">
        <w:rPr>
          <w:i/>
        </w:rPr>
        <w:t>School of Earth, Atmospheric and Life Sciences, Faculty of Science, Medicine and Health, University of Wollongong, Wollongong, NSW, Australia</w:t>
      </w:r>
    </w:p>
    <w:p w14:paraId="7675B8E5" w14:textId="02928076" w:rsidR="00061FC5" w:rsidRDefault="00061FC5" w:rsidP="006237AE">
      <w:pPr>
        <w:spacing w:line="360" w:lineRule="auto"/>
        <w:rPr>
          <w:i/>
        </w:rPr>
      </w:pPr>
      <w:r>
        <w:t>4</w:t>
      </w:r>
      <w:r w:rsidRPr="00061FC5">
        <w:t xml:space="preserve"> </w:t>
      </w:r>
      <w:r w:rsidR="008111A7">
        <w:t xml:space="preserve">Division of </w:t>
      </w:r>
      <w:r w:rsidRPr="005713A9">
        <w:rPr>
          <w:i/>
        </w:rPr>
        <w:t>Ecology</w:t>
      </w:r>
      <w:r w:rsidR="008111A7">
        <w:rPr>
          <w:i/>
        </w:rPr>
        <w:t xml:space="preserve"> and</w:t>
      </w:r>
      <w:r w:rsidRPr="005713A9">
        <w:rPr>
          <w:i/>
        </w:rPr>
        <w:t xml:space="preserve"> Evolution</w:t>
      </w:r>
      <w:r w:rsidR="008111A7">
        <w:rPr>
          <w:i/>
        </w:rPr>
        <w:t xml:space="preserve">, </w:t>
      </w:r>
      <w:r w:rsidRPr="005713A9">
        <w:rPr>
          <w:i/>
        </w:rPr>
        <w:t>Research School of Biology, The Australian National University, Canberra</w:t>
      </w:r>
      <w:r>
        <w:rPr>
          <w:i/>
        </w:rPr>
        <w:t>,</w:t>
      </w:r>
      <w:r w:rsidRPr="005713A9">
        <w:rPr>
          <w:i/>
        </w:rPr>
        <w:t xml:space="preserve"> ACT, Australia</w:t>
      </w:r>
    </w:p>
    <w:p w14:paraId="48BF7622" w14:textId="18536001" w:rsidR="00EF339B" w:rsidRDefault="00EF339B" w:rsidP="006237AE">
      <w:pPr>
        <w:spacing w:line="360" w:lineRule="auto"/>
        <w:rPr>
          <w:lang w:val="en-AU"/>
        </w:rPr>
      </w:pPr>
    </w:p>
    <w:p w14:paraId="14B8FAE5" w14:textId="025A2040" w:rsidR="00EF339B" w:rsidRDefault="00EF339B" w:rsidP="006237AE">
      <w:pPr>
        <w:spacing w:line="360" w:lineRule="auto"/>
        <w:rPr>
          <w:lang w:val="en-AU"/>
        </w:rPr>
      </w:pPr>
      <w:r>
        <w:rPr>
          <w:lang w:val="en-AU"/>
        </w:rPr>
        <w:t>Correspond</w:t>
      </w:r>
      <w:r w:rsidR="006237AE">
        <w:rPr>
          <w:lang w:val="en-AU"/>
        </w:rPr>
        <w:t>ing</w:t>
      </w:r>
      <w:r>
        <w:rPr>
          <w:lang w:val="en-AU"/>
        </w:rPr>
        <w:t xml:space="preserve"> author: Fonti Kar</w:t>
      </w:r>
    </w:p>
    <w:p w14:paraId="2E35928E" w14:textId="57C80BDD" w:rsidR="00EF339B" w:rsidRPr="00061FC5" w:rsidRDefault="00EF339B" w:rsidP="006237AE">
      <w:pPr>
        <w:spacing w:line="360" w:lineRule="auto"/>
        <w:rPr>
          <w:lang w:val="en-AU"/>
        </w:rPr>
      </w:pPr>
      <w:r>
        <w:rPr>
          <w:lang w:val="en-AU"/>
        </w:rPr>
        <w:t>Correspondence email: fonti.kar@gmail.com</w:t>
      </w:r>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7DD19C28"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these</w:t>
      </w:r>
      <w:r w:rsidRPr="00AF2E85">
        <w:rPr>
          <w:lang w:val="en-AU"/>
        </w:rPr>
        <w:t xml:space="preserve"> 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characterised or understood.</w:t>
      </w:r>
    </w:p>
    <w:p w14:paraId="223394B4" w14:textId="7453B8B3"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7777777" w:rsidR="00EF6DED" w:rsidRDefault="00EF6DED" w:rsidP="006237AE">
      <w:pPr>
        <w:pStyle w:val="ListParagraph"/>
        <w:numPr>
          <w:ilvl w:val="0"/>
          <w:numId w:val="15"/>
        </w:numPr>
        <w:spacing w:line="360" w:lineRule="auto"/>
        <w:rPr>
          <w:lang w:val="en-AU"/>
        </w:rPr>
      </w:pPr>
      <w:r w:rsidRPr="00AF2E85">
        <w:rPr>
          <w:lang w:val="en-AU"/>
        </w:rPr>
        <w:lastRenderedPageBreak/>
        <w:t>Making use of two statistical frameworks, we found that the thermal metabolic reaction norms are significantly repeatable. We also show that repeatability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2A3C4BD3"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F4066B">
        <w:rPr>
          <w:lang w:val="en-AU"/>
        </w:rPr>
        <w:t xml:space="preserve">. </w:t>
      </w:r>
      <w:r>
        <w:rPr>
          <w:lang w:val="en-AU"/>
        </w:rPr>
        <w:t>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variation.</w:t>
      </w:r>
    </w:p>
    <w:p w14:paraId="1A72D759" w14:textId="7533F390"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547DC793"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many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 cost’</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del w:id="0" w:author="fonti.kar@gmail.com" w:date="2018-12-31T10:29:00Z">
        <w:r w:rsidDel="00FF47CC">
          <w:fldChar w:fldCharType="begin"/>
        </w:r>
        <w:r w:rsidR="00FF47CC" w:rsidDel="00FF47CC">
          <w:delInstrText xml:space="preserve"> ADDIN PAPERS2_CITATIONS &lt;citation&gt;&lt;priority&gt;0&lt;/priority&gt;&lt;uuid&gt;ED47E1C9-941E-49F6-A66C-34CF193F2592&lt;/uuid&gt;&lt;publications&gt;&lt;publication&gt;&lt;subtype&gt;400&lt;/subtype&gt;&lt;title&gt;Are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Del="00FF47CC">
          <w:fldChar w:fldCharType="end"/>
        </w:r>
      </w:del>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(De Jong &amp; Van Noordwijk 1992; Brown </w:t>
      </w:r>
      <w:r>
        <w:rPr>
          <w:rFonts w:eastAsiaTheme="minorHAnsi"/>
          <w:i/>
          <w:iCs/>
          <w:lang w:val="en-US"/>
        </w:rPr>
        <w:t>et al.</w:t>
      </w:r>
      <w:r>
        <w:rPr>
          <w:rFonts w:eastAsiaTheme="minorHAnsi"/>
          <w:lang w:val="en-US"/>
        </w:rPr>
        <w:t xml:space="preserve"> 2004)</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has been posited as the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w:t>
      </w:r>
      <w:proofErr w:type="spellStart"/>
      <w:r w:rsidR="002905E1">
        <w:rPr>
          <w:rFonts w:eastAsiaTheme="minorHAnsi"/>
          <w:lang w:val="en-US"/>
        </w:rPr>
        <w:t>Réale</w:t>
      </w:r>
      <w:proofErr w:type="spellEnd"/>
      <w:r w:rsidR="002905E1">
        <w:rPr>
          <w:rFonts w:eastAsiaTheme="minorHAnsi"/>
          <w:lang w:val="en-US"/>
        </w:rPr>
        <w:t xml:space="preserv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For example, tropical birds tend to have low basal metabolic rate, produce fewer slow-growing offspring and longer longevity relative to their temperate-region counterparts </w:t>
      </w:r>
      <w:r>
        <w:rPr>
          <w:rFonts w:eastAsiaTheme="minorHAnsi"/>
          <w:lang w:val="en-US"/>
        </w:rPr>
        <w:fldChar w:fldCharType="begin"/>
      </w:r>
      <w:r w:rsidR="002905E1">
        <w:rPr>
          <w:rFonts w:eastAsiaTheme="minorHAnsi"/>
          <w:lang w:val="en-US"/>
        </w:rPr>
        <w:instrText xml:space="preserve"> ADDIN PAPERS2_CITATIONS &lt;citation&gt;&lt;priority&gt;7&lt;/priority&gt;&lt;uuid&gt;0ADD929D-0455-466F-BE8E-1D28B3DE4B42&lt;/uuid&gt;&lt;publications&gt;&lt;publication&gt;&lt;subtype&gt;400&lt;/subtype&gt;&lt;publisher&gt;National Acad Sciences&lt;/publisher&gt;&lt;title&gt;Tropical birds have a slow pace of life&lt;/title&gt;&lt;url&gt;http://www.pnas.org/cgi/doi/10.1073/pnas.0702212104&lt;/url&gt;&lt;volume&gt;104&lt;/volume&gt;&lt;publication_date&gt;99200705291200000000222000&lt;/publication_date&gt;&lt;uuid&gt;936A1B0A-C9B3-40F2-9FBB-F25D69CAE042&lt;/uuid&gt;&lt;type&gt;400&lt;/type&gt;&lt;number&gt;22&lt;/number&gt;&lt;citekey&gt;Wiersma:2007hb&lt;/citekey&gt;&lt;doi&gt;10.1073/pnas.0702212104&lt;/doi&gt;&lt;institution&gt;Department of Evolution, Ecology, and Organismal Biology, Ohio State University, 290 Aronoff Laboratory, 318 West 12th Avenue, Columbus, OH 43210, USA.&lt;/institution&gt;&lt;startpage&gt;9340&lt;/startpage&gt;&lt;endpage&gt;9345&lt;/endpage&gt;&lt;bundle&gt;&lt;publication&gt;&lt;title&gt;Proceedings of the National Academy of Sciences&lt;/title&gt;&lt;uuid&gt;E6F85413-04CE-416B-80BD-E26117BF920B&lt;/uuid&gt;&lt;subtype&gt;-100&lt;/subtype&gt;&lt;publisher&gt;National Acad Sciences&lt;/publisher&gt;&lt;type&gt;-100&lt;/type&gt;&lt;/publication&gt;&lt;/bundle&gt;&lt;authors&gt;&lt;author&gt;&lt;lastName&gt;Wiersma&lt;/lastName&gt;&lt;firstName&gt;P&lt;/firstName&gt;&lt;/author&gt;&lt;author&gt;&lt;lastName&gt;Munoz-Garcia&lt;/lastName&gt;&lt;firstName&gt;A&lt;/firstName&gt;&lt;/author&gt;&lt;author&gt;&lt;lastName&gt;Walker&lt;/lastName&gt;&lt;firstName&gt;A&lt;/firstName&gt;&lt;/author&gt;&lt;author&gt;&lt;lastName&gt;Williams&lt;/lastName&gt;&lt;firstName&gt;J&lt;/firstName&gt;&lt;middleNames&gt;B&lt;/middleNames&gt;&lt;/author&gt;&lt;/authors&gt;&lt;/publication&gt;&lt;publication&gt;&lt;subtype&gt;400&lt;/subtype&gt;&lt;title&gt;Functional Linkages for the Pace of Life, Life-history, and Environment in Birds&lt;/title&gt;&lt;url&gt;https://academic.oup.com/icb/article-lookup/doi/10.1093/icb/icq024&lt;/url&gt;&lt;volume&gt;50&lt;/volume&gt;&lt;publication_date&gt;99201010191200000000222000&lt;/publication_date&gt;&lt;uuid&gt;993DDDC4-A119-42D2-895D-3644341E2939&lt;/uuid&gt;&lt;type&gt;400&lt;/type&gt;&lt;number&gt;5&lt;/number&gt;&lt;doi&gt;10.1093/icb/icq024&lt;/doi&gt;&lt;startpage&gt;855&lt;/startpage&gt;&lt;endpage&gt;868&lt;/endpage&gt;&lt;bundle&gt;&lt;publication&gt;&lt;title&gt;Integrative and comparative biology&lt;/title&gt;&lt;uuid&gt;EF7B4ACE-A70B-496E-8237-A7599DBAE829&lt;/uuid&gt;&lt;subtype&gt;-100&lt;/subtype&gt;&lt;type&gt;-100&lt;/type&gt;&lt;/publication&gt;&lt;/bundle&gt;&lt;authors&gt;&lt;author&gt;&lt;lastName&gt;Williams&lt;/lastName&gt;&lt;firstName&gt;J&lt;/firstName&gt;&lt;middleNames&gt;B&lt;/middleNames&gt;&lt;/author&gt;&lt;author&gt;&lt;lastName&gt;Miller&lt;/lastName&gt;&lt;firstName&gt;R&lt;/firstName&gt;&lt;middleNames&gt;A&lt;/middleNames&gt;&lt;/author&gt;&lt;author&gt;&lt;lastName&gt;Harper&lt;/lastName&gt;&lt;firstName&gt;J&lt;/firstName&gt;&lt;middleNames&gt;M&lt;/middleNames&gt;&lt;/author&gt;&lt;author&gt;&lt;lastName&gt;Wiersma&lt;/lastName&gt;&lt;firstName&gt;P&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(Wiersma </w:t>
      </w:r>
      <w:r>
        <w:rPr>
          <w:rFonts w:eastAsiaTheme="minorHAnsi"/>
          <w:i/>
          <w:iCs/>
          <w:lang w:val="en-US"/>
        </w:rPr>
        <w:t>et al.</w:t>
      </w:r>
      <w:r>
        <w:rPr>
          <w:rFonts w:eastAsiaTheme="minorHAnsi"/>
          <w:lang w:val="en-US"/>
        </w:rPr>
        <w:t xml:space="preserve"> 2007; Williams </w:t>
      </w:r>
      <w:r>
        <w:rPr>
          <w:rFonts w:eastAsiaTheme="minorHAnsi"/>
          <w:i/>
          <w:iCs/>
          <w:lang w:val="en-US"/>
        </w:rPr>
        <w:t>et al.</w:t>
      </w:r>
      <w:r>
        <w:rPr>
          <w:rFonts w:eastAsiaTheme="minorHAnsi"/>
          <w:lang w:val="en-US"/>
        </w:rPr>
        <w:t xml:space="preserve"> 2010)</w:t>
      </w:r>
      <w:r>
        <w:rPr>
          <w:rFonts w:eastAsiaTheme="minorHAnsi"/>
          <w:lang w:val="en-US"/>
        </w:rPr>
        <w:fldChar w:fldCharType="end"/>
      </w:r>
      <w:r>
        <w:t xml:space="preserve">. Furthermore, an individual’s metabolism contributes to the flow of energy, biomass and nutrients in the </w:t>
      </w:r>
      <w:r>
        <w:lastRenderedPageBreak/>
        <w:t xml:space="preserve">population, which can have impact communities and </w:t>
      </w:r>
      <w:proofErr w:type="spellStart"/>
      <w:r>
        <w:t>ecosystesms</w:t>
      </w:r>
      <w:proofErr w:type="spellEnd"/>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w:t>
      </w:r>
      <w:proofErr w:type="spellStart"/>
      <w:r>
        <w:rPr>
          <w:rFonts w:eastAsiaTheme="minorHAnsi"/>
          <w:lang w:val="en-US"/>
        </w:rPr>
        <w:t>Gillooly</w:t>
      </w:r>
      <w:proofErr w:type="spellEnd"/>
      <w:r>
        <w:rPr>
          <w:rFonts w:eastAsiaTheme="minorHAnsi"/>
          <w:lang w:val="en-US"/>
        </w:rPr>
        <w:t xml:space="preserve"> &amp; Brown 2005; </w:t>
      </w:r>
      <w:proofErr w:type="spellStart"/>
      <w:r>
        <w:rPr>
          <w:rFonts w:eastAsiaTheme="minorHAnsi"/>
          <w:lang w:val="en-US"/>
        </w:rPr>
        <w:t>Barneche</w:t>
      </w:r>
      <w:proofErr w:type="spellEnd"/>
      <w:r>
        <w:rPr>
          <w:rFonts w:eastAsiaTheme="minorHAnsi"/>
          <w:lang w:val="en-US"/>
        </w:rPr>
        <w:t xml:space="preserv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can 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D10F2CA" w14:textId="5BDE71CE" w:rsidR="007B7566" w:rsidRDefault="005E35FB" w:rsidP="006237AE">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 xml:space="preserve">ecological processes </w:t>
      </w:r>
      <w:r w:rsidR="00F54B1C">
        <w:rPr>
          <w:lang w:val="en-AU"/>
        </w:rPr>
        <w:t>across</w:t>
      </w:r>
      <w:r w:rsidR="003E3BA7">
        <w:rPr>
          <w:lang w:val="en-AU"/>
        </w:rPr>
        <w:t xml:space="preserve"> population</w:t>
      </w:r>
      <w:r w:rsidR="00F54B1C">
        <w:rPr>
          <w:lang w:val="en-AU"/>
        </w:rPr>
        <w:t>s</w:t>
      </w:r>
      <w:r w:rsidR="003E3BA7">
        <w:rPr>
          <w:lang w:val="en-AU"/>
        </w:rPr>
        <w:t>, communit</w:t>
      </w:r>
      <w:r w:rsidR="00F54B1C">
        <w:rPr>
          <w:lang w:val="en-AU"/>
        </w:rPr>
        <w:t>ies</w:t>
      </w:r>
      <w:r w:rsidR="003E3BA7">
        <w:rPr>
          <w:lang w:val="en-AU"/>
        </w:rPr>
        <w:t xml:space="preserve"> and ecosystems based on physiological</w:t>
      </w:r>
      <w:r w:rsidR="00487122">
        <w:rPr>
          <w:lang w:val="en-AU"/>
        </w:rPr>
        <w:t xml:space="preserve"> </w:t>
      </w:r>
      <w:r w:rsidR="00603616">
        <w:rPr>
          <w:lang w:val="en-AU"/>
        </w:rPr>
        <w:t>rates</w:t>
      </w:r>
      <w:r w:rsidR="00487122">
        <w:rPr>
          <w:lang w:val="en-AU"/>
        </w:rPr>
        <w:t xml:space="preserve"> at the</w:t>
      </w:r>
      <w:r>
        <w:rPr>
          <w:lang w:val="en-AU"/>
        </w:rPr>
        <w:t xml:space="preserve"> individual</w:t>
      </w:r>
      <w:r w:rsidR="00566244">
        <w:rPr>
          <w:lang w:val="en-AU"/>
        </w:rPr>
        <w:t xml:space="preserve"> </w:t>
      </w:r>
      <w:r w:rsidR="00487122">
        <w:rPr>
          <w:lang w:val="en-AU"/>
        </w:rPr>
        <w:t>level</w:t>
      </w:r>
      <w:r>
        <w:rPr>
          <w:lang w:val="en-AU"/>
        </w:rPr>
        <w:t xml:space="preserve">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principles </w:t>
      </w:r>
      <w:r w:rsidR="00F407F3">
        <w:rPr>
          <w:lang w:val="en-AU"/>
        </w:rPr>
        <w:t>from</w:t>
      </w:r>
      <w:r>
        <w:rPr>
          <w:lang w:val="en-AU"/>
        </w:rPr>
        <w:t xml:space="preserve"> 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6604CB">
        <w:rPr>
          <w:lang w:val="en-AU"/>
        </w:rPr>
        <w:t xml:space="preserve">Generally, </w:t>
      </w:r>
      <w:r w:rsidR="00F54B1C">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475A16">
        <w:rPr>
          <w:lang w:val="en-AU"/>
        </w:rPr>
        <w:t xml:space="preserve">. </w:t>
      </w:r>
      <w:r w:rsidR="00F407F3">
        <w:rPr>
          <w:lang w:val="en-AU"/>
        </w:rPr>
        <w:t>G</w:t>
      </w:r>
      <w:r w:rsidR="00F54B1C">
        <w:rPr>
          <w:lang w:val="en-AU"/>
        </w:rPr>
        <w:t xml:space="preserve">eneralisation </w:t>
      </w:r>
      <w:r w:rsidR="00F407F3">
        <w:rPr>
          <w:lang w:val="en-AU"/>
        </w:rPr>
        <w:t xml:space="preserve">of these scaling relationships </w:t>
      </w:r>
      <w:r w:rsidR="00C430B2">
        <w:rPr>
          <w:lang w:val="en-AU"/>
        </w:rPr>
        <w:t xml:space="preserve">across </w:t>
      </w:r>
      <w:r w:rsidR="00F407F3">
        <w:rPr>
          <w:lang w:val="en-AU"/>
        </w:rPr>
        <w:t xml:space="preserve">multiple </w:t>
      </w:r>
      <w:r w:rsidR="00C430B2">
        <w:rPr>
          <w:lang w:val="en-AU"/>
        </w:rPr>
        <w:t>levels of</w:t>
      </w:r>
      <w:r w:rsidR="00F54B1C">
        <w:rPr>
          <w:lang w:val="en-AU"/>
        </w:rPr>
        <w:t xml:space="preserve"> biological organisation may be overly </w:t>
      </w:r>
      <w:r w:rsidR="001D207E">
        <w:rPr>
          <w:lang w:val="en-AU"/>
        </w:rPr>
        <w:t xml:space="preserve">simplistic </w:t>
      </w:r>
      <w:r w:rsidR="00C430B2">
        <w:rPr>
          <w:lang w:val="en-AU"/>
        </w:rPr>
        <w:t>given that</w:t>
      </w:r>
      <w:r w:rsidR="001D207E">
        <w:rPr>
          <w:lang w:val="en-AU"/>
        </w:rPr>
        <w:t xml:space="preserve"> physiological mechanisms that </w:t>
      </w:r>
      <w:r w:rsidR="00C430B2">
        <w:rPr>
          <w:lang w:val="en-AU"/>
        </w:rPr>
        <w:t>determine</w:t>
      </w:r>
      <w:r w:rsidR="001D207E">
        <w:rPr>
          <w:lang w:val="en-AU"/>
        </w:rPr>
        <w:t xml:space="preserve"> </w:t>
      </w:r>
      <w:r w:rsidR="00C430B2">
        <w:rPr>
          <w:lang w:val="en-AU"/>
        </w:rPr>
        <w:t xml:space="preserve">how metabolic rate changes with body mass </w:t>
      </w:r>
      <w:r w:rsidR="001D207E">
        <w:rPr>
          <w:lang w:val="en-AU"/>
        </w:rPr>
        <w:t>at the individual level are highly complex and variable</w:t>
      </w:r>
      <w:r w:rsidR="00476DD3">
        <w:rPr>
          <w:lang w:val="en-AU"/>
        </w:rPr>
        <w:t xml:space="preserve"> </w:t>
      </w:r>
      <w:r w:rsidR="00476DD3">
        <w:rPr>
          <w:lang w:val="en-AU"/>
        </w:rPr>
        <w:fldChar w:fldCharType="begin"/>
      </w:r>
      <w:r w:rsidR="002905E1">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476DD3">
        <w:rPr>
          <w:lang w:val="en-AU"/>
        </w:rPr>
        <w:fldChar w:fldCharType="separate"/>
      </w:r>
      <w:r w:rsidR="004F268B">
        <w:rPr>
          <w:rFonts w:eastAsiaTheme="minorHAnsi"/>
          <w:lang w:val="en-US"/>
        </w:rPr>
        <w:t>(Glazier 2005; White &amp; Kearney 2012)</w:t>
      </w:r>
      <w:r w:rsidR="00476DD3">
        <w:rPr>
          <w:lang w:val="en-AU"/>
        </w:rPr>
        <w:fldChar w:fldCharType="end"/>
      </w:r>
      <w:r w:rsidR="001D207E">
        <w:rPr>
          <w:lang w:val="en-AU"/>
        </w:rPr>
        <w:t xml:space="preserve">. </w:t>
      </w:r>
      <w:r w:rsidR="00D5065D">
        <w:rPr>
          <w:lang w:val="en-AU"/>
        </w:rPr>
        <w:t>For example,</w:t>
      </w:r>
      <w:r w:rsidR="00091310">
        <w:rPr>
          <w:lang w:val="en-AU"/>
        </w:rPr>
        <w:t xml:space="preserve"> many</w:t>
      </w:r>
      <w:r w:rsidR="00D5065D">
        <w:rPr>
          <w:lang w:val="en-AU"/>
        </w:rPr>
        <w:t xml:space="preserve"> </w:t>
      </w:r>
      <w:r w:rsidR="00091310">
        <w:rPr>
          <w:lang w:val="en-AU"/>
        </w:rPr>
        <w:t xml:space="preserve">explanations </w:t>
      </w:r>
      <w:r w:rsidR="00F407F3">
        <w:rPr>
          <w:lang w:val="en-AU"/>
        </w:rPr>
        <w:t xml:space="preserve">for </w:t>
      </w:r>
      <w:r w:rsidR="00FD561C">
        <w:rPr>
          <w:lang w:val="en-AU"/>
        </w:rPr>
        <w:t>universal</w:t>
      </w:r>
      <w:r w:rsidR="00091310">
        <w:rPr>
          <w:lang w:val="en-AU"/>
        </w:rPr>
        <w:t xml:space="preserve"> mass-scaling exponent</w:t>
      </w:r>
      <w:r w:rsidR="00F407F3">
        <w:rPr>
          <w:lang w:val="en-AU"/>
        </w:rPr>
        <w:t>s</w:t>
      </w:r>
      <w:r w:rsidR="00091310">
        <w:rPr>
          <w:lang w:val="en-AU"/>
        </w:rPr>
        <w:t xml:space="preserve"> </w:t>
      </w:r>
      <w:r w:rsidR="00327646">
        <w:rPr>
          <w:lang w:val="en-AU"/>
        </w:rPr>
        <w:t>are</w:t>
      </w:r>
      <w:r w:rsidR="00FD561C">
        <w:rPr>
          <w:lang w:val="en-AU"/>
        </w:rPr>
        <w:t xml:space="preserve"> based on the assumption that</w:t>
      </w:r>
      <w:r w:rsidR="00091310">
        <w:rPr>
          <w:lang w:val="en-AU"/>
        </w:rPr>
        <w:t xml:space="preserve"> supply of </w:t>
      </w:r>
      <w:r w:rsidR="002D0C22">
        <w:rPr>
          <w:lang w:val="en-AU"/>
        </w:rPr>
        <w:t xml:space="preserve">resources such </w:t>
      </w:r>
      <w:r w:rsidR="00603616">
        <w:rPr>
          <w:lang w:val="en-AU"/>
        </w:rPr>
        <w:t xml:space="preserve">as </w:t>
      </w:r>
      <w:r w:rsidR="002D0C22">
        <w:rPr>
          <w:lang w:val="en-AU"/>
        </w:rPr>
        <w:t xml:space="preserve">macronutrients </w:t>
      </w:r>
      <w:r w:rsidR="00091310">
        <w:rPr>
          <w:lang w:val="en-AU"/>
        </w:rPr>
        <w:t xml:space="preserve">to </w:t>
      </w:r>
      <w:r w:rsidR="002D0C22">
        <w:rPr>
          <w:lang w:val="en-AU"/>
        </w:rPr>
        <w:t>the metabolic machinery</w:t>
      </w:r>
      <w:r w:rsidR="00FD561C">
        <w:rPr>
          <w:lang w:val="en-AU"/>
        </w:rPr>
        <w:t xml:space="preserve"> is </w:t>
      </w:r>
      <w:r w:rsidR="00ED133D">
        <w:rPr>
          <w:lang w:val="en-AU"/>
        </w:rPr>
        <w:t>constant</w:t>
      </w:r>
      <w:r w:rsidR="00AA0428">
        <w:rPr>
          <w:lang w:val="en-AU"/>
        </w:rPr>
        <w:t>,</w:t>
      </w:r>
      <w:r w:rsidR="00ED133D">
        <w:rPr>
          <w:lang w:val="en-AU"/>
        </w:rPr>
        <w:t xml:space="preserve"> </w:t>
      </w:r>
      <w:r w:rsidR="002D0C22">
        <w:rPr>
          <w:lang w:val="en-AU"/>
        </w:rPr>
        <w:t>but this</w:t>
      </w:r>
      <w:r w:rsidR="00DA3B78">
        <w:rPr>
          <w:lang w:val="en-AU"/>
        </w:rPr>
        <w:t xml:space="preserve"> is known to vary between individuals (</w:t>
      </w:r>
      <w:r w:rsidR="006D3483">
        <w:rPr>
          <w:rFonts w:eastAsiaTheme="minorHAnsi"/>
          <w:lang w:val="en-US"/>
        </w:rPr>
        <w:fldChar w:fldCharType="begin"/>
      </w:r>
      <w:r w:rsidR="002905E1">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Speakman </w:t>
      </w:r>
      <w:r w:rsidR="004F268B">
        <w:rPr>
          <w:rFonts w:eastAsiaTheme="minorHAnsi"/>
          <w:i/>
          <w:iCs/>
          <w:lang w:val="en-US"/>
        </w:rPr>
        <w:t>et al.</w:t>
      </w:r>
      <w:r w:rsidR="004F268B">
        <w:rPr>
          <w:rFonts w:eastAsiaTheme="minorHAnsi"/>
          <w:lang w:val="en-US"/>
        </w:rPr>
        <w:t xml:space="preserve"> 2004; Steyermark 2005; Metcalfe 2005)</w:t>
      </w:r>
      <w:r w:rsidR="006D3483">
        <w:rPr>
          <w:rFonts w:eastAsiaTheme="minorHAnsi"/>
          <w:lang w:val="en-US"/>
        </w:rPr>
        <w:fldChar w:fldCharType="end"/>
      </w:r>
      <w:r w:rsidR="00DA3B78">
        <w:rPr>
          <w:lang w:val="en-AU"/>
        </w:rPr>
        <w:t>.</w:t>
      </w:r>
    </w:p>
    <w:p w14:paraId="20F126B8" w14:textId="354C8C90" w:rsidR="002E6AF5" w:rsidRDefault="00A725C6" w:rsidP="006237AE">
      <w:pPr>
        <w:spacing w:line="360" w:lineRule="auto"/>
        <w:ind w:firstLine="720"/>
      </w:pPr>
      <w:r>
        <w:rPr>
          <w:lang w:val="en-AU"/>
        </w:rPr>
        <w:t>M</w:t>
      </w:r>
      <w:r w:rsidR="002E6AF5">
        <w:rPr>
          <w:lang w:val="en-AU"/>
        </w:rPr>
        <w:t>ass scaling exponents are influenced by numerous factors, challenging the ‘one-size-fits-all’ line of thinking. Abiotic factors such as temperature, in addition to biotic factors such as endo-/</w:t>
      </w:r>
      <w:proofErr w:type="spellStart"/>
      <w:r w:rsidR="002E6AF5">
        <w:rPr>
          <w:lang w:val="en-AU"/>
        </w:rPr>
        <w:t>ectothermy</w:t>
      </w:r>
      <w:proofErr w:type="spellEnd"/>
      <w:r w:rsidR="002E6AF5">
        <w:rPr>
          <w:lang w:val="en-AU"/>
        </w:rPr>
        <w:t xml:space="preserve">, can interact to influence </w:t>
      </w:r>
      <w:r w:rsidR="002E6AF5">
        <w:rPr>
          <w:rFonts w:eastAsiaTheme="minorHAnsi"/>
          <w:lang w:val="en-US"/>
        </w:rPr>
        <w:t xml:space="preserve">how species respond to the environment </w:t>
      </w:r>
      <w:r w:rsidR="00FA7A72">
        <w:rPr>
          <w:rFonts w:eastAsiaTheme="minorHAnsi"/>
          <w:lang w:val="en-US"/>
        </w:rPr>
        <w:t>driving</w:t>
      </w:r>
      <w:r>
        <w:rPr>
          <w:rFonts w:eastAsiaTheme="minorHAnsi"/>
          <w:lang w:val="en-US"/>
        </w:rPr>
        <w:t xml:space="preserve"> variation </w:t>
      </w:r>
      <w:r w:rsidR="002E6AF5">
        <w:rPr>
          <w:rFonts w:eastAsiaTheme="minorHAnsi"/>
          <w:lang w:val="en-US"/>
        </w:rPr>
        <w:t xml:space="preserve">in </w:t>
      </w:r>
      <w:r w:rsidR="002E6AF5">
        <w:rPr>
          <w:lang w:val="en-AU"/>
        </w:rPr>
        <w:t xml:space="preserve">metabolic scaling among species </w:t>
      </w:r>
      <w:r w:rsidR="002E6AF5">
        <w:rPr>
          <w:rFonts w:eastAsiaTheme="minorHAnsi"/>
          <w:lang w:val="en-US"/>
        </w:rPr>
        <w:fldChar w:fldCharType="begin"/>
      </w:r>
      <w:r w:rsidR="002905E1">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Barneche</w:t>
      </w:r>
      <w:proofErr w:type="spellEnd"/>
      <w:r w:rsidR="004F268B">
        <w:rPr>
          <w:rFonts w:eastAsiaTheme="minorHAnsi"/>
          <w:lang w:val="en-US"/>
        </w:rPr>
        <w:t>, White &amp; Marshall 2016</w:t>
      </w:r>
      <w:r w:rsidR="002E6AF5">
        <w:rPr>
          <w:rFonts w:eastAsiaTheme="minorHAnsi"/>
          <w:lang w:val="en-US"/>
        </w:rPr>
        <w:fldChar w:fldCharType="end"/>
      </w:r>
      <w:r w:rsidR="002E6AF5">
        <w:rPr>
          <w:rFonts w:eastAsiaTheme="minorHAnsi"/>
          <w:lang w:val="en-US"/>
        </w:rPr>
        <w:t xml:space="preserve">, </w:t>
      </w:r>
      <w:r w:rsidR="002E6AF5">
        <w:rPr>
          <w:lang w:val="en-AU"/>
        </w:rPr>
        <w:fldChar w:fldCharType="begin"/>
      </w:r>
      <w:r w:rsidR="002905E1">
        <w:rPr>
          <w:lang w:val="en-AU"/>
        </w:rPr>
        <w:instrText xml:space="preserve"> ADDIN PAPERS2_CITATIONS &lt;citation&gt;&lt;priority&gt;0&lt;/priority&gt;&lt;uuid&gt;1317D318-C6BB-42C5-9702-429F4DC8D9AB&lt;/uuid&gt;&lt;publications&gt;&lt;publication&gt;&lt;subtype&gt;400&lt;/subtype&gt;&lt;title&gt;The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2E6AF5">
        <w:rPr>
          <w:lang w:val="en-AU"/>
        </w:rPr>
        <w:fldChar w:fldCharType="separate"/>
      </w:r>
      <w:r w:rsidR="004F268B">
        <w:rPr>
          <w:rFonts w:eastAsiaTheme="minorHAnsi"/>
          <w:lang w:val="en-US"/>
        </w:rPr>
        <w:t xml:space="preserve">Uyeda </w:t>
      </w:r>
      <w:r w:rsidR="004F268B">
        <w:rPr>
          <w:rFonts w:eastAsiaTheme="minorHAnsi"/>
          <w:i/>
          <w:iCs/>
          <w:lang w:val="en-US"/>
        </w:rPr>
        <w:t>et al.</w:t>
      </w:r>
      <w:r w:rsidR="004F268B">
        <w:rPr>
          <w:rFonts w:eastAsiaTheme="minorHAnsi"/>
          <w:lang w:val="en-US"/>
        </w:rPr>
        <w:t xml:space="preserve"> 2017</w:t>
      </w:r>
      <w:r w:rsidR="002E6AF5">
        <w:rPr>
          <w:lang w:val="en-AU"/>
        </w:rPr>
        <w:fldChar w:fldCharType="end"/>
      </w:r>
      <w:r w:rsidR="002E6AF5">
        <w:rPr>
          <w:lang w:val="en-AU"/>
        </w:rPr>
        <w:t xml:space="preserve">, </w:t>
      </w:r>
      <w:r w:rsidR="002E6AF5">
        <w:rPr>
          <w:rFonts w:eastAsiaTheme="minorHAnsi"/>
          <w:lang w:val="en-US"/>
        </w:rPr>
        <w:fldChar w:fldCharType="begin"/>
      </w:r>
      <w:r w:rsidR="002905E1">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Killen, Atkinson &amp; Glazier 2010</w:t>
      </w:r>
      <w:r w:rsidR="002E6AF5">
        <w:rPr>
          <w:rFonts w:eastAsiaTheme="minorHAnsi"/>
          <w:lang w:val="en-US"/>
        </w:rPr>
        <w:fldChar w:fldCharType="end"/>
      </w:r>
      <w:r w:rsidR="002E6AF5">
        <w:rPr>
          <w:lang w:val="en-AU"/>
        </w:rPr>
        <w:t xml:space="preserve">). Interspecific variation in scaling exponents may have true biological meaning, but it </w:t>
      </w:r>
      <w:r w:rsidR="002E6AF5">
        <w:rPr>
          <w:lang w:val="en-AU"/>
        </w:rPr>
        <w:t xml:space="preserve">may </w:t>
      </w:r>
      <w:r w:rsidR="002E7367">
        <w:rPr>
          <w:lang w:val="en-AU"/>
        </w:rPr>
        <w:t xml:space="preserve">be </w:t>
      </w:r>
      <w:r w:rsidR="00341DBF">
        <w:rPr>
          <w:lang w:val="en-AU"/>
        </w:rPr>
        <w:t xml:space="preserve">a </w:t>
      </w:r>
      <w:r w:rsidR="002E7367">
        <w:rPr>
          <w:lang w:val="en-AU"/>
        </w:rPr>
        <w:t xml:space="preserve">misleading </w:t>
      </w:r>
      <w:r w:rsidR="002E7367">
        <w:rPr>
          <w:lang w:val="en-AU"/>
        </w:rPr>
        <w:t>generalisation</w:t>
      </w:r>
      <w:r w:rsidR="002E6AF5">
        <w:rPr>
          <w:lang w:val="en-AU"/>
        </w:rPr>
        <w:t xml:space="preserve"> where the energetic scaling relationships described at the intraspecific level is incorrectly attributed to broader taxonomic levels (</w:t>
      </w:r>
      <w:r w:rsidR="00F3645E">
        <w:rPr>
          <w:lang w:val="en-AU"/>
        </w:rPr>
        <w:t>v</w:t>
      </w:r>
      <w:r w:rsidR="002E6AF5">
        <w:rPr>
          <w:lang w:val="en-AU"/>
        </w:rPr>
        <w:t xml:space="preserve">an de </w:t>
      </w:r>
      <w:r w:rsidR="002175AB">
        <w:rPr>
          <w:lang w:val="en-AU"/>
        </w:rPr>
        <w:t>P</w:t>
      </w:r>
      <w:r w:rsidR="002E6AF5">
        <w:rPr>
          <w:lang w:val="en-AU"/>
        </w:rPr>
        <w:t xml:space="preserve">ol, 2009). In other words, </w:t>
      </w:r>
      <w:r w:rsidR="00FA7A72">
        <w:rPr>
          <w:lang w:val="en-AU"/>
        </w:rPr>
        <w:t>processes governing shifts in metabolic rate</w:t>
      </w:r>
      <w:r w:rsidR="002E6AF5">
        <w:rPr>
          <w:lang w:val="en-AU"/>
        </w:rPr>
        <w:t xml:space="preserve"> within individual</w:t>
      </w:r>
      <w:r w:rsidR="00FA7A72">
        <w:rPr>
          <w:lang w:val="en-AU"/>
        </w:rPr>
        <w:t>s</w:t>
      </w:r>
      <w:r w:rsidR="002E6AF5">
        <w:rPr>
          <w:lang w:val="en-AU"/>
        </w:rPr>
        <w:t xml:space="preserve"> can impact among-individual relationships </w:t>
      </w:r>
      <w:r w:rsidR="00FA7A72">
        <w:rPr>
          <w:lang w:val="en-AU"/>
        </w:rPr>
        <w:t>that can ultimately</w:t>
      </w:r>
      <w:r w:rsidR="002E6AF5">
        <w:rPr>
          <w:lang w:val="en-AU"/>
        </w:rPr>
        <w:t xml:space="preserve"> </w:t>
      </w:r>
      <w:r w:rsidR="00E80A95">
        <w:rPr>
          <w:lang w:val="en-AU"/>
        </w:rPr>
        <w:t>carry-over</w:t>
      </w:r>
      <w:r w:rsidR="002E6AF5">
        <w:rPr>
          <w:lang w:val="en-AU"/>
        </w:rPr>
        <w:t xml:space="preserve"> to relationships observed at the species level. </w:t>
      </w:r>
      <w:r w:rsidR="002E6AF5">
        <w:t xml:space="preserve">This is potentially problematic in typical metabolic scaling studies where metabolic rate and body mass are averaged across a sample of unique individuals to estimate mass-scaling relationship for an </w:t>
      </w:r>
      <w:r w:rsidR="002E6AF5">
        <w:lastRenderedPageBreak/>
        <w:t xml:space="preserve">entire species (Fig. 1). </w:t>
      </w:r>
      <w:r w:rsidR="002E6AF5">
        <w:rPr>
          <w:lang w:val="en-AU"/>
        </w:rPr>
        <w:t xml:space="preserve">If the goal of metabolic theories is to use among-species energetic scaling as a means to explain large scale ecological processes </w:t>
      </w:r>
      <w:r w:rsidR="002E6AF5">
        <w:rPr>
          <w:rFonts w:eastAsiaTheme="minorHAnsi"/>
          <w:lang w:val="en-US"/>
        </w:rPr>
        <w:fldChar w:fldCharType="begin"/>
      </w:r>
      <w:r w:rsidR="002905E1">
        <w:rPr>
          <w:rFonts w:eastAsiaTheme="minorHAnsi"/>
          <w:lang w:val="en-US"/>
        </w:rPr>
        <w:instrText xml:space="preserve"> ADDIN PAPERS2_CITATIONS &lt;citation&gt;&lt;priority&gt;25&lt;/priority&gt;&lt;uuid&gt;A4AB4D46-2A31-4154-9CBA-8AC41C9C9118&lt;/uuid&gt;&lt;publications&gt;&lt;publication&gt;&lt;subtype&gt;400&lt;/subtype&gt;&lt;publisher&gt;Blackwell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2E6AF5">
        <w:rPr>
          <w:rFonts w:eastAsiaTheme="minorHAnsi"/>
          <w:lang w:val="en-US"/>
        </w:rPr>
        <w:fldChar w:fldCharType="separate"/>
      </w:r>
      <w:r w:rsidR="004F268B">
        <w:rPr>
          <w:rFonts w:eastAsiaTheme="minorHAnsi"/>
          <w:lang w:val="en-US"/>
        </w:rPr>
        <w:t>(Glazier 2015)</w:t>
      </w:r>
      <w:r w:rsidR="002E6AF5">
        <w:rPr>
          <w:rFonts w:eastAsiaTheme="minorHAnsi"/>
          <w:lang w:val="en-US"/>
        </w:rPr>
        <w:fldChar w:fldCharType="end"/>
      </w:r>
      <w:r w:rsidR="002E6AF5">
        <w:rPr>
          <w:lang w:val="en-AU"/>
        </w:rPr>
        <w:t>, it is in our best interest to correctly model hierarchical variation in metabolic rate</w:t>
      </w:r>
      <w:r w:rsidR="00FA7A72">
        <w:rPr>
          <w:lang w:val="en-AU"/>
        </w:rPr>
        <w:t xml:space="preserve"> to better elucidate the processes driving variation in scaling at higher levels</w:t>
      </w:r>
      <w:r w:rsidR="002E6AF5">
        <w:rPr>
          <w:lang w:val="en-AU"/>
        </w:rPr>
        <w:t xml:space="preserve">. While the mechanisms driving interspecific variability in energetic scaling remains contentious, </w:t>
      </w:r>
      <w:r w:rsidR="002E6AF5">
        <w:t xml:space="preserve">variation in metabolic plasticity across individuals </w:t>
      </w:r>
      <w:r w:rsidR="002E6AF5">
        <w:rPr>
          <w:lang w:val="en-AU"/>
        </w:rPr>
        <w:t>may provide important insight to our understanding.</w:t>
      </w:r>
      <w:r w:rsidR="002E6AF5">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0FFC8C57" w:rsidR="00C00B6E" w:rsidRDefault="00C00B6E" w:rsidP="006237AE">
      <w:pPr>
        <w:spacing w:line="36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represent the mean log metabolic rate and mean log body mass of a given species. The small dots represent the mean log metabolic rate and mean log body mass for one individual in the sample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Pr>
          <w:sz w:val="21"/>
          <w:lang w:val="en-AU"/>
        </w:rPr>
        <w:t>,</w:t>
      </w:r>
      <w:r>
        <w:rPr>
          <w:sz w:val="21"/>
          <w:lang w:val="en-AU"/>
        </w:rPr>
        <w:t xml:space="preserve"> and averages of log metabolic rate and log body mass are taken across individuals of the sample to represent the species estimate</w:t>
      </w:r>
      <w:r w:rsidR="00B37369">
        <w:rPr>
          <w:sz w:val="21"/>
          <w:lang w:val="en-AU"/>
        </w:rPr>
        <w:t>, a</w:t>
      </w:r>
      <w:r>
        <w:rPr>
          <w:sz w:val="21"/>
          <w:lang w:val="en-AU"/>
        </w:rPr>
        <w:t xml:space="preserve">fter which, across species metabolic scaling relationship is estimated. </w:t>
      </w:r>
    </w:p>
    <w:p w14:paraId="0BABFE0E" w14:textId="4BB6CF46" w:rsidR="007A6F97" w:rsidRPr="007A6F97" w:rsidRDefault="007A6F97" w:rsidP="006237AE">
      <w:pPr>
        <w:spacing w:line="360" w:lineRule="auto"/>
        <w:rPr>
          <w:lang w:val="en-AU"/>
        </w:rPr>
      </w:pPr>
    </w:p>
    <w:p w14:paraId="52422AEC" w14:textId="77777777"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the plasticity of metabolic rate.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2AC61DC8" w:rsidR="00C00B6E" w:rsidRPr="008A7CC7" w:rsidRDefault="002905E1" w:rsidP="006237AE">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w:t>
      </w:r>
      <w:r w:rsidR="00C00B6E">
        <w:t xml:space="preserve">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change in response 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proofErr w:type="spellStart"/>
      <w:r w:rsidR="00C00B6E">
        <w:rPr>
          <w:rFonts w:eastAsiaTheme="minorHAnsi"/>
          <w:lang w:val="en-US"/>
        </w:rPr>
        <w:t>Seebacher</w:t>
      </w:r>
      <w:proofErr w:type="spellEnd"/>
      <w:r w:rsidR="00C00B6E">
        <w:rPr>
          <w:rFonts w:eastAsiaTheme="minorHAnsi"/>
          <w:lang w:val="en-US"/>
        </w:rPr>
        <w:t xml:space="preserve"> 2005)</w:t>
      </w:r>
      <w:r w:rsidR="00C00B6E">
        <w:rPr>
          <w:rFonts w:eastAsiaTheme="minorHAnsi"/>
          <w:lang w:val="en-US"/>
        </w:rPr>
        <w:fldChar w:fldCharType="end"/>
      </w:r>
      <w:r w:rsidR="00C00B6E">
        <w:t xml:space="preserve">. </w:t>
      </w:r>
      <w:r w:rsidR="00C00B6E">
        <w:lastRenderedPageBreak/>
        <w:t xml:space="preserve">Individual variation in physiological processes that determine metabolic plasticity to internal and external environments may be a promising explanation for why there is no </w:t>
      </w:r>
      <w:r w:rsidR="00C00B6E">
        <w:t xml:space="preserve">agreed upon, </w:t>
      </w:r>
      <w:r w:rsidR="00E80A95">
        <w:t>'</w:t>
      </w:r>
      <w:r w:rsidR="00C00B6E">
        <w:t>universal</w:t>
      </w:r>
      <w:r w:rsidR="00E80A95">
        <w:t>’</w:t>
      </w:r>
      <w:r w:rsidR="00C00B6E">
        <w:t xml:space="preserve"> metabolic scaling relationship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C00B6E">
        <w:t xml:space="preserve"> Given that physiological machinery will adjust to oscillations in temperature and body mass within a lifetime of an individual (e.g. seasonal changes), the mass scaling relationship with metabolic rate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4D56389B" w:rsidR="009745BB" w:rsidRDefault="009745BB" w:rsidP="006237AE">
      <w:pPr>
        <w:spacing w:line="36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proofErr w:type="spellStart"/>
      <w:r w:rsidR="002905E1">
        <w:rPr>
          <w:rFonts w:eastAsiaTheme="minorHAnsi"/>
          <w:lang w:val="en-US"/>
        </w:rPr>
        <w:t>Nespolo</w:t>
      </w:r>
      <w:proofErr w:type="spellEnd"/>
      <w:r w:rsidR="002905E1">
        <w:rPr>
          <w:rFonts w:eastAsiaTheme="minorHAnsi"/>
          <w:lang w:val="en-US"/>
        </w:rPr>
        <w:t xml:space="preserve"> &amp; Franco 2007; White, Schimpf &amp; Cassey 2013; Auer </w:t>
      </w:r>
      <w:r w:rsidR="002905E1">
        <w:rPr>
          <w:rFonts w:eastAsiaTheme="minorHAnsi"/>
          <w:i/>
          <w:iCs/>
          <w:lang w:val="en-US"/>
        </w:rPr>
        <w:t>et al.</w:t>
      </w:r>
      <w:r w:rsidR="002905E1">
        <w:rPr>
          <w:rFonts w:eastAsiaTheme="minorHAnsi"/>
          <w:lang w:val="en-US"/>
        </w:rPr>
        <w:t xml:space="preserve"> 2016)</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w:t>
      </w:r>
      <w:proofErr w:type="spellStart"/>
      <w:r w:rsidR="002905E1" w:rsidRPr="00E80A95">
        <w:rPr>
          <w:rFonts w:eastAsiaTheme="minorHAnsi"/>
          <w:lang w:val="en-US"/>
        </w:rPr>
        <w:t>Briga</w:t>
      </w:r>
      <w:proofErr w:type="spellEnd"/>
      <w:r w:rsidR="002905E1" w:rsidRPr="00E80A95">
        <w:rPr>
          <w:rFonts w:eastAsiaTheme="minorHAnsi"/>
          <w:lang w:val="en-US"/>
        </w:rPr>
        <w:t xml:space="preserve">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proofErr w:type="spellStart"/>
      <w:r w:rsidR="002905E1" w:rsidRPr="00E80A95">
        <w:rPr>
          <w:rFonts w:eastAsiaTheme="minorHAnsi"/>
          <w:lang w:val="en-US"/>
        </w:rPr>
        <w:t>Careau</w:t>
      </w:r>
      <w:proofErr w:type="spellEnd"/>
      <w:r w:rsidR="002905E1" w:rsidRPr="00E80A95">
        <w:rPr>
          <w:rFonts w:eastAsiaTheme="minorHAnsi"/>
          <w:lang w:val="en-US"/>
        </w:rPr>
        <w:t>,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is </w:t>
      </w:r>
      <w:r w:rsidR="00B37369">
        <w:t xml:space="preserve">the </w:t>
      </w:r>
      <w:r>
        <w:t>fundamental</w:t>
      </w:r>
      <w:r w:rsidR="00B37369">
        <w:t xml:space="preserve"> first</w:t>
      </w:r>
      <w:r>
        <w:t xml:space="preserve"> </w:t>
      </w:r>
      <w:r w:rsidR="00B37369">
        <w:t xml:space="preserve">step </w:t>
      </w:r>
      <w:r>
        <w:t>in understanding the capacity for plasticity itself to evolve. However, measuring r</w:t>
      </w:r>
      <w:r>
        <w:t>eaction norms is logistically tedious and requires repeated measures of the same individuals over an ecologically relevant duration. Repeated measures are potentially extremely important for metabolic scaling studies</w:t>
      </w:r>
      <w:r w:rsidR="00B37369">
        <w:t>.</w:t>
      </w:r>
      <w:r>
        <w:t xml:space="preserve"> </w:t>
      </w:r>
      <w:r w:rsidR="00B37369">
        <w:t>H</w:t>
      </w:r>
      <w:r>
        <w:t xml:space="preserve">owever body mass and metabolic rate tend to be measured only once, making these studies strongly susceptible to sampling variability if mass-scaling relationships exhibits low repeatability. </w:t>
      </w:r>
    </w:p>
    <w:p w14:paraId="20B2B84C" w14:textId="5548647D"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The character-state approach models phenotypic change in a set of environments as discrete ‘states’ or categories. In contrast, in the function-valued approach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changes in a trait across an environmental range is described by parameters of 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xml:space="preserve">. While the conceptual differences between the modelling </w:t>
      </w:r>
      <w:r>
        <w:lastRenderedPageBreak/>
        <w:t>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47D320BE"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r w:rsidR="00444B65">
        <w:t>. (</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(4) D</w:t>
      </w:r>
      <w:r w:rsidR="00B15C9B" w:rsidRPr="007B38E4">
        <w:t xml:space="preserve">oes </w:t>
      </w:r>
      <w:r w:rsidR="00C3129A">
        <w:t>the relationship between metabolism and body size</w:t>
      </w:r>
      <w:r w:rsidR="00C3129A" w:rsidRPr="007B38E4">
        <w:t xml:space="preserve"> </w:t>
      </w:r>
      <w:r w:rsidR="00B15C9B" w:rsidRPr="007B38E4">
        <w:t xml:space="preserve">differ at the </w:t>
      </w:r>
      <w:r w:rsidR="00B15C9B">
        <w:t>among</w:t>
      </w:r>
      <w:r w:rsidR="00B15C9B" w:rsidRPr="007B38E4">
        <w:t>- and within- individual level?</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4DEE7A29"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was approved by the New South Wales National Parks and </w:t>
      </w:r>
      <w:proofErr w:type="spellStart"/>
      <w:r w:rsidR="00B37A5A">
        <w:t>Wildelife</w:t>
      </w:r>
      <w:proofErr w:type="spellEnd"/>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6C919BFE"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w:t>
      </w:r>
      <w:r w:rsidR="00343381">
        <w:lastRenderedPageBreak/>
        <w:t xml:space="preserve">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32ºC at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In order to account for the </w:t>
      </w:r>
      <w:r w:rsidR="00912471">
        <w:t xml:space="preserve">carry over </w:t>
      </w:r>
      <w:r w:rsidR="00035FEB">
        <w:t>effects of extreme temperatures experienced by an individual on subsequent</w:t>
      </w:r>
      <w:r w:rsidR="00912471">
        <w:t xml:space="preserve"> metabolic</w:t>
      </w:r>
      <w:r w:rsidR="00035FEB">
        <w:t xml:space="preserve"> measurements at other temperature, </w:t>
      </w:r>
      <w:r w:rsidR="00FE1A78">
        <w:t>the</w:t>
      </w:r>
      <w:r w:rsidR="00B37A5A">
        <w:t xml:space="preserve"> temperature order was randomly allocated to the incubators across the three days, within each sampling session.</w:t>
      </w:r>
    </w:p>
    <w:p w14:paraId="7F4543FC" w14:textId="6B01E3BB"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1F4E0F83" w14:textId="50DDE4E5"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(Lighton 2008)</w:t>
      </w:r>
      <w:r w:rsidR="002905E1">
        <w:rPr>
          <w:rFonts w:eastAsiaTheme="minorHAnsi"/>
          <w:lang w:val="en-US"/>
        </w:rPr>
        <w:fldChar w:fldCharType="end"/>
      </w:r>
      <w:r w:rsidR="00B37A5A">
        <w:t xml:space="preserve">: </w:t>
      </w:r>
    </w:p>
    <w:p w14:paraId="10B5DCE6" w14:textId="77777777" w:rsidR="00B37A5A" w:rsidRPr="00FC045C" w:rsidRDefault="00B37A5A" w:rsidP="006237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03692CD4" w14:textId="60EF91D7" w:rsidR="00B37A5A" w:rsidRPr="00FC045C" w:rsidRDefault="00811E73"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lastRenderedPageBreak/>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6D7923DE" w14:textId="4FA0B3E9" w:rsidR="00993AE9" w:rsidRDefault="00B37A5A" w:rsidP="006237AE">
      <w:pPr>
        <w:pStyle w:val="Thesisnormal"/>
        <w:spacing w:line="360" w:lineRule="auto"/>
        <w:rPr>
          <w:highlight w:val="yellow"/>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17375D">
        <w:t>We used a complete dataset of 24</w:t>
      </w:r>
      <w:r w:rsidR="00993AE9">
        <w:t xml:space="preserve">18 observations (for more details on </w:t>
      </w:r>
      <w:r w:rsidR="00665994">
        <w:t xml:space="preserve">the </w:t>
      </w:r>
      <w:r w:rsidR="00993AE9">
        <w:t xml:space="preserve">data </w:t>
      </w:r>
      <w:r w:rsidR="00665994">
        <w:t>cleaning process</w:t>
      </w:r>
      <w:r w:rsidR="00993AE9">
        <w:t xml:space="preserve"> see </w:t>
      </w:r>
      <w:r w:rsidR="00CB685E">
        <w:t>electronic supplementary materials</w:t>
      </w:r>
      <w:r w:rsidR="00B5440E">
        <w:t xml:space="preserve"> (ESM)</w:t>
      </w:r>
      <w:r w:rsidR="00993AE9">
        <w:t>)</w:t>
      </w:r>
      <w:r w:rsidR="001C4FAE">
        <w:t>. Data and code with which to generate our results are openly available via the Open Science Framework (see Data Accessibility).</w:t>
      </w:r>
      <w:r w:rsidR="00993AE9">
        <w:t xml:space="preserve"> 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Pr="00522F48">
        <w:t xml:space="preserve"> log-transformed.</w:t>
      </w:r>
      <w:r w:rsidR="001C4FAE">
        <w:t xml:space="preserve"> </w:t>
      </w:r>
      <w:r w:rsidRPr="00522F48">
        <w:t>Collinearity</w:t>
      </w:r>
      <w:r>
        <w:t xml:space="preserve"> between our predictor variables were checked using </w:t>
      </w:r>
      <w:r w:rsidR="007B4CAF">
        <w:t xml:space="preserve">a </w:t>
      </w:r>
      <w:r>
        <w:t>scatterplot matri</w:t>
      </w:r>
      <w:r w:rsidR="007B4CAF">
        <w:t>x (Fig. S1)</w:t>
      </w:r>
      <w:r w:rsidR="00B5440E">
        <w:t xml:space="preserve"> and</w:t>
      </w:r>
      <w:r>
        <w:t xml:space="preserve"> Pearson correlation coefficients are presented in Table S</w:t>
      </w:r>
      <w:r w:rsidR="007B4CAF">
        <w:t>2</w:t>
      </w:r>
      <w:r>
        <w:t xml:space="preserve">. </w:t>
      </w:r>
      <w:r w:rsidR="004F1A1A">
        <w:t>Initial analyses show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EF0BC9">
        <w:rPr>
          <w:vertAlign w:val="subscript"/>
        </w:rPr>
        <w:t>2</w:t>
      </w:r>
      <w:r>
        <w:rPr>
          <w:vertAlign w:val="subscript"/>
        </w:rPr>
        <w:t xml:space="preserve"> </w:t>
      </w:r>
      <w:r>
        <w:t xml:space="preserve">between </w:t>
      </w:r>
      <w:bookmarkStart w:id="1" w:name="_GoBack"/>
      <w:bookmarkEnd w:id="1"/>
      <w:r w:rsidR="00794C00">
        <w:t xml:space="preserve">blocks </w:t>
      </w:r>
      <w:r>
        <w:t xml:space="preserve">of lizards or incubators therefore </w:t>
      </w:r>
      <w:r w:rsidR="00794C00">
        <w:t xml:space="preserve">these parameters were </w:t>
      </w:r>
      <w:r>
        <w:t>not included in our final models</w:t>
      </w:r>
      <w:r w:rsidR="004F1A1A">
        <w:t xml:space="preserve"> (see ESM for these analys</w:t>
      </w:r>
      <w:r w:rsidR="007B4CAF">
        <w:t>is</w:t>
      </w:r>
      <w:r w:rsidR="004F1A1A">
        <w:t>)</w:t>
      </w:r>
      <w:r>
        <w:t>.</w:t>
      </w:r>
      <w:r w:rsidR="00886D8F">
        <w:t xml:space="preserve"> </w:t>
      </w:r>
      <w:r w:rsidR="00B5440E">
        <w:t xml:space="preserve">Although lizards were kept in 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r w:rsidR="00127E8B">
        <w:t>(</w:t>
      </w:r>
      <m:oMath>
        <m:r>
          <w:rPr>
            <w:rFonts w:ascii="Cambria Math" w:hAnsi="Cambria Math"/>
          </w:rPr>
          <m:t xml:space="preserve">∆ </m:t>
        </m:r>
      </m:oMath>
      <w:r w:rsidR="00127E8B">
        <w:t>wAIC</w:t>
      </w:r>
      <w:r w:rsidR="003A13C6">
        <w:t xml:space="preserve"> (Full model – reduced model) = </w:t>
      </w:r>
      <w:r w:rsidR="003A13C6" w:rsidRPr="000233AE">
        <w:rPr>
          <w:color w:val="000000"/>
        </w:rPr>
        <w:t>-4.73</w:t>
      </w:r>
      <w:r w:rsidR="003A13C6">
        <w:rPr>
          <w:color w:val="000000"/>
        </w:rPr>
        <w:t xml:space="preserve"> </w:t>
      </w:r>
      <w:r w:rsidR="00127E8B">
        <w:t xml:space="preserve">and </w:t>
      </w:r>
      <m:oMath>
        <m:r>
          <w:rPr>
            <w:rFonts w:ascii="Cambria Math" w:hAnsi="Cambria Math"/>
          </w:rPr>
          <m:t xml:space="preserve">∆ </m:t>
        </m:r>
      </m:oMath>
      <w:r w:rsidR="00127E8B">
        <w:t>loo</w:t>
      </w:r>
      <w:r w:rsidR="003A13C6">
        <w:t xml:space="preserve"> = </w:t>
      </w:r>
      <w:r w:rsidR="003A13C6" w:rsidRPr="000233AE">
        <w:rPr>
          <w:color w:val="000000"/>
        </w:rPr>
        <w:t>-4.73</w:t>
      </w:r>
      <w:r w:rsidR="00127E8B">
        <w:t>)</w:t>
      </w:r>
      <w:r w:rsidR="00993AE9">
        <w:t xml:space="preserve"> </w:t>
      </w:r>
      <w:r w:rsidR="00912471" w:rsidRPr="00061FC5">
        <w:t xml:space="preserve">compared to a model with it excluded,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 s</w:t>
      </w:r>
      <w:r w:rsidR="00912471" w:rsidRPr="002B44E0">
        <w:t>ee ESM for</w:t>
      </w:r>
      <w:r w:rsidR="00061FC5">
        <w:t xml:space="preserve"> more</w:t>
      </w:r>
      <w:r w:rsidR="00912471" w:rsidRPr="002B44E0">
        <w:t xml:space="preserve"> details)</w:t>
      </w:r>
      <w:r w:rsidR="00912471">
        <w:t>.</w:t>
      </w:r>
    </w:p>
    <w:p w14:paraId="7E2A8BBA" w14:textId="53DCED01" w:rsidR="007935AB" w:rsidRDefault="00C82894" w:rsidP="006237AE">
      <w:pPr>
        <w:pStyle w:val="Thesisnormal"/>
        <w:spacing w:line="36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2B762D">
        <w:t xml:space="preserve">For every model, </w:t>
      </w:r>
      <w:r w:rsidR="00741B62">
        <w:t>we pooled the posterior estimates for multiple chains. For ‘</w:t>
      </w:r>
      <w:proofErr w:type="spellStart"/>
      <w:r w:rsidR="00741B62">
        <w:t>brms</w:t>
      </w:r>
      <w:proofErr w:type="spellEnd"/>
      <w:r w:rsidR="00741B62">
        <w:t xml:space="preserve">’ models, </w:t>
      </w:r>
      <w:r w:rsidR="00993AE9">
        <w:t xml:space="preserve">we used default priors and </w:t>
      </w:r>
      <w:r w:rsidR="00741B62">
        <w:t>ran 4 chains of 2000 iterations with a burn in of 1000</w:t>
      </w:r>
      <w:r w:rsidR="00D26731">
        <w:t xml:space="preserve"> and a thinning interval of 1</w:t>
      </w:r>
      <w:r w:rsidR="00741B62">
        <w:t>. For ‘</w:t>
      </w:r>
      <w:proofErr w:type="spellStart"/>
      <w:r w:rsidR="00741B62">
        <w:t>MCMCglmm</w:t>
      </w:r>
      <w:proofErr w:type="spellEnd"/>
      <w:r w:rsidR="00741B62">
        <w:t>’ models,</w:t>
      </w:r>
      <w:r w:rsidR="00993AE9">
        <w:t xml:space="preserve"> we used uninformative, </w:t>
      </w:r>
      <w:r w:rsidR="006F2452">
        <w:t xml:space="preserve">parameter </w:t>
      </w:r>
      <w:r w:rsidR="00993AE9">
        <w:t xml:space="preserve">expanded priors to assist with model convergence </w:t>
      </w:r>
      <w:r w:rsidR="003F1CB2">
        <w:rPr>
          <w:rFonts w:eastAsiaTheme="minorHAnsi"/>
          <w:lang w:val="en-US"/>
        </w:rPr>
        <w:fldChar w:fldCharType="begin"/>
      </w:r>
      <w:r w:rsidR="002905E1">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993AE9">
        <w:t>. W</w:t>
      </w:r>
      <w:r w:rsidR="00741B62">
        <w:t xml:space="preserve">e ran 3 chains of </w:t>
      </w:r>
      <w:r w:rsidR="00741B62" w:rsidRPr="00741B62">
        <w:t>7510000</w:t>
      </w:r>
      <w:r w:rsidR="00741B62">
        <w:t xml:space="preserve"> iterations with a burn in of 10000 and</w:t>
      </w:r>
      <w:r w:rsidR="00D26731">
        <w:t xml:space="preserve"> a thinning interval of 5000</w:t>
      </w:r>
      <w:r w:rsidR="00993AE9">
        <w:t xml:space="preserve"> for our ‘</w:t>
      </w:r>
      <w:proofErr w:type="spellStart"/>
      <w:r w:rsidR="00993AE9">
        <w:t>MCMCglmm</w:t>
      </w:r>
      <w:proofErr w:type="spellEnd"/>
      <w:r w:rsidR="00993AE9">
        <w:t>’ models</w:t>
      </w:r>
      <w:r w:rsidR="00D26731">
        <w:t xml:space="preserve">. </w:t>
      </w:r>
      <w:r w:rsidR="00064B0D">
        <w:t>All models were checked for proper</w:t>
      </w:r>
      <w:r w:rsidR="00D26731">
        <w:t xml:space="preserve"> mixing and </w:t>
      </w:r>
      <w:r w:rsidR="00993AE9">
        <w:t xml:space="preserve">convergence </w:t>
      </w:r>
      <w:r w:rsidR="00D26731">
        <w:t xml:space="preserve">by visually inspecting trace plots and ensuring </w:t>
      </w:r>
      <w:r w:rsidR="00F574C3">
        <w:t xml:space="preserve">scale reduction factors (i.e. </w:t>
      </w:r>
      <w:proofErr w:type="spellStart"/>
      <w:r w:rsidR="008734E7">
        <w:t>Rhat</w:t>
      </w:r>
      <w:proofErr w:type="spellEnd"/>
      <w:r w:rsidR="008734E7">
        <w:t xml:space="preserve"> values</w:t>
      </w:r>
      <w:r w:rsidR="00F574C3">
        <w:t>)</w:t>
      </w:r>
      <w:r w:rsidR="008734E7">
        <w:t xml:space="preserve"> are </w:t>
      </w:r>
      <w:r w:rsidR="005A51A9">
        <w:t xml:space="preserve">smaller </w:t>
      </w:r>
      <w:r w:rsidR="008734E7">
        <w:t>than 1.1</w:t>
      </w:r>
      <w:r w:rsidR="00D26731">
        <w:t xml:space="preserve">. We also checked whether our chains were </w:t>
      </w:r>
      <w:r w:rsidR="005A51A9">
        <w:t xml:space="preserve">not </w:t>
      </w:r>
      <w:r w:rsidR="00D26731">
        <w:t xml:space="preserve">autocorrelated. </w:t>
      </w:r>
      <w:r w:rsidR="008019DE">
        <w:t xml:space="preserve">We present posterior means and their 95% credible intervals. </w:t>
      </w:r>
      <w:r w:rsidR="00993AE9">
        <w:t>Below, we present our model structure</w:t>
      </w:r>
      <w:r w:rsidR="00665994">
        <w:t>s</w:t>
      </w:r>
      <w:r w:rsidR="00993AE9">
        <w:t xml:space="preserve"> following </w:t>
      </w:r>
      <w:r w:rsidR="003F1CB2">
        <w:rPr>
          <w:rFonts w:eastAsiaTheme="minorHAnsi"/>
          <w:lang w:val="en-US"/>
        </w:rPr>
        <w:fldChar w:fldCharType="begin"/>
      </w:r>
      <w:r w:rsidR="002905E1">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O'Hara 2009</w:t>
      </w:r>
      <w:r w:rsidR="006C1800">
        <w:rPr>
          <w:rFonts w:eastAsiaTheme="minorHAnsi"/>
          <w:lang w:val="en-US"/>
        </w:rPr>
        <w:t xml:space="preserve"> </w:t>
      </w:r>
      <w:r w:rsidR="003F1CB2">
        <w:rPr>
          <w:rFonts w:eastAsiaTheme="minorHAnsi"/>
          <w:lang w:val="en-US"/>
        </w:rPr>
        <w:fldChar w:fldCharType="end"/>
      </w:r>
      <w:r w:rsidR="00993AE9">
        <w:t>(see code for further details).</w:t>
      </w:r>
    </w:p>
    <w:p w14:paraId="02AA062E" w14:textId="4D0B78AB" w:rsidR="009A5C4A" w:rsidRDefault="009A5C4A" w:rsidP="006237AE">
      <w:pPr>
        <w:pStyle w:val="Heading2"/>
        <w:spacing w:line="360" w:lineRule="auto"/>
      </w:pPr>
      <w:r>
        <w:lastRenderedPageBreak/>
        <w:t>Repeatability of thermal reaction norms</w:t>
      </w:r>
    </w:p>
    <w:p w14:paraId="1C19BE03" w14:textId="38945072" w:rsidR="00022081" w:rsidRPr="0080379C" w:rsidRDefault="008C0D71" w:rsidP="006237AE">
      <w:pPr>
        <w:spacing w:line="360" w:lineRule="auto"/>
        <w:rPr>
          <w:lang w:val="en-AU"/>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0674C8" w:rsidRPr="00522F48">
        <w:rPr>
          <w:lang w:val="en-AU"/>
        </w:rPr>
        <w:t xml:space="preserve"> 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0674C8"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 xml:space="preserve">metabolic rate and temperature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7976CB">
        <w:rPr>
          <w:lang w:val="en-AU"/>
        </w:rPr>
        <w:t>.</w:t>
      </w:r>
      <w:r>
        <w:t xml:space="preserve">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individual reaction norms </w:t>
      </w:r>
      <w:r w:rsidR="00DB1CEB">
        <w:t xml:space="preserve">within-individual and among </w:t>
      </w:r>
      <w:r>
        <w:t>sampling sessions</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This allows us to assess variation among sessions</w:t>
      </w:r>
      <w:r w:rsidR="00070243">
        <w:t xml:space="preserve">, </w:t>
      </w:r>
      <w:r w:rsidR="00DB1CEB">
        <w:t>within same individual throughout the course of the experiment.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proofErr w:type="spellStart"/>
      <w:r w:rsidR="004F268B">
        <w:rPr>
          <w:rFonts w:eastAsiaTheme="minorHAnsi"/>
          <w:lang w:val="en-US"/>
        </w:rPr>
        <w:t>Mathot</w:t>
      </w:r>
      <w:proofErr w:type="spellEnd"/>
      <w:r w:rsidR="004F268B">
        <w:rPr>
          <w:rFonts w:eastAsiaTheme="minorHAnsi"/>
          <w:lang w:val="en-US"/>
        </w:rPr>
        <w:t xml:space="preserve"> &amp; </w:t>
      </w:r>
      <w:proofErr w:type="spellStart"/>
      <w:r w:rsidR="004F268B">
        <w:rPr>
          <w:rFonts w:eastAsiaTheme="minorHAnsi"/>
          <w:lang w:val="en-US"/>
        </w:rPr>
        <w:t>Dingemanse</w:t>
      </w:r>
      <w:proofErr w:type="spellEnd"/>
      <w:r w:rsidR="004F268B">
        <w:rPr>
          <w:rFonts w:eastAsiaTheme="minorHAnsi"/>
          <w:lang w:val="en-US"/>
        </w:rPr>
        <w:t xml:space="preserv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0A2877">
        <w:t>)</w:t>
      </w:r>
    </w:p>
    <w:p w14:paraId="4C077DA6" w14:textId="6B974ACB" w:rsidR="009A5C4A" w:rsidRDefault="00062760" w:rsidP="006237AE">
      <w:pPr>
        <w:pStyle w:val="Heading2"/>
        <w:spacing w:line="360" w:lineRule="auto"/>
      </w:pPr>
      <w:r>
        <w:t xml:space="preserve">Reaction norm </w:t>
      </w:r>
      <w:r w:rsidR="007B47C1">
        <w:t>i</w:t>
      </w:r>
      <w:r w:rsidR="009A5C4A">
        <w:t>ntercept – average response</w:t>
      </w:r>
    </w:p>
    <w:p w14:paraId="69AC131D" w14:textId="7E51D66E" w:rsidR="009A003D" w:rsidRDefault="003662EC" w:rsidP="006237AE">
      <w:pPr>
        <w:spacing w:line="360" w:lineRule="auto"/>
        <w:rPr>
          <w:lang w:val="en-AU"/>
        </w:rPr>
      </w:pPr>
      <w:r>
        <w:rPr>
          <w:lang w:val="en-AU"/>
        </w:rPr>
        <w:t xml:space="preserve">Repeatable intercepts </w:t>
      </w:r>
      <w:r w:rsidR="0047378A">
        <w:rPr>
          <w:lang w:val="en-AU"/>
        </w:rPr>
        <w:t>describe</w:t>
      </w:r>
      <w:r>
        <w:rPr>
          <w:lang w:val="en-AU"/>
        </w:rPr>
        <w:t xml:space="preserve">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r w:rsidR="0047378A">
        <w:rPr>
          <w:lang w:val="en-AU"/>
        </w:rPr>
        <w:t>W</w:t>
      </w:r>
      <w:r w:rsidR="00635411">
        <w:rPr>
          <w:lang w:val="en-AU"/>
        </w:rPr>
        <w:t xml:space="preserve">e </w:t>
      </w:r>
      <w:r w:rsidR="0047378A">
        <w:rPr>
          <w:lang w:val="en-AU"/>
        </w:rPr>
        <w:t xml:space="preserve">first </w:t>
      </w:r>
      <w:r w:rsidR="00635411">
        <w:rPr>
          <w:lang w:val="en-AU"/>
        </w:rPr>
        <w:t>used</w:t>
      </w:r>
      <w:r w:rsidR="00B675E6">
        <w:rPr>
          <w:lang w:val="en-AU"/>
        </w:rPr>
        <w:t xml:space="preserve"> </w:t>
      </w:r>
      <w:r w:rsidR="00783EA1">
        <w:rPr>
          <w:lang w:val="en-AU"/>
        </w:rPr>
        <w:t xml:space="preserve">function-valued </w:t>
      </w:r>
      <w:r w:rsidR="000674C8">
        <w:rPr>
          <w:lang w:val="en-AU"/>
        </w:rPr>
        <w:t xml:space="preserve">models </w:t>
      </w:r>
      <w:r w:rsidR="00B675E6">
        <w:rPr>
          <w:lang w:val="en-AU"/>
        </w:rPr>
        <w:t>to estimate the repeatability of the intercept of individual reaction norms. This class of model</w:t>
      </w:r>
      <w:r w:rsidR="00035262">
        <w:rPr>
          <w:lang w:val="en-AU"/>
        </w:rPr>
        <w:t>s</w:t>
      </w:r>
      <w:r w:rsidR="00B675E6">
        <w:rPr>
          <w:lang w:val="en-AU"/>
        </w:rPr>
        <w:t xml:space="preserve"> </w:t>
      </w:r>
      <w:r w:rsidR="00783EA1">
        <w:rPr>
          <w:lang w:val="en-AU"/>
        </w:rPr>
        <w:t xml:space="preserve">assumes that the intercept </w:t>
      </w:r>
      <w:r w:rsidR="00B675E6">
        <w:rPr>
          <w:lang w:val="en-AU"/>
        </w:rPr>
        <w:t xml:space="preserve">covaries with </w:t>
      </w:r>
      <w:r w:rsidR="00783EA1">
        <w:rPr>
          <w:lang w:val="en-AU"/>
        </w:rPr>
        <w:t xml:space="preserve">the slope of the </w:t>
      </w:r>
      <w:r w:rsidR="000674C8">
        <w:rPr>
          <w:lang w:val="en-AU"/>
        </w:rPr>
        <w:t xml:space="preserve">linear </w:t>
      </w:r>
      <w:r w:rsidR="00783EA1">
        <w:rPr>
          <w:lang w:val="en-AU"/>
        </w:rPr>
        <w:t xml:space="preserve">reaction norm. The intercept represents the average trait value when log temperature = 0 (i.e. 1ºC), however this can be set at a </w:t>
      </w:r>
      <w:r w:rsidR="000674C8">
        <w:rPr>
          <w:lang w:val="en-AU"/>
        </w:rPr>
        <w:t xml:space="preserve">biologically </w:t>
      </w:r>
      <w:r w:rsidR="000674C8">
        <w:rPr>
          <w:lang w:val="en-AU"/>
        </w:rPr>
        <w:t>relevant</w:t>
      </w:r>
      <w:r w:rsidR="00783EA1">
        <w:rPr>
          <w:lang w:val="en-AU"/>
        </w:rPr>
        <w:t xml:space="preserve"> temperature by mean-</w:t>
      </w:r>
      <w:proofErr w:type="spellStart"/>
      <w:r w:rsidR="00783EA1">
        <w:rPr>
          <w:lang w:val="en-AU"/>
        </w:rPr>
        <w:t>centering</w:t>
      </w:r>
      <w:proofErr w:type="spellEnd"/>
      <w:r w:rsidR="0047378A">
        <w:rPr>
          <w:lang w:val="en-AU"/>
        </w:rPr>
        <w:t xml:space="preserve"> at a given temperature of interest</w:t>
      </w:r>
      <w:r w:rsidR="00783EA1">
        <w:rPr>
          <w:lang w:val="en-AU"/>
        </w:rPr>
        <w:t xml:space="preserve">. </w:t>
      </w:r>
      <w:r w:rsidR="00041169">
        <w:rPr>
          <w:lang w:val="en-AU"/>
        </w:rPr>
        <w:t xml:space="preserve">Using </w:t>
      </w:r>
      <w:r w:rsidR="00124150">
        <w:rPr>
          <w:lang w:val="en-AU"/>
        </w:rPr>
        <w:t>‘</w:t>
      </w:r>
      <w:proofErr w:type="spellStart"/>
      <w:r w:rsidR="00041169">
        <w:rPr>
          <w:lang w:val="en-AU"/>
        </w:rPr>
        <w:t>MCMCglmm</w:t>
      </w:r>
      <w:proofErr w:type="spellEnd"/>
      <w:r w:rsidR="00124150">
        <w:rPr>
          <w:lang w:val="en-AU"/>
        </w:rPr>
        <w:t>’</w:t>
      </w:r>
      <w:r w:rsidR="00041169">
        <w:rPr>
          <w:lang w:val="en-AU"/>
        </w:rPr>
        <w:t>, w</w:t>
      </w:r>
      <w:r w:rsidR="00783EA1">
        <w:rPr>
          <w:lang w:val="en-AU"/>
        </w:rPr>
        <w:t>e fitted six models to estimate the repeatability of the intercept at each measuremen</w:t>
      </w:r>
      <w:r w:rsidR="009A003D">
        <w:rPr>
          <w:lang w:val="en-AU"/>
        </w:rPr>
        <w:t>t temperature where</w:t>
      </w:r>
    </w:p>
    <w:p w14:paraId="7C5FBE3E" w14:textId="633CECC1" w:rsidR="0080379C" w:rsidRDefault="00F042A0"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9A003D">
        <w:rPr>
          <w:lang w:val="en-AU"/>
        </w:rPr>
        <w:t xml:space="preserve"> </w:t>
      </w:r>
      <w:r w:rsidR="00124150">
        <w:rPr>
          <w:lang w:val="en-AU"/>
        </w:rPr>
        <w:t>~</w:t>
      </w:r>
      <w:r w:rsidR="009A003D">
        <w:rPr>
          <w:lang w:val="en-AU"/>
        </w:rPr>
        <w:t xml:space="preserve">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proofErr w:type="spellStart"/>
      <w:r w:rsidR="009A003D" w:rsidRPr="0052268C">
        <w:rPr>
          <w:lang w:val="en-AU"/>
        </w:rPr>
        <w:t>zlogBodyMass</w:t>
      </w:r>
      <w:proofErr w:type="spellEnd"/>
      <w:r w:rsidR="009A003D" w:rsidRPr="0052268C">
        <w:rPr>
          <w:lang w:val="en-AU"/>
        </w:rPr>
        <w:t xml:space="preserve"> </w:t>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w:t>
      </w:r>
      <w:r w:rsidR="00124150">
        <w:rPr>
          <w:lang w:val="en-AU"/>
        </w:rPr>
        <w:t xml:space="preserve">1+ </w:t>
      </w:r>
      <w:proofErr w:type="spellStart"/>
      <w:r w:rsidR="009A003D">
        <w:rPr>
          <w:lang w:val="en-AU"/>
        </w:rPr>
        <w:t>logTemp</w:t>
      </w:r>
      <w:r w:rsidR="009A003D" w:rsidRPr="009A003D">
        <w:rPr>
          <w:vertAlign w:val="subscript"/>
          <w:lang w:val="en-AU"/>
        </w:rPr>
        <w:t>cen</w:t>
      </w:r>
      <w:proofErr w:type="spellEnd"/>
      <w:r w:rsidR="00124150">
        <w:rPr>
          <w:vertAlign w:val="subscript"/>
          <w:lang w:val="en-AU"/>
        </w:rPr>
        <w:t xml:space="preserve"> </w:t>
      </w:r>
      <w:r w:rsidR="00124150">
        <w:rPr>
          <w:lang w:val="en-AU"/>
        </w:rPr>
        <w:t>| ID</w:t>
      </w:r>
      <w:r w:rsidR="009A003D">
        <w:rPr>
          <w:lang w:val="en-AU"/>
        </w:rPr>
        <w:t xml:space="preserve">) + </w:t>
      </w:r>
      <w:r w:rsidR="00124150">
        <w:rPr>
          <w:lang w:val="en-AU"/>
        </w:rPr>
        <w:t xml:space="preserve">(1+ </w:t>
      </w:r>
      <w:proofErr w:type="spellStart"/>
      <w:r w:rsidR="00124150">
        <w:rPr>
          <w:lang w:val="en-AU"/>
        </w:rPr>
        <w:t>logTemp</w:t>
      </w:r>
      <w:r w:rsidR="00124150" w:rsidRPr="009A003D">
        <w:rPr>
          <w:vertAlign w:val="subscript"/>
          <w:lang w:val="en-AU"/>
        </w:rPr>
        <w:t>cen</w:t>
      </w:r>
      <w:proofErr w:type="spellEnd"/>
      <w:r w:rsidR="00124150">
        <w:rPr>
          <w:vertAlign w:val="subscript"/>
          <w:lang w:val="en-AU"/>
        </w:rPr>
        <w:t xml:space="preserve"> </w:t>
      </w:r>
      <w:r w:rsidR="00124150">
        <w:rPr>
          <w:lang w:val="en-AU"/>
        </w:rPr>
        <w:t xml:space="preserve">| </w:t>
      </w:r>
      <w:proofErr w:type="spellStart"/>
      <w:r w:rsidR="00124150">
        <w:rPr>
          <w:lang w:val="en-AU"/>
        </w:rPr>
        <w:t>seriesID</w:t>
      </w:r>
      <w:proofErr w:type="spellEnd"/>
      <w:r w:rsidR="00124150">
        <w:rPr>
          <w:lang w:val="en-AU"/>
        </w:rPr>
        <w:t>)</w:t>
      </w:r>
    </w:p>
    <w:p w14:paraId="21DA4F6D" w14:textId="5D54286D" w:rsidR="00CC4CBA" w:rsidRDefault="009A003D" w:rsidP="006237AE">
      <w:pPr>
        <w:pStyle w:val="Thesisnormal"/>
        <w:spacing w:line="360" w:lineRule="auto"/>
      </w:pPr>
      <w:r>
        <w:t xml:space="preserve">where </w:t>
      </w:r>
      <w:r w:rsidR="00F042A0">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042A0">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r w:rsidR="0033702C">
        <w:t>Celsius</w:t>
      </w:r>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w:t>
      </w:r>
      <w:r w:rsidR="00456409">
        <w:t>. For example</w:t>
      </w:r>
      <w:ins w:id="2" w:author="fonti.kar@gmail.com" w:date="2019-01-08T16:02:00Z">
        <w:r w:rsidR="00A22440">
          <w:t>,</w:t>
        </w:r>
      </w:ins>
      <w:r w:rsidR="00456409">
        <w:t xml:space="preserve"> if a model is </w:t>
      </w:r>
      <w:proofErr w:type="spellStart"/>
      <w:r w:rsidR="00456409">
        <w:t>centered</w:t>
      </w:r>
      <w:proofErr w:type="spellEnd"/>
      <w:r w:rsidR="00456409">
        <w:t xml:space="preserve"> at log(22ºC) the </w:t>
      </w:r>
      <w:proofErr w:type="spellStart"/>
      <w:r w:rsidR="00456409">
        <w:t>logTempcen</w:t>
      </w:r>
      <w:proofErr w:type="spellEnd"/>
      <w:r w:rsidR="00456409">
        <w:t xml:space="preserve"> value</w:t>
      </w:r>
      <w:r w:rsidR="00F042A0">
        <w:rPr>
          <w:vertAlign w:val="subscript"/>
        </w:rPr>
        <w:t xml:space="preserve"> </w:t>
      </w:r>
      <w:r>
        <w:t>= 0</w:t>
      </w:r>
      <w:r w:rsidR="00F042A0">
        <w:t xml:space="preserve">, </w:t>
      </w:r>
      <w:r w:rsidR="00456409">
        <w:t xml:space="preserve">and value for </w:t>
      </w:r>
      <w:r w:rsidR="00F042A0">
        <w:t>log(24ºC)</w:t>
      </w:r>
      <w:r w:rsidR="00456409">
        <w:t xml:space="preserve"> </w:t>
      </w:r>
      <w:proofErr w:type="spellStart"/>
      <w:r w:rsidR="00F042A0" w:rsidRPr="00456409">
        <w:t>centered</w:t>
      </w:r>
      <w:proofErr w:type="spellEnd"/>
      <w:r w:rsidR="00F042A0" w:rsidRPr="00456409">
        <w:t xml:space="preserve"> at 22ºC</w:t>
      </w:r>
      <w:r w:rsidR="00F042A0">
        <w:t xml:space="preserve"> = 0.09</w:t>
      </w:r>
      <w:r w:rsidR="00456409">
        <w:t xml:space="preserve"> (see data for more details)</w:t>
      </w:r>
      <w:r w:rsidR="00CF6E7D">
        <w:t>,</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w:t>
      </w:r>
      <w:proofErr w:type="spellStart"/>
      <w:r w:rsidR="00F042A0">
        <w:t>logPriorTemp</w:t>
      </w:r>
      <w:proofErr w:type="spellEnd"/>
      <w:r w:rsidR="00F042A0">
        <w:t xml:space="preserve"> is log-transformed previous temperature</w:t>
      </w:r>
      <w:r w:rsidR="008B6BBC">
        <w:t xml:space="preserve">. We fitted individual ID </w:t>
      </w:r>
      <w:r w:rsidR="00124150">
        <w:t xml:space="preserve">and series ID </w:t>
      </w:r>
      <w:r w:rsidR="008B6BBC">
        <w:t>as random intercept</w:t>
      </w:r>
      <w:r w:rsidR="00124150">
        <w:t>s</w:t>
      </w:r>
      <w:r w:rsidR="008B6BBC">
        <w:t xml:space="preserve"> and </w:t>
      </w:r>
      <w:proofErr w:type="spellStart"/>
      <w:r w:rsidR="008B6BBC">
        <w:t>logTempcen</w:t>
      </w:r>
      <w:proofErr w:type="spellEnd"/>
      <w:r w:rsidR="008B6BBC">
        <w:t xml:space="preserve"> as random slope</w:t>
      </w:r>
      <w:r w:rsidR="00124150">
        <w:t>s</w:t>
      </w:r>
      <w:r w:rsidR="00D16557">
        <w:t xml:space="preserve">. </w:t>
      </w:r>
      <w:r w:rsidR="00CC4CBA">
        <w:t xml:space="preserve">For each of these models, we calculated adjusted repeatability </w:t>
      </w:r>
      <w:r w:rsidR="002E5143">
        <w:t>(</w:t>
      </w:r>
      <w:proofErr w:type="spellStart"/>
      <w:r w:rsidR="002E5143">
        <w:t>eqn</w:t>
      </w:r>
      <w:proofErr w:type="spellEnd"/>
      <w:r w:rsidR="002E5143">
        <w:t xml:space="preserve"> 2)</w:t>
      </w:r>
      <w:r w:rsidR="00CC4CBA">
        <w:t xml:space="preserve">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w:t>
      </w:r>
      <w:r w:rsidR="00CC4CBA">
        <w:lastRenderedPageBreak/>
        <w:t xml:space="preserve">measurement temperature following </w:t>
      </w:r>
      <w:r w:rsidR="00CC4CBA">
        <w:fldChar w:fldCharType="begin"/>
      </w:r>
      <w:r w:rsidR="002905E1">
        <w:instrText xml:space="preserve"> ADDIN PAPERS2_CITATIONS &lt;citation&gt;&lt;priority&gt;0&lt;/priority&gt;&lt;uuid&gt;D9B60392-7928-4B23-8B61-3257861C7B27&lt;/uuid&gt;&lt;publications&gt;&lt;publication&gt;&lt;subtype&gt;400&lt;/subtype&gt;&lt;title&gt;An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CC4CBA">
        <w:fldChar w:fldCharType="end"/>
      </w:r>
      <w:r w:rsidR="007976CB">
        <w:t>,</w:t>
      </w:r>
      <w:r w:rsidR="002E5143">
        <w:t xml:space="preserve"> </w:t>
      </w:r>
      <w:r w:rsidR="00CC4CBA">
        <w:t>using the entire posterior distributions of the relevant variance components:</w:t>
      </w:r>
    </w:p>
    <w:p w14:paraId="0FB7F123" w14:textId="7C92D999" w:rsidR="00CC4CBA" w:rsidRPr="00FC045C" w:rsidRDefault="00CC4CBA" w:rsidP="006237AE">
      <w:pPr>
        <w:pStyle w:val="Thesisnormal"/>
        <w:spacing w:line="360" w:lineRule="auto"/>
        <w:ind w:firstLine="720"/>
        <w:rPr>
          <w:rFonts w:cs="Times New Roman"/>
        </w:rPr>
      </w:pPr>
      <w:proofErr w:type="spellStart"/>
      <w:r>
        <w:t>Eqn</w:t>
      </w:r>
      <w:proofErr w:type="spellEnd"/>
      <w:r>
        <w:t xml:space="preserve"> 2:</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72B58601" w:rsidR="00A46B5C" w:rsidRDefault="00066B5C" w:rsidP="006237AE">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r w:rsidR="0033702C">
        <w:t xml:space="preserve">according to </w:t>
      </w:r>
      <w:r w:rsidR="00A46B5C">
        <w:fldChar w:fldCharType="begin"/>
      </w:r>
      <w:r w:rsidR="002905E1">
        <w:instrText xml:space="preserve"> ADDIN PAPERS2_CITATIONS &lt;citation&gt;&lt;priority&gt;0&lt;/priority&gt;&lt;uuid&gt;2D00AA0F-5E30-48B1-AE1C-F94C9C88111D&lt;/uuid&gt;&lt;publications&gt;&lt;publication&gt;&lt;subtype&gt;400&lt;/subtype&gt;&lt;title&gt;An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4F268B">
        <w:rPr>
          <w:rFonts w:eastAsiaTheme="minorHAnsi"/>
          <w:lang w:val="en-US"/>
        </w:rPr>
        <w:t>Araya-</w:t>
      </w:r>
      <w:proofErr w:type="spellStart"/>
      <w:r w:rsidR="004F268B">
        <w:rPr>
          <w:rFonts w:eastAsiaTheme="minorHAnsi"/>
          <w:lang w:val="en-US"/>
        </w:rPr>
        <w:t>Ajoy</w:t>
      </w:r>
      <w:proofErr w:type="spellEnd"/>
      <w:r w:rsidR="004F268B">
        <w:rPr>
          <w:rFonts w:eastAsiaTheme="minorHAnsi"/>
          <w:lang w:val="en-US"/>
        </w:rPr>
        <w:t xml:space="preserve"> </w:t>
      </w:r>
      <w:r w:rsidR="004F268B">
        <w:rPr>
          <w:rFonts w:eastAsiaTheme="minorHAnsi"/>
          <w:i/>
          <w:iCs/>
          <w:lang w:val="en-US"/>
        </w:rPr>
        <w:t>et al.</w:t>
      </w:r>
      <w:r w:rsidR="004F268B">
        <w:rPr>
          <w:rFonts w:eastAsiaTheme="minorHAnsi"/>
          <w:lang w:val="en-US"/>
        </w:rPr>
        <w:t xml:space="preserve"> 2015</w:t>
      </w:r>
      <w:r w:rsidR="00A46B5C">
        <w:fldChar w:fldCharType="end"/>
      </w:r>
      <w:r w:rsidR="00A46B5C">
        <w:t>.</w:t>
      </w:r>
      <w:r w:rsidR="00A46B5C" w:rsidRPr="00A46B5C">
        <w:t xml:space="preserve"> </w:t>
      </w:r>
    </w:p>
    <w:p w14:paraId="389CEBBC" w14:textId="5BC0D980" w:rsidR="004F6D6B" w:rsidRPr="002B44E0" w:rsidRDefault="004F6D6B" w:rsidP="006237AE">
      <w:pPr>
        <w:pStyle w:val="Thesisnormal"/>
        <w:spacing w:line="360" w:lineRule="auto"/>
        <w:ind w:firstLine="720"/>
      </w:pPr>
      <w:proofErr w:type="spellStart"/>
      <w:r>
        <w:t>E</w:t>
      </w:r>
      <w:r w:rsidRPr="002B44E0">
        <w:t>qn</w:t>
      </w:r>
      <w:proofErr w:type="spellEnd"/>
      <w:r w:rsidRPr="002B44E0">
        <w:t xml:space="preserve"> 4: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70C5865" w14:textId="77777777" w:rsidR="004F6D6B" w:rsidRPr="002B44E0" w:rsidRDefault="004F6D6B" w:rsidP="006237AE">
      <w:pPr>
        <w:pStyle w:val="Thesisnormal"/>
        <w:spacing w:line="360" w:lineRule="auto"/>
        <w:ind w:firstLine="720"/>
      </w:pPr>
      <w:proofErr w:type="spellStart"/>
      <w:r w:rsidRPr="002B44E0">
        <w:t>Eqn</w:t>
      </w:r>
      <w:proofErr w:type="spellEnd"/>
      <w:r w:rsidRPr="002B44E0">
        <w:t xml:space="preserve"> 5:</w:t>
      </w:r>
    </w:p>
    <w:p w14:paraId="36382053" w14:textId="0CA9A073" w:rsidR="00A46B5C" w:rsidRPr="002B44E0" w:rsidRDefault="00811E73" w:rsidP="006237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D506172" w14:textId="506F7D42" w:rsidR="00356771" w:rsidRDefault="00A46B5C" w:rsidP="006237AE">
      <w:pPr>
        <w:pStyle w:val="Thesisnormal"/>
        <w:spacing w:line="360" w:lineRule="auto"/>
      </w:pPr>
      <w:r w:rsidRPr="002B44E0">
        <w:t xml:space="preserve">where </w:t>
      </w:r>
      <w:r w:rsidRPr="002B44E0">
        <w:rPr>
          <w:i/>
        </w:rPr>
        <w:t>V</w:t>
      </w:r>
      <w:r w:rsidRPr="002B44E0">
        <w:rPr>
          <w:i/>
          <w:vertAlign w:val="subscript"/>
        </w:rPr>
        <w:t>e0</w:t>
      </w:r>
      <w:r w:rsidRPr="002B44E0">
        <w:t xml:space="preserve"> is the residual variance. </w:t>
      </w:r>
      <w:r w:rsidR="002E5143" w:rsidRPr="002B44E0">
        <w:t>‘</w:t>
      </w:r>
      <w:r w:rsidRPr="002B44E0">
        <w:t>Short-term</w:t>
      </w:r>
      <w:r w:rsidR="002E5143" w:rsidRPr="002B44E0">
        <w:t>’</w:t>
      </w:r>
      <w:r w:rsidRPr="002B44E0">
        <w:t xml:space="preserve">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rsidR="00035262">
        <w:t>‘</w:t>
      </w:r>
      <w:r w:rsidRPr="00F82147">
        <w:t>long-term</w:t>
      </w:r>
      <w:r w:rsidR="00035262">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t>.</w:t>
      </w:r>
    </w:p>
    <w:p w14:paraId="523AB279" w14:textId="440CE577" w:rsidR="00124150" w:rsidRDefault="00FF79AC" w:rsidP="006237AE">
      <w:pPr>
        <w:pStyle w:val="Thesisnormal"/>
        <w:spacing w:line="360" w:lineRule="auto"/>
        <w:ind w:firstLine="720"/>
      </w:pPr>
      <w:r>
        <w:t>We also used a</w:t>
      </w:r>
      <w:r w:rsidR="00E92E28">
        <w:t>nother method to derive</w:t>
      </w:r>
      <w:r>
        <w:t xml:space="preserve"> ‘conditional’</w:t>
      </w:r>
      <w:r w:rsidR="00E92E28">
        <w:t xml:space="preserve"> repeatability </w:t>
      </w:r>
      <w:r w:rsidR="002E5143">
        <w:t>(</w:t>
      </w:r>
      <w:proofErr w:type="spellStart"/>
      <w:r w:rsidR="002E5143">
        <w:t>eqn</w:t>
      </w:r>
      <w:proofErr w:type="spellEnd"/>
      <w:r w:rsidR="002E5143">
        <w:t xml:space="preserve"> 6)</w:t>
      </w:r>
      <w:r w:rsidR="00E92E28">
        <w:t xml:space="preserve"> for intercept values at </w:t>
      </w:r>
      <w:r w:rsidR="00E92E28" w:rsidRPr="00322DD9">
        <w:t>each</w:t>
      </w:r>
      <w:r w:rsidRPr="00322DD9">
        <w:t xml:space="preserve"> temperature following </w:t>
      </w:r>
      <w:r w:rsidR="003F1CB2">
        <w:rPr>
          <w:rFonts w:eastAsiaTheme="minorHAnsi"/>
          <w:lang w:val="en-US"/>
        </w:rPr>
        <w:fldChar w:fldCharType="begin"/>
      </w:r>
      <w:r w:rsidR="002905E1">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Singer &amp; Willett 2003</w:t>
      </w:r>
      <w:r w:rsidR="003F1CB2">
        <w:rPr>
          <w:rFonts w:eastAsiaTheme="minorHAnsi"/>
          <w:lang w:val="en-US"/>
        </w:rPr>
        <w:fldChar w:fldCharType="end"/>
      </w:r>
      <w:r w:rsidR="00127E8B">
        <w:rPr>
          <w:rFonts w:eastAsiaTheme="minorHAnsi"/>
          <w:lang w:val="en-US"/>
        </w:rPr>
        <w:t xml:space="preserve"> </w:t>
      </w:r>
      <w:r w:rsidR="002E5143" w:rsidRPr="00322DD9">
        <w:t>and</w:t>
      </w:r>
      <w:r w:rsidR="00356771">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Pr>
          <w:rFonts w:eastAsiaTheme="minorHAnsi"/>
          <w:lang w:val="en-US"/>
        </w:rPr>
        <w:fldChar w:fldCharType="separate"/>
      </w:r>
      <w:proofErr w:type="spellStart"/>
      <w:r w:rsidR="004F268B">
        <w:rPr>
          <w:rFonts w:eastAsiaTheme="minorHAnsi"/>
          <w:lang w:val="en-US"/>
        </w:rPr>
        <w:t>Briffa</w:t>
      </w:r>
      <w:proofErr w:type="spellEnd"/>
      <w:r w:rsidR="004F268B">
        <w:rPr>
          <w:rFonts w:eastAsiaTheme="minorHAnsi"/>
          <w:lang w:val="en-US"/>
        </w:rPr>
        <w:t>, Bridger &amp; Biro 2013</w:t>
      </w:r>
      <w:r w:rsidR="003F1CB2">
        <w:rPr>
          <w:rFonts w:eastAsiaTheme="minorHAnsi"/>
          <w:lang w:val="en-US"/>
        </w:rPr>
        <w:fldChar w:fldCharType="end"/>
      </w:r>
      <w:r w:rsidRPr="00322DD9">
        <w:t xml:space="preserve">. </w:t>
      </w:r>
      <w:r w:rsidR="00384470">
        <w:t>To the best of our knowledge, the method to derive ‘conditional’ repeatability has not been extended to multiple random effects. As a consequence, w</w:t>
      </w:r>
      <w:r w:rsidR="00B675E6" w:rsidRPr="00322DD9">
        <w:t xml:space="preserve">e fitted </w:t>
      </w:r>
      <w:r w:rsidR="004E2DC3">
        <w:t xml:space="preserve">the </w:t>
      </w:r>
      <w:r w:rsidR="009B5B05">
        <w:t xml:space="preserve">following </w:t>
      </w:r>
      <w:r w:rsidR="00356771">
        <w:t>‘</w:t>
      </w:r>
      <w:proofErr w:type="spellStart"/>
      <w:r w:rsidR="00B675E6" w:rsidRPr="00322DD9">
        <w:t>MCMCglmm</w:t>
      </w:r>
      <w:proofErr w:type="spellEnd"/>
      <w:r w:rsidR="00356771">
        <w:t>’</w:t>
      </w:r>
      <w:r w:rsidRPr="00322DD9">
        <w:t xml:space="preserve"> model</w:t>
      </w:r>
      <w:r w:rsidR="004E2DC3">
        <w:t xml:space="preserve"> which is similar to previous function-valued models, except that session number </w:t>
      </w:r>
      <w:r w:rsidR="00C07769">
        <w:t>was</w:t>
      </w:r>
      <w:r w:rsidR="004E2DC3">
        <w:t xml:space="preserve"> included as a fixed predictor (as opposed to </w:t>
      </w:r>
      <w:proofErr w:type="spellStart"/>
      <w:r w:rsidR="004E2DC3">
        <w:t>seriesID</w:t>
      </w:r>
      <w:proofErr w:type="spellEnd"/>
      <w:r w:rsidR="004E2DC3">
        <w:t>)</w:t>
      </w:r>
      <w:r w:rsidR="00524BAB">
        <w:t xml:space="preserve">. </w:t>
      </w:r>
    </w:p>
    <w:p w14:paraId="141662A8" w14:textId="4BC1D0B0" w:rsidR="00124150" w:rsidRDefault="00A965BE" w:rsidP="006237AE">
      <w:pPr>
        <w:pStyle w:val="Thesisnormal"/>
        <w:spacing w:line="36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rsidR="004E2DC3">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w:t>
      </w:r>
      <w:r w:rsidR="00322DD9" w:rsidRPr="00322DD9">
        <w:t xml:space="preserve"> session +</w:t>
      </w:r>
      <w:r w:rsidR="00124150">
        <w:t xml:space="preserve">(1+ </w:t>
      </w:r>
      <w:proofErr w:type="spellStart"/>
      <w:r w:rsidR="00124150">
        <w:t>logTemp</w:t>
      </w:r>
      <w:proofErr w:type="spellEnd"/>
      <w:r w:rsidR="00124150">
        <w:rPr>
          <w:vertAlign w:val="subscript"/>
        </w:rPr>
        <w:t xml:space="preserve"> </w:t>
      </w:r>
      <w:r w:rsidR="00124150">
        <w:t>| ID)</w:t>
      </w:r>
    </w:p>
    <w:p w14:paraId="1EB9FB0D" w14:textId="166BB217" w:rsidR="00FF79AC" w:rsidRPr="002B762D" w:rsidRDefault="00A965BE" w:rsidP="006237AE">
      <w:pPr>
        <w:pStyle w:val="Thesisnormal"/>
        <w:spacing w:line="360" w:lineRule="auto"/>
      </w:pPr>
      <w:r w:rsidRPr="00322DD9">
        <w:t xml:space="preserve">This allowed us </w:t>
      </w:r>
      <w:r w:rsidR="002E5143" w:rsidRPr="00322DD9">
        <w:t>to</w:t>
      </w:r>
      <w:r w:rsidR="00FF79AC" w:rsidRPr="00322DD9">
        <w:t xml:space="preserve"> derive temperature-specific repeatability estimates using the covariance of the</w:t>
      </w:r>
      <w:r w:rsidR="00FF79AC">
        <w:t xml:space="preserve"> intercept and slope</w:t>
      </w:r>
      <w:r w:rsidR="00307D53">
        <w:t xml:space="preserve"> at each temperature</w:t>
      </w:r>
      <w:r w:rsidR="00124150">
        <w:t xml:space="preserve"> using</w:t>
      </w:r>
    </w:p>
    <w:p w14:paraId="0B0C2BB1" w14:textId="69BD4951" w:rsidR="00FF79AC" w:rsidRDefault="00FF79AC" w:rsidP="006237AE">
      <w:pPr>
        <w:pStyle w:val="Thesisnormal"/>
        <w:spacing w:line="360" w:lineRule="auto"/>
        <w:ind w:firstLine="720"/>
      </w:pPr>
      <w:proofErr w:type="spellStart"/>
      <w:r>
        <w:t>Eqn</w:t>
      </w:r>
      <w:proofErr w:type="spellEnd"/>
      <w:r>
        <w:t xml:space="preserve"> 6:</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10E20C20" w:rsidR="00B710B1" w:rsidRDefault="00FF79AC" w:rsidP="006237AE">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w:t>
      </w:r>
      <w:r w:rsidR="000108E4">
        <w:t>s</w:t>
      </w:r>
      <w:r>
        <w:t xml:space="preserve"> and individual slope</w:t>
      </w:r>
      <w:r w:rsidR="000108E4">
        <w:t>s</w:t>
      </w:r>
      <w:r>
        <w:t xml:space="preserve"> and </w:t>
      </w:r>
      <w:r w:rsidRPr="00510A57">
        <w:rPr>
          <w:i/>
        </w:rPr>
        <w:t>T</w:t>
      </w:r>
      <w:r>
        <w:t xml:space="preserve"> is the measurement temperature at which repeatability is estimated. </w:t>
      </w:r>
    </w:p>
    <w:p w14:paraId="718F806F" w14:textId="6844E64E" w:rsidR="002155F2" w:rsidRDefault="00041169" w:rsidP="006237AE">
      <w:pPr>
        <w:pStyle w:val="Thesisnormal"/>
        <w:spacing w:line="360" w:lineRule="auto"/>
        <w:ind w:firstLine="720"/>
      </w:pPr>
      <w:r>
        <w:lastRenderedPageBreak/>
        <w:t xml:space="preserve">The character-state approach can also be used to calculate temperature-specific adjusted repeatability. </w:t>
      </w:r>
      <w:r w:rsidR="00464F1B">
        <w:t>This approach</w:t>
      </w:r>
      <w:r w:rsidR="006D39A0">
        <w:t xml:space="preserve"> estimates </w:t>
      </w:r>
      <w:r>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w:t>
      </w:r>
      <w:r w:rsidR="000A2877">
        <w:t xml:space="preserve">and assumes </w:t>
      </w:r>
      <w:r w:rsidR="001B7CCF">
        <w:t>they are ‘distinct’</w:t>
      </w:r>
      <w:r w:rsidR="00384470">
        <w:t xml:space="preserve"> categorical</w:t>
      </w:r>
      <w:r w:rsidR="001B7CCF">
        <w:t xml:space="preserve"> traits that are correlated</w:t>
      </w:r>
      <w:r w:rsidR="000A2877">
        <w:t xml:space="preserve">. </w:t>
      </w:r>
      <w:r w:rsidR="00F45804">
        <w:t>Using ‘</w:t>
      </w:r>
      <w:proofErr w:type="spellStart"/>
      <w:r w:rsidR="00F45804">
        <w:t>brms</w:t>
      </w:r>
      <w:proofErr w:type="spellEnd"/>
      <w:r w:rsidR="00F45804">
        <w:t>’,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del w:id="3" w:author="fonti.kar@gmail.com" w:date="2019-01-02T14:27:00Z">
        <w:r w:rsidR="000A2877" w:rsidDel="00CB685E">
          <w:delText>V</w:delText>
        </w:r>
        <w:r w:rsidR="000A2877" w:rsidRPr="001B7CCF" w:rsidDel="00CB685E">
          <w:rPr>
            <w:vertAlign w:val="subscript"/>
          </w:rPr>
          <w:delText>CO</w:delText>
        </w:r>
        <w:r w:rsidR="000A2877" w:rsidRPr="00831F5E" w:rsidDel="00CB685E">
          <w:rPr>
            <w:vertAlign w:val="subscript"/>
          </w:rPr>
          <w:delText>2</w:delText>
        </w:r>
      </w:del>
      <w:r w:rsidR="000A2877">
        <w:t xml:space="preserve"> measured at each temperature </w:t>
      </w:r>
      <w:r w:rsidR="00124150">
        <w:t>as response variables</w:t>
      </w:r>
      <w:r w:rsidR="002E0230">
        <w:t xml:space="preserve"> as a 6 x 6 response matrix</w:t>
      </w:r>
      <w:r w:rsidR="004D7001">
        <w:t xml:space="preserve">. </w:t>
      </w:r>
    </w:p>
    <w:p w14:paraId="0FBBBE09" w14:textId="37566E59" w:rsidR="004D7001" w:rsidRPr="004D7001" w:rsidRDefault="00811E73" w:rsidP="006237AE">
      <w:pPr>
        <w:pStyle w:val="Thesisnormal"/>
        <w:spacing w:line="360" w:lineRule="auto"/>
        <w:ind w:firstLine="720"/>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4D7001">
        <w:t>(1|session</w:t>
      </w:r>
      <w:r w:rsidR="00B93C1F">
        <w:t>)</w:t>
      </w:r>
    </w:p>
    <w:p w14:paraId="5EE77DA0" w14:textId="5E1ED447" w:rsidR="00EE34CA" w:rsidRDefault="00EE34CA" w:rsidP="006237AE">
      <w:pPr>
        <w:pStyle w:val="Thesisnormal"/>
        <w:spacing w:line="360" w:lineRule="auto"/>
      </w:pPr>
      <w:r>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metabolic rate for individual 1 in sampling session 1 at 22ºC</w:t>
      </w:r>
      <w:r w:rsidR="00D343F1">
        <w:t xml:space="preserve"> and so forth</w:t>
      </w:r>
      <w:r>
        <w:t>.</w:t>
      </w:r>
      <w:r w:rsidR="00D343F1">
        <w:t xml:space="preserve"> </w:t>
      </w:r>
      <w:r>
        <w:t xml:space="preserve">Note that temperature is no longer a predictor as this is now part of the response. We also included individual ID and sampling session number as random intercepts. </w:t>
      </w:r>
    </w:p>
    <w:p w14:paraId="05BCF2AC" w14:textId="2C288C9E" w:rsidR="00877E4B" w:rsidRPr="002E5143" w:rsidRDefault="00F45804" w:rsidP="006237AE">
      <w:pPr>
        <w:pStyle w:val="Thesisnormal"/>
        <w:spacing w:line="360" w:lineRule="auto"/>
      </w:pPr>
      <w:r>
        <w:rPr>
          <w:rFonts w:cs="Times New Roman"/>
          <w:lang w:val="en-US"/>
        </w:rPr>
        <w:t xml:space="preserve">This </w:t>
      </w:r>
      <w:r>
        <w:t xml:space="preserve">process requires a substantial amount of data because the model estimates ‘intercepts’ at each temperature and their variance-covariance with every other temperature </w:t>
      </w:r>
      <w:r w:rsidR="00877E4B">
        <w:rPr>
          <w:shd w:val="clear" w:color="auto" w:fill="FFFFFF"/>
        </w:rPr>
        <w:t xml:space="preserve">at the </w:t>
      </w:r>
      <w:r>
        <w:rPr>
          <w:shd w:val="clear" w:color="auto" w:fill="FFFFFF"/>
        </w:rPr>
        <w:t>among-</w:t>
      </w:r>
      <w:r w:rsidR="00877E4B">
        <w:rPr>
          <w:shd w:val="clear" w:color="auto" w:fill="FFFFFF"/>
        </w:rPr>
        <w:t xml:space="preserve">individual and </w:t>
      </w:r>
      <w:r>
        <w:rPr>
          <w:shd w:val="clear" w:color="auto" w:fill="FFFFFF"/>
        </w:rPr>
        <w:t>within-individual</w:t>
      </w:r>
      <w:r w:rsidR="00877E4B">
        <w:rPr>
          <w:shd w:val="clear" w:color="auto" w:fill="FFFFFF"/>
        </w:rPr>
        <w:t xml:space="preserve"> level</w:t>
      </w:r>
      <w:r>
        <w:rPr>
          <w:shd w:val="clear" w:color="auto" w:fill="FFFFFF"/>
        </w:rPr>
        <w:t xml:space="preserve"> </w:t>
      </w:r>
      <w:r>
        <w:rPr>
          <w:rFonts w:cs="Times New Roman"/>
          <w:lang w:val="en-US"/>
        </w:rPr>
        <w:fldChar w:fldCharType="begin"/>
      </w:r>
      <w:r w:rsidR="002905E1">
        <w:rPr>
          <w:rFonts w:cs="Times New Roman"/>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cs="Times New Roman"/>
          <w:lang w:val="en-US"/>
        </w:rPr>
        <w:fldChar w:fldCharType="separate"/>
      </w:r>
      <w:r w:rsidR="004F268B">
        <w:rPr>
          <w:rFonts w:eastAsiaTheme="minorHAnsi"/>
          <w:lang w:val="en-US"/>
        </w:rPr>
        <w:t>(Hunt 2014</w:t>
      </w:r>
      <w:r w:rsidR="00183D91">
        <w:rPr>
          <w:rFonts w:eastAsiaTheme="minorHAnsi"/>
          <w:lang w:val="en-US"/>
        </w:rPr>
        <w:t>;</w:t>
      </w:r>
      <w:r>
        <w:rPr>
          <w:rFonts w:cs="Times New Roman"/>
          <w:lang w:val="en-US"/>
        </w:rPr>
        <w:fldChar w:fldCharType="end"/>
      </w:r>
      <w:r w:rsidR="00183D91">
        <w:rPr>
          <w:rFonts w:cs="Times New Roman"/>
          <w:lang w:val="en-US"/>
        </w:rPr>
        <w:t xml:space="preserve"> </w:t>
      </w:r>
      <w:proofErr w:type="spellStart"/>
      <w:r>
        <w:rPr>
          <w:rFonts w:eastAsiaTheme="minorHAnsi"/>
          <w:lang w:val="en-US"/>
        </w:rPr>
        <w:t>Houslay</w:t>
      </w:r>
      <w:proofErr w:type="spellEnd"/>
      <w:r w:rsidR="00E82BA1">
        <w:rPr>
          <w:rFonts w:eastAsiaTheme="minorHAnsi"/>
          <w:lang w:val="en-US"/>
        </w:rPr>
        <w:t xml:space="preserve"> </w:t>
      </w:r>
      <w:r w:rsidR="00E82BA1">
        <w:rPr>
          <w:rFonts w:eastAsiaTheme="minorHAnsi"/>
          <w:lang w:val="en-US"/>
        </w:rPr>
        <w:t>2017)</w:t>
      </w:r>
      <w:r w:rsidR="006C5382">
        <w:rPr>
          <w:rFonts w:eastAsiaTheme="minorHAnsi"/>
          <w:lang w:val="en-US"/>
        </w:rPr>
        <w:t>.</w:t>
      </w:r>
      <w:r w:rsidR="001B7CCF">
        <w:rPr>
          <w:shd w:val="clear" w:color="auto" w:fill="FFFFFF"/>
        </w:rPr>
        <w:t xml:space="preserve"> </w:t>
      </w:r>
      <w:r>
        <w:rPr>
          <w:shd w:val="clear" w:color="auto" w:fill="FFFFFF"/>
        </w:rPr>
        <w:t xml:space="preserve">Using </w:t>
      </w:r>
      <w:r>
        <w:rPr>
          <w:shd w:val="clear" w:color="auto" w:fill="FFFFFF"/>
        </w:rPr>
        <w:t xml:space="preserve">the variance-covariance matrix, we </w:t>
      </w:r>
      <w:r w:rsidR="00877E4B">
        <w:rPr>
          <w:shd w:val="clear" w:color="auto" w:fill="FFFFFF"/>
        </w:rPr>
        <w:t>calculate</w:t>
      </w:r>
      <w:r>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adjusted repeatability following</w:t>
      </w:r>
      <w:r w:rsidR="00464F1B">
        <w:rPr>
          <w:shd w:val="clear" w:color="auto" w:fill="FFFFFF"/>
        </w:rPr>
        <w:t xml:space="preserve"> Equation 8. Indeed, this equation is equivalent to Equation 4, except that it is using temperature-specific variance components</w:t>
      </w:r>
      <w:r w:rsidR="00877E4B">
        <w:rPr>
          <w:shd w:val="clear" w:color="auto" w:fill="FFFFFF"/>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(Nakagawa &amp; Schielzeth 2010)</w:t>
      </w:r>
      <w:r w:rsidR="003F1CB2">
        <w:rPr>
          <w:rFonts w:eastAsiaTheme="minorHAnsi"/>
          <w:lang w:val="en-US"/>
        </w:rPr>
        <w:fldChar w:fldCharType="end"/>
      </w:r>
      <w:r w:rsidR="00877E4B">
        <w:rPr>
          <w:shd w:val="clear" w:color="auto" w:fill="FFFFFF"/>
        </w:rPr>
        <w:t>.</w:t>
      </w:r>
    </w:p>
    <w:p w14:paraId="1CACE201" w14:textId="4F3A6FAB" w:rsidR="00877E4B" w:rsidRPr="00B67376" w:rsidRDefault="00877E4B" w:rsidP="006237AE">
      <w:pPr>
        <w:pStyle w:val="Thesisnormal"/>
        <w:spacing w:line="360" w:lineRule="auto"/>
        <w:ind w:firstLine="720"/>
      </w:pPr>
      <w:proofErr w:type="spellStart"/>
      <w:r>
        <w:t>Eqn</w:t>
      </w:r>
      <w:proofErr w:type="spellEnd"/>
      <w:r>
        <w:t xml:space="preserve"> 8: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2547DF8E" w:rsidR="00877E4B" w:rsidRDefault="008B40FF" w:rsidP="006237AE">
      <w:pPr>
        <w:spacing w:line="360" w:lineRule="auto"/>
      </w:pPr>
      <w:r>
        <w:rPr>
          <w:shd w:val="clear" w:color="auto" w:fill="FFFFFF"/>
        </w:rPr>
        <w:t>w</w:t>
      </w:r>
      <w:r w:rsidR="00877E4B">
        <w:rPr>
          <w:shd w:val="clear" w:color="auto" w:fill="FFFFFF"/>
        </w:rPr>
        <w:t>here</w:t>
      </w:r>
      <m:oMath>
        <m:r>
          <w:rPr>
            <w:rFonts w:ascii="Cambria Math" w:hAnsi="Cambria Math"/>
            <w:shd w:val="clear" w:color="auto" w:fill="FFFFFF"/>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 xml:space="preserve"> refers to the adjust repeatability at a</w:t>
      </w:r>
      <w:r w:rsidR="00877E4B">
        <w:rPr>
          <w:shd w:val="clear" w:color="auto" w:fill="FFFFFF"/>
        </w:rPr>
        <w:t xml:space="preserve"> </w:t>
      </w:r>
      <w:r>
        <w:rPr>
          <w:shd w:val="clear" w:color="auto" w:fill="FFFFFF"/>
        </w:rPr>
        <w:t>given</w:t>
      </w:r>
      <w:r w:rsidR="00877E4B">
        <w:rPr>
          <w:shd w:val="clear" w:color="auto" w:fill="FFFFFF"/>
        </w:rPr>
        <w:t xml:space="preserve"> temperature</w:t>
      </w:r>
      <w:r>
        <w:rPr>
          <w:shd w:val="clear" w:color="auto" w:fill="FFFFFF"/>
        </w:rPr>
        <w:t xml:space="preserve">; </w:t>
      </w:r>
      <w:r w:rsidRPr="00510A57">
        <w:rPr>
          <w:i/>
        </w:rPr>
        <w:t>V</w:t>
      </w:r>
      <w:r w:rsidRPr="00510A57">
        <w:rPr>
          <w:i/>
          <w:vertAlign w:val="subscript"/>
        </w:rPr>
        <w:t>ind0</w:t>
      </w:r>
      <w:r>
        <w:rPr>
          <w:i/>
          <w:vertAlign w:val="subscript"/>
        </w:rPr>
        <w:t>,T</w:t>
      </w:r>
      <w:r w:rsidRPr="00510A57">
        <w:t xml:space="preserve"> </w:t>
      </w:r>
    </w:p>
    <w:p w14:paraId="21E91198" w14:textId="36234FE8" w:rsidR="00877E4B" w:rsidRDefault="008B40FF" w:rsidP="006237AE">
      <w:pPr>
        <w:spacing w:line="360" w:lineRule="auto"/>
      </w:pPr>
      <w:r>
        <w:t>represents the individual intercept,</w:t>
      </w:r>
      <w:r w:rsidR="006C5382" w:rsidRPr="006C5382">
        <w:rPr>
          <w:i/>
        </w:rPr>
        <w:t xml:space="preserve"> </w:t>
      </w:r>
      <w:r w:rsidR="006C5382" w:rsidRPr="00510A57">
        <w:rPr>
          <w:i/>
        </w:rPr>
        <w:t>V</w:t>
      </w:r>
      <w:r w:rsidR="006C5382" w:rsidRPr="00510A57">
        <w:rPr>
          <w:i/>
          <w:vertAlign w:val="subscript"/>
        </w:rPr>
        <w:t>series0</w:t>
      </w:r>
      <w:r w:rsidR="006C5382">
        <w:rPr>
          <w:i/>
          <w:vertAlign w:val="subscript"/>
        </w:rPr>
        <w:t xml:space="preserve">,T </w:t>
      </w:r>
      <w:r w:rsidR="006C5382" w:rsidRPr="00510A57">
        <w:t xml:space="preserve"> </w:t>
      </w:r>
      <w:r w:rsidR="006C5382">
        <w:t xml:space="preserve">is the </w:t>
      </w:r>
      <w:r>
        <w:t xml:space="preserve">series intercept and </w:t>
      </w:r>
      <w:r w:rsidR="006C5382" w:rsidRPr="00510A57">
        <w:rPr>
          <w:i/>
        </w:rPr>
        <w:t>V</w:t>
      </w:r>
      <w:r w:rsidR="006C5382">
        <w:rPr>
          <w:i/>
          <w:vertAlign w:val="subscript"/>
        </w:rPr>
        <w:t>e</w:t>
      </w:r>
      <w:r w:rsidR="006C5382" w:rsidRPr="00510A57">
        <w:rPr>
          <w:i/>
          <w:vertAlign w:val="subscript"/>
        </w:rPr>
        <w:t>0</w:t>
      </w:r>
      <w:r w:rsidR="006C5382">
        <w:rPr>
          <w:i/>
          <w:vertAlign w:val="subscript"/>
        </w:rPr>
        <w:t>,T</w:t>
      </w:r>
      <w:r w:rsidR="006C5382">
        <w:t xml:space="preserve">  is the </w:t>
      </w:r>
      <w:r>
        <w:t>residual variance component at a given temperature</w:t>
      </w:r>
      <w:r w:rsidR="006C5382">
        <w:t>.</w:t>
      </w:r>
    </w:p>
    <w:p w14:paraId="64FB7C7F" w14:textId="28652C6D" w:rsidR="009A5C4A" w:rsidRDefault="009A5C4A" w:rsidP="006237AE">
      <w:pPr>
        <w:pStyle w:val="Heading2"/>
        <w:spacing w:line="360" w:lineRule="auto"/>
      </w:pPr>
      <w:r>
        <w:t>Slope – plasticity</w:t>
      </w:r>
    </w:p>
    <w:p w14:paraId="1C239487" w14:textId="1249B232" w:rsidR="0043536D" w:rsidRDefault="00703C8E" w:rsidP="006237AE">
      <w:pPr>
        <w:spacing w:line="360" w:lineRule="auto"/>
        <w:rPr>
          <w:lang w:val="en-AU"/>
        </w:rPr>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981EFC">
        <w:t xml:space="preserve">One can use any of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to calculate the repeatability of the slope</w:t>
      </w:r>
      <w:r w:rsidR="00AE1929">
        <w:t>.</w:t>
      </w:r>
      <w:r w:rsidR="00981EFC">
        <w:t xml:space="preserve"> </w:t>
      </w:r>
      <w:r w:rsidR="00AE1929">
        <w:t>W</w:t>
      </w:r>
      <w:r w:rsidR="00981EFC">
        <w:t xml:space="preserve">e used the following </w:t>
      </w:r>
      <w:r w:rsidR="000B0683">
        <w:t>function-valued model</w:t>
      </w:r>
      <w:r w:rsidR="00981EFC">
        <w:t xml:space="preserve"> that has the same structure as the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rsidR="00981EFC">
        <w:t xml:space="preserve"> models but logTemp is not mean-centered. This is because we also used this model to derive cross-temperature correlations (see below).</w:t>
      </w:r>
    </w:p>
    <w:p w14:paraId="730ECC63" w14:textId="337ECBC7" w:rsidR="0043536D" w:rsidRDefault="00287480" w:rsidP="006237AE">
      <w:pPr>
        <w:spacing w:line="360" w:lineRule="auto"/>
        <w:jc w:val="center"/>
      </w:pPr>
      <w:r>
        <w:rPr>
          <w:lang w:val="en-AU"/>
        </w:rPr>
        <w:t>l</w:t>
      </w:r>
      <w:r w:rsidR="0043536D" w:rsidRPr="00100303">
        <w:rPr>
          <w:lang w:val="en-AU"/>
        </w:rPr>
        <w:t>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3536D" w:rsidRPr="00100303">
        <w:t xml:space="preserve"> </w:t>
      </w:r>
      <w:r w:rsidR="0043536D">
        <w:t xml:space="preserve">~ </w:t>
      </w:r>
      <w:proofErr w:type="spellStart"/>
      <w:r w:rsidR="0043536D">
        <w:rPr>
          <w:lang w:val="en-AU"/>
        </w:rPr>
        <w:t>logTemp</w:t>
      </w:r>
      <w:proofErr w:type="spellEnd"/>
      <w:r w:rsidR="0043536D">
        <w:rPr>
          <w:lang w:val="en-AU"/>
        </w:rPr>
        <w:t xml:space="preserve"> + </w:t>
      </w:r>
      <w:proofErr w:type="spellStart"/>
      <w:r w:rsidR="0043536D" w:rsidRPr="0052268C">
        <w:rPr>
          <w:lang w:val="en-AU"/>
        </w:rPr>
        <w:t>zlogBodyMass</w:t>
      </w:r>
      <w:proofErr w:type="spellEnd"/>
      <w:r w:rsidR="0043536D" w:rsidRPr="0052268C">
        <w:rPr>
          <w:lang w:val="en-AU"/>
        </w:rPr>
        <w:t xml:space="preserve"> </w:t>
      </w:r>
      <w:r w:rsidR="0043536D">
        <w:rPr>
          <w:lang w:val="en-AU"/>
        </w:rPr>
        <w:t xml:space="preserve">+ </w:t>
      </w:r>
      <w:proofErr w:type="spellStart"/>
      <w:r w:rsidR="0043536D">
        <w:rPr>
          <w:lang w:val="en-AU"/>
        </w:rPr>
        <w:t>logPriorTemp</w:t>
      </w:r>
      <w:proofErr w:type="spellEnd"/>
      <w:r w:rsidR="0043536D">
        <w:rPr>
          <w:lang w:val="en-AU"/>
        </w:rPr>
        <w:t xml:space="preserve"> + (1+ </w:t>
      </w:r>
      <w:proofErr w:type="spellStart"/>
      <w:r w:rsidR="0043536D">
        <w:rPr>
          <w:lang w:val="en-AU"/>
        </w:rPr>
        <w:t>logTemp</w:t>
      </w:r>
      <w:proofErr w:type="spellEnd"/>
      <w:r w:rsidR="0043536D">
        <w:rPr>
          <w:vertAlign w:val="subscript"/>
          <w:lang w:val="en-AU"/>
        </w:rPr>
        <w:t xml:space="preserve"> </w:t>
      </w:r>
      <w:r w:rsidR="0043536D">
        <w:rPr>
          <w:lang w:val="en-AU"/>
        </w:rPr>
        <w:t xml:space="preserve">| ID) + (1+ </w:t>
      </w:r>
      <w:proofErr w:type="spellStart"/>
      <w:r w:rsidR="0043536D">
        <w:rPr>
          <w:lang w:val="en-AU"/>
        </w:rPr>
        <w:t>logTemp</w:t>
      </w:r>
      <w:proofErr w:type="spellEnd"/>
      <w:r w:rsidR="0043536D">
        <w:rPr>
          <w:vertAlign w:val="subscript"/>
          <w:lang w:val="en-AU"/>
        </w:rPr>
        <w:t xml:space="preserve"> </w:t>
      </w:r>
      <w:r w:rsidR="0043536D">
        <w:rPr>
          <w:lang w:val="en-AU"/>
        </w:rPr>
        <w:t xml:space="preserve">| </w:t>
      </w:r>
      <w:proofErr w:type="spellStart"/>
      <w:r w:rsidR="0043536D">
        <w:rPr>
          <w:lang w:val="en-AU"/>
        </w:rPr>
        <w:t>seriesID</w:t>
      </w:r>
      <w:proofErr w:type="spellEnd"/>
      <w:r w:rsidR="0043536D">
        <w:rPr>
          <w:lang w:val="en-AU"/>
        </w:rPr>
        <w:t>)</w:t>
      </w:r>
    </w:p>
    <w:p w14:paraId="7E5326ED" w14:textId="5C521306" w:rsidR="004364E0" w:rsidRDefault="00287480" w:rsidP="006237AE">
      <w:pPr>
        <w:pStyle w:val="Thesisnormal"/>
        <w:spacing w:line="360" w:lineRule="auto"/>
      </w:pPr>
      <w:r>
        <w:lastRenderedPageBreak/>
        <w:t>Th</w:t>
      </w:r>
      <w:r w:rsidR="00AE1929">
        <w:t xml:space="preserve">e above </w:t>
      </w:r>
      <w:r>
        <w:t>model</w:t>
      </w:r>
      <w:r w:rsidR="0043536D">
        <w:t xml:space="preserve"> was used</w:t>
      </w:r>
      <w:r w:rsidR="00B757F0">
        <w:t xml:space="preserve"> </w:t>
      </w:r>
      <w:r w:rsidR="000B0683">
        <w:t>to calculate the repeatability of the slop</w:t>
      </w:r>
      <w:r w:rsidR="005923CF">
        <w:t>e</w:t>
      </w:r>
      <w:r w:rsidR="000B0683">
        <w:t xml:space="preserve"> </w:t>
      </w:r>
      <w:r w:rsidR="005923CF">
        <w:t>following</w:t>
      </w:r>
      <w:r w:rsidR="00A16F88">
        <w:t>,</w:t>
      </w:r>
      <w:r w:rsidR="000B0683">
        <w:t xml:space="preserve"> </w:t>
      </w:r>
    </w:p>
    <w:p w14:paraId="07943CF4" w14:textId="6081AEB0" w:rsidR="000B0683" w:rsidRPr="00DE5D86" w:rsidRDefault="000B0683" w:rsidP="006237AE">
      <w:pPr>
        <w:pStyle w:val="Thesisnormal"/>
        <w:spacing w:line="360" w:lineRule="auto"/>
        <w:ind w:firstLine="720"/>
      </w:pPr>
      <w:proofErr w:type="spellStart"/>
      <w:r>
        <w:t>Eqn</w:t>
      </w:r>
      <w:proofErr w:type="spellEnd"/>
      <w:r>
        <w:t xml:space="preserve"> 9: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36D58A65" w:rsidR="0080379C" w:rsidRPr="0080379C" w:rsidRDefault="000B0683" w:rsidP="006237AE">
      <w:pPr>
        <w:pStyle w:val="Thesisnormal"/>
        <w:spacing w:line="36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 </w:t>
      </w:r>
      <w:r w:rsidR="00FC73A3">
        <w:t xml:space="preserve">The </w:t>
      </w:r>
      <w:r w:rsidR="00BB0E62">
        <w:t>character state approach</w:t>
      </w:r>
      <w:r w:rsidR="00FC73A3">
        <w:t xml:space="preserve"> does not estimate a slope because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xml:space="preserve">, However, one can assess the thermal plasticity of a trait by </w:t>
      </w:r>
      <w:r w:rsidR="00BB0E62">
        <w:t xml:space="preserve">identifying changes in repeatability </w:t>
      </w:r>
      <w:r w:rsidR="00FC73A3">
        <w:t xml:space="preserve">across temperatures </w:t>
      </w:r>
      <w:r w:rsidR="00E7413B">
        <w:t>using R</w:t>
      </w:r>
      <w:r w:rsidR="00E7413B" w:rsidRPr="00E7413B">
        <w:rPr>
          <w:vertAlign w:val="subscript"/>
        </w:rPr>
        <w:t>T</w:t>
      </w:r>
      <w:r w:rsidR="00E7413B">
        <w:t xml:space="preserve"> (</w:t>
      </w:r>
      <w:proofErr w:type="spellStart"/>
      <w:r w:rsidR="00E7413B">
        <w:t>eqn</w:t>
      </w:r>
      <w:proofErr w:type="spellEnd"/>
      <w:r w:rsidR="00E7413B">
        <w:t xml:space="preserve"> 8)</w:t>
      </w:r>
      <w:r w:rsidR="00FC73A3">
        <w:t>. This</w:t>
      </w:r>
      <w:r w:rsidR="00BB0E62">
        <w:t xml:space="preserve"> is conceptually the same as quantifying whether slopes are repeatable or not</w:t>
      </w:r>
      <w:r w:rsidR="00FC73A3">
        <w:t xml:space="preserve"> </w:t>
      </w:r>
      <w:r w:rsidR="00FC1268">
        <w:t xml:space="preserve">as </w:t>
      </w:r>
      <w:r w:rsidR="00FC73A3">
        <w:t>in the function-valued approach</w:t>
      </w:r>
      <w:r w:rsidR="00BB0E62">
        <w:t xml:space="preserve">. </w:t>
      </w:r>
    </w:p>
    <w:p w14:paraId="63523364" w14:textId="279CCA75" w:rsidR="009A5C4A" w:rsidRDefault="009A5C4A" w:rsidP="006237AE">
      <w:pPr>
        <w:pStyle w:val="Heading2"/>
        <w:spacing w:line="360" w:lineRule="auto"/>
      </w:pPr>
      <w:r>
        <w:t>Cross-temperature correlations in metabolic rate</w:t>
      </w:r>
    </w:p>
    <w:p w14:paraId="4E536350" w14:textId="2C2FC5B9" w:rsidR="00B57B7C" w:rsidRPr="004364E0" w:rsidRDefault="006E467C" w:rsidP="006237AE">
      <w:pPr>
        <w:spacing w:line="360" w:lineRule="auto"/>
        <w:rPr>
          <w:lang w:val="en-AU"/>
        </w:rPr>
      </w:pPr>
      <w:r w:rsidRPr="00035262">
        <w:rPr>
          <w:i/>
          <w:lang w:val="en-AU"/>
        </w:rPr>
        <w:t>A priori</w:t>
      </w:r>
      <w:r>
        <w:rPr>
          <w:lang w:val="en-AU"/>
        </w:rPr>
        <w:t>, we expect m</w:t>
      </w:r>
      <w:r w:rsidR="00441EAF">
        <w:rPr>
          <w:lang w:val="en-AU"/>
        </w:rPr>
        <w:t>etabolic rate measured at one temperature will be correlated with metabolic rate measured at another temperature. We estimated these cross-environment correlations using both statistical approaches. While</w:t>
      </w:r>
      <w:r w:rsidR="00AB3AD8">
        <w:rPr>
          <w:lang w:val="en-AU"/>
        </w:rPr>
        <w:t xml:space="preserve"> correlations</w:t>
      </w:r>
      <w:r w:rsidR="003C0991">
        <w:rPr>
          <w:lang w:val="en-AU"/>
        </w:rPr>
        <w:t xml:space="preserve"> </w:t>
      </w:r>
      <w:r w:rsidR="00441EAF">
        <w:rPr>
          <w:lang w:val="en-AU"/>
        </w:rPr>
        <w:t xml:space="preserve">can </w:t>
      </w:r>
      <w:r w:rsidR="003827B6">
        <w:rPr>
          <w:lang w:val="en-AU"/>
        </w:rPr>
        <w:t xml:space="preserve">be </w:t>
      </w:r>
      <w:r w:rsidR="00441EAF">
        <w:rPr>
          <w:lang w:val="en-AU"/>
        </w:rPr>
        <w:t xml:space="preserve">estimated </w:t>
      </w:r>
      <w:r w:rsidR="003C0991">
        <w:rPr>
          <w:lang w:val="en-AU"/>
        </w:rPr>
        <w:t>directly from the character-state model at both the among</w:t>
      </w:r>
      <w:r w:rsidR="002D0922">
        <w:rPr>
          <w:lang w:val="en-AU"/>
        </w:rPr>
        <w:t>-</w:t>
      </w:r>
      <w:r w:rsidR="003C0991">
        <w:rPr>
          <w:lang w:val="en-AU"/>
        </w:rPr>
        <w:t xml:space="preserve"> and within individual level (</w:t>
      </w:r>
      <w:r w:rsidR="00441EAF">
        <w:rPr>
          <w:lang w:val="en-AU"/>
        </w:rPr>
        <w:t xml:space="preserve">by </w:t>
      </w:r>
      <w:r w:rsidR="003C0991">
        <w:rPr>
          <w:lang w:val="en-AU"/>
        </w:rPr>
        <w:t xml:space="preserve">setting </w:t>
      </w:r>
      <w:proofErr w:type="spellStart"/>
      <w:r w:rsidR="003C0991">
        <w:rPr>
          <w:lang w:val="en-AU"/>
        </w:rPr>
        <w:t>rescor</w:t>
      </w:r>
      <w:proofErr w:type="spellEnd"/>
      <w:r w:rsidR="003C0991">
        <w:rPr>
          <w:lang w:val="en-AU"/>
        </w:rPr>
        <w:t xml:space="preserve"> = T in </w:t>
      </w:r>
      <w:r w:rsidR="002D0922">
        <w:rPr>
          <w:lang w:val="en-AU"/>
        </w:rPr>
        <w:t>‘</w:t>
      </w:r>
      <w:proofErr w:type="spellStart"/>
      <w:r w:rsidR="003C0991">
        <w:rPr>
          <w:lang w:val="en-AU"/>
        </w:rPr>
        <w:t>brms</w:t>
      </w:r>
      <w:proofErr w:type="spellEnd"/>
      <w:r w:rsidR="002D0922">
        <w:rPr>
          <w:lang w:val="en-AU"/>
        </w:rPr>
        <w:t>’</w:t>
      </w:r>
      <w:r w:rsidR="003C0991">
        <w:rPr>
          <w:lang w:val="en-AU"/>
        </w:rPr>
        <w:t xml:space="preserve"> or </w:t>
      </w:r>
      <w:proofErr w:type="spellStart"/>
      <w:r w:rsidR="003C0991">
        <w:rPr>
          <w:lang w:val="en-AU"/>
        </w:rPr>
        <w:t>rcov</w:t>
      </w:r>
      <w:proofErr w:type="spellEnd"/>
      <w:r w:rsidR="003C0991">
        <w:rPr>
          <w:lang w:val="en-AU"/>
        </w:rPr>
        <w:t xml:space="preserve"> </w:t>
      </w:r>
      <w:r w:rsidR="00441EAF">
        <w:rPr>
          <w:lang w:val="en-AU"/>
        </w:rPr>
        <w:t>= ~us(trait</w:t>
      </w:r>
      <w:proofErr w:type="gramStart"/>
      <w:r w:rsidR="00441EAF">
        <w:rPr>
          <w:lang w:val="en-AU"/>
        </w:rPr>
        <w:t>):units</w:t>
      </w:r>
      <w:proofErr w:type="gramEnd"/>
      <w:r w:rsidR="00441EAF">
        <w:rPr>
          <w:lang w:val="en-AU"/>
        </w:rPr>
        <w:t xml:space="preserve"> in </w:t>
      </w:r>
      <w:r w:rsidR="002D0922">
        <w:rPr>
          <w:lang w:val="en-AU"/>
        </w:rPr>
        <w:t>‘</w:t>
      </w:r>
      <w:proofErr w:type="spellStart"/>
      <w:r w:rsidR="00441EAF">
        <w:rPr>
          <w:lang w:val="en-AU"/>
        </w:rPr>
        <w:t>MCMCglmm</w:t>
      </w:r>
      <w:proofErr w:type="spellEnd"/>
      <w:r w:rsidR="002D0922">
        <w:rPr>
          <w:lang w:val="en-AU"/>
        </w:rPr>
        <w:t>’</w:t>
      </w:r>
      <w:r w:rsidR="00441EAF">
        <w:rPr>
          <w:lang w:val="en-AU"/>
        </w:rPr>
        <w:t>),</w:t>
      </w:r>
      <w:r w:rsidR="003C0991">
        <w:rPr>
          <w:lang w:val="en-AU"/>
        </w:rPr>
        <w:t xml:space="preserve"> </w:t>
      </w:r>
      <w:r w:rsidR="00441EAF">
        <w:rPr>
          <w:lang w:val="en-AU"/>
        </w:rPr>
        <w:t>these</w:t>
      </w:r>
      <w:r w:rsidR="00C04CFD">
        <w:rPr>
          <w:lang w:val="en-AU"/>
        </w:rPr>
        <w:t xml:space="preserve"> are not directly estimated </w:t>
      </w:r>
      <w:r w:rsidR="00441EAF">
        <w:rPr>
          <w:lang w:val="en-AU"/>
        </w:rPr>
        <w:t xml:space="preserve">from </w:t>
      </w:r>
      <w:r w:rsidR="00441EAF" w:rsidRPr="00100303">
        <w:rPr>
          <w:lang w:val="en-AU"/>
        </w:rPr>
        <w:t>function-valued models</w:t>
      </w:r>
      <w:r w:rsidR="003827B6" w:rsidRPr="00100303">
        <w:rPr>
          <w:lang w:val="en-AU"/>
        </w:rPr>
        <w:t xml:space="preserve"> as they are part of the general slope describing the reaction norm</w:t>
      </w:r>
      <w:r w:rsidR="00441EAF" w:rsidRPr="00100303">
        <w:rPr>
          <w:lang w:val="en-AU"/>
        </w:rPr>
        <w:t>. H</w:t>
      </w:r>
      <w:r w:rsidR="00C04CFD" w:rsidRPr="00100303">
        <w:rPr>
          <w:lang w:val="en-AU"/>
        </w:rPr>
        <w:t>owever</w:t>
      </w:r>
      <w:r w:rsidR="00441EAF" w:rsidRPr="00100303">
        <w:rPr>
          <w:lang w:val="en-AU"/>
        </w:rPr>
        <w:t>,</w:t>
      </w:r>
      <w:r w:rsidR="00C04CFD" w:rsidRPr="00100303">
        <w:rPr>
          <w:lang w:val="en-AU"/>
        </w:rPr>
        <w:t xml:space="preserve"> </w:t>
      </w:r>
      <w:r w:rsidR="00441EAF" w:rsidRPr="00100303">
        <w:rPr>
          <w:lang w:val="en-AU"/>
        </w:rPr>
        <w:t>correlations</w:t>
      </w:r>
      <w:r w:rsidR="00C04CFD" w:rsidRPr="00100303">
        <w:rPr>
          <w:lang w:val="en-AU"/>
        </w:rPr>
        <w:t xml:space="preserve"> can be </w:t>
      </w:r>
      <w:r w:rsidR="002D0922">
        <w:rPr>
          <w:lang w:val="en-AU"/>
        </w:rPr>
        <w:t>derived</w:t>
      </w:r>
      <w:r w:rsidR="00C04CFD" w:rsidRPr="00100303">
        <w:rPr>
          <w:lang w:val="en-AU"/>
        </w:rPr>
        <w:t xml:space="preserve"> </w:t>
      </w:r>
      <w:r w:rsidR="00441EAF" w:rsidRPr="00100303">
        <w:rPr>
          <w:lang w:val="en-AU"/>
        </w:rPr>
        <w:t xml:space="preserve">from function-valued models </w:t>
      </w:r>
      <w:r w:rsidR="00C04CFD" w:rsidRPr="00100303">
        <w:rPr>
          <w:lang w:val="en-AU"/>
        </w:rPr>
        <w:t>using</w:t>
      </w:r>
      <w:r w:rsidR="00572C4B" w:rsidRPr="00100303">
        <w:rPr>
          <w:lang w:val="en-AU"/>
        </w:rPr>
        <w:t xml:space="preserve"> matrix algebra and</w:t>
      </w:r>
      <w:r w:rsidR="00C04CFD" w:rsidRPr="00100303">
        <w:rPr>
          <w:lang w:val="en-AU"/>
        </w:rPr>
        <w:t xml:space="preserve"> the variance-covariance matrix of the intercept and slope following</w:t>
      </w:r>
      <w:r w:rsidR="003F1CB2">
        <w:rPr>
          <w:rFonts w:eastAsiaTheme="minorHAnsi"/>
          <w:lang w:val="en-US"/>
        </w:rPr>
        <w:fldChar w:fldCharType="begin"/>
      </w:r>
      <w:r w:rsidR="002905E1">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(Brommer 2013)</w:t>
      </w:r>
      <w:r w:rsidR="003F1CB2">
        <w:rPr>
          <w:rFonts w:eastAsiaTheme="minorHAnsi"/>
          <w:lang w:val="en-US"/>
        </w:rPr>
        <w:fldChar w:fldCharType="end"/>
      </w:r>
      <w:r w:rsidR="00C04CFD" w:rsidRPr="00100303">
        <w:rPr>
          <w:lang w:val="en-AU"/>
        </w:rPr>
        <w:t xml:space="preserve">. We derived correlations </w:t>
      </w:r>
      <w:r w:rsidR="00B57B7C" w:rsidRPr="00100303">
        <w:rPr>
          <w:lang w:val="en-AU"/>
        </w:rPr>
        <w:t xml:space="preserve">from </w:t>
      </w:r>
      <w:r w:rsidR="0043536D">
        <w:rPr>
          <w:lang w:val="en-AU"/>
        </w:rPr>
        <w:t>the</w:t>
      </w:r>
      <w:r w:rsidR="00B57B7C" w:rsidRPr="00100303">
        <w:rPr>
          <w:lang w:val="en-AU"/>
        </w:rPr>
        <w:t xml:space="preserve"> function-valued model</w:t>
      </w:r>
      <w:r w:rsidR="00572C4B" w:rsidRPr="00100303">
        <w:rPr>
          <w:lang w:val="en-AU"/>
        </w:rPr>
        <w:t xml:space="preserve"> </w:t>
      </w:r>
      <w:r w:rsidR="0043536D">
        <w:rPr>
          <w:lang w:val="en-AU"/>
        </w:rPr>
        <w:t>that we used to calculate the repeatability of the slope (see above).</w:t>
      </w:r>
      <w:r w:rsidR="002D0922" w:rsidRPr="00100303">
        <w:rPr>
          <w:lang w:val="en-AU"/>
        </w:rPr>
        <w:t xml:space="preserve"> </w:t>
      </w:r>
      <w:r w:rsidR="00F45804">
        <w:t>This enabled us to</w:t>
      </w:r>
      <w:r w:rsidR="002D0922">
        <w:rPr>
          <w:lang w:val="en-AU"/>
        </w:rPr>
        <w:t xml:space="preserve"> calculate correlations at the </w:t>
      </w:r>
      <w:r w:rsidR="002D0922" w:rsidRPr="00100303">
        <w:rPr>
          <w:lang w:val="en-AU"/>
        </w:rPr>
        <w:t>among and within-individual-among-sampling-session level</w:t>
      </w:r>
      <w:r w:rsidR="002D0922">
        <w:rPr>
          <w:lang w:val="en-AU"/>
        </w:rPr>
        <w:t xml:space="preserve">. </w:t>
      </w:r>
      <w:r w:rsidR="004364E0">
        <w:t>T</w:t>
      </w:r>
      <w:r w:rsidR="00EC180D">
        <w:t xml:space="preserve">he variance-covariance </w:t>
      </w:r>
      <w:r w:rsidR="00041169">
        <w:t>(</w:t>
      </w:r>
      <w:r w:rsidR="00041169" w:rsidRPr="0003221E">
        <w:rPr>
          <w:i/>
        </w:rPr>
        <w:t>K</w:t>
      </w:r>
      <w:r w:rsidR="00041169">
        <w:t xml:space="preserve">) </w:t>
      </w:r>
      <w:r w:rsidR="004364E0">
        <w:t>from t</w:t>
      </w:r>
      <w:r w:rsidR="00EC180D">
        <w:t>his model is</w:t>
      </w:r>
      <w:r w:rsidR="00870580">
        <w:t xml:space="preserve"> </w:t>
      </w:r>
      <w:r w:rsidR="00EC180D">
        <w:t>denoted as</w:t>
      </w:r>
      <w:r w:rsidR="00B95620">
        <w:t xml:space="preserve">: </w:t>
      </w:r>
    </w:p>
    <w:p w14:paraId="450FA120" w14:textId="3E56A2C7" w:rsidR="003D60FF" w:rsidRDefault="00EC180D" w:rsidP="006237AE">
      <w:pPr>
        <w:spacing w:line="360" w:lineRule="auto"/>
        <w:ind w:firstLine="720"/>
        <w:rPr>
          <w:lang w:val="en-AU"/>
        </w:rPr>
      </w:pPr>
      <w:proofErr w:type="spellStart"/>
      <w:r>
        <w:rPr>
          <w:lang w:val="en-AU"/>
        </w:rPr>
        <w:t>Eqn</w:t>
      </w:r>
      <w:proofErr w:type="spellEnd"/>
      <w:r>
        <w:rPr>
          <w:lang w:val="en-AU"/>
        </w:rPr>
        <w:t xml:space="preserve"> 10:</w:t>
      </w:r>
    </w:p>
    <w:p w14:paraId="25FCF442" w14:textId="6F425B67" w:rsidR="00EC180D" w:rsidRDefault="00CF3544" w:rsidP="006237AE">
      <w:pPr>
        <w:spacing w:line="36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483DB697" w:rsidR="00A72343" w:rsidRDefault="00EC180D" w:rsidP="006237AE">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FC73A3">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sidR="00A91269">
        <w:rPr>
          <w:lang w:val="en-AU"/>
        </w:rPr>
        <w:t xml:space="preserve"> </w:t>
      </w:r>
      <w:r>
        <w:rPr>
          <w:lang w:val="en-AU"/>
        </w:rPr>
        <w:t xml:space="preserve">is the covariance of the slope and intercept. </w:t>
      </w:r>
      <w:r w:rsidR="00A72343">
        <w:rPr>
          <w:lang w:val="en-AU"/>
        </w:rPr>
        <w:t xml:space="preserve">The six measurement temperatures can be represented as a </w:t>
      </w:r>
      <w:r w:rsidR="00127E8B">
        <w:rPr>
          <w:lang w:val="en-AU"/>
        </w:rPr>
        <w:t>2 x 6</w:t>
      </w:r>
      <w:r w:rsidR="00A72343">
        <w:rPr>
          <w:lang w:val="en-AU"/>
        </w:rPr>
        <w:t xml:space="preserve"> </w:t>
      </w:r>
      <w:r w:rsidR="008D646C">
        <w:rPr>
          <w:lang w:val="en-AU"/>
        </w:rPr>
        <w:t>matrix</w:t>
      </w:r>
      <w:r w:rsidR="00A72343">
        <w:rPr>
          <w:lang w:val="en-AU"/>
        </w:rPr>
        <w:t>,</w:t>
      </w:r>
    </w:p>
    <w:p w14:paraId="352FA734" w14:textId="527A8F2C" w:rsidR="003C0991" w:rsidRDefault="00BD2E0B" w:rsidP="006237AE">
      <w:pPr>
        <w:spacing w:line="360" w:lineRule="auto"/>
        <w:ind w:firstLine="720"/>
        <w:rPr>
          <w:lang w:val="en-AU"/>
        </w:rPr>
      </w:pPr>
      <w:proofErr w:type="spellStart"/>
      <w:r>
        <w:rPr>
          <w:lang w:val="en-AU"/>
        </w:rPr>
        <w:t>Eqn</w:t>
      </w:r>
      <w:proofErr w:type="spellEnd"/>
      <w:r>
        <w:rPr>
          <w:lang w:val="en-AU"/>
        </w:rPr>
        <w:t xml:space="preserve"> 11:</w:t>
      </w:r>
    </w:p>
    <w:p w14:paraId="59820DB4" w14:textId="7E9351CD" w:rsidR="00A72343" w:rsidRPr="00A72343" w:rsidRDefault="00CF3544" w:rsidP="006237AE">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7C09CB7C" w:rsidR="00BC2311" w:rsidRDefault="00A72343" w:rsidP="006237AE">
      <w:pPr>
        <w:spacing w:line="360" w:lineRule="auto"/>
        <w:rPr>
          <w:lang w:val="en-AU"/>
        </w:rPr>
      </w:pPr>
      <w:r>
        <w:rPr>
          <w:lang w:val="en-AU"/>
        </w:rPr>
        <w:t>where the first</w:t>
      </w:r>
      <w:r w:rsidR="00BC2311">
        <w:rPr>
          <w:lang w:val="en-AU"/>
        </w:rPr>
        <w:t xml:space="preserve"> column</w:t>
      </w:r>
      <w:r w:rsidR="00B95620">
        <w:rPr>
          <w:lang w:val="en-AU"/>
        </w:rPr>
        <w:t xml:space="preserve"> </w:t>
      </w:r>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r w:rsidR="00870580" w:rsidRPr="00870580">
        <w:rPr>
          <w:i/>
          <w:lang w:val="en-AU"/>
        </w:rPr>
        <w:t>K</w:t>
      </w:r>
      <w:r w:rsidR="00F45804">
        <w:rPr>
          <w:i/>
          <w:lang w:val="en-AU"/>
        </w:rPr>
        <w:t xml:space="preserve"> </w:t>
      </w:r>
      <w:r w:rsidR="00F45804">
        <w:rPr>
          <w:lang w:val="en-AU"/>
        </w:rPr>
        <w:t xml:space="preserve">(e.g. </w:t>
      </w:r>
      <w:proofErr w:type="spellStart"/>
      <w:r w:rsidR="00F45804">
        <w:rPr>
          <w:lang w:val="en-AU"/>
        </w:rPr>
        <w:t>logTemp</w:t>
      </w:r>
      <w:proofErr w:type="spellEnd"/>
      <w:r w:rsidR="00F45804">
        <w:rPr>
          <w:lang w:val="en-AU"/>
        </w:rPr>
        <w:t>)</w:t>
      </w:r>
      <w:r>
        <w:rPr>
          <w:lang w:val="en-AU"/>
        </w:rPr>
        <w:t xml:space="preserve">. The </w:t>
      </w:r>
      <w:r w:rsidR="00BD2E0B">
        <w:rPr>
          <w:lang w:val="en-AU"/>
        </w:rPr>
        <w:t>among</w:t>
      </w:r>
      <w:r w:rsidR="002D0922">
        <w:rPr>
          <w:lang w:val="en-AU"/>
        </w:rPr>
        <w:t>-</w:t>
      </w:r>
      <w:r w:rsidR="00BD2E0B">
        <w:rPr>
          <w:lang w:val="en-AU"/>
        </w:rPr>
        <w:t xml:space="preserve">individual </w:t>
      </w:r>
      <w:r w:rsidR="00F45804">
        <w:rPr>
          <w:lang w:val="en-AU"/>
        </w:rPr>
        <w:t xml:space="preserve">phenotypic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 xml:space="preserve">ϕ' </m:t>
        </m:r>
      </m:oMath>
      <w:r w:rsidR="00BC2311">
        <w:rPr>
          <w:lang w:val="en-AU"/>
        </w:rPr>
        <w:t>and its transpose</w:t>
      </w:r>
      <w:r w:rsidR="00F237D7">
        <w:rPr>
          <w:lang w:val="en-AU"/>
        </w:rPr>
        <w:t xml:space="preserve"> in </w:t>
      </w:r>
      <w:proofErr w:type="spellStart"/>
      <w:r w:rsidR="00F237D7">
        <w:rPr>
          <w:lang w:val="en-AU"/>
        </w:rPr>
        <w:t>eqn</w:t>
      </w:r>
      <w:proofErr w:type="spellEnd"/>
      <w:r w:rsidR="00F237D7">
        <w:rPr>
          <w:lang w:val="en-AU"/>
        </w:rPr>
        <w:t xml:space="preserve"> 12. The same calculation is </w:t>
      </w:r>
      <w:r w:rsidR="00F237D7">
        <w:rPr>
          <w:lang w:val="en-AU"/>
        </w:rPr>
        <w:lastRenderedPageBreak/>
        <w:t>repeated using the ‘series’ variance-covariance matrix</w:t>
      </w:r>
      <w:r w:rsidR="004F5D10">
        <w:rPr>
          <w:lang w:val="en-AU"/>
        </w:rPr>
        <w:t xml:space="preserve"> </w:t>
      </w:r>
      <w:r w:rsidR="00F237D7">
        <w:rPr>
          <w:lang w:val="en-AU"/>
        </w:rPr>
        <w:t>to obtain within-individual</w:t>
      </w:r>
      <w:r w:rsidR="004F5D10">
        <w:rPr>
          <w:lang w:val="en-AU"/>
        </w:rPr>
        <w:t>-among-sampling-sessions</w:t>
      </w:r>
      <w:r w:rsidR="00F237D7">
        <w:rPr>
          <w:lang w:val="en-AU"/>
        </w:rPr>
        <w:t xml:space="preserve"> </w:t>
      </w:r>
      <w:r w:rsidR="00F45804">
        <w:rPr>
          <w:lang w:val="en-AU"/>
        </w:rPr>
        <w:t xml:space="preserve">phenotypic </w:t>
      </w:r>
      <w:r w:rsidR="004F5D10">
        <w:rPr>
          <w:lang w:val="en-AU"/>
        </w:rPr>
        <w:t>variance-covariance matrix</w:t>
      </w:r>
      <w:r w:rsidR="00F45804">
        <w:rPr>
          <w:lang w:val="en-AU"/>
        </w:rPr>
        <w:t>.</w:t>
      </w:r>
      <w:r w:rsidR="004F5D10">
        <w:rPr>
          <w:lang w:val="en-AU"/>
        </w:rPr>
        <w:t xml:space="preserve"> </w:t>
      </w:r>
    </w:p>
    <w:p w14:paraId="2786B757" w14:textId="07449326" w:rsidR="00BC2311" w:rsidRPr="00087568" w:rsidRDefault="00BD2E0B" w:rsidP="006237AE">
      <w:pPr>
        <w:spacing w:line="360" w:lineRule="auto"/>
        <w:ind w:firstLine="720"/>
        <w:rPr>
          <w:lang w:val="en-AU"/>
        </w:rPr>
      </w:pPr>
      <w:proofErr w:type="spellStart"/>
      <w:r>
        <w:rPr>
          <w:lang w:val="en-AU"/>
        </w:rPr>
        <w:t>Eqn</w:t>
      </w:r>
      <w:proofErr w:type="spellEnd"/>
      <w:r>
        <w:rPr>
          <w:lang w:val="en-AU"/>
        </w:rPr>
        <w:t xml:space="preserve"> </w:t>
      </w:r>
      <w:proofErr w:type="gramStart"/>
      <w:r w:rsidR="00BC2311">
        <w:rPr>
          <w:lang w:val="en-AU"/>
        </w:rPr>
        <w:t>12</w:t>
      </w:r>
      <w:r>
        <w:rPr>
          <w:lang w:val="en-AU"/>
        </w:rPr>
        <w:t>:</w:t>
      </w:r>
      <w:r w:rsidR="004F5D10">
        <w:rPr>
          <w:lang w:val="en-AU"/>
        </w:rPr>
        <w:t>.</w:t>
      </w:r>
      <w:proofErr w:type="gramEnd"/>
      <m:oMath>
        <m:r>
          <m:rPr>
            <m:sty m:val="p"/>
          </m:rPr>
          <w:rPr>
            <w:rFonts w:ascii="Cambria Math" w:hAnsi="Cambria Math"/>
            <w:lang w:val="en-AU"/>
          </w:rPr>
          <w:br/>
        </m:r>
      </m:oMath>
      <m:oMathPara>
        <m:oMath>
          <m:r>
            <w:rPr>
              <w:rFonts w:ascii="Cambria Math" w:hAnsi="Cambria Math"/>
              <w:lang w:val="en-AU"/>
            </w:rPr>
            <m:t>P= ϕKϕ'</m:t>
          </m:r>
        </m:oMath>
      </m:oMathPara>
    </w:p>
    <w:p w14:paraId="546C6405" w14:textId="1FC22793" w:rsidR="00CF3544" w:rsidRDefault="00087568" w:rsidP="006237AE">
      <w:pPr>
        <w:spacing w:line="360" w:lineRule="auto"/>
        <w:rPr>
          <w:lang w:val="en-AU"/>
        </w:rPr>
      </w:pPr>
      <w:r>
        <w:rPr>
          <w:lang w:val="en-AU"/>
        </w:rPr>
        <w:t>which results in a 6 x 6 variance-covariance matrix as follows,</w:t>
      </w:r>
    </w:p>
    <w:p w14:paraId="764EDDA0" w14:textId="15B2C57F" w:rsidR="00460A8C" w:rsidRDefault="00A63E7C" w:rsidP="006237AE">
      <w:pPr>
        <w:spacing w:line="36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34558E5C" w:rsidR="00BD2E0B" w:rsidRDefault="00BD2E0B" w:rsidP="006237AE">
      <w:pPr>
        <w:spacing w:line="360" w:lineRule="auto"/>
        <w:rPr>
          <w:lang w:val="en-AU"/>
        </w:rPr>
      </w:pPr>
      <w:r>
        <w:rPr>
          <w:lang w:val="en-AU"/>
        </w:rPr>
        <w:t>where</w:t>
      </w:r>
      <w:r w:rsidR="00870580">
        <w:rPr>
          <w:lang w:val="en-AU"/>
        </w:rPr>
        <w:t xml:space="preserve"> the diagona</w:t>
      </w:r>
      <w:r w:rsidR="00CF3544">
        <w:rPr>
          <w:lang w:val="en-AU"/>
        </w:rPr>
        <w:t xml:space="preserve">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sidR="00CF3544">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w:t>
      </w:r>
      <w:r w:rsidR="002D0922">
        <w:rPr>
          <w:lang w:val="en-AU"/>
        </w:rPr>
        <w:t>-</w:t>
      </w:r>
      <w:r>
        <w:rPr>
          <w:lang w:val="en-AU"/>
        </w:rPr>
        <w:t>individual variances in log metabolic rate at all six temperatures and the off-diagonals represent the covariances of log metabolic between all six temperatures. These cross-t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r w:rsidR="00B95620">
        <w:rPr>
          <w:lang w:val="en-AU"/>
        </w:rPr>
        <w:t>e</w:t>
      </w:r>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r w:rsidR="002D0922">
        <w:rPr>
          <w:lang w:val="en-AU"/>
        </w:rPr>
        <w:t xml:space="preserve">. </w:t>
      </w:r>
    </w:p>
    <w:p w14:paraId="2A304308" w14:textId="3CA485E7" w:rsidR="00BD2E0B" w:rsidRDefault="00BD2E0B" w:rsidP="006237AE">
      <w:pPr>
        <w:spacing w:line="360" w:lineRule="auto"/>
        <w:ind w:firstLine="720"/>
        <w:rPr>
          <w:lang w:val="en-AU"/>
        </w:rPr>
      </w:pPr>
      <w:proofErr w:type="spellStart"/>
      <w:r>
        <w:rPr>
          <w:lang w:val="en-AU"/>
        </w:rPr>
        <w:t>Eqn</w:t>
      </w:r>
      <w:proofErr w:type="spellEnd"/>
      <w:r>
        <w:rPr>
          <w:lang w:val="en-AU"/>
        </w:rPr>
        <w:t xml:space="preserve"> 13:</w:t>
      </w:r>
    </w:p>
    <w:p w14:paraId="7E9A0E82" w14:textId="192E8506" w:rsidR="00B80CD2" w:rsidRDefault="00811E73" w:rsidP="006237AE">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4A4A8882" w14:textId="3AB68F64" w:rsidR="009816E5" w:rsidRDefault="009816E5" w:rsidP="006237AE">
      <w:pPr>
        <w:pStyle w:val="Heading2"/>
        <w:spacing w:line="360" w:lineRule="auto"/>
      </w:pPr>
      <w:r>
        <w:t xml:space="preserve">Hierarchical mass scaling exponents </w:t>
      </w:r>
      <w:r w:rsidR="00C05D33">
        <w:t>at different temperatures</w:t>
      </w:r>
    </w:p>
    <w:p w14:paraId="5A1417A3" w14:textId="238B5093" w:rsidR="00A527BB" w:rsidRDefault="00A527BB" w:rsidP="006237AE">
      <w:pPr>
        <w:spacing w:line="360" w:lineRule="auto"/>
        <w:rPr>
          <w:lang w:val="en-AU"/>
        </w:rPr>
      </w:pPr>
      <w:r>
        <w:rPr>
          <w:lang w:val="en-AU"/>
        </w:rPr>
        <w:t>W</w:t>
      </w:r>
      <w:r w:rsidR="00486352">
        <w:rPr>
          <w:lang w:val="en-AU"/>
        </w:rPr>
        <w:t xml:space="preserve">e set out to </w:t>
      </w:r>
      <w:r w:rsidR="00EB26F5">
        <w:rPr>
          <w:lang w:val="en-AU"/>
        </w:rPr>
        <w:t xml:space="preserve">test </w:t>
      </w:r>
      <w:r w:rsidR="00486352">
        <w:rPr>
          <w:lang w:val="en-AU"/>
        </w:rPr>
        <w:t xml:space="preserve">whether </w:t>
      </w:r>
      <w:r w:rsidR="00EB26F5">
        <w:rPr>
          <w:lang w:val="en-AU"/>
        </w:rPr>
        <w:t xml:space="preserve">mass-scaling </w:t>
      </w:r>
      <w:r w:rsidR="00486352">
        <w:rPr>
          <w:lang w:val="en-AU"/>
        </w:rPr>
        <w:t>exponents were temperature dependent</w:t>
      </w:r>
      <w:r>
        <w:rPr>
          <w:lang w:val="en-AU"/>
        </w:rPr>
        <w:t xml:space="preserve"> and </w:t>
      </w:r>
      <w:r w:rsidR="00486352" w:rsidRPr="00ED4B64">
        <w:rPr>
          <w:lang w:val="en-AU"/>
        </w:rPr>
        <w:t xml:space="preserve">whether </w:t>
      </w:r>
      <w:r w:rsidR="00EB26F5">
        <w:rPr>
          <w:lang w:val="en-AU"/>
        </w:rPr>
        <w:t xml:space="preserve">among and </w:t>
      </w:r>
      <w:r w:rsidR="00486352">
        <w:rPr>
          <w:lang w:val="en-AU"/>
        </w:rPr>
        <w:t xml:space="preserve">within-individual </w:t>
      </w:r>
      <w:r w:rsidR="00EB26F5">
        <w:rPr>
          <w:lang w:val="en-AU"/>
        </w:rPr>
        <w:t>mass-scaling relationships differed</w:t>
      </w:r>
      <w:r w:rsidR="008F4BC5">
        <w:rPr>
          <w:lang w:val="en-AU"/>
        </w:rPr>
        <w:t xml:space="preserve"> to try and understand some of the factors that </w:t>
      </w:r>
      <w:r w:rsidR="00B474D8">
        <w:rPr>
          <w:lang w:val="en-AU"/>
        </w:rPr>
        <w:t>might lead to different mass-scaling exponents</w:t>
      </w:r>
      <w:r w:rsidR="00486352">
        <w:rPr>
          <w:lang w:val="en-AU"/>
        </w:rPr>
        <w:t>.</w:t>
      </w:r>
      <w:r w:rsidR="00486352" w:rsidRPr="00ED4B64">
        <w:rPr>
          <w:lang w:val="en-AU"/>
        </w:rPr>
        <w:t xml:space="preserve"> </w:t>
      </w:r>
      <w:r>
        <w:rPr>
          <w:lang w:val="en-AU"/>
        </w:rPr>
        <w:t>Exploratory statistics show that the</w:t>
      </w:r>
      <w:r w:rsidR="00486352">
        <w:rPr>
          <w:lang w:val="en-AU"/>
        </w:rPr>
        <w:t xml:space="preserve"> mean</w:t>
      </w:r>
      <w:r w:rsidR="005513FC">
        <w:rPr>
          <w:lang w:val="en-AU"/>
        </w:rPr>
        <w:t xml:space="preserve"> percentage</w:t>
      </w:r>
      <w:r w:rsidR="00486352">
        <w:rPr>
          <w:lang w:val="en-AU"/>
        </w:rPr>
        <w:t xml:space="preserve"> change in mass within an individual (mass at the first sampling session – the last sampling session) was</w:t>
      </w:r>
      <w:r w:rsidR="005513FC">
        <w:rPr>
          <w:lang w:val="en-AU"/>
        </w:rPr>
        <w:t xml:space="preserve"> 9.13%</w:t>
      </w:r>
      <w:r w:rsidR="00486352">
        <w:rPr>
          <w:lang w:val="en-AU"/>
        </w:rPr>
        <w:t xml:space="preserve"> (n = 42, S</w:t>
      </w:r>
      <w:r w:rsidR="005513FC">
        <w:rPr>
          <w:lang w:val="en-AU"/>
        </w:rPr>
        <w:t>E</w:t>
      </w:r>
      <w:r w:rsidR="00486352">
        <w:rPr>
          <w:lang w:val="en-AU"/>
        </w:rPr>
        <w:t xml:space="preserve"> = 0.</w:t>
      </w:r>
      <w:r w:rsidR="005513FC">
        <w:rPr>
          <w:lang w:val="en-AU"/>
        </w:rPr>
        <w:t>32</w:t>
      </w:r>
      <w:r w:rsidR="00486352">
        <w:rPr>
          <w:lang w:val="en-AU"/>
        </w:rPr>
        <w:t>, range</w:t>
      </w:r>
      <w:r w:rsidR="00C3283A">
        <w:rPr>
          <w:lang w:val="en-AU"/>
        </w:rPr>
        <w:t xml:space="preserve"> in </w:t>
      </w:r>
      <w:r w:rsidR="005513FC">
        <w:rPr>
          <w:lang w:val="en-AU"/>
        </w:rPr>
        <w:t>percentage change</w:t>
      </w:r>
      <w:r w:rsidR="00486352">
        <w:rPr>
          <w:lang w:val="en-AU"/>
        </w:rPr>
        <w:t>= -</w:t>
      </w:r>
      <w:r w:rsidR="005513FC">
        <w:rPr>
          <w:lang w:val="en-AU"/>
        </w:rPr>
        <w:t>5.15</w:t>
      </w:r>
      <w:r w:rsidR="00486352">
        <w:rPr>
          <w:lang w:val="en-AU"/>
        </w:rPr>
        <w:t xml:space="preserve">, </w:t>
      </w:r>
      <w:r w:rsidR="005513FC">
        <w:rPr>
          <w:lang w:val="en-AU"/>
        </w:rPr>
        <w:t>27.53</w:t>
      </w:r>
      <w:r w:rsidR="00486352">
        <w:rPr>
          <w:lang w:val="en-AU"/>
        </w:rPr>
        <w:t xml:space="preserve">). </w:t>
      </w:r>
    </w:p>
    <w:p w14:paraId="206DB590" w14:textId="565C0E6A" w:rsidR="00A527BB" w:rsidRDefault="00A527BB" w:rsidP="006237AE">
      <w:pPr>
        <w:spacing w:line="360" w:lineRule="auto"/>
        <w:ind w:firstLine="720"/>
        <w:rPr>
          <w:lang w:val="en-AU"/>
        </w:rPr>
      </w:pPr>
      <w:r>
        <w:rPr>
          <w:lang w:val="en-AU"/>
        </w:rPr>
        <w:t>First, we</w:t>
      </w:r>
      <w:r w:rsidR="009816E5">
        <w:rPr>
          <w:lang w:val="en-AU"/>
        </w:rPr>
        <w:t xml:space="preserve"> calculated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7E4605">
        <w:rPr>
          <w:lang w:val="en-AU"/>
        </w:rPr>
        <w:t>Second, we</w:t>
      </w:r>
      <w:r w:rsidR="009816E5">
        <w:rPr>
          <w:lang w:val="en-AU"/>
        </w:rPr>
        <w:t xml:space="preserve"> obtain</w:t>
      </w:r>
      <w:r w:rsidR="007E4605">
        <w:rPr>
          <w:lang w:val="en-AU"/>
        </w:rPr>
        <w:t>ed</w:t>
      </w:r>
      <w:r w:rsidR="009816E5">
        <w:rPr>
          <w:lang w:val="en-AU"/>
        </w:rPr>
        <w:t xml:space="preserve"> a within</w:t>
      </w:r>
      <w:r w:rsidR="008B4A8C">
        <w:rPr>
          <w:lang w:val="en-AU"/>
        </w:rPr>
        <w:t xml:space="preserve"> 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731388">
        <w:rPr>
          <w:rFonts w:eastAsiaTheme="minorHAnsi"/>
          <w:lang w:val="en-US"/>
        </w:rPr>
        <w:t xml:space="preserve"> for more details</w:t>
      </w:r>
      <w:r w:rsidR="009816E5">
        <w:rPr>
          <w:lang w:val="en-AU"/>
        </w:rPr>
        <w:t xml:space="preserve">). </w:t>
      </w:r>
      <w:r>
        <w:rPr>
          <w:lang w:val="en-AU"/>
        </w:rPr>
        <w:t>In order to test for temperature dependence, we fitted two models using ‘</w:t>
      </w:r>
      <w:proofErr w:type="spellStart"/>
      <w:r>
        <w:rPr>
          <w:lang w:val="en-AU"/>
        </w:rPr>
        <w:t>brms</w:t>
      </w:r>
      <w:proofErr w:type="spellEnd"/>
      <w:r>
        <w:rPr>
          <w:lang w:val="en-AU"/>
        </w:rPr>
        <w:t>’ and assessed whether the model containing an interaction with temperature and the</w:t>
      </w:r>
      <w:r w:rsidRPr="00ED4B64">
        <w:rPr>
          <w:lang w:val="en-AU"/>
        </w:rPr>
        <w:t xml:space="preserve"> within</w:t>
      </w:r>
      <w:r>
        <w:rPr>
          <w:lang w:val="en-AU"/>
        </w:rPr>
        <w:t>-</w:t>
      </w:r>
      <w:r w:rsidRPr="00ED4B64">
        <w:rPr>
          <w:lang w:val="en-AU"/>
        </w:rPr>
        <w:t xml:space="preserve"> and </w:t>
      </w:r>
      <w:r>
        <w:rPr>
          <w:lang w:val="en-AU"/>
        </w:rPr>
        <w:t>among-individual</w:t>
      </w:r>
      <w:r w:rsidRPr="00ED4B64">
        <w:rPr>
          <w:lang w:val="en-AU"/>
        </w:rPr>
        <w:t xml:space="preserve"> </w:t>
      </w:r>
      <w:r>
        <w:rPr>
          <w:lang w:val="en-AU"/>
        </w:rPr>
        <w:t xml:space="preserve">mass </w:t>
      </w:r>
      <w:r w:rsidRPr="00ED4B64">
        <w:rPr>
          <w:lang w:val="en-AU"/>
        </w:rPr>
        <w:t>effects</w:t>
      </w:r>
      <w:r>
        <w:rPr>
          <w:lang w:val="en-AU"/>
        </w:rPr>
        <w:t xml:space="preserve"> was better supported (</w:t>
      </w:r>
      <w:r w:rsidR="00586099">
        <w:rPr>
          <w:lang w:val="en-AU"/>
        </w:rPr>
        <w:t xml:space="preserve">using </w:t>
      </w:r>
      <w:proofErr w:type="spellStart"/>
      <w:r>
        <w:rPr>
          <w:lang w:val="en-AU"/>
        </w:rPr>
        <w:t>wAIC</w:t>
      </w:r>
      <w:proofErr w:type="spellEnd"/>
      <w:r>
        <w:rPr>
          <w:lang w:val="en-AU"/>
        </w:rPr>
        <w:t xml:space="preserve"> and loo). The first model with the</w:t>
      </w:r>
      <w:r w:rsidR="004C354B">
        <w:rPr>
          <w:lang w:val="en-AU"/>
        </w:rPr>
        <w:t xml:space="preserve"> main effects and their</w:t>
      </w:r>
      <w:r>
        <w:rPr>
          <w:lang w:val="en-AU"/>
        </w:rPr>
        <w:t xml:space="preserve"> interaction had the following structure,</w:t>
      </w:r>
    </w:p>
    <w:p w14:paraId="1CC22736" w14:textId="1CAFC865" w:rsidR="008366D4" w:rsidRDefault="008366D4"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4033E4E1" w14:textId="064D91E8" w:rsidR="00BE4B02" w:rsidRDefault="00BE4B02" w:rsidP="006237AE">
      <w:pPr>
        <w:spacing w:line="360" w:lineRule="auto"/>
        <w:rPr>
          <w:lang w:val="en-AU"/>
        </w:rPr>
      </w:pPr>
      <w:r>
        <w:rPr>
          <w:lang w:val="en-AU"/>
        </w:rPr>
        <w:lastRenderedPageBreak/>
        <w:t>where</w:t>
      </w:r>
      <w:r w:rsidR="004C40AA" w:rsidRPr="00ED4B64">
        <w:rPr>
          <w:lang w:val="en-AU"/>
        </w:rPr>
        <w:t xml:space="preserve"> </w:t>
      </w:r>
      <w:r w:rsidR="004C40A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4C40AA">
        <w:rPr>
          <w:vertAlign w:val="subscript"/>
        </w:rPr>
        <w:t xml:space="preserve"> </w:t>
      </w:r>
      <w:r w:rsidR="004C40AA" w:rsidRPr="00ED4B64">
        <w:rPr>
          <w:lang w:val="en-AU"/>
        </w:rPr>
        <w:t xml:space="preserve">as a response and </w:t>
      </w:r>
      <w:r w:rsidR="004C40AA">
        <w:rPr>
          <w:lang w:val="en-AU"/>
        </w:rPr>
        <w:t xml:space="preserve">included an interaction term between the among individual mass effect with temperature and another interaction term between the within individual mass effect with temperature. </w:t>
      </w:r>
      <w:r w:rsidR="00731388">
        <w:rPr>
          <w:lang w:val="en-AU"/>
        </w:rPr>
        <w:t xml:space="preserve">We also included individual ID as a random intercept and the within subject effect as a </w:t>
      </w:r>
      <w:r w:rsidR="00731388" w:rsidRPr="00A527BB">
        <w:rPr>
          <w:lang w:val="en-AU"/>
        </w:rPr>
        <w:t>random slope since exploratory graphs show that individuals mass change at different rates through the study</w:t>
      </w:r>
      <w:r w:rsidR="008366D4" w:rsidRPr="00A527BB">
        <w:rPr>
          <w:lang w:val="en-AU"/>
        </w:rPr>
        <w:t xml:space="preserve"> (See Fig </w:t>
      </w:r>
      <w:r w:rsidR="00640529" w:rsidRPr="00A527BB">
        <w:rPr>
          <w:lang w:val="en-AU"/>
        </w:rPr>
        <w:t>5</w:t>
      </w:r>
      <w:r w:rsidR="00A527BB" w:rsidRPr="00A527BB">
        <w:rPr>
          <w:lang w:val="en-AU"/>
        </w:rPr>
        <w:t>B</w:t>
      </w:r>
      <w:r w:rsidR="008366D4" w:rsidRPr="00A527BB">
        <w:rPr>
          <w:lang w:val="en-AU"/>
        </w:rPr>
        <w:t>)</w:t>
      </w:r>
      <w:r w:rsidR="004C40AA" w:rsidRPr="00A527BB">
        <w:rPr>
          <w:lang w:val="en-AU"/>
        </w:rPr>
        <w:t>.</w:t>
      </w:r>
      <w:r w:rsidR="008366D4" w:rsidRPr="00A527BB">
        <w:rPr>
          <w:lang w:val="en-AU"/>
        </w:rPr>
        <w:t xml:space="preserve"> </w:t>
      </w:r>
      <w:r>
        <w:rPr>
          <w:lang w:val="en-AU"/>
        </w:rPr>
        <w:t>The second model was fitted without the interaction as following,</w:t>
      </w:r>
    </w:p>
    <w:p w14:paraId="3202D281" w14:textId="6F19C038" w:rsidR="00BE4B02" w:rsidRDefault="00BE4B02" w:rsidP="006237AE">
      <w:pPr>
        <w:spacing w:line="36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1063D7BD" w14:textId="77777777" w:rsidR="00D5267A" w:rsidRDefault="00D5267A" w:rsidP="006237AE">
      <w:pPr>
        <w:spacing w:line="360" w:lineRule="auto"/>
        <w:ind w:firstLine="720"/>
        <w:rPr>
          <w:lang w:val="en-AU"/>
        </w:rPr>
      </w:pPr>
      <w:r>
        <w:rPr>
          <w:lang w:val="en-AU"/>
        </w:rPr>
        <w:t>To test whether the contrast between among and within individual mass scaling significantly different from zero or not at each temperature, w</w:t>
      </w:r>
      <w:r w:rsidR="009816E5" w:rsidRPr="00A527BB">
        <w:rPr>
          <w:lang w:val="en-AU"/>
        </w:rPr>
        <w:t>e subtracted</w:t>
      </w:r>
      <w:r w:rsidR="009816E5">
        <w:rPr>
          <w:lang w:val="en-AU"/>
        </w:rPr>
        <w:t xml:space="preserve"> the </w:t>
      </w:r>
      <w:r w:rsidR="00731388">
        <w:rPr>
          <w:lang w:val="en-AU"/>
        </w:rPr>
        <w:t xml:space="preserve">coefficient for Temp * </w:t>
      </w:r>
      <w:proofErr w:type="spellStart"/>
      <w:r w:rsidR="00731388">
        <w:rPr>
          <w:lang w:val="en-AU"/>
        </w:rPr>
        <w:t>WithinIDMass</w:t>
      </w:r>
      <w:proofErr w:type="spellEnd"/>
      <w:r w:rsidR="00731388">
        <w:rPr>
          <w:lang w:val="en-AU"/>
        </w:rPr>
        <w:t xml:space="preserve"> </w:t>
      </w:r>
      <w:r w:rsidR="009816E5">
        <w:rPr>
          <w:lang w:val="en-AU"/>
        </w:rPr>
        <w:t xml:space="preserve">from the </w:t>
      </w:r>
      <w:r w:rsidR="00731388">
        <w:rPr>
          <w:lang w:val="en-AU"/>
        </w:rPr>
        <w:t xml:space="preserve">coefficient of </w:t>
      </w:r>
      <w:proofErr w:type="spellStart"/>
      <w:r w:rsidR="00731388">
        <w:rPr>
          <w:lang w:val="en-AU"/>
        </w:rPr>
        <w:t>AmongIDMass</w:t>
      </w:r>
      <w:proofErr w:type="spellEnd"/>
      <w:r>
        <w:rPr>
          <w:lang w:val="en-AU"/>
        </w:rPr>
        <w:t>*</w:t>
      </w:r>
      <w:r w:rsidR="00731388">
        <w:rPr>
          <w:lang w:val="en-AU"/>
        </w:rPr>
        <w:t>Temp</w:t>
      </w:r>
      <w:r>
        <w:rPr>
          <w:lang w:val="en-AU"/>
        </w:rPr>
        <w:t xml:space="preserve">. </w:t>
      </w:r>
    </w:p>
    <w:p w14:paraId="320D9F0E" w14:textId="10D9D8EE"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t account for the hierarchal structure 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33DAF8F" w14:textId="77777777" w:rsidR="004C40AA" w:rsidRPr="00ED4B64" w:rsidRDefault="004C40AA" w:rsidP="006237AE">
      <w:pPr>
        <w:spacing w:line="360" w:lineRule="auto"/>
        <w:rPr>
          <w:lang w:val="en-AU"/>
        </w:rPr>
      </w:pPr>
    </w:p>
    <w:p w14:paraId="3679ECD1" w14:textId="2F2020E0" w:rsidR="009816E5" w:rsidRDefault="009816E5" w:rsidP="006237AE">
      <w:pPr>
        <w:spacing w:line="360" w:lineRule="auto"/>
        <w:rPr>
          <w:lang w:val="en-AU"/>
        </w:rPr>
        <w:sectPr w:rsidR="009816E5" w:rsidSect="002E3D38">
          <w:footerReference w:type="even" r:id="rId9"/>
          <w:footerReference w:type="default" r:id="rId10"/>
          <w:pgSz w:w="11900" w:h="16840"/>
          <w:pgMar w:top="1440" w:right="1440" w:bottom="1440" w:left="1440" w:header="708" w:footer="708" w:gutter="0"/>
          <w:lnNumType w:countBy="1" w:restart="continuous"/>
          <w:cols w:space="708"/>
          <w:docGrid w:linePitch="360"/>
        </w:sectPr>
      </w:pP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3ADFF718"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In other words, individuals were responding more consistently as temperatures became hotter and there was a very slight increase in the between individual variation, explaining the higher repeatability.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554879B7"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 (equation 6)</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w:t>
      </w:r>
      <w:r w:rsidR="00B40A1F" w:rsidRPr="0048012E">
        <w:rPr>
          <w:sz w:val="21"/>
          <w:szCs w:val="21"/>
        </w:rPr>
        <w:t xml:space="preserve"> (equation 5)</w:t>
      </w:r>
      <w:r w:rsidRPr="0048012E">
        <w:rPr>
          <w:sz w:val="21"/>
          <w:szCs w:val="21"/>
        </w:rPr>
        <w:t xml:space="preserve">. Blue filled circles represent the character state approach in estimating repeatability. See Statistical analyses for more details. Error bars represent </w:t>
      </w:r>
      <w:r w:rsidRPr="0048012E">
        <w:rPr>
          <w:sz w:val="21"/>
          <w:szCs w:val="21"/>
          <w:lang w:val="en-AU"/>
        </w:rPr>
        <w:lastRenderedPageBreak/>
        <w:t xml:space="preserve">95% </w:t>
      </w:r>
      <w:r w:rsidRPr="0048012E">
        <w:rPr>
          <w:sz w:val="21"/>
          <w:szCs w:val="21"/>
        </w:rPr>
        <w:t>credible intervals.</w:t>
      </w:r>
      <w:r w:rsidRPr="0048012E">
        <w:rPr>
          <w:sz w:val="21"/>
          <w:szCs w:val="21"/>
          <w:lang w:val="en-AU"/>
        </w:rPr>
        <w:t xml:space="preserve"> 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A4A0337" w:rsidR="00BD366B" w:rsidRDefault="00A07A29" w:rsidP="006237AE">
      <w:pPr>
        <w:pStyle w:val="Heading2"/>
        <w:spacing w:line="360" w:lineRule="auto"/>
        <w:rPr>
          <w:lang w:val="en-AU"/>
        </w:rPr>
      </w:pPr>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371A2A89" w:rsidR="008C0F01" w:rsidRDefault="0039575B" w:rsidP="006237AE">
      <w:pPr>
        <w:spacing w:line="360" w:lineRule="auto"/>
        <w:rPr>
          <w:lang w:val="en-AU"/>
        </w:rPr>
      </w:pPr>
      <w:r>
        <w:rPr>
          <w:lang w:val="en-AU"/>
        </w:rPr>
        <w:t>The model containing no interactions between temperature and our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lack of</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D9243B">
        <w:rPr>
          <w:lang w:val="en-AU"/>
        </w:rPr>
        <w:t>However, 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615CBA5B" w:rsidR="008C0F01" w:rsidRPr="008C0F01" w:rsidRDefault="00160165" w:rsidP="006237AE">
      <w:pPr>
        <w:spacing w:line="360" w:lineRule="auto"/>
        <w:jc w:val="center"/>
        <w:rPr>
          <w:lang w:val="en-AU"/>
        </w:rPr>
      </w:pPr>
      <w:r>
        <w:rPr>
          <w:rFonts w:eastAsiaTheme="minorEastAsia" w:cstheme="minorBidi"/>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2FB8866C" w:rsidR="0023227F" w:rsidRPr="00035262" w:rsidRDefault="005B5B1A" w:rsidP="006237AE">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 as an individual’s mass changes</w:t>
      </w:r>
      <w:r w:rsidR="005956D7" w:rsidRPr="00A7676C">
        <w:rPr>
          <w:sz w:val="21"/>
          <w:szCs w:val="21"/>
          <w:lang w:val="en-AU"/>
        </w:rPr>
        <w:t xml:space="preserve"> on the logarithmic scale</w:t>
      </w:r>
      <w:r w:rsidR="00034A32" w:rsidRPr="00A7676C">
        <w:rPr>
          <w:sz w:val="21"/>
          <w:szCs w:val="21"/>
          <w:lang w:val="en-AU"/>
        </w:rPr>
        <w:t>.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across individuals as mass changes</w:t>
      </w:r>
      <w:r w:rsidR="00034A32" w:rsidRPr="00A7676C">
        <w:rPr>
          <w:sz w:val="21"/>
          <w:szCs w:val="21"/>
          <w:lang w:val="en-AU"/>
        </w:rPr>
        <w:t xml:space="preserve"> </w:t>
      </w:r>
      <w:r w:rsidR="005956D7" w:rsidRPr="00A7676C">
        <w:rPr>
          <w:sz w:val="21"/>
          <w:szCs w:val="21"/>
          <w:lang w:val="en-AU"/>
        </w:rPr>
        <w:t xml:space="preserve">on the logarithmic scale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log </w:t>
      </w:r>
      <w:proofErr w:type="spellStart"/>
      <w:r w:rsidR="00A7676C" w:rsidRPr="00A7676C">
        <w:rPr>
          <w:sz w:val="21"/>
          <w:szCs w:val="21"/>
          <w:lang w:val="en-AU"/>
        </w:rPr>
        <w:t>log</w:t>
      </w:r>
      <w:proofErr w:type="spellEnd"/>
      <w:r w:rsidR="00A7676C"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12488174" w:rsidR="00B62207" w:rsidRDefault="00B62207" w:rsidP="00B62207">
      <w:pPr>
        <w:spacing w:line="360" w:lineRule="auto"/>
        <w:rPr>
          <w:lang w:val="en-AU"/>
        </w:rPr>
      </w:pPr>
      <w:r>
        <w:rPr>
          <w:lang w:val="en-AU"/>
        </w:rPr>
        <w:t xml:space="preserve">We take advantage of both function-valued and character-state approaches to investigate the repeatability of thermal plasticity in metabolic rate. In addition, we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Overall, cross-temperature correlations of metabolic rate were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Mass-scaling exponents</w:t>
      </w:r>
      <w:r w:rsidR="002775C7">
        <w:rPr>
          <w:lang w:val="en-AU"/>
        </w:rPr>
        <w:t>, therefore,</w:t>
      </w:r>
      <w:r>
        <w:rPr>
          <w:lang w:val="en-AU"/>
        </w:rPr>
        <w:t xml:space="preserve">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045225E1" w:rsidR="002905E1" w:rsidRDefault="00674D49" w:rsidP="00674D49">
      <w:pPr>
        <w:pStyle w:val="Thesisnormal"/>
        <w:spacing w:line="360" w:lineRule="auto"/>
      </w:pPr>
      <w:r>
        <w:t>Consistent among-individual variation is a key prerequisite for any trait to evolve and sets the ‘upper limit of heritability’ because it is the raw material that natural selection acts on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proofErr w:type="spellStart"/>
      <w:r w:rsidR="008A415A">
        <w:rPr>
          <w:rFonts w:eastAsiaTheme="minorHAnsi"/>
          <w:lang w:val="en-US"/>
        </w:rPr>
        <w:t>Dohm</w:t>
      </w:r>
      <w:proofErr w:type="spellEnd"/>
      <w:r w:rsidR="002905E1">
        <w:rPr>
          <w:rFonts w:eastAsiaTheme="minorHAnsi"/>
          <w:lang w:val="en-US"/>
        </w:rPr>
        <w:t xml:space="preserve"> 2002</w:t>
      </w:r>
      <w:r>
        <w:fldChar w:fldCharType="end"/>
      </w:r>
      <w:r>
        <w:t>). Our findings show that metabolic plasticity (i.e., the slope of metabolic reaction norms) was significantly repeatable over time, in other words, there was significant consistent among-individual differences in plasticity.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It is unlikely that individuals reached a physiological ‘ceiling’ given that we were not measuring maximal metabolic rate (Biro et al 2018). Alternatively, the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w:t>
      </w:r>
      <w:r w:rsidR="00674D49">
        <w:lastRenderedPageBreak/>
        <w:t xml:space="preserve">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51B32BDA"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as seen in killifish (</w:t>
      </w:r>
      <w:proofErr w:type="spellStart"/>
      <w:r w:rsidRPr="003D589E">
        <w:rPr>
          <w:i/>
        </w:rPr>
        <w:t>Fundulus</w:t>
      </w:r>
      <w:proofErr w:type="spellEnd"/>
      <w:r w:rsidRPr="003D589E">
        <w:rPr>
          <w:i/>
        </w:rPr>
        <w:t xml:space="preserve"> </w:t>
      </w:r>
      <w:proofErr w:type="spellStart"/>
      <w:r w:rsidRPr="003D589E">
        <w:rPr>
          <w:i/>
        </w:rPr>
        <w:t>heteroclitus</w:t>
      </w:r>
      <w:proofErr w:type="spellEnd"/>
      <w:r w:rsidRPr="000F5C23">
        <w:t xml:space="preserve">) where </w:t>
      </w:r>
      <w:r>
        <w:t xml:space="preserve">there are </w:t>
      </w:r>
      <w:r w:rsidRPr="000F5C23">
        <w:t xml:space="preserve">hot and cold temperature specialists for swimming endurance within </w:t>
      </w:r>
      <w:r>
        <w:t>the same</w:t>
      </w:r>
      <w:r w:rsidRPr="000F5C2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(Powers &amp; Schulte 1998; 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57828E1A"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 correlations from the </w:t>
      </w:r>
      <w:r w:rsidR="004D03D7">
        <w:t>function-valued</w:t>
      </w:r>
      <w:r w:rsidR="004D03D7" w:rsidRPr="00EC13E0">
        <w:t xml:space="preserve"> </w:t>
      </w:r>
      <w:r w:rsidR="004D03D7" w:rsidRPr="00EC13E0">
        <w:lastRenderedPageBreak/>
        <w:t xml:space="preserve">approach are </w:t>
      </w:r>
      <w:r w:rsidR="004D03D7">
        <w:t>in agreement</w:t>
      </w:r>
      <w:r w:rsidR="004D03D7" w:rsidRPr="00EC13E0">
        <w:t xml:space="preserve"> with the </w:t>
      </w:r>
      <w:r w:rsidR="004D03D7">
        <w:t xml:space="preserve">character-state </w:t>
      </w:r>
      <w:r w:rsidR="004D03D7" w:rsidRPr="00EC13E0">
        <w:t xml:space="preserve">approach, the magnitude of correlations </w:t>
      </w:r>
      <w:r w:rsidR="004D03D7">
        <w:t>across all temperatures remained strong.</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237AE">
      <w:pPr>
        <w:pStyle w:val="Heading2"/>
        <w:spacing w:line="360" w:lineRule="auto"/>
        <w:rPr>
          <w:lang w:val="en-AU"/>
        </w:rPr>
      </w:pPr>
      <w:r>
        <w:rPr>
          <w:lang w:val="en-AU"/>
        </w:rPr>
        <w:t>Hierarchical differences in metabolic scaling at different temperatures</w:t>
      </w:r>
    </w:p>
    <w:p w14:paraId="20E3C698" w14:textId="50204A99" w:rsidR="00444B65" w:rsidRDefault="00444B65" w:rsidP="006237AE">
      <w:pPr>
        <w:spacing w:line="36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(Glazier 2005; 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Glazier 2015;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r w:rsidR="00E12380">
        <w:rPr>
          <w:lang w:val="en-AU"/>
        </w:rPr>
        <w:t>Alternative</w:t>
      </w:r>
      <w:r w:rsidR="00217633">
        <w:rPr>
          <w:lang w:val="en-AU"/>
        </w:rPr>
        <w:t>ly</w:t>
      </w:r>
      <w:r w:rsidR="00E12380">
        <w:rPr>
          <w:lang w:val="en-AU"/>
        </w:rPr>
        <w:t xml:space="preserve">, </w:t>
      </w:r>
      <w:r w:rsidR="004B197F">
        <w:rPr>
          <w:lang w:val="en-AU"/>
        </w:rPr>
        <w:t>compensatory</w:t>
      </w:r>
      <w:r w:rsidR="007B41FD" w:rsidRPr="007B41FD">
        <w:rPr>
          <w:lang w:val="en-AU"/>
        </w:rPr>
        <w:t xml:space="preserve"> adjustments </w:t>
      </w:r>
      <w:r w:rsidR="00FC0633" w:rsidRPr="007B41FD">
        <w:rPr>
          <w:lang w:val="en-AU"/>
        </w:rPr>
        <w:t>involv</w:t>
      </w:r>
      <w:r w:rsidR="00E12380">
        <w:rPr>
          <w:lang w:val="en-AU"/>
        </w:rPr>
        <w:t>ing</w:t>
      </w:r>
      <w:r w:rsidR="007B41FD" w:rsidRPr="007B41FD">
        <w:rPr>
          <w:lang w:val="en-AU"/>
        </w:rPr>
        <w:t xml:space="preserve"> changes in </w:t>
      </w:r>
      <w:r w:rsidR="007B41FD">
        <w:rPr>
          <w:lang w:val="en-AU"/>
        </w:rPr>
        <w:t>membrane composition or enzyme efficiency</w:t>
      </w:r>
      <w:r w:rsidR="00E12380">
        <w:rPr>
          <w:lang w:val="en-AU"/>
        </w:rPr>
        <w:t xml:space="preserve"> </w:t>
      </w:r>
      <w:r w:rsidR="004B197F">
        <w:rPr>
          <w:lang w:val="en-AU"/>
        </w:rPr>
        <w:t>can</w:t>
      </w:r>
      <w:r w:rsidR="007B41FD" w:rsidRPr="007B41FD">
        <w:rPr>
          <w:lang w:val="en-AU"/>
        </w:rPr>
        <w:t xml:space="preserve"> alter how individuals of </w:t>
      </w:r>
      <w:r w:rsidR="007B41FD">
        <w:rPr>
          <w:lang w:val="en-AU"/>
        </w:rPr>
        <w:t xml:space="preserve">different </w:t>
      </w:r>
      <w:r w:rsidR="007B41FD" w:rsidRPr="007B41FD">
        <w:rPr>
          <w:lang w:val="en-AU"/>
        </w:rPr>
        <w:t>masses</w:t>
      </w:r>
      <w:r w:rsidR="007B41FD">
        <w:rPr>
          <w:lang w:val="en-AU"/>
        </w:rPr>
        <w:t xml:space="preserve"> to</w:t>
      </w:r>
      <w:r w:rsidR="007B41FD" w:rsidRPr="007B41FD">
        <w:rPr>
          <w:lang w:val="en-AU"/>
        </w:rPr>
        <w:t xml:space="preserve"> </w:t>
      </w:r>
      <w:r w:rsidR="007B41FD" w:rsidRPr="002B7ACB">
        <w:rPr>
          <w:lang w:val="en-AU"/>
        </w:rPr>
        <w:t xml:space="preserve">respire at different rates across at different temperatures, thereby impacting mass scaling exponents </w:t>
      </w:r>
      <w:r w:rsidR="00C57E38" w:rsidRPr="002B7ACB">
        <w:rPr>
          <w:lang w:val="en-AU"/>
        </w:rPr>
        <w:t xml:space="preserve">(Reviewed in </w:t>
      </w:r>
      <w:r w:rsidR="006D3483" w:rsidRPr="002B7ACB">
        <w:rPr>
          <w:rFonts w:eastAsiaTheme="minorHAnsi"/>
          <w:lang w:val="en-US"/>
        </w:rPr>
        <w:fldChar w:fldCharType="begin"/>
      </w:r>
      <w:r w:rsidR="002905E1" w:rsidRPr="002B7ACB">
        <w:rPr>
          <w:rFonts w:eastAsiaTheme="minorHAnsi"/>
          <w:lang w:val="en-US"/>
        </w:rPr>
        <w:instrText xml:space="preserve"> ADDIN PAPERS2_CITATIONS &lt;citation&gt;&lt;priority&gt;59&lt;/priority&gt;&lt;uuid&gt;EC8B1ACD-5724-4ADE-9480-2E09E0DEEB4C&lt;/uuid&gt;&lt;publications&gt;&lt;publication&gt;&lt;subtype&gt;400&lt;/subtype&gt;&lt;title&gt;Plasticity of Oxidative Metabolism in Variable Climates: Molecular Mechanisms&lt;/title&gt;&lt;url&gt;https://www.journals.uchicago.edu/doi/10.1086/649964&lt;/url&gt;&lt;volume&gt;83&lt;/volume&gt;&lt;publication_date&gt;99201009001200000000220000&lt;/publication_date&gt;&lt;uuid&gt;8DF5B71F-1A1D-4E57-97B9-3AC677ED469B&lt;/uuid&gt;&lt;type&gt;400&lt;/type&gt;&lt;number&gt;5&lt;/number&gt;&lt;doi&gt;10.1086/649964&lt;/doi&gt;&lt;startpage&gt;721&lt;/startpage&gt;&lt;endpage&gt;732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eebacher&lt;/lastName&gt;&lt;firstName&gt;Frank&lt;/firstName&gt;&lt;/author&gt;&lt;author&gt;&lt;lastName&gt;Brand&lt;/lastName&gt;&lt;firstName&gt;Martin&lt;/firstName&gt;&lt;middleNames&gt;D&lt;/middleNames&gt;&lt;/author&gt;&lt;author&gt;&lt;lastName&gt;Else&lt;/lastName&gt;&lt;firstName&gt;Paul&lt;/firstName&gt;&lt;middleNames&gt;L&lt;/middleNames&gt;&lt;/author&gt;&lt;author&gt;&lt;lastName&gt;Guderley&lt;/lastName&gt;&lt;firstName&gt;Helga&lt;/firstName&gt;&lt;/author&gt;&lt;author&gt;&lt;lastName&gt;Hulbert&lt;/lastName&gt;&lt;firstName&gt;Anthony&lt;/firstName&gt;&lt;middleNames&gt;J&lt;/middleNames&gt;&lt;/author&gt;&lt;author&gt;&lt;lastName&gt;Moyes&lt;/lastName&gt;&lt;firstName&gt;Christopher&lt;/firstName&gt;&lt;middleNames&gt;D&lt;/middleNames&gt;&lt;/author&gt;&lt;/authors&gt;&lt;/publication&gt;&lt;/publications&gt;&lt;cites&gt;&lt;/cites&gt;&lt;/citation&gt;</w:instrText>
      </w:r>
      <w:r w:rsidR="006D3483" w:rsidRPr="002B7ACB">
        <w:rPr>
          <w:rFonts w:eastAsiaTheme="minorHAnsi"/>
          <w:lang w:val="en-US"/>
        </w:rPr>
        <w:fldChar w:fldCharType="separate"/>
      </w:r>
      <w:proofErr w:type="spellStart"/>
      <w:r w:rsidR="004F268B" w:rsidRPr="002B7ACB">
        <w:rPr>
          <w:rFonts w:eastAsiaTheme="minorHAnsi"/>
          <w:lang w:val="en-US"/>
        </w:rPr>
        <w:t>Seebacher</w:t>
      </w:r>
      <w:proofErr w:type="spellEnd"/>
      <w:r w:rsidR="004F268B" w:rsidRPr="002B7ACB">
        <w:rPr>
          <w:rFonts w:eastAsiaTheme="minorHAnsi"/>
          <w:lang w:val="en-US"/>
        </w:rPr>
        <w:t xml:space="preserve"> </w:t>
      </w:r>
      <w:r w:rsidR="004F268B" w:rsidRPr="002B7ACB">
        <w:rPr>
          <w:rFonts w:eastAsiaTheme="minorHAnsi"/>
          <w:i/>
          <w:iCs/>
          <w:lang w:val="en-US"/>
        </w:rPr>
        <w:t>et al.</w:t>
      </w:r>
      <w:r w:rsidR="004F268B" w:rsidRPr="002B7ACB">
        <w:rPr>
          <w:rFonts w:eastAsiaTheme="minorHAnsi"/>
          <w:lang w:val="en-US"/>
        </w:rPr>
        <w:t xml:space="preserve"> 2010</w:t>
      </w:r>
      <w:r w:rsidR="006D3483" w:rsidRPr="002B7ACB">
        <w:rPr>
          <w:rFonts w:eastAsiaTheme="minorHAnsi"/>
          <w:lang w:val="en-US"/>
        </w:rPr>
        <w:fldChar w:fldCharType="end"/>
      </w:r>
      <w:r w:rsidR="00FC0633" w:rsidRPr="002B7ACB">
        <w:rPr>
          <w:rFonts w:eastAsiaTheme="minorHAnsi"/>
          <w:lang w:val="en-US"/>
        </w:rPr>
        <w:t xml:space="preserve">, </w:t>
      </w:r>
      <w:r w:rsidR="006D3483" w:rsidRPr="002B7ACB">
        <w:rPr>
          <w:rFonts w:eastAsiaTheme="minorHAnsi"/>
          <w:lang w:val="en-US"/>
        </w:rPr>
        <w:fldChar w:fldCharType="begin"/>
      </w:r>
      <w:r w:rsidR="002905E1" w:rsidRPr="002B7ACB">
        <w:rPr>
          <w:rFonts w:eastAsiaTheme="minorHAnsi"/>
          <w:lang w:val="en-US"/>
        </w:rPr>
        <w:instrText xml:space="preserve"> ADDIN PAPERS2_CITATIONS &lt;citation&gt;&lt;priority&gt;60&lt;/priority&gt;&lt;uuid&gt;E89B273D-310D-48E9-8EBF-934494504669&lt;/uuid&gt;&lt;publications&gt;&lt;publication&gt;&lt;subtype&gt;400&lt;/subtype&gt;&lt;publisher&gt;The Company of Biologists Ltd&lt;/publisher&gt;&lt;title&gt;Compensation for environmental change by complementary shifts of thermal sensitivity and thermoregulatory behaviour in an ectotherm.&lt;/title&gt;&lt;url&gt;http://jeb.biologists.org/cgi/doi/10.1242/jeb.02585&lt;/url&gt;&lt;volume&gt;209&lt;/volume&gt;&lt;publication_date&gt;99200612001200000000220000&lt;/publication_date&gt;&lt;uuid&gt;2DF4CF30-05F1-454F-9E3F-6FDB810308DB&lt;/uuid&gt;&lt;type&gt;400&lt;/type&gt;&lt;number&gt;Pt 24&lt;/number&gt;&lt;doi&gt;10.1242/jeb.02585&lt;/doi&gt;&lt;institution&gt;School of Biological Sciences A08, University of Sydney, NSW 2006, Australia.&lt;/institution&gt;&lt;startpage&gt;4869&lt;/startpage&gt;&lt;endpage&gt;4877&lt;/endpage&gt;&lt;bundle&gt;&lt;publication&gt;&lt;title&gt;The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Glanville&lt;/lastName&gt;&lt;firstName&gt;E&lt;/firstName&gt;&lt;middleNames&gt;J&lt;/middleNames&gt;&lt;/author&gt;&lt;author&gt;&lt;lastName&gt;Seebacher&lt;/lastName&gt;&lt;firstName&gt;F&lt;/firstName&gt;&lt;/author&gt;&lt;/authors&gt;&lt;/publication&gt;&lt;/publications&gt;&lt;cites&gt;&lt;/cites&gt;&lt;/citation&gt;</w:instrText>
      </w:r>
      <w:r w:rsidR="006D3483" w:rsidRPr="002B7ACB">
        <w:rPr>
          <w:rFonts w:eastAsiaTheme="minorHAnsi"/>
          <w:lang w:val="en-US"/>
        </w:rPr>
        <w:fldChar w:fldCharType="separate"/>
      </w:r>
      <w:r w:rsidR="004F268B" w:rsidRPr="002B7ACB">
        <w:rPr>
          <w:rFonts w:eastAsiaTheme="minorHAnsi"/>
          <w:lang w:val="en-US"/>
        </w:rPr>
        <w:t>Glanville &amp; Seebacher 2006)</w:t>
      </w:r>
      <w:r w:rsidR="006D3483" w:rsidRPr="002B7ACB">
        <w:rPr>
          <w:rFonts w:eastAsiaTheme="minorHAnsi"/>
          <w:lang w:val="en-US"/>
        </w:rPr>
        <w:fldChar w:fldCharType="end"/>
      </w:r>
      <w:r w:rsidR="007B41FD" w:rsidRPr="002B7ACB">
        <w:rPr>
          <w:lang w:val="en-AU"/>
        </w:rPr>
        <w:t>.</w:t>
      </w:r>
    </w:p>
    <w:p w14:paraId="19BACD76" w14:textId="7495A64E" w:rsidR="00444B65" w:rsidRPr="003D589E" w:rsidRDefault="00444B65" w:rsidP="006237AE">
      <w:pPr>
        <w:spacing w:line="36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w:t>
      </w:r>
      <w:r w:rsidR="00E16C72">
        <w:rPr>
          <w:lang w:val="en-AU"/>
        </w:rPr>
        <w:lastRenderedPageBreak/>
        <w:t>individual level an</w:t>
      </w:r>
      <w:r w:rsidR="003F1995">
        <w:rPr>
          <w:lang w:val="en-AU"/>
        </w:rPr>
        <w:t xml:space="preserve">d the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2066FD">
        <w:rPr>
          <w:lang w:val="en-AU"/>
        </w:rPr>
        <w:t>N</w:t>
      </w:r>
      <w:r>
        <w:rPr>
          <w:lang w:val="en-AU"/>
        </w:rPr>
        <w:t>otably, o</w:t>
      </w:r>
      <w:r w:rsidRPr="005636D4">
        <w:rPr>
          <w:lang w:val="en-AU"/>
        </w:rPr>
        <w:t xml:space="preserve">ur within-individual estimates were </w:t>
      </w:r>
      <w:r w:rsidR="005636D4">
        <w:rPr>
          <w:lang w:val="en-AU"/>
        </w:rPr>
        <w:t xml:space="preserve">at least </w:t>
      </w:r>
      <w:r w:rsidRPr="005636D4">
        <w:rPr>
          <w:lang w:val="en-AU"/>
        </w:rPr>
        <w:t xml:space="preserve">three times greater than the </w:t>
      </w:r>
      <w:r w:rsidR="008C6431">
        <w:rPr>
          <w:lang w:val="en-AU"/>
        </w:rPr>
        <w:t>widely</w:t>
      </w:r>
      <w:r w:rsidR="00251BD7">
        <w:rPr>
          <w:lang w:val="en-AU"/>
        </w:rPr>
        <w:t xml:space="preserve"> adopted </w:t>
      </w:r>
      <w:r w:rsidR="004432C9">
        <w:rPr>
          <w:lang w:val="en-AU"/>
        </w:rPr>
        <w:t xml:space="preserve">3/4 power law </w:t>
      </w:r>
      <w:r w:rsidRPr="005636D4">
        <w:rPr>
          <w:lang w:val="en-AU"/>
        </w:rPr>
        <w:t>(1.</w:t>
      </w:r>
      <w:r w:rsidR="005D736C">
        <w:rPr>
          <w:lang w:val="en-AU"/>
        </w:rPr>
        <w:t>7</w:t>
      </w:r>
      <w:r w:rsidRPr="005636D4">
        <w:rPr>
          <w:lang w:val="en-AU"/>
        </w:rPr>
        <w:t xml:space="preserve">3 </w:t>
      </w:r>
      <w:r w:rsidR="005636D4">
        <w:rPr>
          <w:lang w:val="en-AU"/>
        </w:rPr>
        <w:t>–</w:t>
      </w:r>
      <w:r w:rsidRPr="005636D4">
        <w:rPr>
          <w:lang w:val="en-AU"/>
        </w:rPr>
        <w:t xml:space="preserve"> 2.</w:t>
      </w:r>
      <w:r w:rsidR="005D736C">
        <w:rPr>
          <w:lang w:val="en-AU"/>
        </w:rPr>
        <w:t>71</w:t>
      </w:r>
      <w:r w:rsidRPr="005636D4">
        <w:rPr>
          <w:lang w:val="en-AU"/>
        </w:rPr>
        <w:t>)</w:t>
      </w:r>
      <w:r w:rsidR="005636D4">
        <w:rPr>
          <w:lang w:val="en-AU"/>
        </w:rPr>
        <w:t>,</w:t>
      </w:r>
      <w:r w:rsidR="00750E82">
        <w:rPr>
          <w:lang w:val="en-AU"/>
        </w:rPr>
        <w:t xml:space="preserve"> which </w:t>
      </w:r>
      <w:r w:rsidR="0035144C">
        <w:rPr>
          <w:lang w:val="en-AU"/>
        </w:rPr>
        <w:t xml:space="preserve">is </w:t>
      </w:r>
      <w:r w:rsidR="006A7703">
        <w:rPr>
          <w:lang w:val="en-AU"/>
        </w:rPr>
        <w:t xml:space="preserve">substantially higher than the within-individual scaling exponent of 0.79 reported in </w:t>
      </w:r>
      <w:r w:rsidR="00680C6D">
        <w:rPr>
          <w:lang w:val="en-AU"/>
        </w:rPr>
        <w:t xml:space="preserve">another reptile </w:t>
      </w:r>
      <w:r w:rsidR="001D4E3A">
        <w:rPr>
          <w:lang w:val="en-AU"/>
        </w:rPr>
        <w:t>species</w:t>
      </w:r>
      <w:r w:rsidR="00680C6D">
        <w:rPr>
          <w:lang w:val="en-AU"/>
        </w:rPr>
        <w:t xml:space="preserve">, </w:t>
      </w:r>
      <w:r w:rsidR="004432C9">
        <w:rPr>
          <w:lang w:val="en-AU"/>
        </w:rPr>
        <w:t xml:space="preserve">the </w:t>
      </w:r>
      <w:r w:rsidR="006A7703">
        <w:rPr>
          <w:lang w:val="en-AU"/>
        </w:rPr>
        <w:t xml:space="preserve">green iguanas </w:t>
      </w:r>
      <w:r w:rsidR="006D3483">
        <w:rPr>
          <w:rFonts w:eastAsiaTheme="minorHAnsi"/>
          <w:lang w:val="en-US"/>
        </w:rPr>
        <w:fldChar w:fldCharType="begin"/>
      </w:r>
      <w:r w:rsidR="002905E1">
        <w:rPr>
          <w:rFonts w:eastAsiaTheme="minorHAnsi"/>
          <w:lang w:val="en-US"/>
        </w:rPr>
        <w:instrText xml:space="preserve"> ADDIN PAPERS2_CITATIONS &lt;citation&gt;&lt;priority&gt;62&lt;/priority&gt;&lt;uuid&gt;027883A0-0552-46F0-AE06-0C19A7C97719&lt;/uuid&gt;&lt;publications&gt;&lt;publication&gt;&lt;subtype&gt;400&lt;/subtype&gt;&lt;title&gt;Intraspecific allometry of standard metabolic rate in green iguanas, Iguana iguana.&lt;/title&gt;&lt;url&gt;http://linkinghub.elsevier.com/retrieve/pii/S1095643303001454&lt;/url&gt;&lt;volume&gt;136&lt;/volume&gt;&lt;publication_date&gt;99200310001200000000220000&lt;/publication_date&gt;&lt;uuid&gt;08A7345E-687C-4E7D-BEE4-6954659D2070&lt;/uuid&gt;&lt;type&gt;400&lt;/type&gt;&lt;number&gt;2&lt;/number&gt;&lt;doi&gt;10.1016/S1095-6433(03)00145-4&lt;/doi&gt;&lt;institution&gt;Departments of Physiological Sciences, College of Veterinary Medicine, University of Florida, Gainesville, FL 32610, USA. lkmaxwell@ucdavis.edu&lt;/institution&gt;&lt;startpage&gt;301&lt;/startpage&gt;&lt;endpage&gt;310&lt;/endpage&gt;&lt;bundle&gt;&lt;publication&gt;&lt;title&gt;Comparative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axwell&lt;/lastName&gt;&lt;firstName&gt;Lara&lt;/firstName&gt;&lt;middleNames&gt;K&lt;/middleNames&gt;&lt;/author&gt;&lt;author&gt;&lt;lastName&gt;Jacobson&lt;/lastName&gt;&lt;firstName&gt;Elliott&lt;/firstName&gt;&lt;middleNames&gt;R&lt;/middleNames&gt;&lt;/author&gt;&lt;author&gt;&lt;lastName&gt;McNab&lt;/lastName&gt;&lt;firstName&gt;Brian&lt;/firstName&gt;&lt;middleNames&gt;K&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(Maxwell, Jacobson &amp; McNab 2003)</w:t>
      </w:r>
      <w:r w:rsidR="006D3483">
        <w:rPr>
          <w:rFonts w:eastAsiaTheme="minorHAnsi"/>
          <w:lang w:val="en-US"/>
        </w:rPr>
        <w:fldChar w:fldCharType="end"/>
      </w:r>
      <w:r w:rsidR="006A7703">
        <w:rPr>
          <w:lang w:val="en-AU"/>
        </w:rPr>
        <w:t xml:space="preserve">. </w:t>
      </w:r>
      <w:r w:rsidR="002066FD">
        <w:rPr>
          <w:lang w:val="en-AU"/>
        </w:rPr>
        <w:t>It is important to note that</w:t>
      </w:r>
      <w:r w:rsidR="004432C9">
        <w:rPr>
          <w:lang w:val="en-AU"/>
        </w:rPr>
        <w:t xml:space="preserve"> the</w:t>
      </w:r>
      <w:r w:rsidR="002066FD">
        <w:rPr>
          <w:lang w:val="en-AU"/>
        </w:rPr>
        <w:t xml:space="preserve"> </w:t>
      </w:r>
      <w:r w:rsidR="004432C9">
        <w:rPr>
          <w:lang w:val="en-AU"/>
        </w:rPr>
        <w:t>range</w:t>
      </w:r>
      <w:r w:rsidR="002066FD">
        <w:rPr>
          <w:lang w:val="en-AU"/>
        </w:rPr>
        <w:t xml:space="preserve"> in body mass in our </w:t>
      </w:r>
      <w:r w:rsidR="00E70CC5">
        <w:rPr>
          <w:lang w:val="en-AU"/>
        </w:rPr>
        <w:t xml:space="preserve">study </w:t>
      </w:r>
      <w:r w:rsidR="002066FD">
        <w:rPr>
          <w:lang w:val="en-AU"/>
        </w:rPr>
        <w:t>is small</w:t>
      </w:r>
      <w:r w:rsidR="00C3283A">
        <w:rPr>
          <w:lang w:val="en-AU"/>
        </w:rPr>
        <w:t xml:space="preserve"> (range in mass = 0.75</w:t>
      </w:r>
      <w:r w:rsidR="005D736C">
        <w:rPr>
          <w:lang w:val="en-AU"/>
        </w:rPr>
        <w:t>g</w:t>
      </w:r>
      <w:r w:rsidR="00C3283A">
        <w:rPr>
          <w:lang w:val="en-AU"/>
        </w:rPr>
        <w:t xml:space="preserve"> – 1.637</w:t>
      </w:r>
      <w:r w:rsidR="005D736C">
        <w:rPr>
          <w:lang w:val="en-AU"/>
        </w:rPr>
        <w:t>g</w:t>
      </w:r>
      <w:r w:rsidR="00E70CC5">
        <w:rPr>
          <w:lang w:val="en-AU"/>
        </w:rPr>
        <w:t>). This</w:t>
      </w:r>
      <w:r w:rsidR="002066FD">
        <w:rPr>
          <w:lang w:val="en-AU"/>
        </w:rPr>
        <w:t xml:space="preserve"> could give rise to large </w:t>
      </w:r>
      <w:r w:rsidR="00047C50">
        <w:rPr>
          <w:lang w:val="en-AU"/>
        </w:rPr>
        <w:t>values</w:t>
      </w:r>
      <w:r w:rsidR="002066FD">
        <w:rPr>
          <w:lang w:val="en-AU"/>
        </w:rPr>
        <w:t xml:space="preserve"> of within-individual mass-scaling exponents</w:t>
      </w:r>
      <w:r w:rsidR="00E70CC5">
        <w:rPr>
          <w:lang w:val="en-AU"/>
        </w:rPr>
        <w:t xml:space="preserve"> due to sampling error</w:t>
      </w:r>
      <w:r w:rsidR="002066FD">
        <w:rPr>
          <w:lang w:val="en-AU"/>
        </w:rPr>
        <w:t xml:space="preserve">. </w:t>
      </w:r>
      <w:r w:rsidR="00047C50">
        <w:rPr>
          <w:lang w:val="en-AU"/>
        </w:rPr>
        <w:t>Nonetheless</w:t>
      </w:r>
      <w:r w:rsidR="002066FD">
        <w:rPr>
          <w:lang w:val="en-AU"/>
        </w:rPr>
        <w:t>, it is still intriguing that o</w:t>
      </w:r>
      <w:r w:rsidR="006A7703">
        <w:rPr>
          <w:lang w:val="en-AU"/>
        </w:rPr>
        <w:t xml:space="preserve">ur estimates were in line </w:t>
      </w:r>
      <w:r w:rsidR="00160049">
        <w:rPr>
          <w:lang w:val="en-AU"/>
        </w:rPr>
        <w:t xml:space="preserve">with </w:t>
      </w:r>
      <w:r w:rsidR="006A7703">
        <w:rPr>
          <w:lang w:val="en-AU"/>
        </w:rPr>
        <w:t xml:space="preserve">studies of endotherms such as </w:t>
      </w:r>
      <w:r w:rsidR="006A7703" w:rsidRPr="00A45003">
        <w:rPr>
          <w:lang w:val="en-AU"/>
        </w:rPr>
        <w:t xml:space="preserve">bats and birds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(McLean &amp; Speakman 2007</w:t>
      </w:r>
      <w:r w:rsidR="006D3483" w:rsidRPr="00A45003">
        <w:rPr>
          <w:rFonts w:eastAsiaTheme="minorHAnsi"/>
          <w:lang w:val="en-US"/>
        </w:rPr>
        <w:fldChar w:fldCharType="end"/>
      </w:r>
      <w:r w:rsidR="006A7703" w:rsidRPr="00A45003">
        <w:rPr>
          <w:rFonts w:eastAsiaTheme="minorHAnsi"/>
          <w:lang w:val="en-US"/>
        </w:rPr>
        <w:t xml:space="preserve">,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K</w:t>
      </w:r>
      <w:proofErr w:type="spellStart"/>
      <w:r w:rsidR="004F268B" w:rsidRPr="00A45003">
        <w:rPr>
          <w:rFonts w:eastAsiaTheme="minorHAnsi"/>
          <w:lang w:val="en-US"/>
        </w:rPr>
        <w:t xml:space="preserve">vist </w:t>
      </w:r>
      <w:proofErr w:type="spellEnd"/>
      <w:r w:rsidR="004F268B" w:rsidRPr="00A45003">
        <w:rPr>
          <w:rFonts w:eastAsiaTheme="minorHAnsi"/>
          <w:lang w:val="en-US"/>
        </w:rPr>
        <w:t>&amp; Lindstrom 2001)</w:t>
      </w:r>
      <w:r w:rsidR="006D3483" w:rsidRPr="00A45003">
        <w:rPr>
          <w:rFonts w:eastAsiaTheme="minorHAnsi"/>
          <w:lang w:val="en-US"/>
        </w:rPr>
        <w:fldChar w:fldCharType="end"/>
      </w:r>
      <w:r w:rsidR="00C3283A" w:rsidRPr="00A45003">
        <w:rPr>
          <w:lang w:val="en-AU"/>
        </w:rPr>
        <w:t>,</w:t>
      </w:r>
      <w:r w:rsidR="00C3283A">
        <w:rPr>
          <w:lang w:val="en-AU"/>
        </w:rPr>
        <w:t xml:space="preserve"> </w:t>
      </w:r>
      <w:r w:rsidR="002066FD">
        <w:rPr>
          <w:lang w:val="en-AU"/>
        </w:rPr>
        <w:t xml:space="preserve">possibly </w:t>
      </w:r>
      <w:r w:rsidR="005636D4">
        <w:rPr>
          <w:lang w:val="en-AU"/>
        </w:rPr>
        <w:t>indicat</w:t>
      </w:r>
      <w:r w:rsidR="00C3283A">
        <w:rPr>
          <w:lang w:val="en-AU"/>
        </w:rPr>
        <w:t>ing</w:t>
      </w:r>
      <w:r w:rsidR="005636D4">
        <w:rPr>
          <w:lang w:val="en-AU"/>
        </w:rPr>
        <w:t xml:space="preserve"> that even the slightest changes </w:t>
      </w:r>
      <w:r w:rsidR="00944AE7">
        <w:rPr>
          <w:lang w:val="en-AU"/>
        </w:rPr>
        <w:t>body composition within an individual’s life</w:t>
      </w:r>
      <w:r w:rsidR="00C3283A">
        <w:rPr>
          <w:lang w:val="en-AU"/>
        </w:rPr>
        <w:t xml:space="preserve"> </w:t>
      </w:r>
      <w:r w:rsidR="00944AE7">
        <w:rPr>
          <w:lang w:val="en-AU"/>
        </w:rPr>
        <w:t xml:space="preserve">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given animals were intermittently fasted prior to measurements</w:t>
      </w:r>
      <w:r w:rsidR="00C27523">
        <w:rPr>
          <w:lang w:val="en-AU"/>
        </w:rPr>
        <w:t xml:space="preserve"> </w:t>
      </w:r>
      <w:r w:rsidR="00CC68E4">
        <w:rPr>
          <w:lang w:val="en-AU"/>
        </w:rPr>
        <w:t>and were measured over a long period of time (</w:t>
      </w:r>
      <w:r w:rsidR="00C27523">
        <w:rPr>
          <w:lang w:val="en-AU"/>
        </w:rPr>
        <w:t xml:space="preserve">4 </w:t>
      </w:r>
      <w:r w:rsidR="00CC68E4">
        <w:rPr>
          <w:lang w:val="en-AU"/>
        </w:rPr>
        <w:t xml:space="preserve">months) </w:t>
      </w:r>
      <w:r w:rsidR="006D3483">
        <w:rPr>
          <w:rFonts w:eastAsiaTheme="minorHAnsi"/>
          <w:lang w:val="en-US"/>
        </w:rPr>
        <w:fldChar w:fldCharType="begin"/>
      </w:r>
      <w:r w:rsidR="002905E1">
        <w:rPr>
          <w:rFonts w:eastAsiaTheme="minorHAnsi"/>
          <w:lang w:val="en-US"/>
        </w:rPr>
        <w:instrText xml:space="preserve"> ADDIN PAPERS2_CITATIONS &lt;citation&gt;&lt;priority&gt;67&lt;/priority&gt;&lt;uuid&gt;6D3635AD-C22C-4188-90F3-9EDD96FECF9D&lt;/uuid&gt;&lt;publications&gt;&lt;publication&gt;&lt;subtype&gt;400&lt;/subtype&gt;&lt;publisher&gt;Pergamon&lt;/publisher&gt;&lt;title&gt;Starvation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(McCue 2010)</w:t>
      </w:r>
      <w:r w:rsidR="006D3483">
        <w:rPr>
          <w:rFonts w:eastAsiaTheme="minorHAnsi"/>
          <w:lang w:val="en-US"/>
        </w:rPr>
        <w:fldChar w:fldCharType="end"/>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 xml:space="preserve">can in turn could impact metabolic rate. </w:t>
      </w:r>
      <w:r>
        <w:rPr>
          <w:lang w:val="en-AU"/>
        </w:rPr>
        <w:t xml:space="preserve">Catabolism of different energy fuels may help explain the diversity of intra-individual scaling exponents observed in vertebrate empirical </w:t>
      </w:r>
      <w:r w:rsidRPr="00A45003">
        <w:rPr>
          <w:lang w:val="en-AU"/>
        </w:rPr>
        <w:t>studies (Reviewed in</w:t>
      </w:r>
      <w:r w:rsidR="003F1CB2" w:rsidRPr="00A45003">
        <w:rPr>
          <w:rFonts w:eastAsiaTheme="minorHAnsi"/>
          <w:lang w:val="en-US"/>
        </w:rPr>
        <w:fldChar w:fldCharType="begin"/>
      </w:r>
      <w:r w:rsidR="002905E1" w:rsidRPr="00A45003">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A45003">
        <w:rPr>
          <w:rFonts w:eastAsiaTheme="minorHAnsi"/>
          <w:lang w:val="en-US"/>
        </w:rPr>
        <w:fldChar w:fldCharType="separate"/>
      </w:r>
      <w:r w:rsidR="00A45003" w:rsidRPr="00A45003">
        <w:rPr>
          <w:rFonts w:eastAsiaTheme="minorHAnsi"/>
          <w:lang w:val="en-US"/>
        </w:rPr>
        <w:t xml:space="preserve"> </w:t>
      </w:r>
      <w:r w:rsidR="004F268B" w:rsidRPr="00A45003">
        <w:rPr>
          <w:rFonts w:eastAsiaTheme="minorHAnsi"/>
          <w:lang w:val="en-US"/>
        </w:rPr>
        <w:t>Glazier 2005</w:t>
      </w:r>
      <w:r w:rsidR="003F1CB2" w:rsidRPr="00A45003">
        <w:rPr>
          <w:rFonts w:eastAsiaTheme="minorHAnsi"/>
          <w:lang w:val="en-US"/>
        </w:rPr>
        <w:fldChar w:fldCharType="end"/>
      </w:r>
      <w:r w:rsidR="00C3283A" w:rsidRPr="00A45003">
        <w:rPr>
          <w:lang w:val="en-AU"/>
        </w:rPr>
        <w:t>, 0</w:t>
      </w:r>
      <w:r w:rsidR="00DB5542" w:rsidRPr="00A45003">
        <w:rPr>
          <w:lang w:val="en-AU"/>
        </w:rPr>
        <w:t>.77</w:t>
      </w:r>
      <w:r w:rsidR="00B44131" w:rsidRPr="00A45003">
        <w:rPr>
          <w:lang w:val="en-AU"/>
        </w:rPr>
        <w:t>–</w:t>
      </w:r>
      <w:r w:rsidR="00C3283A" w:rsidRPr="00A45003">
        <w:rPr>
          <w:lang w:val="en-AU"/>
        </w:rPr>
        <w:t>1.88</w:t>
      </w:r>
      <w:r w:rsidRPr="00A45003">
        <w:rPr>
          <w:lang w:val="en-AU"/>
        </w:rPr>
        <w:t xml:space="preserve">). </w:t>
      </w:r>
      <w:r w:rsidR="006A7703" w:rsidRPr="00A45003">
        <w:rPr>
          <w:lang w:val="en-AU"/>
        </w:rPr>
        <w:t>For example</w:t>
      </w:r>
      <w:r w:rsidRPr="00A45003">
        <w:rPr>
          <w:lang w:val="en-AU"/>
        </w:rPr>
        <w:t>, an impressive intra-individual scaling exponent of 1.82 was observed in long-</w:t>
      </w:r>
      <w:r>
        <w:rPr>
          <w:lang w:val="en-AU"/>
        </w:rPr>
        <w:t>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(Kvist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237AE">
      <w:pPr>
        <w:pStyle w:val="Heading1"/>
        <w:spacing w:line="360" w:lineRule="auto"/>
        <w:rPr>
          <w:lang w:val="en-AU"/>
        </w:rPr>
      </w:pPr>
      <w:r>
        <w:rPr>
          <w:lang w:val="en-AU"/>
        </w:rPr>
        <w:t>Conclusion</w:t>
      </w:r>
    </w:p>
    <w:p w14:paraId="6A12FBEE" w14:textId="60992E0A"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 xml:space="preserve">mix of </w:t>
      </w:r>
      <w:r w:rsidR="0091381A">
        <w:lastRenderedPageBreak/>
        <w:t xml:space="preserve">among-and within individual </w:t>
      </w:r>
      <w:r w:rsidR="00160049">
        <w:t xml:space="preserve">(or population) </w:t>
      </w:r>
      <w:r w:rsidR="0091381A">
        <w:t>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3C640674"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lastRenderedPageBreak/>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4E74863A" w14:textId="3A79174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Auer, S.K., </w:t>
      </w:r>
      <w:proofErr w:type="spellStart"/>
      <w:r>
        <w:rPr>
          <w:rFonts w:eastAsiaTheme="minorHAnsi"/>
          <w:lang w:val="en-US"/>
        </w:rPr>
        <w:t>Bassar</w:t>
      </w:r>
      <w:proofErr w:type="spellEnd"/>
      <w:r>
        <w:rPr>
          <w:rFonts w:eastAsiaTheme="minorHAnsi"/>
          <w:lang w:val="en-US"/>
        </w:rPr>
        <w:t xml:space="preserve">, R.D., </w:t>
      </w:r>
      <w:proofErr w:type="spellStart"/>
      <w:r>
        <w:rPr>
          <w:rFonts w:eastAsiaTheme="minorHAnsi"/>
          <w:lang w:val="en-US"/>
        </w:rPr>
        <w:t>Salin</w:t>
      </w:r>
      <w:proofErr w:type="spellEnd"/>
      <w:r>
        <w:rPr>
          <w:rFonts w:eastAsiaTheme="minorHAnsi"/>
          <w:lang w:val="en-US"/>
        </w:rPr>
        <w:t xml:space="preserve">, K. &amp; Metcalfe, N.B. (2016) Repeatability of metabolic rate is lower for animals living under field versus laboratory conditions. </w:t>
      </w:r>
      <w:r>
        <w:rPr>
          <w:rFonts w:eastAsiaTheme="minorHAnsi"/>
          <w:i/>
          <w:iCs/>
          <w:lang w:val="en-US"/>
        </w:rPr>
        <w:t xml:space="preserve">The Journal of </w:t>
      </w:r>
      <w:r w:rsidR="007D7446">
        <w:rPr>
          <w:rFonts w:eastAsiaTheme="minorHAnsi"/>
          <w:i/>
          <w:iCs/>
          <w:lang w:val="en-US"/>
        </w:rPr>
        <w:t>E</w:t>
      </w:r>
      <w:r>
        <w:rPr>
          <w:rFonts w:eastAsiaTheme="minorHAnsi"/>
          <w:i/>
          <w:iCs/>
          <w:lang w:val="en-US"/>
        </w:rPr>
        <w:t>xperimental biology</w:t>
      </w:r>
      <w:r>
        <w:rPr>
          <w:rFonts w:eastAsiaTheme="minorHAnsi"/>
          <w:lang w:val="en-US"/>
        </w:rPr>
        <w:t xml:space="preserve">, </w:t>
      </w:r>
      <w:r>
        <w:rPr>
          <w:rFonts w:eastAsiaTheme="minorHAnsi"/>
          <w:b/>
          <w:bCs/>
          <w:lang w:val="en-US"/>
        </w:rPr>
        <w:t>219</w:t>
      </w:r>
      <w:r>
        <w:rPr>
          <w:rFonts w:eastAsiaTheme="minorHAnsi"/>
          <w:lang w:val="en-US"/>
        </w:rPr>
        <w:t>, 631–634.</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w:t>
      </w:r>
      <w:r w:rsidR="00A37249">
        <w:rPr>
          <w:rFonts w:eastAsiaTheme="minorHAnsi"/>
          <w:lang w:val="en-US"/>
        </w:rPr>
        <w:t>–</w:t>
      </w:r>
      <w:r w:rsidR="00A37249">
        <w:rPr>
          <w:rFonts w:eastAsiaTheme="minorHAnsi"/>
          <w:lang w:val="en-US"/>
        </w:rPr>
        <w:t>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behaviour: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Behavioural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Glanville, E.J. &amp; </w:t>
      </w:r>
      <w:proofErr w:type="spellStart"/>
      <w:r>
        <w:rPr>
          <w:rFonts w:eastAsiaTheme="minorHAnsi"/>
          <w:lang w:val="en-US"/>
        </w:rPr>
        <w:t>Seebacher</w:t>
      </w:r>
      <w:proofErr w:type="spellEnd"/>
      <w:r>
        <w:rPr>
          <w:rFonts w:eastAsiaTheme="minorHAnsi"/>
          <w:lang w:val="en-US"/>
        </w:rPr>
        <w:t xml:space="preserve">, F. (2006) Compensation for environmental change by complementary shifts of thermal sensitivity and thermoregulatory behaviour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3C2911FC" w:rsidR="002905E1" w:rsidRPr="00F87FE7"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Kvist</w:t>
      </w:r>
      <w:proofErr w:type="spellEnd"/>
      <w:r>
        <w:rPr>
          <w:rFonts w:eastAsiaTheme="minorHAnsi"/>
          <w:lang w:val="en-US"/>
        </w:rPr>
        <w:t xml:space="preserve">,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xml:space="preserve">, </w:t>
      </w:r>
      <w:r w:rsidR="00F87FE7">
        <w:rPr>
          <w:rFonts w:eastAsiaTheme="minorHAnsi"/>
          <w:b/>
          <w:lang w:val="en-US"/>
        </w:rPr>
        <w:t xml:space="preserve">15, </w:t>
      </w:r>
      <w:r w:rsidR="00F87FE7">
        <w:rPr>
          <w:rFonts w:eastAsiaTheme="minorHAnsi"/>
          <w:lang w:val="en-US"/>
        </w:rPr>
        <w:t>465–473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1C57246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Maxwell, L.K., Jacobson, E.R. &amp; McNab, B.K. (2003) Intraspecific allometry of standard metabolic rate in green iguanas, </w:t>
      </w:r>
      <w:r w:rsidRPr="0070432A">
        <w:rPr>
          <w:rFonts w:eastAsiaTheme="minorHAnsi"/>
          <w:i/>
          <w:lang w:val="en-US"/>
        </w:rPr>
        <w:t xml:space="preserve">Iguana </w:t>
      </w:r>
      <w:proofErr w:type="spellStart"/>
      <w:r w:rsidRPr="0070432A">
        <w:rPr>
          <w:rFonts w:eastAsiaTheme="minorHAnsi"/>
          <w:i/>
          <w:lang w:val="en-US"/>
        </w:rPr>
        <w:t>iguana</w:t>
      </w:r>
      <w:proofErr w:type="spellEnd"/>
      <w:r>
        <w:rPr>
          <w:rFonts w:eastAsiaTheme="minorHAnsi"/>
          <w:lang w:val="en-US"/>
        </w:rPr>
        <w:t xml:space="preserv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136</w:t>
      </w:r>
      <w:r>
        <w:rPr>
          <w:rFonts w:eastAsiaTheme="minorHAnsi"/>
          <w:lang w:val="en-US"/>
        </w:rPr>
        <w:t>, 301–310.</w:t>
      </w:r>
    </w:p>
    <w:p w14:paraId="561C125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proofErr w:type="spellStart"/>
      <w:r w:rsidRPr="0070432A">
        <w:rPr>
          <w:rFonts w:eastAsiaTheme="minorHAnsi"/>
          <w:i/>
          <w:lang w:val="en-US"/>
        </w:rPr>
        <w:t>Plecotus</w:t>
      </w:r>
      <w:proofErr w:type="spellEnd"/>
      <w:r w:rsidRPr="0070432A">
        <w:rPr>
          <w:rFonts w:eastAsiaTheme="minorHAnsi"/>
          <w:i/>
          <w:lang w:val="en-US"/>
        </w:rPr>
        <w:t xml:space="preserve"> </w:t>
      </w:r>
      <w:proofErr w:type="spellStart"/>
      <w:r w:rsidRPr="0070432A">
        <w:rPr>
          <w:rFonts w:eastAsiaTheme="minorHAnsi"/>
          <w:i/>
          <w:lang w:val="en-US"/>
        </w:rPr>
        <w:t>auritus</w:t>
      </w:r>
      <w:proofErr w:type="spellEnd"/>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2AAEF2E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O'Hara, R.B. (2009) How to make models add up — a primer on GLMMs. </w:t>
      </w:r>
      <w:r>
        <w:rPr>
          <w:rFonts w:eastAsiaTheme="minorHAnsi"/>
          <w:i/>
          <w:iCs/>
          <w:lang w:val="en-US"/>
        </w:rPr>
        <w:t xml:space="preserve">Annales Zoologic </w:t>
      </w:r>
      <w:proofErr w:type="spellStart"/>
      <w:r>
        <w:rPr>
          <w:rFonts w:eastAsiaTheme="minorHAnsi"/>
          <w:i/>
          <w:iCs/>
          <w:lang w:val="en-US"/>
        </w:rPr>
        <w:t>Fennici</w:t>
      </w:r>
      <w:proofErr w:type="spellEnd"/>
      <w:r>
        <w:rPr>
          <w:rFonts w:eastAsiaTheme="minorHAnsi"/>
          <w:lang w:val="en-US"/>
        </w:rPr>
        <w:t xml:space="preserve">, </w:t>
      </w:r>
      <w:r>
        <w:rPr>
          <w:rFonts w:eastAsiaTheme="minorHAnsi"/>
          <w:b/>
          <w:bCs/>
          <w:lang w:val="en-US"/>
        </w:rPr>
        <w:t>46</w:t>
      </w:r>
      <w:r>
        <w:rPr>
          <w:rFonts w:eastAsiaTheme="minorHAnsi"/>
          <w:lang w:val="en-US"/>
        </w:rPr>
        <w:t>, 124–137.</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w:t>
      </w:r>
      <w:r>
        <w:rPr>
          <w:rFonts w:eastAsiaTheme="minorHAnsi"/>
          <w:lang w:val="en-US"/>
        </w:rPr>
        <w:lastRenderedPageBreak/>
        <w:t xml:space="preserve">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Animal Behaviour</w:t>
      </w:r>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264D643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Wiersma, P., Munoz-Garcia, A., Walker, A. &amp; Williams, J.B. (2007) Tropical birds have a slow pace of life. </w:t>
      </w:r>
      <w:r>
        <w:rPr>
          <w:rFonts w:eastAsiaTheme="minorHAnsi"/>
          <w:i/>
          <w:iCs/>
          <w:lang w:val="en-US"/>
        </w:rPr>
        <w:t>Proceedings of the National Academy of Sciences</w:t>
      </w:r>
      <w:r>
        <w:rPr>
          <w:rFonts w:eastAsiaTheme="minorHAnsi"/>
          <w:lang w:val="en-US"/>
        </w:rPr>
        <w:t xml:space="preserve">, </w:t>
      </w:r>
      <w:r>
        <w:rPr>
          <w:rFonts w:eastAsiaTheme="minorHAnsi"/>
          <w:b/>
          <w:bCs/>
          <w:lang w:val="en-US"/>
        </w:rPr>
        <w:t>104</w:t>
      </w:r>
      <w:r>
        <w:rPr>
          <w:rFonts w:eastAsiaTheme="minorHAnsi"/>
          <w:lang w:val="en-US"/>
        </w:rPr>
        <w:t>, 9340–9345.</w:t>
      </w:r>
    </w:p>
    <w:p w14:paraId="11CF83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Williams, J.B., Miller, R.A., Harper, J.M. &amp; Wiersma, P. (2010) Functional Linkages for the Pace of Life, Life-history, and Environment in Birds. </w:t>
      </w:r>
      <w:r>
        <w:rPr>
          <w:rFonts w:eastAsiaTheme="minorHAnsi"/>
          <w:i/>
          <w:iCs/>
          <w:lang w:val="en-US"/>
        </w:rPr>
        <w:t>Integrative and comparative biology</w:t>
      </w:r>
      <w:r>
        <w:rPr>
          <w:rFonts w:eastAsiaTheme="minorHAnsi"/>
          <w:lang w:val="en-US"/>
        </w:rPr>
        <w:t xml:space="preserve">, </w:t>
      </w:r>
      <w:r>
        <w:rPr>
          <w:rFonts w:eastAsiaTheme="minorHAnsi"/>
          <w:b/>
          <w:bCs/>
          <w:lang w:val="en-US"/>
        </w:rPr>
        <w:t>50</w:t>
      </w:r>
      <w:r>
        <w:rPr>
          <w:rFonts w:eastAsiaTheme="minorHAnsi"/>
          <w:lang w:val="en-US"/>
        </w:rPr>
        <w:t>, 855–868.</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 has been set to one because there were estimation issues</w:t>
            </w:r>
            <w:r w:rsidR="00611843">
              <w:rPr>
                <w:color w:val="000000"/>
              </w:rPr>
              <w:t xml:space="preserve"> in the function-value model</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D744FB" w:rsidRDefault="00D744FB" w:rsidP="006237AE">
            <w:pPr>
              <w:spacing w:line="360" w:lineRule="auto"/>
              <w:jc w:val="center"/>
              <w:rPr>
                <w:color w:val="000000"/>
              </w:rPr>
            </w:pPr>
            <w:r w:rsidRPr="00D744FB">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D744FB" w:rsidRDefault="00D744FB" w:rsidP="006237AE">
            <w:pPr>
              <w:spacing w:line="360" w:lineRule="auto"/>
              <w:jc w:val="center"/>
              <w:rPr>
                <w:color w:val="000000"/>
              </w:rPr>
            </w:pPr>
            <w:r w:rsidRPr="00D744FB">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D744FB" w:rsidRDefault="00D744FB" w:rsidP="006237AE">
            <w:pPr>
              <w:spacing w:line="360" w:lineRule="auto"/>
              <w:jc w:val="center"/>
              <w:rPr>
                <w:color w:val="000000"/>
              </w:rPr>
            </w:pPr>
            <w:r w:rsidRPr="00D744FB">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D744FB" w:rsidRDefault="00D744FB" w:rsidP="006237AE">
            <w:pPr>
              <w:spacing w:line="360" w:lineRule="auto"/>
              <w:jc w:val="center"/>
              <w:rPr>
                <w:color w:val="000000"/>
              </w:rPr>
            </w:pPr>
            <w:r w:rsidRPr="00D744FB">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D744FB" w:rsidRDefault="00D744FB" w:rsidP="006237AE">
            <w:pPr>
              <w:spacing w:line="360" w:lineRule="auto"/>
              <w:jc w:val="center"/>
              <w:rPr>
                <w:color w:val="000000"/>
              </w:rPr>
            </w:pPr>
            <w:r w:rsidRPr="00D744FB">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D744FB" w:rsidRDefault="00D744FB" w:rsidP="006237AE">
            <w:pPr>
              <w:spacing w:line="360" w:lineRule="auto"/>
              <w:jc w:val="center"/>
              <w:rPr>
                <w:color w:val="000000"/>
              </w:rPr>
            </w:pPr>
            <w:r w:rsidRPr="00D744FB">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D744FB" w:rsidRDefault="00D744FB" w:rsidP="006237AE">
            <w:pPr>
              <w:spacing w:line="360" w:lineRule="auto"/>
              <w:jc w:val="center"/>
              <w:rPr>
                <w:color w:val="000000"/>
              </w:rPr>
            </w:pPr>
            <w:r w:rsidRPr="00D744FB">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D744FB" w:rsidRDefault="00D744FB" w:rsidP="006237AE">
            <w:pPr>
              <w:spacing w:line="360" w:lineRule="auto"/>
              <w:jc w:val="center"/>
              <w:rPr>
                <w:color w:val="000000"/>
              </w:rPr>
            </w:pPr>
            <w:r w:rsidRPr="00D744FB">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D744FB" w:rsidRDefault="00D744FB" w:rsidP="006237AE">
            <w:pPr>
              <w:spacing w:line="360" w:lineRule="auto"/>
              <w:jc w:val="center"/>
              <w:rPr>
                <w:color w:val="000000"/>
              </w:rPr>
            </w:pPr>
            <w:r w:rsidRPr="00D744FB">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D744FB" w:rsidRDefault="00D744FB" w:rsidP="006237AE">
            <w:pPr>
              <w:spacing w:line="360" w:lineRule="auto"/>
              <w:jc w:val="center"/>
              <w:rPr>
                <w:color w:val="000000"/>
              </w:rPr>
            </w:pPr>
            <w:r w:rsidRPr="00D744FB">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D744FB" w:rsidRDefault="00D744FB" w:rsidP="006237AE">
            <w:pPr>
              <w:spacing w:line="360" w:lineRule="auto"/>
              <w:jc w:val="center"/>
              <w:rPr>
                <w:color w:val="000000"/>
              </w:rPr>
            </w:pPr>
            <w:r w:rsidRPr="00D744FB">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77777777" w:rsidR="002678D4" w:rsidRDefault="002678D4" w:rsidP="006237AE">
      <w:pPr>
        <w:spacing w:line="360" w:lineRule="auto"/>
        <w:rPr>
          <w:lang w:val="en-AU"/>
        </w:rPr>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2678D4"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2678D4" w:rsidRDefault="002678D4" w:rsidP="006237AE">
            <w:pPr>
              <w:spacing w:line="360" w:lineRule="auto"/>
              <w:rPr>
                <w:color w:val="000000"/>
              </w:rPr>
            </w:pPr>
            <w:r w:rsidRPr="002678D4">
              <w:rPr>
                <w:b/>
                <w:color w:val="000000"/>
              </w:rPr>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2678D4" w:rsidRPr="002678D4"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2678D4" w:rsidRDefault="002678D4"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2678D4" w:rsidRDefault="002678D4"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2678D4" w:rsidRDefault="002678D4" w:rsidP="006237AE">
            <w:pPr>
              <w:spacing w:line="360" w:lineRule="auto"/>
              <w:jc w:val="center"/>
              <w:rPr>
                <w:color w:val="000000"/>
              </w:rPr>
            </w:pPr>
            <w:r w:rsidRPr="002678D4">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2678D4" w:rsidRDefault="002678D4" w:rsidP="006237AE">
            <w:pPr>
              <w:spacing w:line="360" w:lineRule="auto"/>
              <w:jc w:val="center"/>
              <w:rPr>
                <w:color w:val="000000"/>
              </w:rPr>
            </w:pPr>
            <w:r w:rsidRPr="002678D4">
              <w:rPr>
                <w:color w:val="000000"/>
              </w:rPr>
              <w:t>Among – Within</w:t>
            </w:r>
          </w:p>
        </w:tc>
      </w:tr>
      <w:tr w:rsidR="002678D4" w:rsidRPr="002678D4"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2678D4" w:rsidRDefault="002678D4"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2678D4" w:rsidRDefault="002678D4" w:rsidP="006237AE">
            <w:pPr>
              <w:spacing w:line="360" w:lineRule="auto"/>
              <w:jc w:val="center"/>
              <w:rPr>
                <w:color w:val="000000"/>
              </w:rPr>
            </w:pPr>
            <w:r w:rsidRPr="002678D4">
              <w:rPr>
                <w:color w:val="000000"/>
              </w:rPr>
              <w:t>Upper</w:t>
            </w:r>
          </w:p>
        </w:tc>
      </w:tr>
      <w:tr w:rsidR="002678D4" w:rsidRPr="002678D4"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2678D4" w:rsidRDefault="002678D4"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2678D4" w:rsidRDefault="002678D4"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2678D4" w:rsidRDefault="002678D4"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2678D4" w:rsidRDefault="002678D4"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2678D4" w:rsidRDefault="002678D4"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2678D4" w:rsidRDefault="002678D4"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2678D4" w:rsidRDefault="002678D4" w:rsidP="006237AE">
            <w:pPr>
              <w:spacing w:line="360" w:lineRule="auto"/>
              <w:jc w:val="center"/>
              <w:rPr>
                <w:color w:val="000000"/>
              </w:rPr>
            </w:pPr>
            <w:r w:rsidRPr="002678D4">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2678D4" w:rsidRDefault="002678D4" w:rsidP="006237AE">
            <w:pPr>
              <w:spacing w:line="360" w:lineRule="auto"/>
              <w:jc w:val="center"/>
              <w:rPr>
                <w:color w:val="000000"/>
              </w:rPr>
            </w:pPr>
            <w:r w:rsidRPr="002678D4">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2678D4" w:rsidRDefault="002678D4" w:rsidP="006237AE">
            <w:pPr>
              <w:spacing w:line="360" w:lineRule="auto"/>
              <w:jc w:val="center"/>
              <w:rPr>
                <w:color w:val="000000"/>
              </w:rPr>
            </w:pPr>
            <w:r w:rsidRPr="002678D4">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2678D4" w:rsidRDefault="002678D4" w:rsidP="006237AE">
            <w:pPr>
              <w:spacing w:line="360" w:lineRule="auto"/>
              <w:jc w:val="center"/>
              <w:rPr>
                <w:color w:val="000000"/>
              </w:rPr>
            </w:pPr>
            <w:r w:rsidRPr="002678D4">
              <w:rPr>
                <w:color w:val="000000"/>
              </w:rPr>
              <w:t>0.14</w:t>
            </w:r>
          </w:p>
        </w:tc>
      </w:tr>
      <w:tr w:rsidR="002678D4" w:rsidRPr="002678D4"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2678D4" w:rsidRDefault="002678D4" w:rsidP="006237AE">
            <w:pPr>
              <w:spacing w:line="360" w:lineRule="auto"/>
              <w:jc w:val="center"/>
              <w:rPr>
                <w:color w:val="000000"/>
              </w:rPr>
            </w:pPr>
            <w:r w:rsidRPr="002678D4">
              <w:rPr>
                <w:color w:val="000000"/>
              </w:rPr>
              <w:lastRenderedPageBreak/>
              <w:t>24</w:t>
            </w:r>
          </w:p>
        </w:tc>
        <w:tc>
          <w:tcPr>
            <w:tcW w:w="1476" w:type="dxa"/>
            <w:tcBorders>
              <w:top w:val="nil"/>
              <w:left w:val="nil"/>
              <w:bottom w:val="nil"/>
              <w:right w:val="nil"/>
            </w:tcBorders>
            <w:shd w:val="clear" w:color="auto" w:fill="auto"/>
            <w:noWrap/>
            <w:vAlign w:val="bottom"/>
            <w:hideMark/>
          </w:tcPr>
          <w:p w14:paraId="3C6BFCFA" w14:textId="77777777" w:rsidR="002678D4" w:rsidRPr="002678D4" w:rsidRDefault="002678D4"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2678D4" w:rsidRDefault="002678D4"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2678D4" w:rsidRDefault="002678D4"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2678D4" w:rsidRDefault="002678D4"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2678D4" w:rsidRDefault="002678D4"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2678D4" w:rsidRDefault="002678D4" w:rsidP="006237AE">
            <w:pPr>
              <w:spacing w:line="360" w:lineRule="auto"/>
              <w:jc w:val="center"/>
              <w:rPr>
                <w:color w:val="000000"/>
              </w:rPr>
            </w:pPr>
            <w:r w:rsidRPr="002678D4">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2678D4" w:rsidRDefault="002678D4" w:rsidP="006237AE">
            <w:pPr>
              <w:spacing w:line="360" w:lineRule="auto"/>
              <w:jc w:val="center"/>
              <w:rPr>
                <w:b/>
                <w:color w:val="000000"/>
              </w:rPr>
            </w:pPr>
            <w:r w:rsidRPr="002678D4">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2678D4" w:rsidRDefault="002678D4" w:rsidP="006237AE">
            <w:pPr>
              <w:spacing w:line="360" w:lineRule="auto"/>
              <w:jc w:val="center"/>
              <w:rPr>
                <w:color w:val="000000"/>
              </w:rPr>
            </w:pPr>
            <w:r w:rsidRPr="002678D4">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2678D4" w:rsidRDefault="002678D4" w:rsidP="006237AE">
            <w:pPr>
              <w:spacing w:line="360" w:lineRule="auto"/>
              <w:jc w:val="center"/>
              <w:rPr>
                <w:color w:val="000000"/>
              </w:rPr>
            </w:pPr>
            <w:r w:rsidRPr="002678D4">
              <w:rPr>
                <w:color w:val="000000"/>
              </w:rPr>
              <w:t>-1.14</w:t>
            </w:r>
          </w:p>
        </w:tc>
      </w:tr>
      <w:tr w:rsidR="002678D4" w:rsidRPr="002678D4"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2678D4" w:rsidRDefault="002678D4"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2678D4" w:rsidRDefault="002678D4"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2678D4" w:rsidRDefault="002678D4"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2678D4" w:rsidRDefault="002678D4"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2678D4" w:rsidRDefault="002678D4"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2678D4" w:rsidRDefault="002678D4" w:rsidP="006237AE">
            <w:pPr>
              <w:spacing w:line="360" w:lineRule="auto"/>
              <w:jc w:val="center"/>
              <w:rPr>
                <w:color w:val="000000"/>
              </w:rPr>
            </w:pPr>
            <w:r w:rsidRPr="002678D4">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2678D4" w:rsidRDefault="002678D4" w:rsidP="006237AE">
            <w:pPr>
              <w:spacing w:line="360" w:lineRule="auto"/>
              <w:jc w:val="center"/>
              <w:rPr>
                <w:color w:val="000000"/>
              </w:rPr>
            </w:pPr>
            <w:r w:rsidRPr="002678D4">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2678D4" w:rsidRDefault="002678D4" w:rsidP="006237AE">
            <w:pPr>
              <w:spacing w:line="360" w:lineRule="auto"/>
              <w:jc w:val="center"/>
              <w:rPr>
                <w:color w:val="000000"/>
              </w:rPr>
            </w:pPr>
            <w:r w:rsidRPr="002678D4">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2678D4" w:rsidRDefault="002678D4" w:rsidP="006237AE">
            <w:pPr>
              <w:spacing w:line="360" w:lineRule="auto"/>
              <w:jc w:val="center"/>
              <w:rPr>
                <w:color w:val="000000"/>
              </w:rPr>
            </w:pPr>
            <w:r w:rsidRPr="002678D4">
              <w:rPr>
                <w:color w:val="000000"/>
              </w:rPr>
              <w:t>-0.09</w:t>
            </w:r>
          </w:p>
        </w:tc>
      </w:tr>
      <w:tr w:rsidR="002678D4" w:rsidRPr="002678D4"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2678D4" w:rsidRDefault="002678D4"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2678D4" w:rsidRDefault="002678D4"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2678D4" w:rsidRDefault="002678D4"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2678D4" w:rsidRDefault="002678D4"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2678D4" w:rsidRDefault="002678D4"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2678D4" w:rsidRDefault="002678D4"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2678D4" w:rsidRDefault="002678D4" w:rsidP="006237AE">
            <w:pPr>
              <w:spacing w:line="360" w:lineRule="auto"/>
              <w:jc w:val="center"/>
              <w:rPr>
                <w:color w:val="000000"/>
              </w:rPr>
            </w:pPr>
            <w:r w:rsidRPr="002678D4">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2678D4" w:rsidRDefault="002678D4" w:rsidP="006237AE">
            <w:pPr>
              <w:spacing w:line="360" w:lineRule="auto"/>
              <w:jc w:val="center"/>
              <w:rPr>
                <w:b/>
                <w:color w:val="000000"/>
              </w:rPr>
            </w:pPr>
            <w:r w:rsidRPr="002678D4">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2678D4" w:rsidRDefault="002678D4" w:rsidP="006237AE">
            <w:pPr>
              <w:spacing w:line="360" w:lineRule="auto"/>
              <w:jc w:val="center"/>
              <w:rPr>
                <w:color w:val="000000"/>
              </w:rPr>
            </w:pPr>
            <w:r w:rsidRPr="002678D4">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2678D4" w:rsidRDefault="002678D4" w:rsidP="006237AE">
            <w:pPr>
              <w:spacing w:line="360" w:lineRule="auto"/>
              <w:jc w:val="center"/>
              <w:rPr>
                <w:color w:val="000000"/>
              </w:rPr>
            </w:pPr>
            <w:r w:rsidRPr="002678D4">
              <w:rPr>
                <w:color w:val="000000"/>
              </w:rPr>
              <w:t>-0.25</w:t>
            </w:r>
          </w:p>
        </w:tc>
      </w:tr>
      <w:tr w:rsidR="002678D4" w:rsidRPr="002678D4"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2678D4" w:rsidRDefault="002678D4"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2678D4" w:rsidRDefault="002678D4"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2678D4" w:rsidRDefault="002678D4"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2678D4" w:rsidRDefault="002678D4"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2678D4" w:rsidRDefault="002678D4"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2678D4" w:rsidRDefault="002678D4"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2678D4" w:rsidRDefault="002678D4" w:rsidP="006237AE">
            <w:pPr>
              <w:spacing w:line="360" w:lineRule="auto"/>
              <w:jc w:val="center"/>
              <w:rPr>
                <w:color w:val="000000"/>
              </w:rPr>
            </w:pPr>
            <w:r w:rsidRPr="002678D4">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2678D4" w:rsidRDefault="002678D4" w:rsidP="006237AE">
            <w:pPr>
              <w:spacing w:line="360" w:lineRule="auto"/>
              <w:jc w:val="center"/>
              <w:rPr>
                <w:color w:val="000000"/>
              </w:rPr>
            </w:pPr>
            <w:r w:rsidRPr="002678D4">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2678D4" w:rsidRDefault="002678D4" w:rsidP="006237AE">
            <w:pPr>
              <w:spacing w:line="360" w:lineRule="auto"/>
              <w:jc w:val="center"/>
              <w:rPr>
                <w:color w:val="000000"/>
              </w:rPr>
            </w:pPr>
            <w:r w:rsidRPr="002678D4">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2678D4" w:rsidRDefault="002678D4" w:rsidP="006237AE">
            <w:pPr>
              <w:spacing w:line="360" w:lineRule="auto"/>
              <w:jc w:val="center"/>
              <w:rPr>
                <w:color w:val="000000"/>
              </w:rPr>
            </w:pPr>
            <w:r w:rsidRPr="002678D4">
              <w:rPr>
                <w:color w:val="000000"/>
              </w:rPr>
              <w:t>0.23</w:t>
            </w:r>
          </w:p>
        </w:tc>
      </w:tr>
      <w:tr w:rsidR="002678D4" w:rsidRPr="002678D4"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2678D4" w:rsidRDefault="002678D4"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2678D4" w:rsidRPr="002678D4" w:rsidRDefault="002678D4"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2678D4" w:rsidRDefault="002678D4"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2678D4" w:rsidRDefault="002678D4"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2678D4" w:rsidRDefault="002678D4"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2678D4" w:rsidRDefault="002678D4" w:rsidP="006237AE">
            <w:pPr>
              <w:spacing w:line="360" w:lineRule="auto"/>
              <w:jc w:val="center"/>
              <w:rPr>
                <w:color w:val="000000"/>
              </w:rPr>
            </w:pPr>
            <w:r w:rsidRPr="002678D4">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2678D4" w:rsidRDefault="002678D4" w:rsidP="006237AE">
            <w:pPr>
              <w:spacing w:line="360" w:lineRule="auto"/>
              <w:jc w:val="center"/>
              <w:rPr>
                <w:color w:val="000000"/>
              </w:rPr>
            </w:pPr>
            <w:r w:rsidRPr="002678D4">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2678D4" w:rsidRDefault="002678D4" w:rsidP="006237AE">
            <w:pPr>
              <w:spacing w:line="360" w:lineRule="auto"/>
              <w:jc w:val="center"/>
              <w:rPr>
                <w:color w:val="000000"/>
              </w:rPr>
            </w:pPr>
            <w:r w:rsidRPr="002678D4">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2678D4" w:rsidRDefault="002678D4" w:rsidP="006237AE">
            <w:pPr>
              <w:spacing w:line="360" w:lineRule="auto"/>
              <w:jc w:val="center"/>
              <w:rPr>
                <w:color w:val="000000"/>
              </w:rPr>
            </w:pPr>
            <w:r w:rsidRPr="002678D4">
              <w:rPr>
                <w:color w:val="000000"/>
              </w:rPr>
              <w:t>0.06</w:t>
            </w:r>
          </w:p>
        </w:tc>
      </w:tr>
    </w:tbl>
    <w:p w14:paraId="7BF06FD3" w14:textId="20ACB49F" w:rsidR="00EF339B" w:rsidRPr="00EF339B" w:rsidRDefault="004F268B" w:rsidP="006237AE">
      <w:pPr>
        <w:spacing w:line="360" w:lineRule="auto"/>
        <w:rPr>
          <w:lang w:val="en-AU"/>
        </w:rPr>
      </w:pPr>
      <w:del w:id="4"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r w:rsidR="002905E1">
        <w:rPr>
          <w:lang w:val="en-AU"/>
        </w:rPr>
        <w:fldChar w:fldCharType="begin"/>
      </w:r>
      <w:r w:rsidR="002905E1">
        <w:rPr>
          <w:lang w:val="en-AU"/>
        </w:rPr>
        <w:instrText xml:space="preserve"> ADDIN PAPERS2_CITATIONS &lt;papers2_bibliography/&gt;</w:instrText>
      </w:r>
      <w:r w:rsidR="002905E1">
        <w:rPr>
          <w:lang w:val="en-AU"/>
        </w:rPr>
        <w:fldChar w:fldCharType="end"/>
      </w: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1C6AA" w14:textId="77777777" w:rsidR="00B16D3C" w:rsidRDefault="00B16D3C" w:rsidP="00711670">
      <w:r>
        <w:separator/>
      </w:r>
    </w:p>
  </w:endnote>
  <w:endnote w:type="continuationSeparator" w:id="0">
    <w:p w14:paraId="56EF4ECE" w14:textId="77777777" w:rsidR="00B16D3C" w:rsidRDefault="00B16D3C"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811E73" w:rsidRDefault="00811E73"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811E73" w:rsidRDefault="00811E73"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811E73" w:rsidRDefault="00811E73"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811E73" w:rsidRDefault="00811E73"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07C9A" w14:textId="77777777" w:rsidR="00B16D3C" w:rsidRDefault="00B16D3C" w:rsidP="00711670">
      <w:r>
        <w:separator/>
      </w:r>
    </w:p>
  </w:footnote>
  <w:footnote w:type="continuationSeparator" w:id="0">
    <w:p w14:paraId="2BB2A719" w14:textId="77777777" w:rsidR="00B16D3C" w:rsidRDefault="00B16D3C"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9E6"/>
    <w:rsid w:val="000272F9"/>
    <w:rsid w:val="0002758B"/>
    <w:rsid w:val="00027759"/>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2104"/>
    <w:rsid w:val="000927A8"/>
    <w:rsid w:val="00092ADD"/>
    <w:rsid w:val="00092C24"/>
    <w:rsid w:val="00092E37"/>
    <w:rsid w:val="00093972"/>
    <w:rsid w:val="00094139"/>
    <w:rsid w:val="00095773"/>
    <w:rsid w:val="0009635C"/>
    <w:rsid w:val="00097A22"/>
    <w:rsid w:val="00097E41"/>
    <w:rsid w:val="000A2877"/>
    <w:rsid w:val="000A2A15"/>
    <w:rsid w:val="000A362E"/>
    <w:rsid w:val="000A37AC"/>
    <w:rsid w:val="000A582A"/>
    <w:rsid w:val="000A7555"/>
    <w:rsid w:val="000A7C8B"/>
    <w:rsid w:val="000A7C9A"/>
    <w:rsid w:val="000B0683"/>
    <w:rsid w:val="000B20B3"/>
    <w:rsid w:val="000B533D"/>
    <w:rsid w:val="000B608E"/>
    <w:rsid w:val="000C25BC"/>
    <w:rsid w:val="000C25C9"/>
    <w:rsid w:val="000C34A3"/>
    <w:rsid w:val="000C3C32"/>
    <w:rsid w:val="000C4809"/>
    <w:rsid w:val="000C5024"/>
    <w:rsid w:val="000C5D3E"/>
    <w:rsid w:val="000D05A2"/>
    <w:rsid w:val="000D05B0"/>
    <w:rsid w:val="000D090D"/>
    <w:rsid w:val="000D2E19"/>
    <w:rsid w:val="000D5578"/>
    <w:rsid w:val="000D5837"/>
    <w:rsid w:val="000D635E"/>
    <w:rsid w:val="000D6BD4"/>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50EB"/>
    <w:rsid w:val="000F5C23"/>
    <w:rsid w:val="000F5FFA"/>
    <w:rsid w:val="00100303"/>
    <w:rsid w:val="0010040A"/>
    <w:rsid w:val="00100E72"/>
    <w:rsid w:val="00101F7A"/>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7E1"/>
    <w:rsid w:val="002175AB"/>
    <w:rsid w:val="00217633"/>
    <w:rsid w:val="002178E9"/>
    <w:rsid w:val="00217AC2"/>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3AD5"/>
    <w:rsid w:val="0030451C"/>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44C"/>
    <w:rsid w:val="0035339D"/>
    <w:rsid w:val="00353CB4"/>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4F1"/>
    <w:rsid w:val="00451B26"/>
    <w:rsid w:val="00451D89"/>
    <w:rsid w:val="0045321C"/>
    <w:rsid w:val="00453EC8"/>
    <w:rsid w:val="0045421D"/>
    <w:rsid w:val="00456409"/>
    <w:rsid w:val="00456F7B"/>
    <w:rsid w:val="0045748F"/>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75EE"/>
    <w:rsid w:val="006277FE"/>
    <w:rsid w:val="00631933"/>
    <w:rsid w:val="00631C80"/>
    <w:rsid w:val="00631D11"/>
    <w:rsid w:val="0063439E"/>
    <w:rsid w:val="00635411"/>
    <w:rsid w:val="0064052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41F2"/>
    <w:rsid w:val="006E467C"/>
    <w:rsid w:val="006E736C"/>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7177"/>
    <w:rsid w:val="008A205C"/>
    <w:rsid w:val="008A237C"/>
    <w:rsid w:val="008A2528"/>
    <w:rsid w:val="008A415A"/>
    <w:rsid w:val="008A44AF"/>
    <w:rsid w:val="008A6323"/>
    <w:rsid w:val="008A74A9"/>
    <w:rsid w:val="008A7CC7"/>
    <w:rsid w:val="008B007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F16"/>
    <w:rsid w:val="00AE7594"/>
    <w:rsid w:val="00AF0D12"/>
    <w:rsid w:val="00AF2071"/>
    <w:rsid w:val="00AF3E49"/>
    <w:rsid w:val="00AF450C"/>
    <w:rsid w:val="00AF515F"/>
    <w:rsid w:val="00AF724E"/>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16D3C"/>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2311"/>
    <w:rsid w:val="00BC2646"/>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7FC"/>
    <w:rsid w:val="00C401AC"/>
    <w:rsid w:val="00C430B2"/>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B70"/>
    <w:rsid w:val="00C8741B"/>
    <w:rsid w:val="00C87969"/>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346A"/>
    <w:rsid w:val="00CC3A69"/>
    <w:rsid w:val="00CC4262"/>
    <w:rsid w:val="00CC4CBA"/>
    <w:rsid w:val="00CC68E4"/>
    <w:rsid w:val="00CC6C94"/>
    <w:rsid w:val="00CC723A"/>
    <w:rsid w:val="00CD0330"/>
    <w:rsid w:val="00CD0D30"/>
    <w:rsid w:val="00CD337B"/>
    <w:rsid w:val="00CD4A74"/>
    <w:rsid w:val="00CD7B06"/>
    <w:rsid w:val="00CD7D6D"/>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FD8"/>
    <w:rsid w:val="00D343F1"/>
    <w:rsid w:val="00D34489"/>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816"/>
    <w:rsid w:val="00D62C29"/>
    <w:rsid w:val="00D631E1"/>
    <w:rsid w:val="00D6412D"/>
    <w:rsid w:val="00D70344"/>
    <w:rsid w:val="00D7100A"/>
    <w:rsid w:val="00D72967"/>
    <w:rsid w:val="00D74131"/>
    <w:rsid w:val="00D744FB"/>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4091"/>
    <w:rsid w:val="00DD4095"/>
    <w:rsid w:val="00DD50D2"/>
    <w:rsid w:val="00DD5D41"/>
    <w:rsid w:val="00DD60C7"/>
    <w:rsid w:val="00DD6755"/>
    <w:rsid w:val="00DE02A2"/>
    <w:rsid w:val="00DE16D2"/>
    <w:rsid w:val="00DE2474"/>
    <w:rsid w:val="00DE3228"/>
    <w:rsid w:val="00DE563B"/>
    <w:rsid w:val="00DE5C9E"/>
    <w:rsid w:val="00DE6B68"/>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4043"/>
    <w:rsid w:val="00F1569A"/>
    <w:rsid w:val="00F16119"/>
    <w:rsid w:val="00F175C5"/>
    <w:rsid w:val="00F231F8"/>
    <w:rsid w:val="00F235D2"/>
    <w:rsid w:val="00F237D7"/>
    <w:rsid w:val="00F24B1F"/>
    <w:rsid w:val="00F25817"/>
    <w:rsid w:val="00F2625D"/>
    <w:rsid w:val="00F264A7"/>
    <w:rsid w:val="00F2710E"/>
    <w:rsid w:val="00F32144"/>
    <w:rsid w:val="00F330BB"/>
    <w:rsid w:val="00F33177"/>
    <w:rsid w:val="00F3393B"/>
    <w:rsid w:val="00F361AD"/>
    <w:rsid w:val="00F3645E"/>
    <w:rsid w:val="00F37168"/>
    <w:rsid w:val="00F4066B"/>
    <w:rsid w:val="00F407F3"/>
    <w:rsid w:val="00F45804"/>
    <w:rsid w:val="00F45EE2"/>
    <w:rsid w:val="00F47C4E"/>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7C2C5-A78A-4947-B87C-E22DE121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31113</Words>
  <Characters>177347</Characters>
  <Application>Microsoft Office Word</Application>
  <DocSecurity>0</DocSecurity>
  <Lines>1477</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30</cp:revision>
  <cp:lastPrinted>2018-10-22T21:05:00Z</cp:lastPrinted>
  <dcterms:created xsi:type="dcterms:W3CDTF">2019-01-09T01:57:00Z</dcterms:created>
  <dcterms:modified xsi:type="dcterms:W3CDTF">2019-01-09T23:14:00Z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