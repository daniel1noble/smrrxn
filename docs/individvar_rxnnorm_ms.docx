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FB2D6" w14:textId="4A5836CB" w:rsidR="00D24BC6" w:rsidRDefault="00D24BC6" w:rsidP="006237AE">
      <w:pPr>
        <w:pStyle w:val="Heading1"/>
        <w:spacing w:line="360" w:lineRule="auto"/>
        <w:rPr>
          <w:lang w:val="en-AU"/>
        </w:rPr>
      </w:pPr>
      <w:commentRangeStart w:id="0"/>
      <w:r>
        <w:rPr>
          <w:lang w:val="en-AU"/>
        </w:rPr>
        <w:t xml:space="preserve">Individual variation in thermal plasticity and </w:t>
      </w:r>
      <w:r w:rsidR="00D158FB">
        <w:rPr>
          <w:lang w:val="en-AU"/>
        </w:rPr>
        <w:t xml:space="preserve">its impact on </w:t>
      </w:r>
      <w:r w:rsidR="00F3393B">
        <w:rPr>
          <w:lang w:val="en-AU"/>
        </w:rPr>
        <w:t>energetic</w:t>
      </w:r>
      <w:r>
        <w:rPr>
          <w:lang w:val="en-AU"/>
        </w:rPr>
        <w:t xml:space="preserve"> scaling</w:t>
      </w:r>
      <w:r w:rsidR="00F3393B">
        <w:rPr>
          <w:lang w:val="en-AU"/>
        </w:rPr>
        <w:t xml:space="preserve"> across different hierarchical levels</w:t>
      </w:r>
      <w:commentRangeEnd w:id="0"/>
      <w:r w:rsidR="005352EE">
        <w:rPr>
          <w:rStyle w:val="CommentReference"/>
          <w:rFonts w:eastAsiaTheme="minorEastAsia" w:cstheme="minorBidi"/>
          <w:b w:val="0"/>
          <w:color w:val="auto"/>
          <w:lang w:val="en-AU"/>
        </w:rPr>
        <w:commentReference w:id="0"/>
      </w:r>
    </w:p>
    <w:p w14:paraId="25265827" w14:textId="77777777" w:rsidR="005352EE" w:rsidRPr="00EF339B" w:rsidRDefault="005352EE" w:rsidP="005352EE">
      <w:pPr>
        <w:spacing w:line="360" w:lineRule="auto"/>
        <w:rPr>
          <w:vertAlign w:val="superscript"/>
          <w:lang w:val="en-AU"/>
        </w:rPr>
      </w:pPr>
      <w:r>
        <w:rPr>
          <w:lang w:val="en-AU"/>
        </w:rPr>
        <w:t>Fonti Kar</w:t>
      </w:r>
      <w:r>
        <w:rPr>
          <w:vertAlign w:val="superscript"/>
          <w:lang w:val="en-AU"/>
        </w:rPr>
        <w:t>1</w:t>
      </w:r>
      <w:r>
        <w:rPr>
          <w:lang w:val="en-AU"/>
        </w:rPr>
        <w:t>, Shinichi Nakagawa</w:t>
      </w:r>
      <w:r>
        <w:rPr>
          <w:vertAlign w:val="superscript"/>
          <w:lang w:val="en-AU"/>
        </w:rPr>
        <w:t>1,2</w:t>
      </w:r>
      <w:r>
        <w:rPr>
          <w:lang w:val="en-AU"/>
        </w:rPr>
        <w:t>, Christopher R Friesen</w:t>
      </w:r>
      <w:r>
        <w:rPr>
          <w:vertAlign w:val="superscript"/>
          <w:lang w:val="en-AU"/>
        </w:rPr>
        <w:t>3</w:t>
      </w:r>
      <w:r>
        <w:rPr>
          <w:lang w:val="en-AU"/>
        </w:rPr>
        <w:t>, Daniel W.A. Noble</w:t>
      </w:r>
      <w:r>
        <w:rPr>
          <w:vertAlign w:val="superscript"/>
          <w:lang w:val="en-AU"/>
        </w:rPr>
        <w:t>1,2,4</w:t>
      </w:r>
    </w:p>
    <w:p w14:paraId="4B109028" w14:textId="77777777" w:rsidR="005352EE" w:rsidRPr="00EF339B" w:rsidRDefault="005352EE" w:rsidP="005352EE">
      <w:pPr>
        <w:spacing w:line="360" w:lineRule="auto"/>
        <w:rPr>
          <w:i/>
        </w:rPr>
      </w:pPr>
      <w:r w:rsidRPr="00EF339B">
        <w:rPr>
          <w:lang w:val="en-AU"/>
        </w:rPr>
        <w:t xml:space="preserve">1 </w:t>
      </w:r>
      <w:r w:rsidRPr="00EF339B">
        <w:rPr>
          <w:i/>
        </w:rPr>
        <w:t>School of Biological Earth and Environmental Sciences, Ecology and Evolution Research Centre, University of New South Wales, Sydney, NSW, Australia</w:t>
      </w:r>
    </w:p>
    <w:p w14:paraId="55772D04" w14:textId="77777777" w:rsidR="005352EE" w:rsidRPr="00EF339B" w:rsidRDefault="005352EE" w:rsidP="005352EE">
      <w:pPr>
        <w:spacing w:line="360" w:lineRule="auto"/>
      </w:pPr>
      <w:r w:rsidRPr="00EF339B">
        <w:rPr>
          <w:lang w:val="en-AU"/>
        </w:rPr>
        <w:t xml:space="preserve">2 </w:t>
      </w:r>
      <w:r w:rsidRPr="00EF339B">
        <w:rPr>
          <w:i/>
        </w:rPr>
        <w:t>Diabetes and Metabolism Division, Garvan Institute of Medical Research, 384 Victoria Street, Darlinghurst, Sydney, NSW 2010, Australia</w:t>
      </w:r>
    </w:p>
    <w:p w14:paraId="5806CE2A" w14:textId="77777777" w:rsidR="005352EE" w:rsidRDefault="005352EE" w:rsidP="005352EE">
      <w:pPr>
        <w:spacing w:line="360" w:lineRule="auto"/>
      </w:pPr>
      <w:r w:rsidRPr="00EF339B">
        <w:t xml:space="preserve">3 </w:t>
      </w:r>
      <w:r w:rsidRPr="001F42DB">
        <w:rPr>
          <w:i/>
        </w:rPr>
        <w:t>School of Earth, Atmospheric and Life Sciences, Faculty of Science, Medicine and Health, University of Wollongong, Wollongong, NSW, Australia</w:t>
      </w:r>
    </w:p>
    <w:p w14:paraId="182007B0" w14:textId="77777777" w:rsidR="005352EE" w:rsidRDefault="005352EE" w:rsidP="005352EE">
      <w:pPr>
        <w:spacing w:line="360" w:lineRule="auto"/>
        <w:rPr>
          <w:i/>
        </w:rPr>
      </w:pPr>
      <w:r>
        <w:t>4</w:t>
      </w:r>
      <w:r w:rsidRPr="00061FC5">
        <w:t xml:space="preserve"> </w:t>
      </w:r>
      <w:r>
        <w:t xml:space="preserve">Division of </w:t>
      </w:r>
      <w:r w:rsidRPr="005713A9">
        <w:rPr>
          <w:i/>
        </w:rPr>
        <w:t>Ecology</w:t>
      </w:r>
      <w:r>
        <w:rPr>
          <w:i/>
        </w:rPr>
        <w:t xml:space="preserve"> and</w:t>
      </w:r>
      <w:r w:rsidRPr="005713A9">
        <w:rPr>
          <w:i/>
        </w:rPr>
        <w:t xml:space="preserve"> Evolution</w:t>
      </w:r>
      <w:r>
        <w:rPr>
          <w:i/>
        </w:rPr>
        <w:t xml:space="preserve">, </w:t>
      </w:r>
      <w:r w:rsidRPr="005713A9">
        <w:rPr>
          <w:i/>
        </w:rPr>
        <w:t>Research School of Biology, The Australian National University, Canberra</w:t>
      </w:r>
      <w:r>
        <w:rPr>
          <w:i/>
        </w:rPr>
        <w:t>,</w:t>
      </w:r>
      <w:r w:rsidRPr="005713A9">
        <w:rPr>
          <w:i/>
        </w:rPr>
        <w:t xml:space="preserve"> ACT, Australia</w:t>
      </w:r>
    </w:p>
    <w:p w14:paraId="1FD3AA08" w14:textId="77777777" w:rsidR="005352EE" w:rsidRDefault="005352EE" w:rsidP="005352EE">
      <w:pPr>
        <w:spacing w:line="360" w:lineRule="auto"/>
        <w:rPr>
          <w:lang w:val="en-AU"/>
        </w:rPr>
      </w:pPr>
    </w:p>
    <w:p w14:paraId="162EA623" w14:textId="77777777" w:rsidR="005352EE" w:rsidRDefault="005352EE" w:rsidP="005352EE">
      <w:pPr>
        <w:spacing w:line="360" w:lineRule="auto"/>
        <w:rPr>
          <w:lang w:val="en-AU"/>
        </w:rPr>
      </w:pPr>
      <w:r>
        <w:rPr>
          <w:lang w:val="en-AU"/>
        </w:rPr>
        <w:t>Corresponding author: Fonti Kar</w:t>
      </w:r>
    </w:p>
    <w:p w14:paraId="44EB2448" w14:textId="31C2E4FA" w:rsidR="003E15E6" w:rsidRPr="003E15E6" w:rsidRDefault="005352EE" w:rsidP="003E15E6">
      <w:pPr>
        <w:rPr>
          <w:lang w:val="en-AU"/>
        </w:rPr>
      </w:pPr>
      <w:r>
        <w:rPr>
          <w:lang w:val="en-AU"/>
        </w:rPr>
        <w:t xml:space="preserve">Correspondence email: </w:t>
      </w:r>
      <w:hyperlink r:id="rId11" w:history="1">
        <w:r w:rsidR="003E15E6" w:rsidRPr="00311CF6">
          <w:rPr>
            <w:rStyle w:val="Hyperlink"/>
            <w:lang w:val="en-AU"/>
          </w:rPr>
          <w:t>fonti.kar@gmail.com</w:t>
        </w:r>
      </w:hyperlink>
    </w:p>
    <w:p w14:paraId="78719BDC" w14:textId="77777777" w:rsidR="00960CF8" w:rsidRDefault="00960CF8" w:rsidP="006237AE">
      <w:pPr>
        <w:pStyle w:val="Heading1"/>
        <w:spacing w:line="360" w:lineRule="auto"/>
        <w:rPr>
          <w:lang w:val="en-AU"/>
        </w:rPr>
      </w:pPr>
      <w:r>
        <w:rPr>
          <w:lang w:val="en-AU"/>
        </w:rPr>
        <w:t>Abstract</w:t>
      </w:r>
    </w:p>
    <w:p w14:paraId="52B80016" w14:textId="1A86E276" w:rsidR="00EF6DED" w:rsidRDefault="00EF6DED" w:rsidP="006237AE">
      <w:pPr>
        <w:pStyle w:val="ListParagraph"/>
        <w:numPr>
          <w:ilvl w:val="0"/>
          <w:numId w:val="15"/>
        </w:numPr>
        <w:spacing w:line="360" w:lineRule="auto"/>
        <w:rPr>
          <w:lang w:val="en-AU"/>
        </w:rPr>
      </w:pPr>
      <w:r w:rsidRPr="00AF2E85">
        <w:rPr>
          <w:lang w:val="en-AU"/>
        </w:rPr>
        <w:t>Metabolic rate</w:t>
      </w:r>
      <w:r w:rsidR="00B520EB">
        <w:rPr>
          <w:lang w:val="en-AU"/>
        </w:rPr>
        <w:t xml:space="preserve"> limits many biological processes and</w:t>
      </w:r>
      <w:r w:rsidRPr="00AF2E85">
        <w:rPr>
          <w:lang w:val="en-AU"/>
        </w:rPr>
        <w:t xml:space="preserve"> is organised in a hierarchical manner</w:t>
      </w:r>
      <w:r w:rsidR="00B520EB">
        <w:rPr>
          <w:lang w:val="en-AU"/>
        </w:rPr>
        <w:t>.</w:t>
      </w:r>
      <w:r w:rsidRPr="00AF2E85">
        <w:rPr>
          <w:lang w:val="en-AU"/>
        </w:rPr>
        <w:t xml:space="preserve"> </w:t>
      </w:r>
      <w:r w:rsidR="00B520EB">
        <w:rPr>
          <w:lang w:val="en-AU"/>
        </w:rPr>
        <w:t>T</w:t>
      </w:r>
      <w:r w:rsidRPr="00AF2E85">
        <w:rPr>
          <w:lang w:val="en-AU"/>
        </w:rPr>
        <w:t xml:space="preserve">he relationship between metabolic rate and body mass can </w:t>
      </w:r>
      <w:r w:rsidR="00B520EB">
        <w:rPr>
          <w:lang w:val="en-AU"/>
        </w:rPr>
        <w:t xml:space="preserve">therefore </w:t>
      </w:r>
      <w:r w:rsidRPr="00AF2E85">
        <w:rPr>
          <w:lang w:val="en-AU"/>
        </w:rPr>
        <w:t xml:space="preserve">vary drastically across </w:t>
      </w:r>
      <w:r w:rsidR="008C4052">
        <w:rPr>
          <w:lang w:val="en-AU"/>
        </w:rPr>
        <w:t>individual</w:t>
      </w:r>
      <w:r w:rsidR="00B520EB">
        <w:rPr>
          <w:lang w:val="en-AU"/>
        </w:rPr>
        <w:t xml:space="preserve">s, </w:t>
      </w:r>
      <w:r w:rsidRPr="00AF2E85">
        <w:rPr>
          <w:lang w:val="en-AU"/>
        </w:rPr>
        <w:t>species</w:t>
      </w:r>
      <w:r w:rsidR="00B520EB">
        <w:rPr>
          <w:lang w:val="en-AU"/>
        </w:rPr>
        <w:t xml:space="preserve"> and</w:t>
      </w:r>
      <w:r w:rsidRPr="00AF2E85">
        <w:rPr>
          <w:lang w:val="en-AU"/>
        </w:rPr>
        <w:t xml:space="preserve"> populations</w:t>
      </w:r>
      <w:r w:rsidR="00B520EB">
        <w:rPr>
          <w:lang w:val="en-AU"/>
        </w:rPr>
        <w:t>.</w:t>
      </w:r>
    </w:p>
    <w:p w14:paraId="77E83484" w14:textId="41A539A4" w:rsidR="00EF6DED" w:rsidRDefault="00EF6DED" w:rsidP="006237AE">
      <w:pPr>
        <w:pStyle w:val="ListParagraph"/>
        <w:numPr>
          <w:ilvl w:val="0"/>
          <w:numId w:val="15"/>
        </w:numPr>
        <w:spacing w:line="360" w:lineRule="auto"/>
        <w:rPr>
          <w:lang w:val="en-AU"/>
        </w:rPr>
      </w:pPr>
      <w:del w:id="1" w:author="fonti.kar@gmail.com" w:date="2019-01-15T13:30:00Z">
        <w:r w:rsidRPr="00AF2E85" w:rsidDel="003C7069">
          <w:rPr>
            <w:lang w:val="en-AU"/>
          </w:rPr>
          <w:delText xml:space="preserve">Energetic </w:delText>
        </w:r>
      </w:del>
      <w:ins w:id="2" w:author="fonti.kar@gmail.com" w:date="2019-01-15T13:30:00Z">
        <w:r w:rsidR="003C7069">
          <w:rPr>
            <w:lang w:val="en-AU"/>
          </w:rPr>
          <w:t>Metabolic</w:t>
        </w:r>
        <w:r w:rsidR="003C7069" w:rsidRPr="00AF2E85">
          <w:rPr>
            <w:lang w:val="en-AU"/>
          </w:rPr>
          <w:t xml:space="preserve"> </w:t>
        </w:r>
      </w:ins>
      <w:r w:rsidRPr="00AF2E85">
        <w:rPr>
          <w:lang w:val="en-AU"/>
        </w:rPr>
        <w:t>scaling at higher taxonomic levels may be confounded with among- and within-individual effects if variation in metabolic rate and body mass at</w:t>
      </w:r>
      <w:r w:rsidR="00C92B36">
        <w:rPr>
          <w:lang w:val="en-AU"/>
        </w:rPr>
        <w:t xml:space="preserve"> these</w:t>
      </w:r>
      <w:r w:rsidRPr="00AF2E85">
        <w:rPr>
          <w:lang w:val="en-AU"/>
        </w:rPr>
        <w:t xml:space="preserve"> lower levels is not properly modelled. This is because an individual’s energetic expenditure is sensitive to changes in the internal (e.g., body mass) and external environment (e.g., temperature)</w:t>
      </w:r>
      <w:r w:rsidR="00616F92">
        <w:rPr>
          <w:lang w:val="en-AU"/>
        </w:rPr>
        <w:t xml:space="preserve"> which can alter the scaling relationship.</w:t>
      </w:r>
      <w:r w:rsidRPr="00AF2E85">
        <w:rPr>
          <w:lang w:val="en-AU"/>
        </w:rPr>
        <w:t xml:space="preserve"> However, whether </w:t>
      </w:r>
      <w:r w:rsidR="00616F92" w:rsidRPr="00AF2E85">
        <w:rPr>
          <w:lang w:val="en-AU"/>
        </w:rPr>
        <w:t>individuals</w:t>
      </w:r>
      <w:r w:rsidR="00616F92">
        <w:rPr>
          <w:lang w:val="en-AU"/>
        </w:rPr>
        <w:t xml:space="preserve"> </w:t>
      </w:r>
      <w:r w:rsidRPr="00AF2E85">
        <w:rPr>
          <w:lang w:val="en-AU"/>
        </w:rPr>
        <w:t>consistent</w:t>
      </w:r>
      <w:r>
        <w:rPr>
          <w:lang w:val="en-AU"/>
        </w:rPr>
        <w:t>ly</w:t>
      </w:r>
      <w:r w:rsidRPr="00AF2E85">
        <w:rPr>
          <w:lang w:val="en-AU"/>
        </w:rPr>
        <w:t xml:space="preserve"> </w:t>
      </w:r>
      <w:r w:rsidR="00616F92">
        <w:rPr>
          <w:lang w:val="en-AU"/>
        </w:rPr>
        <w:t xml:space="preserve">differ in their sensitivity to the environment (metabolic reaction norms) </w:t>
      </w:r>
      <w:r w:rsidRPr="00AF2E85">
        <w:rPr>
          <w:lang w:val="en-AU"/>
        </w:rPr>
        <w:t>is not well characterised or understood.</w:t>
      </w:r>
    </w:p>
    <w:p w14:paraId="223394B4" w14:textId="66FBE5FE" w:rsidR="00EF6DED" w:rsidRDefault="00EF6DED" w:rsidP="006237AE">
      <w:pPr>
        <w:pStyle w:val="ListParagraph"/>
        <w:numPr>
          <w:ilvl w:val="0"/>
          <w:numId w:val="15"/>
        </w:numPr>
        <w:spacing w:line="360" w:lineRule="auto"/>
        <w:rPr>
          <w:lang w:val="en-AU"/>
        </w:rPr>
      </w:pPr>
      <w:r w:rsidRPr="00AF2E85">
        <w:rPr>
          <w:lang w:val="en-AU"/>
        </w:rPr>
        <w:t xml:space="preserve"> We repeatedly measured individual</w:t>
      </w:r>
      <w:r w:rsidR="00616F92">
        <w:rPr>
          <w:lang w:val="en-AU"/>
        </w:rPr>
        <w:t>’s</w:t>
      </w:r>
      <w:r w:rsidRPr="00AF2E85">
        <w:rPr>
          <w:lang w:val="en-AU"/>
        </w:rPr>
        <w:t xml:space="preserve"> metaboli</w:t>
      </w:r>
      <w:r w:rsidR="00616F92">
        <w:rPr>
          <w:lang w:val="en-AU"/>
        </w:rPr>
        <w:t>c rate</w:t>
      </w:r>
      <w:r w:rsidRPr="00AF2E85">
        <w:rPr>
          <w:lang w:val="en-AU"/>
        </w:rPr>
        <w:t xml:space="preserve"> across a temperature gradient in an ectotherm model (</w:t>
      </w:r>
      <w:r w:rsidRPr="00AF2E85">
        <w:rPr>
          <w:i/>
          <w:lang w:val="en-AU"/>
        </w:rPr>
        <w:t>Lampropholis delicata</w:t>
      </w:r>
      <w:r w:rsidRPr="00AF2E85">
        <w:rPr>
          <w:lang w:val="en-AU"/>
        </w:rPr>
        <w:t xml:space="preserve"> – the delicate skink) to characterise the repeatability of metabolic thermal plasticity and to identify the patterns of phenotypic correlations of metabolic rate at different temperatures (cross-temperature correlations). We also </w:t>
      </w:r>
      <w:del w:id="3" w:author="fonti.kar@gmail.com" w:date="2019-01-15T10:11:00Z">
        <w:r w:rsidRPr="00AF2E85" w:rsidDel="00E364CB">
          <w:rPr>
            <w:lang w:val="en-AU"/>
          </w:rPr>
          <w:delText xml:space="preserve">tested </w:delText>
        </w:r>
      </w:del>
      <w:ins w:id="4" w:author="fonti.kar@gmail.com" w:date="2019-01-15T10:11:00Z">
        <w:r w:rsidR="00E364CB">
          <w:rPr>
            <w:lang w:val="en-AU"/>
          </w:rPr>
          <w:t>explored</w:t>
        </w:r>
        <w:r w:rsidR="00E364CB" w:rsidRPr="00AF2E85">
          <w:rPr>
            <w:lang w:val="en-AU"/>
          </w:rPr>
          <w:t xml:space="preserve"> </w:t>
        </w:r>
        <w:r w:rsidR="00E364CB">
          <w:rPr>
            <w:lang w:val="en-AU"/>
          </w:rPr>
          <w:t xml:space="preserve">how </w:t>
        </w:r>
      </w:ins>
      <w:del w:id="5" w:author="fonti.kar@gmail.com" w:date="2019-01-15T10:11:00Z">
        <w:r w:rsidRPr="00AF2E85" w:rsidDel="00E364CB">
          <w:rPr>
            <w:lang w:val="en-AU"/>
          </w:rPr>
          <w:delText xml:space="preserve">whether </w:delText>
        </w:r>
      </w:del>
      <w:del w:id="6" w:author="fonti.kar@gmail.com" w:date="2019-01-15T10:12:00Z">
        <w:r w:rsidR="00616F92" w:rsidDel="00E364CB">
          <w:rPr>
            <w:lang w:val="en-AU"/>
          </w:rPr>
          <w:delText>the relationship between body mass and metabolic rate</w:delText>
        </w:r>
      </w:del>
      <w:ins w:id="7" w:author="fonti.kar@gmail.com" w:date="2019-01-15T10:12:00Z">
        <w:r w:rsidR="00E364CB">
          <w:rPr>
            <w:lang w:val="en-AU"/>
          </w:rPr>
          <w:t>mass-scaling exponents</w:t>
        </w:r>
      </w:ins>
      <w:r w:rsidR="00616F92">
        <w:rPr>
          <w:lang w:val="en-AU"/>
        </w:rPr>
        <w:t xml:space="preserve"> </w:t>
      </w:r>
      <w:del w:id="8" w:author="fonti.kar@gmail.com" w:date="2019-01-15T10:11:00Z">
        <w:r w:rsidR="00616F92" w:rsidRPr="00AF2E85" w:rsidDel="00E364CB">
          <w:rPr>
            <w:lang w:val="en-AU"/>
          </w:rPr>
          <w:delText>changed with temperature</w:delText>
        </w:r>
        <w:r w:rsidR="00616F92" w:rsidDel="00E364CB">
          <w:rPr>
            <w:lang w:val="en-AU"/>
          </w:rPr>
          <w:delText xml:space="preserve"> and </w:delText>
        </w:r>
        <w:r w:rsidRPr="00AF2E85" w:rsidDel="00E364CB">
          <w:rPr>
            <w:lang w:val="en-AU"/>
          </w:rPr>
          <w:delText xml:space="preserve">differed </w:delText>
        </w:r>
      </w:del>
      <w:r w:rsidR="00616F92">
        <w:rPr>
          <w:lang w:val="en-AU"/>
        </w:rPr>
        <w:t xml:space="preserve">at the among- </w:t>
      </w:r>
      <w:ins w:id="9" w:author="fonti.kar@gmail.com" w:date="2019-01-15T10:11:00Z">
        <w:r w:rsidR="00E364CB">
          <w:rPr>
            <w:lang w:val="en-AU"/>
          </w:rPr>
          <w:t xml:space="preserve">is affected when </w:t>
        </w:r>
      </w:ins>
      <w:del w:id="10" w:author="fonti.kar@gmail.com" w:date="2019-01-15T10:11:00Z">
        <w:r w:rsidR="00616F92" w:rsidDel="00E364CB">
          <w:rPr>
            <w:lang w:val="en-AU"/>
          </w:rPr>
          <w:delText>and</w:delText>
        </w:r>
      </w:del>
      <w:r w:rsidR="00616F92">
        <w:rPr>
          <w:lang w:val="en-AU"/>
        </w:rPr>
        <w:t xml:space="preserve"> within-individual </w:t>
      </w:r>
      <w:del w:id="11" w:author="fonti.kar@gmail.com" w:date="2019-01-15T10:12:00Z">
        <w:r w:rsidR="00616F92" w:rsidDel="00E364CB">
          <w:rPr>
            <w:lang w:val="en-AU"/>
          </w:rPr>
          <w:delText>level</w:delText>
        </w:r>
      </w:del>
      <w:ins w:id="12" w:author="fonti.kar@gmail.com" w:date="2019-01-15T10:12:00Z">
        <w:r w:rsidR="00E364CB">
          <w:rPr>
            <w:lang w:val="en-AU"/>
          </w:rPr>
          <w:t>effects are partitioned</w:t>
        </w:r>
      </w:ins>
      <w:ins w:id="13" w:author="fonti.kar@gmail.com" w:date="2019-01-15T10:13:00Z">
        <w:r w:rsidR="00E364CB">
          <w:rPr>
            <w:lang w:val="en-AU"/>
          </w:rPr>
          <w:t xml:space="preserve"> and how they </w:t>
        </w:r>
        <w:r w:rsidR="00E364CB" w:rsidRPr="00AF2E85">
          <w:rPr>
            <w:lang w:val="en-AU"/>
          </w:rPr>
          <w:t>changed with temperature</w:t>
        </w:r>
        <w:r w:rsidR="00E364CB">
          <w:rPr>
            <w:lang w:val="en-AU"/>
          </w:rPr>
          <w:t>.</w:t>
        </w:r>
      </w:ins>
      <w:del w:id="14" w:author="fonti.kar@gmail.com" w:date="2019-01-15T10:13:00Z">
        <w:r w:rsidR="00616F92" w:rsidDel="00E364CB">
          <w:rPr>
            <w:lang w:val="en-AU"/>
          </w:rPr>
          <w:delText xml:space="preserve">. </w:delText>
        </w:r>
      </w:del>
    </w:p>
    <w:p w14:paraId="2FDC94D5" w14:textId="77777777" w:rsidR="00EF6DED" w:rsidRDefault="00EF6DED" w:rsidP="006237AE">
      <w:pPr>
        <w:pStyle w:val="ListParagraph"/>
        <w:numPr>
          <w:ilvl w:val="0"/>
          <w:numId w:val="15"/>
        </w:numPr>
        <w:spacing w:line="360" w:lineRule="auto"/>
        <w:rPr>
          <w:lang w:val="en-AU"/>
        </w:rPr>
      </w:pPr>
      <w:r w:rsidRPr="00AF2E85">
        <w:rPr>
          <w:lang w:val="en-AU"/>
        </w:rPr>
        <w:lastRenderedPageBreak/>
        <w:t>Making use of two statistical frameworks, we found that the thermal metabolic reaction norms are significantly repeatable. We also show that repeatability of metabolic rate increased as a function of temperature, which was associated with individuals responding more predictably (a decrease in within-individual variance) at higher temperatures. Cross-temperature correlations in metabolic rate differed between the two modelling approaches and provide different evolutionary insights into the how the shape of the reaction norm can be shaped by natural selection.</w:t>
      </w:r>
    </w:p>
    <w:p w14:paraId="3C46883F" w14:textId="25B4312F" w:rsidR="00EF6DED" w:rsidRDefault="00EF6DED" w:rsidP="006237AE">
      <w:pPr>
        <w:pStyle w:val="ListParagraph"/>
        <w:numPr>
          <w:ilvl w:val="0"/>
          <w:numId w:val="15"/>
        </w:numPr>
        <w:spacing w:line="360" w:lineRule="auto"/>
        <w:rPr>
          <w:lang w:val="en-AU"/>
        </w:rPr>
      </w:pPr>
      <w:r w:rsidRPr="00AF2E85">
        <w:rPr>
          <w:lang w:val="en-AU"/>
        </w:rPr>
        <w:t xml:space="preserve">Finally, we show that mass-scaling exponents </w:t>
      </w:r>
      <w:r w:rsidR="00F4066B">
        <w:rPr>
          <w:lang w:val="en-AU"/>
        </w:rPr>
        <w:t xml:space="preserve">did not change with temperature but </w:t>
      </w:r>
      <w:r w:rsidRPr="00AF2E85">
        <w:rPr>
          <w:lang w:val="en-AU"/>
        </w:rPr>
        <w:t>differ substantially at among- and within- individual level</w:t>
      </w:r>
      <w:r w:rsidR="00F4066B">
        <w:rPr>
          <w:lang w:val="en-AU"/>
        </w:rPr>
        <w:t>.</w:t>
      </w:r>
    </w:p>
    <w:p w14:paraId="78E59CB2" w14:textId="2A3C4BD3" w:rsidR="00EF6DED" w:rsidRPr="002E5E93" w:rsidRDefault="00EF6DED" w:rsidP="006237AE">
      <w:pPr>
        <w:pStyle w:val="ListParagraph"/>
        <w:numPr>
          <w:ilvl w:val="0"/>
          <w:numId w:val="15"/>
        </w:numPr>
        <w:spacing w:line="360" w:lineRule="auto"/>
        <w:rPr>
          <w:lang w:val="en-AU"/>
        </w:rPr>
      </w:pPr>
      <w:r w:rsidRPr="00AF2E85">
        <w:rPr>
          <w:lang w:val="en-AU"/>
        </w:rPr>
        <w:t xml:space="preserve"> </w:t>
      </w:r>
      <w:r>
        <w:rPr>
          <w:lang w:val="en-AU"/>
        </w:rPr>
        <w:t>Our work</w:t>
      </w:r>
      <w:r w:rsidRPr="00AF2E85">
        <w:rPr>
          <w:lang w:val="en-AU"/>
        </w:rPr>
        <w:t xml:space="preserve"> </w:t>
      </w:r>
      <w:r w:rsidR="00F4066B">
        <w:rPr>
          <w:lang w:val="en-AU"/>
        </w:rPr>
        <w:t>suggests that</w:t>
      </w:r>
      <w:r>
        <w:rPr>
          <w:lang w:val="en-AU"/>
        </w:rPr>
        <w:t xml:space="preserve"> metabolic plasticity has the capacity to respond to selection</w:t>
      </w:r>
      <w:r w:rsidR="00F4066B">
        <w:rPr>
          <w:lang w:val="en-AU"/>
        </w:rPr>
        <w:t>, which has crucial implications for animals coping with rapid temperature changes. Moreover, we show that</w:t>
      </w:r>
      <w:r>
        <w:rPr>
          <w:lang w:val="en-AU"/>
        </w:rPr>
        <w:t xml:space="preserve"> </w:t>
      </w:r>
      <w:r w:rsidRPr="00AF2E85">
        <w:rPr>
          <w:lang w:val="en-AU"/>
        </w:rPr>
        <w:t>the relationship between body mass and metabolic rate is scale-dependent</w:t>
      </w:r>
      <w:r w:rsidR="00F4066B">
        <w:rPr>
          <w:lang w:val="en-AU"/>
        </w:rPr>
        <w:t xml:space="preserve">. </w:t>
      </w:r>
      <w:r>
        <w:rPr>
          <w:lang w:val="en-AU"/>
        </w:rPr>
        <w:t>S</w:t>
      </w:r>
      <w:r w:rsidRPr="00AF2E85">
        <w:rPr>
          <w:lang w:val="en-AU"/>
        </w:rPr>
        <w:t>tudies that utilise the predictive power of energetic scaling</w:t>
      </w:r>
      <w:r w:rsidR="00F4066B">
        <w:rPr>
          <w:lang w:val="en-AU"/>
        </w:rPr>
        <w:t xml:space="preserve"> relationships</w:t>
      </w:r>
      <w:r w:rsidRPr="00AF2E85">
        <w:rPr>
          <w:lang w:val="en-AU"/>
        </w:rPr>
        <w:t xml:space="preserve"> should bear in mind the different levels of variation.</w:t>
      </w:r>
    </w:p>
    <w:p w14:paraId="1A72D759" w14:textId="01E1C7FD" w:rsidR="00711670" w:rsidRDefault="00711670" w:rsidP="006237AE">
      <w:pPr>
        <w:pStyle w:val="Heading1"/>
        <w:spacing w:line="360" w:lineRule="auto"/>
        <w:rPr>
          <w:lang w:val="en-AU"/>
        </w:rPr>
      </w:pPr>
      <w:r>
        <w:rPr>
          <w:lang w:val="en-AU"/>
        </w:rPr>
        <w:t>Keywords</w:t>
      </w:r>
    </w:p>
    <w:p w14:paraId="6513C975" w14:textId="3FF328A3" w:rsidR="00A56702" w:rsidRPr="00A56702" w:rsidRDefault="00A56702" w:rsidP="006237AE">
      <w:pPr>
        <w:spacing w:line="360" w:lineRule="auto"/>
        <w:rPr>
          <w:lang w:val="en-AU"/>
        </w:rPr>
      </w:pPr>
      <w:r>
        <w:rPr>
          <w:lang w:val="en-AU"/>
        </w:rPr>
        <w:t xml:space="preserve">Phenotypic plasticity, reaction norm, thermal sensitivity, repeatability </w:t>
      </w:r>
    </w:p>
    <w:p w14:paraId="18CC7C2E" w14:textId="15207D47" w:rsidR="00444B65" w:rsidRDefault="00444B65" w:rsidP="006237AE">
      <w:pPr>
        <w:pStyle w:val="Heading1"/>
        <w:spacing w:line="360" w:lineRule="auto"/>
        <w:rPr>
          <w:lang w:val="en-AU"/>
        </w:rPr>
      </w:pPr>
      <w:r>
        <w:rPr>
          <w:lang w:val="en-AU"/>
        </w:rPr>
        <w:t>Introduction</w:t>
      </w:r>
    </w:p>
    <w:p w14:paraId="6C9020BE" w14:textId="3FB09E7C" w:rsidR="00797FA6" w:rsidRDefault="00797FA6" w:rsidP="006237AE">
      <w:pPr>
        <w:pStyle w:val="Thesisnormal"/>
        <w:spacing w:line="360" w:lineRule="auto"/>
      </w:pPr>
      <w:r>
        <w:t xml:space="preserve">Animals live in a multifaceted world where their external and internal environment is often in a state of flux. Changes in rainfall, density of conspecifics, age and body condition can all simultaneously affect an individual. Animals respond to </w:t>
      </w:r>
      <w:r w:rsidRPr="00284100">
        <w:t xml:space="preserve">environmental heterogeneity </w:t>
      </w:r>
      <w:r>
        <w:t xml:space="preserve">by adjusting many aspects of their phenotype including life history </w:t>
      </w:r>
      <w:r>
        <w:rPr>
          <w:rFonts w:eastAsiaTheme="minorHAnsi"/>
          <w:lang w:val="en-US"/>
        </w:rPr>
        <w:fldChar w:fldCharType="begin"/>
      </w:r>
      <w:r w:rsidR="002905E1">
        <w:rPr>
          <w:rFonts w:eastAsiaTheme="minorHAnsi"/>
          <w:lang w:val="en-US"/>
        </w:rPr>
        <w:instrText xml:space="preserve"> ADDIN PAPERS2_CITATIONS &lt;citation&gt;&lt;priority&gt;0&lt;/priority&gt;&lt;uuid&gt;A5B0AAAC-537A-4661-B88D-21DE38DB8902&lt;/uuid&gt;&lt;publications&gt;&lt;publication&gt;&lt;subtype&gt;400&lt;/subtype&gt;&lt;publisher&gt;Ecological Society of America&lt;/publisher&gt;&lt;title&gt;Complex interactions among temporal variables affect the plasticity of clutch size in a multi-brooded bird&lt;/title&gt;&lt;url&gt;http://doi.wiley.com/10.1890/08-0698.1&lt;/url&gt;&lt;volume&gt;90&lt;/volume&gt;&lt;publication_date&gt;99200905001200000000220000&lt;/publication_date&gt;&lt;uuid&gt;FF27DC16-159A-40E9-92AC-66816E69908C&lt;/uuid&gt;&lt;type&gt;400&lt;/type&gt;&lt;number&gt;5&lt;/number&gt;&lt;doi&gt;10.1890/08-0698.1&lt;/doi&gt;&lt;startpage&gt;1162&lt;/startpage&gt;&lt;endpage&gt;1174&lt;/endpage&gt;&lt;bundle&gt;&lt;publication&gt;&lt;title&gt;Ecology&lt;/title&gt;&lt;uuid&gt;79E36528-A230-4190-B9D7-3079F29D6CF3&lt;/uuid&gt;&lt;subtype&gt;-100&lt;/subtype&gt;&lt;publisher&gt;Ecological Society of America&lt;/publisher&gt;&lt;type&gt;-100&lt;/type&gt;&lt;/publication&gt;&lt;/bundle&gt;&lt;authors&gt;&lt;author&gt;&lt;lastName&gt;Westneat&lt;/lastName&gt;&lt;firstName&gt;David&lt;/firstName&gt;&lt;middleNames&gt;F&lt;/middleNames&gt;&lt;/author&gt;&lt;author&gt;&lt;lastName&gt;Stewart&lt;/lastName&gt;&lt;firstName&gt;Ian&lt;/firstName&gt;&lt;middleNames&gt;R K&lt;/middleNames&gt;&lt;/author&gt;&lt;author&gt;&lt;lastName&gt;Hatch&lt;/lastName&gt;&lt;firstName&gt;Margret&lt;/firstName&gt;&lt;middleNames&gt;I&lt;/middleNames&gt;&lt;/author&gt;&lt;/authors&gt;&lt;/publication&gt;&lt;/publications&gt;&lt;cites&gt;&lt;/cites&gt;&lt;/citation&gt;</w:instrText>
      </w:r>
      <w:r>
        <w:rPr>
          <w:rFonts w:eastAsiaTheme="minorHAnsi"/>
          <w:lang w:val="en-US"/>
        </w:rPr>
        <w:fldChar w:fldCharType="separate"/>
      </w:r>
      <w:r>
        <w:rPr>
          <w:rFonts w:eastAsiaTheme="minorHAnsi"/>
          <w:lang w:val="en-US"/>
        </w:rPr>
        <w:t>(Westneat, Stewart &amp; Hatch 2009)</w:t>
      </w:r>
      <w:r>
        <w:rPr>
          <w:rFonts w:eastAsiaTheme="minorHAnsi"/>
          <w:lang w:val="en-US"/>
        </w:rPr>
        <w:fldChar w:fldCharType="end"/>
      </w:r>
      <w:r>
        <w:t xml:space="preserve">, locomotor performance </w:t>
      </w:r>
      <w:r>
        <w:rPr>
          <w:rFonts w:eastAsiaTheme="minorHAnsi"/>
          <w:lang w:val="en-US"/>
        </w:rPr>
        <w:fldChar w:fldCharType="begin"/>
      </w:r>
      <w:r w:rsidR="002905E1">
        <w:rPr>
          <w:rFonts w:eastAsiaTheme="minorHAnsi"/>
          <w:lang w:val="en-US"/>
        </w:rPr>
        <w:instrText xml:space="preserve"> ADDIN PAPERS2_CITATIONS &lt;citation&gt;&lt;priority&gt;1&lt;/priority&gt;&lt;uuid&gt;6FC58C38-2A98-42ED-9A94-382A64E88186&lt;/uuid&gt;&lt;publications&gt;&lt;publication&gt;&lt;subtype&gt;400&lt;/subtype&gt;&lt;publisher&gt;Springer Berlin Heidelberg&lt;/publisher&gt;&lt;title&gt;Individual variation in thermal performance curves: swimming burst speed and jumping endurance in wild-caught tropical clawed frogs&lt;/title&gt;&lt;url&gt;https://link.springer.com/article/10.1007/s00442-014-2925-7&lt;/url&gt;&lt;volume&gt;175&lt;/volume&gt;&lt;publication_date&gt;99201400001200000000200000&lt;/publication_date&gt;&lt;uuid&gt;ACC44958-09A2-4CEE-A3B9-AEA7B7459CE6&lt;/uuid&gt;&lt;type&gt;400&lt;/type&gt;&lt;number&gt;2&lt;/number&gt;&lt;citekey&gt;Careau:2014in&lt;/citekey&gt;&lt;doi&gt;10.1007/s00442-014-2925-7&lt;/doi&gt;&lt;startpage&gt;471&lt;/startpage&gt;&lt;endpage&gt;480&lt;/endpage&gt;&lt;bundle&gt;&lt;publication&gt;&lt;title&gt;Oecologia&lt;/title&gt;&lt;uuid&gt;03F8E462-C629-4740-9C79-956E88CA2B43&lt;/uuid&gt;&lt;subtype&gt;-100&lt;/subtype&gt;&lt;publisher&gt;Springer Berlin Heidelberg&lt;/publisher&gt;&lt;type&gt;-100&lt;/type&gt;&lt;/publication&gt;&lt;/bundle&gt;&lt;authors&gt;&lt;author&gt;&lt;lastName&gt;Careau&lt;/lastName&gt;&lt;firstName&gt;Vincent&lt;/firstName&gt;&lt;/author&gt;&lt;author&gt;&lt;lastName&gt;Biro&lt;/lastName&gt;&lt;firstName&gt;Peter&lt;/firstName&gt;&lt;middleNames&gt;A&lt;/middleNames&gt;&lt;/author&gt;&lt;author&gt;&lt;lastName&gt;Bonneaud&lt;/lastName&gt;&lt;firstName&gt;Camille&lt;/firstName&gt;&lt;/author&gt;&lt;author&gt;&lt;lastName&gt;Fokam&lt;/lastName&gt;&lt;firstName&gt;Eric&lt;/firstName&gt;&lt;middleNames&gt;B&lt;/middleNames&gt;&lt;/author&gt;&lt;author&gt;&lt;lastName&gt;Herrel&lt;/lastName&gt;&lt;firstName&gt;Anthony&lt;/firstName&gt;&lt;/author&gt;&lt;/authors&gt;&lt;/publication&gt;&lt;/publications&gt;&lt;cites&gt;&lt;/cites&gt;&lt;/citation&gt;</w:instrText>
      </w:r>
      <w:r>
        <w:rPr>
          <w:rFonts w:eastAsiaTheme="minorHAnsi"/>
          <w:lang w:val="en-US"/>
        </w:rPr>
        <w:fldChar w:fldCharType="separate"/>
      </w:r>
      <w:r>
        <w:rPr>
          <w:rFonts w:eastAsiaTheme="minorHAnsi"/>
          <w:lang w:val="en-US"/>
        </w:rPr>
        <w:t xml:space="preserve">(Careau </w:t>
      </w:r>
      <w:r>
        <w:rPr>
          <w:rFonts w:eastAsiaTheme="minorHAnsi"/>
          <w:i/>
          <w:iCs/>
          <w:lang w:val="en-US"/>
        </w:rPr>
        <w:t>et al.</w:t>
      </w:r>
      <w:r>
        <w:rPr>
          <w:rFonts w:eastAsiaTheme="minorHAnsi"/>
          <w:lang w:val="en-US"/>
        </w:rPr>
        <w:t xml:space="preserve"> 2014a)</w:t>
      </w:r>
      <w:r>
        <w:rPr>
          <w:rFonts w:eastAsiaTheme="minorHAnsi"/>
          <w:lang w:val="en-US"/>
        </w:rPr>
        <w:fldChar w:fldCharType="end"/>
      </w:r>
      <w:r>
        <w:t>, behaviour (reviewed in</w:t>
      </w:r>
      <w:r>
        <w:rPr>
          <w:rFonts w:eastAsiaTheme="minorHAnsi"/>
          <w:lang w:val="en-US"/>
        </w:rPr>
        <w:fldChar w:fldCharType="begin"/>
      </w:r>
      <w:r w:rsidR="002905E1">
        <w:rPr>
          <w:rFonts w:eastAsiaTheme="minorHAnsi"/>
          <w:lang w:val="en-US"/>
        </w:rPr>
        <w:instrText xml:space="preserve"> ADDIN PAPERS2_CITATIONS &lt;citation&gt;&lt;priority&gt;2&lt;/priority&gt;&lt;uuid&gt;C035DDDD-C298-41C3-8087-41BBC03E9F42&lt;/uuid&gt;&lt;publications&gt;&lt;publication&gt;&lt;subtype&gt;400&lt;/subtype&gt;&lt;title&gt;Behavioural reaction norms: animal personality meets individual plasticity&lt;/title&gt;&lt;url&gt;http://linkinghub.elsevier.com/retrieve/pii/S0169534709002432&lt;/url&gt;&lt;volume&gt;25&lt;/volume&gt;&lt;revision_date&gt;99200907201200000000222000&lt;/revision_date&gt;&lt;publication_date&gt;99201002001200000000220000&lt;/publication_date&gt;&lt;uuid&gt;D6A20AB3-73A8-45C5-AEA9-8AFA13473CFF&lt;/uuid&gt;&lt;type&gt;400&lt;/type&gt;&lt;accepted_date&gt;99200907221200000000222000&lt;/accepted_date&gt;&lt;number&gt;2&lt;/number&gt;&lt;citekey&gt;Dingemanse:2010bk&lt;/citekey&gt;&lt;submission_date&gt;99200903021200000000222000&lt;/submission_date&gt;&lt;doi&gt;10.1016/j.tree.2009.07.013&lt;/doi&gt;&lt;institution&gt;Animal Ecology Group, Centre for Ecological and Evolutionary Studies &amp;amp; Department of Behavioural Biology, Centre for Behaviour and Neurosciences, University of Groningen, PO Box 14, 9750 AA Haren, The Netherlands. ndingemanse@orn.mpg.de&lt;/institution&gt;&lt;startpage&gt;81&lt;/startpage&gt;&lt;endpage&gt;89&lt;/endpage&gt;&lt;bundle&gt;&lt;publication&gt;&lt;title&gt;Trends Ecol Evol&lt;/title&gt;&lt;uuid&gt;CED23B2E-4527-4C7B-A582-D44C89ECE14D&lt;/uuid&gt;&lt;subtype&gt;-100&lt;/subtype&gt;&lt;publisher&gt;Elsevier Ltd&lt;/publisher&gt;&lt;type&gt;-100&lt;/type&gt;&lt;/publication&gt;&lt;/bundle&gt;&lt;authors&gt;&lt;author&gt;&lt;lastName&gt;Dingemanse&lt;/lastName&gt;&lt;firstName&gt;Niels&lt;/firstName&gt;&lt;middleNames&gt;J&lt;/middleNames&gt;&lt;/author&gt;&lt;author&gt;&lt;lastName&gt;Kazem&lt;/lastName&gt;&lt;firstName&gt;Anahita&lt;/firstName&gt;&lt;middleNames&gt;J N&lt;/middleNames&gt;&lt;/author&gt;&lt;author&gt;&lt;lastName&gt;Réale&lt;/lastName&gt;&lt;firstName&gt;Denis&lt;/firstName&gt;&lt;/author&gt;&lt;author&gt;&lt;lastName&gt;Wright&lt;/lastName&gt;&lt;firstName&gt;Jonathan&lt;/firstName&gt;&lt;/author&gt;&lt;/authors&gt;&lt;/publication&gt;&lt;/publications&gt;&lt;cites&gt;&lt;/cites&gt;&lt;/citation&gt;</w:instrText>
      </w:r>
      <w:r>
        <w:rPr>
          <w:rFonts w:eastAsiaTheme="minorHAnsi"/>
          <w:lang w:val="en-US"/>
        </w:rPr>
        <w:fldChar w:fldCharType="separate"/>
      </w:r>
      <w:r w:rsidR="002905E1">
        <w:rPr>
          <w:rFonts w:eastAsiaTheme="minorHAnsi"/>
          <w:lang w:val="en-US"/>
        </w:rPr>
        <w:t xml:space="preserve">(Dingemanse </w:t>
      </w:r>
      <w:r w:rsidR="002905E1">
        <w:rPr>
          <w:rFonts w:eastAsiaTheme="minorHAnsi"/>
          <w:i/>
          <w:iCs/>
          <w:lang w:val="en-US"/>
        </w:rPr>
        <w:t>et al.</w:t>
      </w:r>
      <w:r w:rsidR="002905E1">
        <w:rPr>
          <w:rFonts w:eastAsiaTheme="minorHAnsi"/>
          <w:lang w:val="en-US"/>
        </w:rPr>
        <w:t xml:space="preserve"> 2010)</w:t>
      </w:r>
      <w:r>
        <w:rPr>
          <w:rFonts w:eastAsiaTheme="minorHAnsi"/>
          <w:lang w:val="en-US"/>
        </w:rPr>
        <w:fldChar w:fldCharType="end"/>
      </w:r>
      <w:r>
        <w:t xml:space="preserve"> and physiology </w:t>
      </w:r>
      <w:r>
        <w:rPr>
          <w:rFonts w:eastAsiaTheme="minorHAnsi"/>
          <w:lang w:val="en-US"/>
        </w:rPr>
        <w:fldChar w:fldCharType="begin"/>
      </w:r>
      <w:r w:rsidR="002905E1">
        <w:rPr>
          <w:rFonts w:eastAsiaTheme="minorHAnsi"/>
          <w:lang w:val="en-US"/>
        </w:rPr>
        <w:instrText xml:space="preserve"> ADDIN PAPERS2_CITATIONS &lt;citation&gt;&lt;priority&gt;3&lt;/priority&gt;&lt;uuid&gt;A1FAF4FE-F5B6-4685-A2A2-66D69DBE7150&lt;/uuid&gt;&lt;publications&gt;&lt;publication&gt;&lt;subtype&gt;400&lt;/subtype&gt;&lt;title&gt;Individual differences in the phenotypic flexibility of basal metabolic rate in Siberian Hamsters are consistent on short- and long-term timescales&lt;/title&gt;&lt;url&gt;https://www.journals.uchicago.edu/doi/10.1086/689870&lt;/url&gt;&lt;volume&gt;90&lt;/volume&gt;&lt;publication_date&gt;99201703011200000000222000&lt;/publication_date&gt;&lt;uuid&gt;1E51BB0A-532F-4B5E-8222-036C42482877&lt;/uuid&gt;&lt;type&gt;400&lt;/type&gt;&lt;number&gt;2&lt;/number&gt;&lt;doi&gt;10.1086/689870&lt;/doi&gt;&lt;institution&gt;Uniwersytet Mikołaja Kopernika w Toruniu, Torun, Kujawsko-Pomorskie, Poland&lt;/institution&gt;&lt;startpage&gt;139&lt;/startpage&gt;&lt;endpage&gt;152&lt;/endpage&gt;&lt;bundle&gt;&lt;publication&gt;&lt;title&gt;Physiological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Boratyński&lt;/lastName&gt;&lt;firstName&gt;Jan&lt;/firstName&gt;&lt;middleNames&gt;S&lt;/middleNames&gt;&lt;/author&gt;&lt;author&gt;&lt;lastName&gt;Jefimow&lt;/lastName&gt;&lt;firstName&gt;Małgorzata&lt;/firstName&gt;&lt;/author&gt;&lt;author&gt;&lt;lastName&gt;Wojciechowski&lt;/lastName&gt;&lt;firstName&gt;Michał&lt;/firstName&gt;&lt;middleNames&gt;S&lt;/middleNames&gt;&lt;/author&gt;&lt;/authors&gt;&lt;/publication&gt;&lt;/publications&gt;&lt;cites&gt;&lt;/cites&gt;&lt;/citation&gt;</w:instrText>
      </w:r>
      <w:r>
        <w:rPr>
          <w:rFonts w:eastAsiaTheme="minorHAnsi"/>
          <w:lang w:val="en-US"/>
        </w:rPr>
        <w:fldChar w:fldCharType="separate"/>
      </w:r>
      <w:r>
        <w:rPr>
          <w:rFonts w:eastAsiaTheme="minorHAnsi"/>
          <w:lang w:val="en-US"/>
        </w:rPr>
        <w:t>(Boratyński, Jefimow &amp; Wojciechowski 2017)</w:t>
      </w:r>
      <w:r>
        <w:rPr>
          <w:rFonts w:eastAsiaTheme="minorHAnsi"/>
          <w:lang w:val="en-US"/>
        </w:rPr>
        <w:fldChar w:fldCharType="end"/>
      </w:r>
      <w:r>
        <w:t>. Resting metabolic rate, in particular, represents an individual’s ‘energetic overhead</w:t>
      </w:r>
      <w:ins w:id="15" w:author="fonti.kar@gmail.com" w:date="2019-01-11T10:34:00Z">
        <w:r w:rsidR="00D3317A">
          <w:t xml:space="preserve">’ </w:t>
        </w:r>
      </w:ins>
      <w:del w:id="16" w:author="fonti.kar@gmail.com" w:date="2019-01-11T10:34:00Z">
        <w:r w:rsidDel="00D3317A">
          <w:delText xml:space="preserve"> cost’</w:delText>
        </w:r>
      </w:del>
      <w:r w:rsidR="002905E1">
        <w:rPr>
          <w:rFonts w:cs="Times New Roman"/>
          <w:lang w:val="en-US"/>
        </w:rPr>
        <w:fldChar w:fldCharType="begin"/>
      </w:r>
      <w:r w:rsidR="002905E1">
        <w:rPr>
          <w:rFonts w:cs="Times New Roman"/>
          <w:lang w:val="en-US"/>
        </w:rPr>
        <w:instrText xml:space="preserve"> ADDIN PAPERS2_CITATIONS &lt;citation&gt;&lt;priority&gt;4&lt;/priority&gt;&lt;uuid&gt;BA4293BE-1AA2-425D-BDCA-39394FF37047&lt;/uuid&gt;&lt;publications&gt;&lt;publication&gt;&lt;subtype&gt;400&lt;/subtype&gt;&lt;title&gt;Are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instrText>
      </w:r>
      <w:r w:rsidR="002905E1">
        <w:rPr>
          <w:rFonts w:cs="Times New Roman"/>
          <w:lang w:val="en-US"/>
        </w:rPr>
        <w:fldChar w:fldCharType="separate"/>
      </w:r>
      <w:r w:rsidR="002905E1">
        <w:rPr>
          <w:rFonts w:eastAsiaTheme="minorHAnsi"/>
          <w:lang w:val="en-US"/>
        </w:rPr>
        <w:t>(Biro &amp; Stamps 2008)</w:t>
      </w:r>
      <w:r w:rsidR="002905E1">
        <w:rPr>
          <w:rFonts w:cs="Times New Roman"/>
          <w:lang w:val="en-US"/>
        </w:rPr>
        <w:fldChar w:fldCharType="end"/>
      </w:r>
      <w:del w:id="17" w:author="fonti.kar@gmail.com" w:date="2018-12-31T10:29:00Z">
        <w:r w:rsidDel="00FF47CC">
          <w:fldChar w:fldCharType="begin"/>
        </w:r>
        <w:r w:rsidR="00FF47CC" w:rsidDel="00FF47CC">
          <w:delInstrText xml:space="preserve"> ADDIN PAPERS2_CITATIONS &lt;citation&gt;&lt;priority&gt;0&lt;/priority&gt;&lt;uuid&gt;ED47E1C9-941E-49F6-A66C-34CF193F2592&lt;/uuid&gt;&lt;publications&gt;&lt;publication&gt;&lt;subtype&gt;400&lt;/subtype&gt;&lt;title&gt;Are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delInstrText>
        </w:r>
        <w:r w:rsidDel="00FF47CC">
          <w:fldChar w:fldCharType="end"/>
        </w:r>
      </w:del>
      <w:r>
        <w:t xml:space="preserve"> and </w:t>
      </w:r>
      <w:r w:rsidR="008573B2">
        <w:t>restricts</w:t>
      </w:r>
      <w:r>
        <w:t xml:space="preserve"> how</w:t>
      </w:r>
      <w:r w:rsidR="008573B2">
        <w:t xml:space="preserve"> much</w:t>
      </w:r>
      <w:r>
        <w:t xml:space="preserve"> energy is allocated to competing processes such as growth, reproduction and maintenance </w:t>
      </w:r>
      <w:r>
        <w:rPr>
          <w:rFonts w:eastAsiaTheme="minorHAnsi"/>
          <w:lang w:val="en-US"/>
        </w:rPr>
        <w:fldChar w:fldCharType="begin"/>
      </w:r>
      <w:r w:rsidR="002905E1">
        <w:rPr>
          <w:rFonts w:eastAsiaTheme="minorHAnsi"/>
          <w:lang w:val="en-US"/>
        </w:rPr>
        <w:instrText xml:space="preserve"> ADDIN PAPERS2_CITATIONS &lt;citation&gt;&lt;priority&gt;4&lt;/priority&gt;&lt;uuid&gt;30E6911C-2C1D-4E71-831C-5C8188B0EED7&lt;/uuid&gt;&lt;publications&gt;&lt;publication&gt;&lt;subtype&gt;400&lt;/subtype&gt;&lt;publisher&gt;Ecological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University of Chicago Press&lt;/publisher&gt;&lt;title&gt;Acquisition and Allocation of Resources: Genetic (CO) Variances, Selection, and Life Histories&lt;/title&gt;&lt;url&gt;http://www.journals.uchicago.edu/doi/10.1086/285356&lt;/url&gt;&lt;volume&gt;139&lt;/volume&gt;&lt;publication_date&gt;99199204001200000000220000&lt;/publication_date&gt;&lt;uuid&gt;50CD5A3E-5E49-4106-B0E0-FA6997CE8FB7&lt;/uuid&gt;&lt;type&gt;400&lt;/type&gt;&lt;number&gt;4&lt;/number&gt;&lt;doi&gt;10.1086/285356&lt;/doi&gt;&lt;institution&gt;Utrecht University, Utrecht, Netherlands&lt;/institution&gt;&lt;startpage&gt;749&lt;/startpage&gt;&lt;endpage&gt;770&lt;/endpage&gt;&lt;bundle&gt;&lt;publication&gt;&lt;title&gt;The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Jong&lt;/lastName&gt;&lt;nonDroppingParticle&gt;De&lt;/nonDroppingParticle&gt;&lt;firstName&gt;G&lt;/firstName&gt;&lt;/author&gt;&lt;author&gt;&lt;lastName&gt;Noordwijk&lt;/lastName&gt;&lt;nonDroppingParticle&gt;Van&lt;/nonDroppingParticle&gt;&lt;firstName&gt;A&lt;/firstName&gt;&lt;middleNames&gt;J&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(De Jong &amp; Van Noordwijk 1992; Brown </w:t>
      </w:r>
      <w:r>
        <w:rPr>
          <w:rFonts w:eastAsiaTheme="minorHAnsi"/>
          <w:i/>
          <w:iCs/>
          <w:lang w:val="en-US"/>
        </w:rPr>
        <w:t>et al.</w:t>
      </w:r>
      <w:r>
        <w:rPr>
          <w:rFonts w:eastAsiaTheme="minorHAnsi"/>
          <w:lang w:val="en-US"/>
        </w:rPr>
        <w:t xml:space="preserve"> 2004)</w:t>
      </w:r>
      <w:r>
        <w:rPr>
          <w:rFonts w:eastAsiaTheme="minorHAnsi"/>
          <w:lang w:val="en-US"/>
        </w:rPr>
        <w:fldChar w:fldCharType="end"/>
      </w:r>
      <w:r>
        <w:t xml:space="preserve">. </w:t>
      </w:r>
      <w:r w:rsidR="008573B2">
        <w:t xml:space="preserve">Variation in metabolic rate </w:t>
      </w:r>
      <w:r>
        <w:t xml:space="preserve">is </w:t>
      </w:r>
      <w:r w:rsidR="008573B2">
        <w:t xml:space="preserve">a </w:t>
      </w:r>
      <w:r>
        <w:t xml:space="preserve">likely a target for selection because </w:t>
      </w:r>
      <w:r w:rsidR="008573B2">
        <w:t xml:space="preserve">it has been posited as the </w:t>
      </w:r>
      <w:r>
        <w:t xml:space="preserve">casual mechanism for </w:t>
      </w:r>
      <w:r w:rsidR="008573B2">
        <w:t>promoting</w:t>
      </w:r>
      <w:r>
        <w:t xml:space="preserve"> suites of correlated traits</w:t>
      </w:r>
      <w:r w:rsidR="00F75029">
        <w:t xml:space="preserve"> that are important to fitness</w:t>
      </w:r>
      <w:r>
        <w:t>, known as ‘pace</w:t>
      </w:r>
      <w:r w:rsidR="00E80A95">
        <w:t>s</w:t>
      </w:r>
      <w:r>
        <w:t xml:space="preserve">-of-life’ </w:t>
      </w:r>
      <w:r>
        <w:rPr>
          <w:rFonts w:eastAsiaTheme="minorHAnsi"/>
          <w:lang w:val="en-US"/>
        </w:rPr>
        <w:fldChar w:fldCharType="begin"/>
      </w:r>
      <w:r w:rsidR="002905E1">
        <w:rPr>
          <w:rFonts w:eastAsiaTheme="minorHAnsi"/>
          <w:lang w:val="en-US"/>
        </w:rPr>
        <w:instrText xml:space="preserve"> ADDIN PAPERS2_CITATIONS &lt;citation&gt;&lt;priority&gt;0&lt;/priority&gt;&lt;uuid&gt;5768C1C1-A71E-412B-89D9-52F36A8F68EA&lt;/uuid&gt;&lt;publications&gt;&lt;publication&gt;&lt;subtype&gt;400&lt;/subtype&gt;&lt;title&gt;Personality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gt;&lt;subtype&gt;400&lt;/subtype&gt;&lt;title&gt;Do consistent individual differences in metabolic rate promote consistent individual differences in behavior?&lt;/title&gt;&lt;url&gt;http://www.sciencedirect.com/science/article/pii/S0169534710001850&lt;/url&gt;&lt;volume&gt;25&lt;/volume&gt;&lt;revision_date&gt;99201008051200000000222000&lt;/revision_date&gt;&lt;publication_date&gt;9920100000120000000021000011//&lt;/publication_date&gt;&lt;uuid&gt;C2D24280-0D37-433F-8D48-76C51DBC5ED0&lt;/uuid&gt;&lt;type&gt;400&lt;/type&gt;&lt;accepted_date&gt;99201008051200000000222000&lt;/accepted_date&gt;&lt;number&gt;11&lt;/number&gt;&lt;citekey&gt;Biro:2010ee&lt;/citekey&gt;&lt;subtitle&gt;Trends in Ecology &amp;amp; Evolution&lt;/subtitle&gt;&lt;doi&gt;10.1016/j.tree.2010.08.003&lt;/doi&gt;&lt;submission_date&gt;99201004221200000000222000&lt;/submission_date&gt;&lt;institution&gt;School of Biological, Earth and Environmental Sciences, University of New South Wales, Sydney 2052, Australia. peter.biro@unsw.edu.au&lt;/institution&gt;&lt;startpage&gt;653&lt;/startpage&gt;&lt;endpage&gt;659&lt;/endpage&gt;&lt;bundle&gt;&lt;publication&gt;&lt;title&gt;Trends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title&gt;An individual-based model of ectotherm movement integrating metabolic and microclimatic constraints&lt;/title&gt;&lt;url&gt;http://doi.wiley.com/10.1111/2041-210X.12909&lt;/url&gt;&lt;volume&gt;9&lt;/volume&gt;&lt;publication_date&gt;99201711061200000000222000&lt;/publication_date&gt;&lt;uuid&gt;64EC07EE-1228-4BDE-A5B7-477A92E21F28&lt;/uuid&gt;&lt;type&gt;400&lt;/type&gt;&lt;number&gt;3&lt;/number&gt;&lt;doi&gt;10.1111/2041-210X.12909&lt;/doi&gt;&lt;startpage&gt;472&lt;/startpage&gt;&lt;endpage&gt;489&lt;/endpage&gt;&lt;bundle&gt;&lt;publication&gt;&lt;title&gt;Methods in Ecology …&lt;/title&gt;&lt;uuid&gt;2D0CB5C4-63F6-4A88-AB54-FB459CAEB914&lt;/uuid&gt;&lt;subtype&gt;-100&lt;/subtype&gt;&lt;publisher&gt;Blackwell Publishing Ltd&lt;/publisher&gt;&lt;type&gt;-100&lt;/type&gt;&lt;/publication&gt;&lt;/bundle&gt;&lt;authors&gt;&lt;author&gt;&lt;lastName&gt;Malishev&lt;/lastName&gt;&lt;firstName&gt;Matthew&lt;/firstName&gt;&lt;/author&gt;&lt;author&gt;&lt;lastName&gt;Bull&lt;/lastName&gt;&lt;firstName&gt;C&lt;/firstName&gt;&lt;middleNames&gt;Michael&lt;/middleNames&gt;&lt;/author&gt;&lt;author&gt;&lt;lastName&gt;Kearney&lt;/lastName&gt;&lt;firstName&gt;Michael&lt;/firstName&gt;&lt;middleNames&gt;R&lt;/middleNames&gt;&lt;/author&gt;&lt;/authors&gt;&lt;editors&gt;&lt;author&gt;&lt;lastName&gt;Börger&lt;/lastName&gt;&lt;firstName&gt;Luca&lt;/firstName&gt;&lt;/author&gt;&lt;/editors&gt;&lt;/publication&gt;&lt;publication&gt;&lt;subtype&gt;400&lt;/subtype&gt;&lt;title&gt;The physiology/life- history nexus&lt;/title&gt;&lt;publication_date&gt;99200209031200000000222000&lt;/publication_date&gt;&lt;uuid&gt;03C4D8A2-8A8E-4132-BE5B-1AEDC8DA47DA&lt;/uuid&gt;&lt;type&gt;400&lt;/type&gt;&lt;citekey&gt;Ricklefs:2002uy&lt;/citekey&gt;&lt;startpage&gt;1&lt;/startpage&gt;&lt;endpage&gt;7&lt;/endpage&gt;&lt;bundle&gt;&lt;publication&gt;&lt;title&gt;Trends Ecol Evol&lt;/title&gt;&lt;uuid&gt;CED23B2E-4527-4C7B-A582-D44C89ECE14D&lt;/uuid&gt;&lt;subtype&gt;-100&lt;/subtype&gt;&lt;publisher&gt;Elsevier Ltd&lt;/publisher&gt;&lt;type&gt;-100&lt;/type&gt;&lt;/publication&gt;&lt;/bundle&gt;&lt;authors&gt;&lt;author&gt;&lt;lastName&gt;Ricklefs&lt;/lastName&gt;&lt;firstName&gt;Robert&lt;/firstName&gt;&lt;middleNames&gt;E&lt;/middleNames&gt;&lt;/author&gt;&lt;author&gt;&lt;lastName&gt;Wikelski&lt;/lastName&gt;&lt;firstName&gt;Martin&lt;/firstName&gt;&lt;/author&gt;&lt;/authors&gt;&lt;/publication&gt;&lt;publication&gt;&lt;subtype&gt;400&lt;/subtype&gt;&lt;title&gt;Morph-specific metabolic rate and the timing of reproductive senescence in a color polymorphic dragon&lt;/title&gt;&lt;url&gt;http://doi.wiley.com/10.1002/jez.2118&lt;/url&gt;&lt;volume&gt;327&lt;/volume&gt;&lt;publication_date&gt;99201708001200000000220000&lt;/publication_date&gt;&lt;uuid&gt;BDD919B7-CFE7-45F2-9B08-934EB5AA2A50&lt;/uuid&gt;&lt;type&gt;400&lt;/type&gt;&lt;number&gt;7&lt;/number&gt;&lt;subtitle&gt;FRIESEN et al.&lt;/subtitle&gt;&lt;doi&gt;10.1002/jez.2118&lt;/doi&gt;&lt;institution&gt;The University of Sydney, Sydney, Australia&lt;/institution&gt;&lt;startpage&gt;433&lt;/startpage&gt;&lt;endpage&gt;443&lt;/endpage&gt;&lt;bundle&gt;&lt;publication&gt;&lt;title&gt;Journal of Experimental Zoology Part a-Ecological and Integrative Physiology&lt;/title&gt;&lt;uuid&gt;93925558-C3CF-4E49-BD97-9C1F6245EC97&lt;/uuid&gt;&lt;subtype&gt;-100&lt;/subtype&gt;&lt;type&gt;-100&lt;/type&gt;&lt;/publication&gt;&lt;/bundle&gt;&lt;authors&gt;&lt;author&gt;&lt;lastName&gt;Friesen&lt;/lastName&gt;&lt;firstName&gt;Christopher&lt;/firstName&gt;&lt;middleNames&gt;R&lt;/middleNames&gt;&lt;/author&gt;&lt;author&gt;&lt;lastName&gt;Johansson&lt;/lastName&gt;&lt;firstName&gt;Rasmus&lt;/firstName&gt;&lt;/author&gt;&lt;author&gt;&lt;lastName&gt;Olsson&lt;/lastName&gt;&lt;firstName&gt;Mats&lt;/firstName&gt;&lt;/author&gt;&lt;/authors&gt;&lt;/publication&gt;&lt;/publications&gt;&lt;cites&gt;&lt;/cites&gt;&lt;/citation&gt;</w:instrText>
      </w:r>
      <w:r>
        <w:rPr>
          <w:rFonts w:eastAsiaTheme="minorHAnsi"/>
          <w:lang w:val="en-US"/>
        </w:rPr>
        <w:fldChar w:fldCharType="separate"/>
      </w:r>
      <w:r w:rsidR="002905E1">
        <w:rPr>
          <w:rFonts w:eastAsiaTheme="minorHAnsi"/>
          <w:lang w:val="en-US"/>
        </w:rPr>
        <w:t xml:space="preserve">(Réale </w:t>
      </w:r>
      <w:r w:rsidR="002905E1">
        <w:rPr>
          <w:rFonts w:eastAsiaTheme="minorHAnsi"/>
          <w:i/>
          <w:iCs/>
          <w:lang w:val="en-US"/>
        </w:rPr>
        <w:t>et al.</w:t>
      </w:r>
      <w:r w:rsidR="002905E1">
        <w:rPr>
          <w:rFonts w:eastAsiaTheme="minorHAnsi"/>
          <w:lang w:val="en-US"/>
        </w:rPr>
        <w:t xml:space="preserve"> 2010; Ricklefs &amp; Wikelski 2002; Friesen, Johansson &amp; Olsson 2017; Malishev, Bull &amp; Kearney 2017)</w:t>
      </w:r>
      <w:r>
        <w:rPr>
          <w:rFonts w:eastAsiaTheme="minorHAnsi"/>
          <w:lang w:val="en-US"/>
        </w:rPr>
        <w:fldChar w:fldCharType="end"/>
      </w:r>
      <w:r>
        <w:t xml:space="preserve">. For example, tropical birds tend to have low basal metabolic rate, produce fewer slow-growing offspring and longer longevity relative to their temperate-region counterparts </w:t>
      </w:r>
      <w:r>
        <w:rPr>
          <w:rFonts w:eastAsiaTheme="minorHAnsi"/>
          <w:lang w:val="en-US"/>
        </w:rPr>
        <w:fldChar w:fldCharType="begin"/>
      </w:r>
      <w:r w:rsidR="002905E1">
        <w:rPr>
          <w:rFonts w:eastAsiaTheme="minorHAnsi"/>
          <w:lang w:val="en-US"/>
        </w:rPr>
        <w:instrText xml:space="preserve"> ADDIN PAPERS2_CITATIONS &lt;citation&gt;&lt;priority&gt;7&lt;/priority&gt;&lt;uuid&gt;0ADD929D-0455-466F-BE8E-1D28B3DE4B42&lt;/uuid&gt;&lt;publications&gt;&lt;publication&gt;&lt;subtype&gt;400&lt;/subtype&gt;&lt;publisher&gt;National Acad Sciences&lt;/publisher&gt;&lt;title&gt;Tropical birds have a slow pace of life&lt;/title&gt;&lt;url&gt;http://www.pnas.org/cgi/doi/10.1073/pnas.0702212104&lt;/url&gt;&lt;volume&gt;104&lt;/volume&gt;&lt;publication_date&gt;99200705291200000000222000&lt;/publication_date&gt;&lt;uuid&gt;936A1B0A-C9B3-40F2-9FBB-F25D69CAE042&lt;/uuid&gt;&lt;type&gt;400&lt;/type&gt;&lt;number&gt;22&lt;/number&gt;&lt;citekey&gt;Wiersma:2007hb&lt;/citekey&gt;&lt;doi&gt;10.1073/pnas.0702212104&lt;/doi&gt;&lt;institution&gt;Department of Evolution, Ecology, and Organismal Biology, Ohio State University, 290 Aronoff Laboratory, 318 West 12th Avenue, Columbus, OH 43210, USA.&lt;/institution&gt;&lt;startpage&gt;9340&lt;/startpage&gt;&lt;endpage&gt;9345&lt;/endpage&gt;&lt;bundle&gt;&lt;publication&gt;&lt;title&gt;Proceedings of the National Academy of Sciences&lt;/title&gt;&lt;uuid&gt;E6F85413-04CE-416B-80BD-E26117BF920B&lt;/uuid&gt;&lt;subtype&gt;-100&lt;/subtype&gt;&lt;publisher&gt;National Acad Sciences&lt;/publisher&gt;&lt;type&gt;-100&lt;/type&gt;&lt;/publication&gt;&lt;/bundle&gt;&lt;authors&gt;&lt;author&gt;&lt;lastName&gt;Wiersma&lt;/lastName&gt;&lt;firstName&gt;P&lt;/firstName&gt;&lt;/author&gt;&lt;author&gt;&lt;lastName&gt;Munoz-Garcia&lt;/lastName&gt;&lt;firstName&gt;A&lt;/firstName&gt;&lt;/author&gt;&lt;author&gt;&lt;lastName&gt;Walker&lt;/lastName&gt;&lt;firstName&gt;A&lt;/firstName&gt;&lt;/author&gt;&lt;author&gt;&lt;lastName&gt;Williams&lt;/lastName&gt;&lt;firstName&gt;J&lt;/firstName&gt;&lt;middleNames&gt;B&lt;/middleNames&gt;&lt;/author&gt;&lt;/authors&gt;&lt;/publication&gt;&lt;publication&gt;&lt;subtype&gt;400&lt;/subtype&gt;&lt;title&gt;Functional Linkages for the Pace of Life, Life-history, and Environment in Birds&lt;/title&gt;&lt;url&gt;https://academic.oup.com/icb/article-lookup/doi/10.1093/icb/icq024&lt;/url&gt;&lt;volume&gt;50&lt;/volume&gt;&lt;publication_date&gt;99201010191200000000222000&lt;/publication_date&gt;&lt;uuid&gt;993DDDC4-A119-42D2-895D-3644341E2939&lt;/uuid&gt;&lt;type&gt;400&lt;/type&gt;&lt;number&gt;5&lt;/number&gt;&lt;doi&gt;10.1093/icb/icq024&lt;/doi&gt;&lt;startpage&gt;855&lt;/startpage&gt;&lt;endpage&gt;868&lt;/endpage&gt;&lt;bundle&gt;&lt;publication&gt;&lt;title&gt;Integrative and comparative biology&lt;/title&gt;&lt;uuid&gt;EF7B4ACE-A70B-496E-8237-A7599DBAE829&lt;/uuid&gt;&lt;subtype&gt;-100&lt;/subtype&gt;&lt;type&gt;-100&lt;/type&gt;&lt;/publication&gt;&lt;/bundle&gt;&lt;authors&gt;&lt;author&gt;&lt;lastName&gt;Williams&lt;/lastName&gt;&lt;firstName&gt;J&lt;/firstName&gt;&lt;middleNames&gt;B&lt;/middleNames&gt;&lt;/author&gt;&lt;author&gt;&lt;lastName&gt;Miller&lt;/lastName&gt;&lt;firstName&gt;R&lt;/firstName&gt;&lt;middleNames&gt;A&lt;/middleNames&gt;&lt;/author&gt;&lt;author&gt;&lt;lastName&gt;Harper&lt;/lastName&gt;&lt;firstName&gt;J&lt;/firstName&gt;&lt;middleNames&gt;M&lt;/middleNames&gt;&lt;/author&gt;&lt;author&gt;&lt;lastName&gt;Wiersma&lt;/lastName&gt;&lt;firstName&gt;P&lt;/firstName&gt;&lt;/author&gt;&lt;/authors&gt;&lt;/publication&gt;&lt;/publications&gt;&lt;cites&gt;&lt;/cites&gt;&lt;/citation&gt;</w:instrText>
      </w:r>
      <w:r>
        <w:rPr>
          <w:rFonts w:eastAsiaTheme="minorHAnsi"/>
          <w:lang w:val="en-US"/>
        </w:rPr>
        <w:fldChar w:fldCharType="separate"/>
      </w:r>
      <w:r>
        <w:rPr>
          <w:rFonts w:eastAsiaTheme="minorHAnsi"/>
          <w:lang w:val="en-US"/>
        </w:rPr>
        <w:t xml:space="preserve">(Wiersma </w:t>
      </w:r>
      <w:r>
        <w:rPr>
          <w:rFonts w:eastAsiaTheme="minorHAnsi"/>
          <w:i/>
          <w:iCs/>
          <w:lang w:val="en-US"/>
        </w:rPr>
        <w:t>et al.</w:t>
      </w:r>
      <w:r>
        <w:rPr>
          <w:rFonts w:eastAsiaTheme="minorHAnsi"/>
          <w:lang w:val="en-US"/>
        </w:rPr>
        <w:t xml:space="preserve"> 2007; Williams </w:t>
      </w:r>
      <w:r>
        <w:rPr>
          <w:rFonts w:eastAsiaTheme="minorHAnsi"/>
          <w:i/>
          <w:iCs/>
          <w:lang w:val="en-US"/>
        </w:rPr>
        <w:t>et al.</w:t>
      </w:r>
      <w:r>
        <w:rPr>
          <w:rFonts w:eastAsiaTheme="minorHAnsi"/>
          <w:lang w:val="en-US"/>
        </w:rPr>
        <w:t xml:space="preserve"> 2010)</w:t>
      </w:r>
      <w:r>
        <w:rPr>
          <w:rFonts w:eastAsiaTheme="minorHAnsi"/>
          <w:lang w:val="en-US"/>
        </w:rPr>
        <w:fldChar w:fldCharType="end"/>
      </w:r>
      <w:r>
        <w:t xml:space="preserve">. Furthermore, an individual’s </w:t>
      </w:r>
      <w:del w:id="18" w:author="fonti.kar@gmail.com" w:date="2019-01-11T10:34:00Z">
        <w:r w:rsidDel="00D3317A">
          <w:delText xml:space="preserve">metabolism </w:delText>
        </w:r>
      </w:del>
      <w:ins w:id="19" w:author="fonti.kar@gmail.com" w:date="2019-01-11T10:34:00Z">
        <w:r w:rsidR="00D3317A">
          <w:t xml:space="preserve">metabolic rate </w:t>
        </w:r>
      </w:ins>
      <w:r>
        <w:t xml:space="preserve">contributes to the flow of energy, biomass and nutrients in the </w:t>
      </w:r>
      <w:r>
        <w:lastRenderedPageBreak/>
        <w:t>population, which can have</w:t>
      </w:r>
      <w:ins w:id="20" w:author="fonti.kar@gmail.com" w:date="2019-01-11T10:34:00Z">
        <w:r w:rsidR="00D3317A">
          <w:t xml:space="preserve"> an</w:t>
        </w:r>
      </w:ins>
      <w:r>
        <w:t xml:space="preserve"> impact </w:t>
      </w:r>
      <w:ins w:id="21" w:author="fonti.kar@gmail.com" w:date="2019-01-11T10:34:00Z">
        <w:r w:rsidR="00D3317A">
          <w:t xml:space="preserve">on </w:t>
        </w:r>
      </w:ins>
      <w:r>
        <w:t xml:space="preserve">communities and </w:t>
      </w:r>
      <w:del w:id="22" w:author="fonti.kar@gmail.com" w:date="2019-01-11T10:34:00Z">
        <w:r w:rsidDel="00D3317A">
          <w:delText>ecosystesms</w:delText>
        </w:r>
      </w:del>
      <w:ins w:id="23" w:author="fonti.kar@gmail.com" w:date="2019-01-11T10:34:00Z">
        <w:r w:rsidR="00D3317A">
          <w:t>ecosystems</w:t>
        </w:r>
      </w:ins>
      <w:r>
        <w:t xml:space="preserve"> </w:t>
      </w:r>
      <w:r>
        <w:rPr>
          <w:rFonts w:eastAsiaTheme="minorHAnsi"/>
          <w:lang w:val="en-US"/>
        </w:rPr>
        <w:fldChar w:fldCharType="begin"/>
      </w:r>
      <w:r w:rsidR="002905E1">
        <w:rPr>
          <w:rFonts w:eastAsiaTheme="minorHAnsi"/>
          <w:lang w:val="en-US"/>
        </w:rPr>
        <w:instrText xml:space="preserve"> ADDIN PAPERS2_CITATIONS &lt;citation&gt;&lt;priority&gt;8&lt;/priority&gt;&lt;uuid&gt;1095BA93-9712-4F85-A46F-B51230A394F7&lt;/uuid&gt;&lt;publications&gt;&lt;publication&gt;&lt;subtype&gt;400&lt;/subtype&gt;&lt;title&gt;Linking the global carbon cycle to individual metabolism&lt;/title&gt;&lt;url&gt;http://doi.wiley.com/10.1111/j.1365-2435.2005.00952.x&lt;/url&gt;&lt;volume&gt;19&lt;/volume&gt;&lt;publication_date&gt;99200504001200000000220000&lt;/publication_date&gt;&lt;uuid&gt;B1AA27D7-1AD8-463D-8ECC-4D09F13C37A6&lt;/uuid&gt;&lt;type&gt;400&lt;/type&gt;&lt;number&gt;2&lt;/number&gt;&lt;doi&gt;10.1111/j.1365-2435.2005.00952.x&lt;/doi&gt;&lt;startpage&gt;202&lt;/startpage&gt;&lt;endpage&gt;213&lt;/endpage&gt;&lt;bundle&gt;&lt;publication&gt;&lt;title&gt;Functional Ecology&lt;/title&gt;&lt;uuid&gt;6C8EC5AD-2EA3-49E8-9900-637D53C3674F&lt;/uuid&gt;&lt;subtype&gt;-100&lt;/subtype&gt;&lt;publisher&gt;Blackwell Publishing Ltd&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F8147284-2FE2-4BC6-9F69-C8540588FDA0&lt;/uuid&gt;&lt;type&gt;400&lt;/type&gt;&lt;number&gt;9&lt;/number&gt;&lt;doi&gt;10.1111/ele.12309&lt;/doi&gt;&lt;startpage&gt;1067&lt;/startpage&gt;&lt;endpage&gt;1076&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s&gt;&lt;cites&gt;&lt;/cites&gt;&lt;/citation&gt;</w:instrText>
      </w:r>
      <w:r>
        <w:rPr>
          <w:rFonts w:eastAsiaTheme="minorHAnsi"/>
          <w:lang w:val="en-US"/>
        </w:rPr>
        <w:fldChar w:fldCharType="separate"/>
      </w:r>
      <w:r>
        <w:rPr>
          <w:rFonts w:eastAsiaTheme="minorHAnsi"/>
          <w:lang w:val="en-US"/>
        </w:rPr>
        <w:t xml:space="preserve">(Allen, Gillooly &amp; Brown 2005; Barneche </w:t>
      </w:r>
      <w:r>
        <w:rPr>
          <w:rFonts w:eastAsiaTheme="minorHAnsi"/>
          <w:i/>
          <w:iCs/>
          <w:lang w:val="en-US"/>
        </w:rPr>
        <w:t>et al.</w:t>
      </w:r>
      <w:r>
        <w:rPr>
          <w:rFonts w:eastAsiaTheme="minorHAnsi"/>
          <w:lang w:val="en-US"/>
        </w:rPr>
        <w:t xml:space="preserve"> 2014)</w:t>
      </w:r>
      <w:r>
        <w:rPr>
          <w:rFonts w:eastAsiaTheme="minorHAnsi"/>
          <w:lang w:val="en-US"/>
        </w:rPr>
        <w:fldChar w:fldCharType="end"/>
      </w:r>
      <w:r>
        <w:t xml:space="preserve">. Given the ecological and evolutionary significance of metabolism, there is a growing interest in the proximate and ultimate causes of variation in metabolic rate, as well as its sensitivity to biotic and abiotic factors </w:t>
      </w:r>
      <w:r>
        <w:rPr>
          <w:rFonts w:eastAsiaTheme="minorHAnsi"/>
          <w:lang w:val="en-US"/>
        </w:rPr>
        <w:fldChar w:fldCharType="begin"/>
      </w:r>
      <w:r w:rsidR="002905E1">
        <w:rPr>
          <w:rFonts w:eastAsiaTheme="minorHAnsi"/>
          <w:lang w:val="en-US"/>
        </w:rPr>
        <w:instrText xml:space="preserve"> ADDIN PAPERS2_CITATIONS &lt;citation&gt;&lt;priority&gt;9&lt;/priority&gt;&lt;uuid&gt;2B9FAAF0-C895-40D3-A005-43BA19EBD388&lt;/uuid&gt;&lt;publications&gt;&lt;publication&gt;&lt;subtype&gt;400&lt;/subtype&gt;&lt;publisher&gt;The Royal Society&lt;/publisher&gt;&lt;title&gt;Metabolic rate covaries with fitness and the pace of the life history in the field&lt;/title&gt;&lt;url&gt;http://rspb.royalsocietypublishing.org/lookup/doi/10.1098/rspb.2016.0323&lt;/url&gt;&lt;volume&gt;283&lt;/volume&gt;&lt;publication_date&gt;99201605251200000000222000&lt;/publication_date&gt;&lt;uuid&gt;366436F6-8639-4848-980A-751C32AB4ADE&lt;/uuid&gt;&lt;type&gt;400&lt;/type&gt;&lt;number&gt;1831&lt;/number&gt;&lt;citekey&gt;Pettersen:2016fi&lt;/citekey&gt;&lt;doi&gt;10.1098/rspb.2016.0323&lt;/doi&gt;&lt;startpage&gt;20160323&lt;/start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Pettersen&lt;/lastName&gt;&lt;firstName&gt;Amanda&lt;/firstName&gt;&lt;middleNames&gt;K&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ifferential plasticity of metabolic rate phenotypes in a tropical fish facing environmental change&lt;/title&gt;&lt;url&gt;http://onlinelibrary.wiley.com/doi/10.1111/1365-2435.12503/full&lt;/url&gt;&lt;publication_date&gt;99201600001200000000200000&lt;/publication_date&gt;&lt;uuid&gt;A723EF64-3E86-48DE-8725-B5E96F670FBF&lt;/uuid&gt;&lt;type&gt;400&lt;/type&gt;&lt;doi&gt;10.1111/1365-2435.12503/full&lt;/doi&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lt;/firstName&gt;&lt;/author&gt;&lt;author&gt;&lt;lastName&gt;Malte&lt;/lastName&gt;&lt;firstName&gt;H&lt;/firstName&gt;&lt;/author&gt;&lt;author&gt;&lt;lastName&gt;Clark&lt;/lastName&gt;&lt;firstName&gt;T&lt;/firstName&gt;&lt;middleNames&gt;D&lt;/middleNames&gt;&lt;/author&gt;&lt;/authors&gt;&lt;/publication&gt;&lt;/publications&gt;&lt;cites&gt;&lt;/cites&gt;&lt;/citation&gt;</w:instrText>
      </w:r>
      <w:r>
        <w:rPr>
          <w:rFonts w:eastAsiaTheme="minorHAnsi"/>
          <w:lang w:val="en-US"/>
        </w:rPr>
        <w:fldChar w:fldCharType="separate"/>
      </w:r>
      <w:r>
        <w:rPr>
          <w:rFonts w:eastAsiaTheme="minorHAnsi"/>
          <w:lang w:val="en-US"/>
        </w:rPr>
        <w:t>(Norin, Malte &amp; Clark 2016; Pettersen, White &amp; Marshall 2016)</w:t>
      </w:r>
      <w:r>
        <w:rPr>
          <w:rFonts w:eastAsiaTheme="minorHAnsi"/>
          <w:lang w:val="en-US"/>
        </w:rPr>
        <w:fldChar w:fldCharType="end"/>
      </w:r>
      <w:r>
        <w:t>. The degree to which metabolic rate changes with body mass and temperature, can</w:t>
      </w:r>
      <w:r w:rsidRPr="005D6003">
        <w:t xml:space="preserve"> be highly variable </w:t>
      </w:r>
      <w:r>
        <w:t>among</w:t>
      </w:r>
      <w:r w:rsidRPr="005D6003">
        <w:t xml:space="preserve"> vertebrate</w:t>
      </w:r>
      <w:r>
        <w:t xml:space="preserve"> taxa </w:t>
      </w:r>
      <w:r>
        <w:rPr>
          <w:rFonts w:eastAsiaTheme="minorHAnsi"/>
          <w:lang w:val="en-US"/>
        </w:rPr>
        <w:fldChar w:fldCharType="begin"/>
      </w:r>
      <w:r w:rsidR="002905E1">
        <w:rPr>
          <w:rFonts w:eastAsiaTheme="minorHAnsi"/>
          <w:lang w:val="en-US"/>
        </w:rPr>
        <w:instrText xml:space="preserve"> ADDIN PAPERS2_CITATIONS &lt;citation&gt;&lt;priority&gt;10&lt;/priority&gt;&lt;uuid&gt;C274BD51-3AEC-4147-B15C-25A0A6ABEAE7&lt;/uuid&gt;&lt;publications&gt;&lt;publication&gt;&lt;subtype&gt;400&lt;/subtype&gt;&lt;title&gt;The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Pr>
          <w:rFonts w:eastAsiaTheme="minorHAnsi"/>
          <w:lang w:val="en-US"/>
        </w:rPr>
        <w:fldChar w:fldCharType="separate"/>
      </w:r>
      <w:r>
        <w:rPr>
          <w:rFonts w:eastAsiaTheme="minorHAnsi"/>
          <w:lang w:val="en-US"/>
        </w:rPr>
        <w:t xml:space="preserve">(Uyeda </w:t>
      </w:r>
      <w:r>
        <w:rPr>
          <w:rFonts w:eastAsiaTheme="minorHAnsi"/>
          <w:i/>
          <w:iCs/>
          <w:lang w:val="en-US"/>
        </w:rPr>
        <w:t>et al.</w:t>
      </w:r>
      <w:r>
        <w:rPr>
          <w:rFonts w:eastAsiaTheme="minorHAnsi"/>
          <w:lang w:val="en-US"/>
        </w:rPr>
        <w:t xml:space="preserve"> 2017)</w:t>
      </w:r>
      <w:r>
        <w:rPr>
          <w:rFonts w:eastAsiaTheme="minorHAnsi"/>
          <w:lang w:val="en-US"/>
        </w:rPr>
        <w:fldChar w:fldCharType="end"/>
      </w:r>
      <w:r w:rsidRPr="005D6003">
        <w:t xml:space="preserve">, populations </w:t>
      </w:r>
      <w:r>
        <w:t xml:space="preserve">of the same species </w:t>
      </w:r>
      <w:r>
        <w:rPr>
          <w:rFonts w:eastAsiaTheme="minorHAnsi"/>
          <w:lang w:val="en-US"/>
        </w:rPr>
        <w:fldChar w:fldCharType="begin"/>
      </w:r>
      <w:r w:rsidR="002905E1">
        <w:rPr>
          <w:rFonts w:eastAsiaTheme="minorHAnsi"/>
          <w:lang w:val="en-US"/>
        </w:rPr>
        <w:instrText xml:space="preserve"> ADDIN PAPERS2_CITATIONS &lt;citation&gt;&lt;priority&gt;11&lt;/priority&gt;&lt;uuid&gt;D6D3A366-2AF3-4F55-A8F9-616DF2DAECC1&lt;/uuid&gt;&lt;publications&gt;&lt;publication&gt;&lt;subtype&gt;400&lt;/subtype&gt;&lt;title&gt;What causes intraspecific variation in resting metabolic rate and what are its ecological consequences?&lt;/title&gt;&lt;url&gt;http://rspb.royalsocietypublishing.org/cgi/doi/10.1098/rspb.2011.1778&lt;/url&gt;&lt;volume&gt;278&lt;/volume&gt;&lt;publication_date&gt;99201100001200000000200000&lt;/publication_date&gt;&lt;uuid&gt;762FE25C-ABA0-4865-9F94-51442CCBF29F&lt;/uuid&gt;&lt;type&gt;400&lt;/type&gt;&lt;number&gt;1724&lt;/number&gt;&lt;doi&gt;10.1098/rspb.2011.1778&lt;/doi&gt;&lt;institution&gt;Institute of Biodiversity, Animal Health and Comparative Medicine, College of Medical, Veterinary and Life Sciences, Graham Kerr Building, University of Glasgow, Glasgow G12 8QQ, UK. t.burton.1@research.gla.ac.uk&lt;/institution&gt;&lt;startpage&gt;3465&lt;/startpage&gt;&lt;endpage&gt;3473&lt;/endpage&gt;&lt;bundle&gt;&lt;publication&gt;&lt;title&gt;Proceedings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Burton&lt;/lastName&gt;&lt;firstName&gt;T&lt;/firstName&gt;&lt;/author&gt;&lt;author&gt;&lt;lastName&gt;Killen&lt;/lastName&gt;&lt;firstName&gt;S&lt;/firstName&gt;&lt;middleNames&gt;S&lt;/middleNames&gt;&lt;/author&gt;&lt;author&gt;&lt;lastName&gt;Armstrong&lt;/lastName&gt;&lt;firstName&gt;J&lt;/firstName&gt;&lt;middleNames&gt;D&lt;/middleNames&gt;&lt;/author&gt;&lt;author&gt;&lt;lastName&gt;Metcalfe&lt;/lastName&gt;&lt;firstName&gt;N&lt;/firstName&gt;&lt;middleNames&gt;B&lt;/middleNames&gt;&lt;/author&gt;&lt;/authors&gt;&lt;/publication&gt;&lt;/publications&gt;&lt;cites&gt;&lt;/cites&gt;&lt;/citation&gt;</w:instrText>
      </w:r>
      <w:r>
        <w:rPr>
          <w:rFonts w:eastAsiaTheme="minorHAnsi"/>
          <w:lang w:val="en-US"/>
        </w:rPr>
        <w:fldChar w:fldCharType="separate"/>
      </w:r>
      <w:r w:rsidR="002905E1">
        <w:rPr>
          <w:rFonts w:eastAsiaTheme="minorHAnsi"/>
          <w:lang w:val="en-US"/>
        </w:rPr>
        <w:t xml:space="preserve">(Burton </w:t>
      </w:r>
      <w:r w:rsidR="002905E1">
        <w:rPr>
          <w:rFonts w:eastAsiaTheme="minorHAnsi"/>
          <w:i/>
          <w:iCs/>
          <w:lang w:val="en-US"/>
        </w:rPr>
        <w:t>et al.</w:t>
      </w:r>
      <w:r w:rsidR="002905E1">
        <w:rPr>
          <w:rFonts w:eastAsiaTheme="minorHAnsi"/>
          <w:lang w:val="en-US"/>
        </w:rPr>
        <w:t xml:space="preserve"> 2011)</w:t>
      </w:r>
      <w:r>
        <w:rPr>
          <w:rFonts w:eastAsiaTheme="minorHAnsi"/>
          <w:lang w:val="en-US"/>
        </w:rPr>
        <w:fldChar w:fldCharType="end"/>
      </w:r>
      <w:r w:rsidRPr="005D6003">
        <w:t xml:space="preserve"> </w:t>
      </w:r>
      <w:r>
        <w:t xml:space="preserve">as well as </w:t>
      </w:r>
      <w:r w:rsidRPr="005D6003">
        <w:t xml:space="preserve">individuals within </w:t>
      </w:r>
      <w:r>
        <w:t>the same</w:t>
      </w:r>
      <w:r w:rsidRPr="005D6003">
        <w:t xml:space="preserve"> population </w:t>
      </w:r>
      <w:r>
        <w:rPr>
          <w:rFonts w:eastAsiaTheme="minorHAnsi"/>
          <w:lang w:val="en-US"/>
        </w:rPr>
        <w:fldChar w:fldCharType="begin"/>
      </w:r>
      <w:r w:rsidR="002905E1">
        <w:rPr>
          <w:rFonts w:eastAsiaTheme="minorHAnsi"/>
          <w:lang w:val="en-US"/>
        </w:rPr>
        <w:instrText xml:space="preserve"> ADDIN PAPERS2_CITATIONS &lt;citation&gt;&lt;priority&gt;12&lt;/priority&gt;&lt;uuid&gt;639547A1-771E-4B7E-89FD-2BAC593822A6&lt;/uuid&gt;&lt;publications&gt;&lt;publication&gt;&lt;subtype&gt;400&lt;/subtype&gt;&lt;title&gt;Metabolic scaling of individuals vs. populations: Evidence for variation in scaling exponents at different hierarchical levels&lt;/title&gt;&lt;url&gt;http://onlinelibrary.wiley.com.wwwproxy1.library.unsw.edu.au/doi/10.1111/1365-2435.12996/full&lt;/url&gt;&lt;volume&gt;32&lt;/volume&gt;&lt;publication_date&gt;99201802011200000000222000&lt;/publication_date&gt;&lt;uuid&gt;563E45B3-7828-47D3-9A33-C91D7A682EA8&lt;/uuid&gt;&lt;version&gt;2&lt;/version&gt;&lt;type&gt;400&lt;/type&gt;&lt;number&gt;2&lt;/number&gt;&lt;citekey&gt;Norin:et&lt;/citekey&gt;&lt;doi&gt;10.1111/1365-2435.12996&lt;/doi&gt;&lt;startpage&gt;379&lt;/startpage&gt;&lt;endpage&gt;388&lt;/endpage&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ommy&lt;/firstName&gt;&lt;/author&gt;&lt;author&gt;&lt;lastName&gt;Gamperl&lt;/lastName&gt;&lt;firstName&gt;A&lt;/firstName&gt;&lt;middleNames&gt;Kurt&lt;/middleNames&gt;&lt;/author&gt;&lt;/authors&gt;&lt;editors&gt;&lt;author&gt;&lt;lastName&gt;Killen&lt;/lastName&gt;&lt;firstName&gt;Shaun&lt;/firstName&gt;&lt;/author&gt;&lt;/editors&gt;&lt;/publication&gt;&lt;/publications&gt;&lt;cites&gt;&lt;/cites&gt;&lt;/citation&gt;</w:instrText>
      </w:r>
      <w:r>
        <w:rPr>
          <w:rFonts w:eastAsiaTheme="minorHAnsi"/>
          <w:lang w:val="en-US"/>
        </w:rPr>
        <w:fldChar w:fldCharType="separate"/>
      </w:r>
      <w:r>
        <w:rPr>
          <w:rFonts w:eastAsiaTheme="minorHAnsi"/>
          <w:lang w:val="en-US"/>
        </w:rPr>
        <w:t>(Norin &amp; Gamperl 2018)</w:t>
      </w:r>
      <w:r>
        <w:rPr>
          <w:rFonts w:eastAsiaTheme="minorHAnsi"/>
          <w:lang w:val="en-US"/>
        </w:rPr>
        <w:fldChar w:fldCharType="end"/>
      </w:r>
      <w:r>
        <w:t xml:space="preserve">. Understanding the link between the environment and metabolic rate across different hierarchical levels of biological variation can help elucidate eco-evolutionary dynamics </w:t>
      </w:r>
      <w:r>
        <w:rPr>
          <w:rFonts w:eastAsiaTheme="minorHAnsi"/>
          <w:lang w:val="en-US"/>
        </w:rPr>
        <w:fldChar w:fldCharType="begin"/>
      </w:r>
      <w:r w:rsidR="002905E1">
        <w:rPr>
          <w:rFonts w:eastAsiaTheme="minorHAnsi"/>
          <w:lang w:val="en-US"/>
        </w:rPr>
        <w:instrText xml:space="preserve"> ADDIN PAPERS2_CITATIONS &lt;citation&gt;&lt;priority&gt;13&lt;/priority&gt;&lt;uuid&gt;CB8EE42E-1E08-43D3-9E1C-5C7125FD8735&lt;/uuid&gt;&lt;publications&gt;&lt;publication&gt;&lt;subtype&gt;400&lt;/subtype&gt;&lt;publisher&gt;Blackwell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(Brown </w:t>
      </w:r>
      <w:r>
        <w:rPr>
          <w:rFonts w:eastAsiaTheme="minorHAnsi"/>
          <w:i/>
          <w:iCs/>
          <w:lang w:val="en-US"/>
        </w:rPr>
        <w:t>et al.</w:t>
      </w:r>
      <w:r>
        <w:rPr>
          <w:rFonts w:eastAsiaTheme="minorHAnsi"/>
          <w:lang w:val="en-US"/>
        </w:rPr>
        <w:t xml:space="preserve"> 2004; Glazier 2015)</w:t>
      </w:r>
      <w:r>
        <w:rPr>
          <w:rFonts w:eastAsiaTheme="minorHAnsi"/>
          <w:lang w:val="en-US"/>
        </w:rPr>
        <w:fldChar w:fldCharType="end"/>
      </w:r>
      <w:r>
        <w:t xml:space="preserve">. </w:t>
      </w:r>
    </w:p>
    <w:p w14:paraId="2D10F2CA" w14:textId="09144DAD" w:rsidR="007B7566" w:rsidRDefault="005E35FB" w:rsidP="006237AE">
      <w:pPr>
        <w:spacing w:line="360" w:lineRule="auto"/>
        <w:ind w:firstLine="720"/>
        <w:rPr>
          <w:lang w:val="en-AU"/>
        </w:rPr>
      </w:pPr>
      <w:r>
        <w:rPr>
          <w:lang w:val="en-AU"/>
        </w:rPr>
        <w:t>Metabolic theor</w:t>
      </w:r>
      <w:r w:rsidR="003E3BA7">
        <w:rPr>
          <w:lang w:val="en-AU"/>
        </w:rPr>
        <w:t>ies</w:t>
      </w:r>
      <w:r>
        <w:rPr>
          <w:lang w:val="en-AU"/>
        </w:rPr>
        <w:t xml:space="preserve"> attempt to</w:t>
      </w:r>
      <w:r w:rsidR="003E3BA7">
        <w:rPr>
          <w:lang w:val="en-AU"/>
        </w:rPr>
        <w:t xml:space="preserve"> unify</w:t>
      </w:r>
      <w:r>
        <w:rPr>
          <w:lang w:val="en-AU"/>
        </w:rPr>
        <w:t xml:space="preserve"> </w:t>
      </w:r>
      <w:r w:rsidR="003E3BA7">
        <w:rPr>
          <w:lang w:val="en-AU"/>
        </w:rPr>
        <w:t xml:space="preserve">ecological processes </w:t>
      </w:r>
      <w:r w:rsidR="00F54B1C">
        <w:rPr>
          <w:lang w:val="en-AU"/>
        </w:rPr>
        <w:t>across</w:t>
      </w:r>
      <w:r w:rsidR="003E3BA7">
        <w:rPr>
          <w:lang w:val="en-AU"/>
        </w:rPr>
        <w:t xml:space="preserve"> population</w:t>
      </w:r>
      <w:r w:rsidR="00F54B1C">
        <w:rPr>
          <w:lang w:val="en-AU"/>
        </w:rPr>
        <w:t>s</w:t>
      </w:r>
      <w:r w:rsidR="003E3BA7">
        <w:rPr>
          <w:lang w:val="en-AU"/>
        </w:rPr>
        <w:t>, communit</w:t>
      </w:r>
      <w:r w:rsidR="00F54B1C">
        <w:rPr>
          <w:lang w:val="en-AU"/>
        </w:rPr>
        <w:t>ies</w:t>
      </w:r>
      <w:r w:rsidR="003E3BA7">
        <w:rPr>
          <w:lang w:val="en-AU"/>
        </w:rPr>
        <w:t xml:space="preserve"> and ecosystems based on physiological</w:t>
      </w:r>
      <w:r w:rsidR="00487122">
        <w:rPr>
          <w:lang w:val="en-AU"/>
        </w:rPr>
        <w:t xml:space="preserve"> </w:t>
      </w:r>
      <w:r w:rsidR="00603616">
        <w:rPr>
          <w:lang w:val="en-AU"/>
        </w:rPr>
        <w:t>rates</w:t>
      </w:r>
      <w:r w:rsidR="00487122">
        <w:rPr>
          <w:lang w:val="en-AU"/>
        </w:rPr>
        <w:t xml:space="preserve"> at the</w:t>
      </w:r>
      <w:r>
        <w:rPr>
          <w:lang w:val="en-AU"/>
        </w:rPr>
        <w:t xml:space="preserve"> individual</w:t>
      </w:r>
      <w:r w:rsidR="00566244">
        <w:rPr>
          <w:lang w:val="en-AU"/>
        </w:rPr>
        <w:t xml:space="preserve"> </w:t>
      </w:r>
      <w:r w:rsidR="00487122">
        <w:rPr>
          <w:lang w:val="en-AU"/>
        </w:rPr>
        <w:t>level</w:t>
      </w:r>
      <w:r>
        <w:rPr>
          <w:lang w:val="en-AU"/>
        </w:rPr>
        <w:t xml:space="preserve"> </w:t>
      </w:r>
      <w:r>
        <w:rPr>
          <w:lang w:val="en-AU"/>
        </w:rPr>
        <w:fldChar w:fldCharType="begin"/>
      </w:r>
      <w:r w:rsidR="002905E1">
        <w:rPr>
          <w:lang w:val="en-AU"/>
        </w:rPr>
        <w:instrText xml:space="preserve"> ADDIN PAPERS2_CITATIONS &lt;citation&gt;&lt;priority&gt;0&lt;/priority&gt;&lt;uuid&gt;ED669BA5-513E-4BD8-BF9D-02EF305E4118&lt;/uuid&gt;&lt;publications&gt;&lt;publication&gt;&lt;subtype&gt;400&lt;/subtype&gt;&lt;publisher&gt;Ecological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instrText>
      </w:r>
      <w:r>
        <w:rPr>
          <w:lang w:val="en-AU"/>
        </w:rPr>
        <w:fldChar w:fldCharType="separate"/>
      </w:r>
      <w:r w:rsidR="004F268B">
        <w:rPr>
          <w:rFonts w:eastAsiaTheme="minorHAnsi"/>
          <w:lang w:val="en-US"/>
        </w:rPr>
        <w:t xml:space="preserve">(Gillooly </w:t>
      </w:r>
      <w:r w:rsidR="004F268B">
        <w:rPr>
          <w:rFonts w:eastAsiaTheme="minorHAnsi"/>
          <w:i/>
          <w:iCs/>
          <w:lang w:val="en-US"/>
        </w:rPr>
        <w:t>et al.</w:t>
      </w:r>
      <w:r w:rsidR="004F268B">
        <w:rPr>
          <w:rFonts w:eastAsiaTheme="minorHAnsi"/>
          <w:lang w:val="en-US"/>
        </w:rPr>
        <w:t xml:space="preserve"> 2001; Brown </w:t>
      </w:r>
      <w:r w:rsidR="004F268B">
        <w:rPr>
          <w:rFonts w:eastAsiaTheme="minorHAnsi"/>
          <w:i/>
          <w:iCs/>
          <w:lang w:val="en-US"/>
        </w:rPr>
        <w:t>et al.</w:t>
      </w:r>
      <w:r w:rsidR="004F268B">
        <w:rPr>
          <w:rFonts w:eastAsiaTheme="minorHAnsi"/>
          <w:lang w:val="en-US"/>
        </w:rPr>
        <w:t xml:space="preserve"> 2004)</w:t>
      </w:r>
      <w:r>
        <w:rPr>
          <w:lang w:val="en-AU"/>
        </w:rPr>
        <w:fldChar w:fldCharType="end"/>
      </w:r>
      <w:r w:rsidR="003E3BA7">
        <w:rPr>
          <w:lang w:val="en-AU"/>
        </w:rPr>
        <w:t xml:space="preserve">. </w:t>
      </w:r>
      <w:del w:id="24" w:author="fonti.kar@gmail.com" w:date="2019-01-15T13:33:00Z">
        <w:r w:rsidR="003E3BA7" w:rsidDel="00BC6F99">
          <w:rPr>
            <w:lang w:val="en-AU"/>
          </w:rPr>
          <w:delText xml:space="preserve">These </w:delText>
        </w:r>
      </w:del>
      <w:ins w:id="25" w:author="fonti.kar@gmail.com" w:date="2019-01-15T13:33:00Z">
        <w:r w:rsidR="00BC6F99">
          <w:rPr>
            <w:lang w:val="en-AU"/>
          </w:rPr>
          <w:t>According to th</w:t>
        </w:r>
      </w:ins>
      <w:ins w:id="26" w:author="fonti.kar@gmail.com" w:date="2019-01-15T13:34:00Z">
        <w:r w:rsidR="00BC6F99">
          <w:rPr>
            <w:lang w:val="en-AU"/>
          </w:rPr>
          <w:t>is body of work</w:t>
        </w:r>
      </w:ins>
      <w:ins w:id="27" w:author="fonti.kar@gmail.com" w:date="2019-01-15T13:33:00Z">
        <w:r w:rsidR="00BC6F99">
          <w:rPr>
            <w:lang w:val="en-AU"/>
          </w:rPr>
          <w:t xml:space="preserve">, </w:t>
        </w:r>
      </w:ins>
      <w:del w:id="28" w:author="fonti.kar@gmail.com" w:date="2019-01-15T13:33:00Z">
        <w:r w:rsidR="003E3BA7" w:rsidDel="00BC6F99">
          <w:rPr>
            <w:lang w:val="en-AU"/>
          </w:rPr>
          <w:delText xml:space="preserve">theories </w:delText>
        </w:r>
        <w:r w:rsidR="00487122" w:rsidDel="00BC6F99">
          <w:rPr>
            <w:lang w:val="en-AU"/>
          </w:rPr>
          <w:delText xml:space="preserve">rely on </w:delText>
        </w:r>
        <w:r w:rsidDel="00BC6F99">
          <w:rPr>
            <w:lang w:val="en-AU"/>
          </w:rPr>
          <w:delText xml:space="preserve">first principles </w:delText>
        </w:r>
        <w:r w:rsidR="00F407F3" w:rsidDel="00BC6F99">
          <w:rPr>
            <w:lang w:val="en-AU"/>
          </w:rPr>
          <w:delText>from</w:delText>
        </w:r>
        <w:r w:rsidDel="00BC6F99">
          <w:rPr>
            <w:lang w:val="en-AU"/>
          </w:rPr>
          <w:delText xml:space="preserve"> chemistry and physics</w:delText>
        </w:r>
        <w:r w:rsidR="00C545F4" w:rsidDel="00BC6F99">
          <w:rPr>
            <w:lang w:val="en-AU"/>
          </w:rPr>
          <w:delText xml:space="preserve"> to </w:delText>
        </w:r>
        <w:r w:rsidR="00F54B1C" w:rsidDel="00BC6F99">
          <w:rPr>
            <w:lang w:val="en-AU"/>
          </w:rPr>
          <w:delText xml:space="preserve">explain </w:delText>
        </w:r>
        <w:r w:rsidR="00C430B2" w:rsidDel="00BC6F99">
          <w:rPr>
            <w:lang w:val="en-AU"/>
          </w:rPr>
          <w:delText>how</w:delText>
        </w:r>
        <w:r w:rsidR="00F54B1C" w:rsidDel="00BC6F99">
          <w:rPr>
            <w:lang w:val="en-AU"/>
          </w:rPr>
          <w:delText xml:space="preserve"> energetic demands</w:delText>
        </w:r>
        <w:r w:rsidR="00C430B2" w:rsidDel="00BC6F99">
          <w:rPr>
            <w:lang w:val="en-AU"/>
          </w:rPr>
          <w:delText xml:space="preserve"> change</w:delText>
        </w:r>
        <w:r w:rsidR="0073026D" w:rsidDel="00BC6F99">
          <w:rPr>
            <w:lang w:val="en-AU"/>
          </w:rPr>
          <w:delText xml:space="preserve"> with</w:delText>
        </w:r>
        <w:r w:rsidR="00F54B1C" w:rsidDel="00BC6F99">
          <w:rPr>
            <w:lang w:val="en-AU"/>
          </w:rPr>
          <w:delText xml:space="preserve"> body mass</w:delText>
        </w:r>
        <w:r w:rsidR="00487122" w:rsidDel="00BC6F99">
          <w:rPr>
            <w:lang w:val="en-AU"/>
          </w:rPr>
          <w:delText>.</w:delText>
        </w:r>
        <w:r w:rsidR="00F54B1C" w:rsidDel="00BC6F99">
          <w:rPr>
            <w:lang w:val="en-AU"/>
          </w:rPr>
          <w:delText xml:space="preserve"> </w:delText>
        </w:r>
        <w:r w:rsidR="006604CB" w:rsidDel="00BC6F99">
          <w:rPr>
            <w:lang w:val="en-AU"/>
          </w:rPr>
          <w:delText xml:space="preserve">Generally, </w:delText>
        </w:r>
      </w:del>
      <w:r w:rsidR="00F54B1C">
        <w:rPr>
          <w:lang w:val="en-AU"/>
        </w:rPr>
        <w:t>m</w:t>
      </w:r>
      <w:r w:rsidR="00475A16">
        <w:rPr>
          <w:lang w:val="en-AU"/>
        </w:rPr>
        <w:t xml:space="preserve">etabolism is </w:t>
      </w:r>
      <w:r w:rsidR="00487122">
        <w:rPr>
          <w:lang w:val="en-AU"/>
        </w:rPr>
        <w:t xml:space="preserve">thought to </w:t>
      </w:r>
      <w:r w:rsidR="00181E97">
        <w:rPr>
          <w:lang w:val="en-AU"/>
        </w:rPr>
        <w:t xml:space="preserve">exhibit a </w:t>
      </w:r>
      <w:r w:rsidR="00487122">
        <w:rPr>
          <w:lang w:val="en-AU"/>
        </w:rPr>
        <w:t>fixed</w:t>
      </w:r>
      <w:r w:rsidR="00C430B2">
        <w:rPr>
          <w:lang w:val="en-AU"/>
        </w:rPr>
        <w:t xml:space="preserve"> </w:t>
      </w:r>
      <w:r w:rsidR="00181E97">
        <w:rPr>
          <w:lang w:val="en-AU"/>
        </w:rPr>
        <w:t>scaling</w:t>
      </w:r>
      <w:r w:rsidR="00487122">
        <w:rPr>
          <w:lang w:val="en-AU"/>
        </w:rPr>
        <w:t xml:space="preserve"> </w:t>
      </w:r>
      <w:r w:rsidR="00C545F4">
        <w:rPr>
          <w:lang w:val="en-AU"/>
        </w:rPr>
        <w:t>relationship</w:t>
      </w:r>
      <w:r w:rsidR="00475A16">
        <w:rPr>
          <w:lang w:val="en-AU"/>
        </w:rPr>
        <w:t xml:space="preserve"> with body mass</w:t>
      </w:r>
      <w:r w:rsidR="00487122">
        <w:rPr>
          <w:lang w:val="en-AU"/>
        </w:rPr>
        <w:t xml:space="preserve"> (i.e., 3/4 or 2/3 power law) </w:t>
      </w:r>
      <w:r w:rsidR="00475A16">
        <w:rPr>
          <w:lang w:val="en-AU"/>
        </w:rPr>
        <w:t xml:space="preserve">and change with temperature following a logarithmic function </w:t>
      </w:r>
      <w:r w:rsidR="00DA3B78">
        <w:rPr>
          <w:lang w:val="en-AU"/>
        </w:rPr>
        <w:fldChar w:fldCharType="begin"/>
      </w:r>
      <w:r w:rsidR="002905E1">
        <w:rPr>
          <w:lang w:val="en-AU"/>
        </w:rPr>
        <w:instrText xml:space="preserve"> ADDIN PAPERS2_CITATIONS &lt;citation&gt;&lt;priority&gt;0&lt;/priority&gt;&lt;uuid&gt;01953ABF-D3B2-4B3F-A775-F56801CBBFC7&lt;/uuid&gt;&lt;publications&gt;&lt;publication&gt;&lt;subtype&gt;400&lt;/subtype&gt;&lt;publisher&gt;Ecological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instrText>
      </w:r>
      <w:r w:rsidR="00DA3B78">
        <w:rPr>
          <w:lang w:val="en-AU"/>
        </w:rPr>
        <w:fldChar w:fldCharType="separate"/>
      </w:r>
      <w:r w:rsidR="004F268B">
        <w:rPr>
          <w:rFonts w:eastAsiaTheme="minorHAnsi"/>
          <w:lang w:val="en-US"/>
        </w:rPr>
        <w:t xml:space="preserve">(Gillooly </w:t>
      </w:r>
      <w:r w:rsidR="004F268B">
        <w:rPr>
          <w:rFonts w:eastAsiaTheme="minorHAnsi"/>
          <w:i/>
          <w:iCs/>
          <w:lang w:val="en-US"/>
        </w:rPr>
        <w:t>et al.</w:t>
      </w:r>
      <w:r w:rsidR="004F268B">
        <w:rPr>
          <w:rFonts w:eastAsiaTheme="minorHAnsi"/>
          <w:lang w:val="en-US"/>
        </w:rPr>
        <w:t xml:space="preserve"> 2001; Brown </w:t>
      </w:r>
      <w:r w:rsidR="004F268B">
        <w:rPr>
          <w:rFonts w:eastAsiaTheme="minorHAnsi"/>
          <w:i/>
          <w:iCs/>
          <w:lang w:val="en-US"/>
        </w:rPr>
        <w:t>et al.</w:t>
      </w:r>
      <w:r w:rsidR="004F268B">
        <w:rPr>
          <w:rFonts w:eastAsiaTheme="minorHAnsi"/>
          <w:lang w:val="en-US"/>
        </w:rPr>
        <w:t xml:space="preserve"> 2004)</w:t>
      </w:r>
      <w:r w:rsidR="00DA3B78">
        <w:rPr>
          <w:lang w:val="en-AU"/>
        </w:rPr>
        <w:fldChar w:fldCharType="end"/>
      </w:r>
      <w:r w:rsidR="00475A16">
        <w:rPr>
          <w:lang w:val="en-AU"/>
        </w:rPr>
        <w:t xml:space="preserve">. </w:t>
      </w:r>
      <w:ins w:id="29" w:author="fonti.kar@gmail.com" w:date="2019-01-15T13:33:00Z">
        <w:r w:rsidR="00BC6F99">
          <w:rPr>
            <w:lang w:val="en-AU"/>
          </w:rPr>
          <w:t>However, g</w:t>
        </w:r>
      </w:ins>
      <w:del w:id="30" w:author="fonti.kar@gmail.com" w:date="2019-01-15T13:33:00Z">
        <w:r w:rsidR="00F407F3" w:rsidDel="00BC6F99">
          <w:rPr>
            <w:lang w:val="en-AU"/>
          </w:rPr>
          <w:delText>G</w:delText>
        </w:r>
      </w:del>
      <w:r w:rsidR="00F54B1C">
        <w:rPr>
          <w:lang w:val="en-AU"/>
        </w:rPr>
        <w:t xml:space="preserve">eneralisation </w:t>
      </w:r>
      <w:r w:rsidR="00F407F3">
        <w:rPr>
          <w:lang w:val="en-AU"/>
        </w:rPr>
        <w:t xml:space="preserve">of these scaling relationships </w:t>
      </w:r>
      <w:r w:rsidR="00C430B2">
        <w:rPr>
          <w:lang w:val="en-AU"/>
        </w:rPr>
        <w:t xml:space="preserve">across </w:t>
      </w:r>
      <w:r w:rsidR="00F407F3">
        <w:rPr>
          <w:lang w:val="en-AU"/>
        </w:rPr>
        <w:t xml:space="preserve">multiple </w:t>
      </w:r>
      <w:r w:rsidR="00C430B2">
        <w:rPr>
          <w:lang w:val="en-AU"/>
        </w:rPr>
        <w:t>levels of</w:t>
      </w:r>
      <w:r w:rsidR="00F54B1C">
        <w:rPr>
          <w:lang w:val="en-AU"/>
        </w:rPr>
        <w:t xml:space="preserve"> biological organisation may be overly </w:t>
      </w:r>
      <w:r w:rsidR="001D207E">
        <w:rPr>
          <w:lang w:val="en-AU"/>
        </w:rPr>
        <w:t xml:space="preserve">simplistic </w:t>
      </w:r>
      <w:r w:rsidR="00C430B2">
        <w:rPr>
          <w:lang w:val="en-AU"/>
        </w:rPr>
        <w:t>given that</w:t>
      </w:r>
      <w:r w:rsidR="001D207E">
        <w:rPr>
          <w:lang w:val="en-AU"/>
        </w:rPr>
        <w:t xml:space="preserve"> physiological mechanisms that </w:t>
      </w:r>
      <w:r w:rsidR="00C430B2">
        <w:rPr>
          <w:lang w:val="en-AU"/>
        </w:rPr>
        <w:t>determine</w:t>
      </w:r>
      <w:r w:rsidR="001D207E">
        <w:rPr>
          <w:lang w:val="en-AU"/>
        </w:rPr>
        <w:t xml:space="preserve"> </w:t>
      </w:r>
      <w:r w:rsidR="00C430B2">
        <w:rPr>
          <w:lang w:val="en-AU"/>
        </w:rPr>
        <w:t xml:space="preserve">how metabolic rate changes with body mass </w:t>
      </w:r>
      <w:r w:rsidR="001D207E">
        <w:rPr>
          <w:lang w:val="en-AU"/>
        </w:rPr>
        <w:t>at the individual level are highly complex and variable</w:t>
      </w:r>
      <w:r w:rsidR="00476DD3">
        <w:rPr>
          <w:lang w:val="en-AU"/>
        </w:rPr>
        <w:t xml:space="preserve"> </w:t>
      </w:r>
      <w:r w:rsidR="00476DD3">
        <w:rPr>
          <w:lang w:val="en-AU"/>
        </w:rPr>
        <w:fldChar w:fldCharType="begin"/>
      </w:r>
      <w:r w:rsidR="002905E1">
        <w:rPr>
          <w:lang w:val="en-AU"/>
        </w:rPr>
        <w:instrText xml:space="preserve"> ADDIN PAPERS2_CITATIONS &lt;citation&gt;&lt;priority&gt;0&lt;/priority&gt;&lt;uuid&gt;1FAAA139-00DC-4670-A477-B0CBBEFDCD66&lt;/uuid&gt;&lt;publications&gt;&lt;publication&gt;&lt;subtype&gt;400&lt;/subtype&gt;&lt;title&gt;Beyond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instrText>
      </w:r>
      <w:r w:rsidR="00476DD3">
        <w:rPr>
          <w:lang w:val="en-AU"/>
        </w:rPr>
        <w:fldChar w:fldCharType="separate"/>
      </w:r>
      <w:r w:rsidR="004F268B">
        <w:rPr>
          <w:rFonts w:eastAsiaTheme="minorHAnsi"/>
          <w:lang w:val="en-US"/>
        </w:rPr>
        <w:t>(Glazier 2005; White &amp; Kearney 2012)</w:t>
      </w:r>
      <w:r w:rsidR="00476DD3">
        <w:rPr>
          <w:lang w:val="en-AU"/>
        </w:rPr>
        <w:fldChar w:fldCharType="end"/>
      </w:r>
      <w:r w:rsidR="001D207E">
        <w:rPr>
          <w:lang w:val="en-AU"/>
        </w:rPr>
        <w:t xml:space="preserve">. </w:t>
      </w:r>
      <w:r w:rsidR="00D5065D">
        <w:rPr>
          <w:lang w:val="en-AU"/>
        </w:rPr>
        <w:t>For example,</w:t>
      </w:r>
      <w:r w:rsidR="00091310">
        <w:rPr>
          <w:lang w:val="en-AU"/>
        </w:rPr>
        <w:t xml:space="preserve"> many</w:t>
      </w:r>
      <w:r w:rsidR="00D5065D">
        <w:rPr>
          <w:lang w:val="en-AU"/>
        </w:rPr>
        <w:t xml:space="preserve"> </w:t>
      </w:r>
      <w:r w:rsidR="00091310">
        <w:rPr>
          <w:lang w:val="en-AU"/>
        </w:rPr>
        <w:t xml:space="preserve">explanations </w:t>
      </w:r>
      <w:r w:rsidR="00F407F3">
        <w:rPr>
          <w:lang w:val="en-AU"/>
        </w:rPr>
        <w:t xml:space="preserve">for </w:t>
      </w:r>
      <w:ins w:id="31" w:author="fonti.kar@gmail.com" w:date="2019-01-15T13:39:00Z">
        <w:r w:rsidR="00BC6F99">
          <w:rPr>
            <w:lang w:val="en-AU"/>
          </w:rPr>
          <w:t xml:space="preserve">an </w:t>
        </w:r>
      </w:ins>
      <w:ins w:id="32" w:author="fonti.kar@gmail.com" w:date="2019-01-11T10:35:00Z">
        <w:r w:rsidR="00D3317A">
          <w:rPr>
            <w:lang w:val="en-AU"/>
          </w:rPr>
          <w:t>‘</w:t>
        </w:r>
      </w:ins>
      <w:r w:rsidR="00FD561C">
        <w:rPr>
          <w:lang w:val="en-AU"/>
        </w:rPr>
        <w:t>universal</w:t>
      </w:r>
      <w:ins w:id="33" w:author="fonti.kar@gmail.com" w:date="2019-01-11T10:35:00Z">
        <w:r w:rsidR="00D3317A">
          <w:rPr>
            <w:lang w:val="en-AU"/>
          </w:rPr>
          <w:t>’</w:t>
        </w:r>
      </w:ins>
      <w:r w:rsidR="00091310">
        <w:rPr>
          <w:lang w:val="en-AU"/>
        </w:rPr>
        <w:t xml:space="preserve"> mass-scaling exponent</w:t>
      </w:r>
      <w:r w:rsidR="00F407F3">
        <w:rPr>
          <w:lang w:val="en-AU"/>
        </w:rPr>
        <w:t>s</w:t>
      </w:r>
      <w:r w:rsidR="00091310">
        <w:rPr>
          <w:lang w:val="en-AU"/>
        </w:rPr>
        <w:t xml:space="preserve"> </w:t>
      </w:r>
      <w:r w:rsidR="00327646">
        <w:rPr>
          <w:lang w:val="en-AU"/>
        </w:rPr>
        <w:t>are</w:t>
      </w:r>
      <w:r w:rsidR="00FD561C">
        <w:rPr>
          <w:lang w:val="en-AU"/>
        </w:rPr>
        <w:t xml:space="preserve"> based on the assumption that</w:t>
      </w:r>
      <w:r w:rsidR="00091310">
        <w:rPr>
          <w:lang w:val="en-AU"/>
        </w:rPr>
        <w:t xml:space="preserve"> supply of </w:t>
      </w:r>
      <w:del w:id="34" w:author="fonti.kar@gmail.com" w:date="2019-01-11T10:35:00Z">
        <w:r w:rsidR="002D0C22" w:rsidDel="00D3317A">
          <w:rPr>
            <w:lang w:val="en-AU"/>
          </w:rPr>
          <w:delText xml:space="preserve">resources such </w:delText>
        </w:r>
        <w:r w:rsidR="00603616" w:rsidDel="00D3317A">
          <w:rPr>
            <w:lang w:val="en-AU"/>
          </w:rPr>
          <w:delText xml:space="preserve">as </w:delText>
        </w:r>
      </w:del>
      <w:r w:rsidR="002D0C22">
        <w:rPr>
          <w:lang w:val="en-AU"/>
        </w:rPr>
        <w:t xml:space="preserve">macronutrients </w:t>
      </w:r>
      <w:r w:rsidR="00091310">
        <w:rPr>
          <w:lang w:val="en-AU"/>
        </w:rPr>
        <w:t xml:space="preserve">to </w:t>
      </w:r>
      <w:r w:rsidR="002D0C22">
        <w:rPr>
          <w:lang w:val="en-AU"/>
        </w:rPr>
        <w:t>the metabolic machinery</w:t>
      </w:r>
      <w:r w:rsidR="00FD561C">
        <w:rPr>
          <w:lang w:val="en-AU"/>
        </w:rPr>
        <w:t xml:space="preserve"> is </w:t>
      </w:r>
      <w:r w:rsidR="00ED133D">
        <w:rPr>
          <w:lang w:val="en-AU"/>
        </w:rPr>
        <w:t>constant</w:t>
      </w:r>
      <w:r w:rsidR="00AA0428">
        <w:rPr>
          <w:lang w:val="en-AU"/>
        </w:rPr>
        <w:t>,</w:t>
      </w:r>
      <w:r w:rsidR="00ED133D">
        <w:rPr>
          <w:lang w:val="en-AU"/>
        </w:rPr>
        <w:t xml:space="preserve"> </w:t>
      </w:r>
      <w:r w:rsidR="002D0C22">
        <w:rPr>
          <w:lang w:val="en-AU"/>
        </w:rPr>
        <w:t>but this</w:t>
      </w:r>
      <w:r w:rsidR="00DA3B78">
        <w:rPr>
          <w:lang w:val="en-AU"/>
        </w:rPr>
        <w:t xml:space="preserve"> is known to vary between individuals (</w:t>
      </w:r>
      <w:r w:rsidR="006D3483">
        <w:rPr>
          <w:rFonts w:eastAsiaTheme="minorHAnsi"/>
          <w:lang w:val="en-US"/>
        </w:rPr>
        <w:fldChar w:fldCharType="begin"/>
      </w:r>
      <w:r w:rsidR="002905E1">
        <w:rPr>
          <w:rFonts w:eastAsiaTheme="minorHAnsi"/>
          <w:lang w:val="en-US"/>
        </w:rPr>
        <w:instrText xml:space="preserve"> ADDIN PAPERS2_CITATIONS &lt;citation&gt;&lt;priority&gt;19&lt;/priority&gt;&lt;uuid&gt;92888E0C-8F58-41A2-ABFC-586E5FCFFE45&lt;/uuid&gt;&lt;publications&gt;&lt;publication&gt;&lt;subtype&gt;400&lt;/subtype&gt;&lt;title&gt;Uncoupled and surviving: individual mice with high metabolism have greater mitochondrial uncoupling and live longer&lt;/title&gt;&lt;url&gt;http://doi.wiley.com/10.1111/j.1474-9728.2004.00097.x&lt;/url&gt;&lt;volume&gt;3&lt;/volume&gt;&lt;publication_date&gt;99200406001200000000220000&lt;/publication_date&gt;&lt;uuid&gt;3568BAA6-3F8E-4B85-B116-CBAA9DACF06D&lt;/uuid&gt;&lt;type&gt;400&lt;/type&gt;&lt;number&gt;3&lt;/number&gt;&lt;doi&gt;10.1111/j.1474-9728.2004.00097.x&lt;/doi&gt;&lt;startpage&gt;87&lt;/startpage&gt;&lt;endpage&gt;95&lt;/endpage&gt;&lt;bundle&gt;&lt;publication&gt;&lt;title&gt;Aging Cell&lt;/title&gt;&lt;uuid&gt;EFCBB94F-973E-4805-8E39-4DBD2C200A04&lt;/uuid&gt;&lt;subtype&gt;-100&lt;/subtype&gt;&lt;type&gt;-100&lt;/type&gt;&lt;/publication&gt;&lt;/bundle&gt;&lt;authors&gt;&lt;author&gt;&lt;lastName&gt;Speakman&lt;/lastName&gt;&lt;firstName&gt;John&lt;/firstName&gt;&lt;middleNames&gt;R&lt;/middleNames&gt;&lt;/author&gt;&lt;author&gt;&lt;lastName&gt;Talbot&lt;/lastName&gt;&lt;firstName&gt;Darren&lt;/firstName&gt;&lt;middleNames&gt;A&lt;/middleNames&gt;&lt;/author&gt;&lt;author&gt;&lt;lastName&gt;Selman&lt;/lastName&gt;&lt;firstName&gt;Colin&lt;/firstName&gt;&lt;/author&gt;&lt;author&gt;&lt;lastName&gt;Snart&lt;/lastName&gt;&lt;firstName&gt;Sam&lt;/firstName&gt;&lt;/author&gt;&lt;author&gt;&lt;lastName&gt;McLaren&lt;/lastName&gt;&lt;firstName&gt;Jane&lt;/firstName&gt;&lt;middleNames&gt;S&lt;/middleNames&gt;&lt;/author&gt;&lt;author&gt;&lt;lastName&gt;Redman&lt;/lastName&gt;&lt;firstName&gt;Paula&lt;/firstName&gt;&lt;/author&gt;&lt;author&gt;&lt;lastName&gt;Krol&lt;/lastName&gt;&lt;firstName&gt;Ela&lt;/firstName&gt;&lt;/author&gt;&lt;author&gt;&lt;lastName&gt;Jackson&lt;/lastName&gt;&lt;firstName&gt;Diane&lt;/firstName&gt;&lt;middleNames&gt;M&lt;/middleNames&gt;&lt;/author&gt;&lt;author&gt;&lt;lastName&gt;Johnson&lt;/lastName&gt;&lt;firstName&gt;Maria&lt;/firstName&gt;&lt;middleNames&gt;S&lt;/middleNames&gt;&lt;/author&gt;&lt;author&gt;&lt;lastName&gt;Brand&lt;/lastName&gt;&lt;firstName&gt;Martin&lt;/firstName&gt;&lt;middleNames&gt;D&lt;/middleNames&gt;&lt;/author&gt;&lt;/authors&gt;&lt;/publication&gt;&lt;publication&gt;&lt;subtype&gt;400&lt;/subtype&gt;&lt;title&gt;Physiological and morphological correlates of among-individual variation in standard metabolic rate in the leopard frog Rana pipiens&lt;/title&gt;&lt;url&gt;http://jeb.biologists.org/cgi/doi/10.1242/jeb.01492&lt;/url&gt;&lt;volume&gt;208&lt;/volume&gt;&lt;publication_date&gt;99200503151200000000222000&lt;/publication_date&gt;&lt;uuid&gt;B38FA09F-6947-427F-A2C4-CED23915E16D&lt;/uuid&gt;&lt;type&gt;400&lt;/type&gt;&lt;number&gt;6&lt;/number&gt;&lt;doi&gt;10.1242/jeb.01492&lt;/doi&gt;&lt;startpage&gt;1201&lt;/startpage&gt;&lt;endpage&gt;1208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teyermark&lt;/lastName&gt;&lt;firstName&gt;A&lt;/firstName&gt;&lt;middleNames&gt;C&lt;/middleNames&gt;&lt;/author&gt;&lt;/authors&gt;&lt;/publication&gt;&lt;publication&gt;&lt;subtype&gt;400&lt;/subtype&gt;&lt;title&gt;Intraspecific variation in competitive ability and food intake in salmonids: consequences for energy budgets and growth rates&lt;/title&gt;&lt;url&gt;https://www.readcube.com/articles/10.1111%2Fj.1095-8649.1986.tb05190.x?no_additional_access=1&amp;amp;tracking_referrer=onlinelibrary.wiley.com&amp;amp;purchase_referrer=scholar.google.com.au&amp;amp;publisher=wiley&amp;amp;access_api=1&amp;amp;parent_url=https%3A%2F%2Fonlinelibrary.wiley.com%2Fdoi%2Fepdf%2F10.1111%2Fj.1095-8649.1986.tb05190.x&amp;amp;preview=1&amp;amp;ssl=1&lt;/url&gt;&lt;publication_date&gt;99200506241200000000222000&lt;/publication_date&gt;&lt;uuid&gt;3E410C04-2778-4C09-89A4-16008445A7D8&lt;/uuid&gt;&lt;type&gt;400&lt;/type&gt;&lt;startpage&gt;1&lt;/startpage&gt;&lt;endpage&gt;7&lt;/endpage&gt;&lt;bundle&gt;&lt;publication&gt;&lt;title&gt;Journal of Fish Biology&lt;/title&gt;&lt;uuid&gt;C725AC74-1212-475B-AA3E-222C146383E1&lt;/uuid&gt;&lt;subtype&gt;-100&lt;/subtype&gt;&lt;publisher&gt;Blackwell Publishing Ltd&lt;/publisher&gt;&lt;type&gt;-100&lt;/type&gt;&lt;/publication&gt;&lt;/bundle&gt;&lt;authors&gt;&lt;author&gt;&lt;lastName&gt;Metcalfe&lt;/lastName&gt;&lt;firstName&gt;N&lt;/firstName&gt;&lt;middleNames&gt;B&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Speakman </w:t>
      </w:r>
      <w:r w:rsidR="004F268B">
        <w:rPr>
          <w:rFonts w:eastAsiaTheme="minorHAnsi"/>
          <w:i/>
          <w:iCs/>
          <w:lang w:val="en-US"/>
        </w:rPr>
        <w:t>et al.</w:t>
      </w:r>
      <w:r w:rsidR="004F268B">
        <w:rPr>
          <w:rFonts w:eastAsiaTheme="minorHAnsi"/>
          <w:lang w:val="en-US"/>
        </w:rPr>
        <w:t xml:space="preserve"> 2004; Steyermark 2005; Metcalfe 2005)</w:t>
      </w:r>
      <w:r w:rsidR="006D3483">
        <w:rPr>
          <w:rFonts w:eastAsiaTheme="minorHAnsi"/>
          <w:lang w:val="en-US"/>
        </w:rPr>
        <w:fldChar w:fldCharType="end"/>
      </w:r>
      <w:r w:rsidR="00DA3B78">
        <w:rPr>
          <w:lang w:val="en-AU"/>
        </w:rPr>
        <w:t>.</w:t>
      </w:r>
    </w:p>
    <w:p w14:paraId="20F126B8" w14:textId="72941332" w:rsidR="002E6AF5" w:rsidRDefault="00A725C6" w:rsidP="006237AE">
      <w:pPr>
        <w:spacing w:line="360" w:lineRule="auto"/>
        <w:ind w:firstLine="720"/>
      </w:pPr>
      <w:r>
        <w:rPr>
          <w:lang w:val="en-AU"/>
        </w:rPr>
        <w:t>M</w:t>
      </w:r>
      <w:r w:rsidR="002E6AF5">
        <w:rPr>
          <w:lang w:val="en-AU"/>
        </w:rPr>
        <w:t>ass scaling exponents are influenced by numerous factors, challenging the ‘one-size-fits-all’ line of thinking. Abiotic factors such as temperature,</w:t>
      </w:r>
      <w:ins w:id="35" w:author="fonti.kar@gmail.com" w:date="2019-01-11T10:36:00Z">
        <w:r w:rsidR="00D3317A">
          <w:rPr>
            <w:lang w:val="en-AU"/>
          </w:rPr>
          <w:t xml:space="preserve"> and </w:t>
        </w:r>
      </w:ins>
      <w:del w:id="36" w:author="fonti.kar@gmail.com" w:date="2019-01-11T10:36:00Z">
        <w:r w:rsidR="002E6AF5" w:rsidDel="00D3317A">
          <w:rPr>
            <w:lang w:val="en-AU"/>
          </w:rPr>
          <w:delText xml:space="preserve"> in addition to </w:delText>
        </w:r>
      </w:del>
      <w:r w:rsidR="002E6AF5">
        <w:rPr>
          <w:lang w:val="en-AU"/>
        </w:rPr>
        <w:t xml:space="preserve">biotic factors such as endo-/ectothermy, can interact to influence </w:t>
      </w:r>
      <w:r w:rsidR="002E6AF5">
        <w:rPr>
          <w:rFonts w:eastAsiaTheme="minorHAnsi"/>
          <w:lang w:val="en-US"/>
        </w:rPr>
        <w:t xml:space="preserve">how species respond to the environment </w:t>
      </w:r>
      <w:r w:rsidR="00FA7A72">
        <w:rPr>
          <w:rFonts w:eastAsiaTheme="minorHAnsi"/>
          <w:lang w:val="en-US"/>
        </w:rPr>
        <w:t>driving</w:t>
      </w:r>
      <w:r>
        <w:rPr>
          <w:rFonts w:eastAsiaTheme="minorHAnsi"/>
          <w:lang w:val="en-US"/>
        </w:rPr>
        <w:t xml:space="preserve"> variation </w:t>
      </w:r>
      <w:r w:rsidR="002E6AF5">
        <w:rPr>
          <w:rFonts w:eastAsiaTheme="minorHAnsi"/>
          <w:lang w:val="en-US"/>
        </w:rPr>
        <w:t xml:space="preserve">in </w:t>
      </w:r>
      <w:r w:rsidR="002E6AF5">
        <w:rPr>
          <w:lang w:val="en-AU"/>
        </w:rPr>
        <w:t xml:space="preserve">metabolic scaling among species </w:t>
      </w:r>
      <w:r w:rsidR="002E6AF5">
        <w:rPr>
          <w:rFonts w:eastAsiaTheme="minorHAnsi"/>
          <w:lang w:val="en-US"/>
        </w:rPr>
        <w:fldChar w:fldCharType="begin"/>
      </w:r>
      <w:r w:rsidR="002905E1">
        <w:rPr>
          <w:rFonts w:eastAsiaTheme="minorHAnsi"/>
          <w:lang w:val="en-US"/>
        </w:rPr>
        <w:instrText xml:space="preserve"> ADDIN PAPERS2_CITATIONS &lt;citation&gt;&lt;priority&gt;20&lt;/priority&gt;&lt;uuid&gt;2788A9B3-6624-458B-9427-9BDDB6045001&lt;/uuid&gt;&lt;publications&gt;&lt;publication&gt;&lt;subtype&gt;400&lt;/subtype&gt;&lt;title&gt;Temperature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instrText>
      </w:r>
      <w:r w:rsidR="002E6AF5">
        <w:rPr>
          <w:rFonts w:eastAsiaTheme="minorHAnsi"/>
          <w:lang w:val="en-US"/>
        </w:rPr>
        <w:fldChar w:fldCharType="separate"/>
      </w:r>
      <w:r w:rsidR="004F268B">
        <w:rPr>
          <w:rFonts w:eastAsiaTheme="minorHAnsi"/>
          <w:lang w:val="en-US"/>
        </w:rPr>
        <w:t>(Barneche, White &amp; Marshall 2016</w:t>
      </w:r>
      <w:r w:rsidR="002E6AF5">
        <w:rPr>
          <w:rFonts w:eastAsiaTheme="minorHAnsi"/>
          <w:lang w:val="en-US"/>
        </w:rPr>
        <w:fldChar w:fldCharType="end"/>
      </w:r>
      <w:r w:rsidR="002E6AF5">
        <w:rPr>
          <w:rFonts w:eastAsiaTheme="minorHAnsi"/>
          <w:lang w:val="en-US"/>
        </w:rPr>
        <w:t xml:space="preserve">, </w:t>
      </w:r>
      <w:r w:rsidR="002E6AF5">
        <w:rPr>
          <w:lang w:val="en-AU"/>
        </w:rPr>
        <w:fldChar w:fldCharType="begin"/>
      </w:r>
      <w:r w:rsidR="002905E1">
        <w:rPr>
          <w:lang w:val="en-AU"/>
        </w:rPr>
        <w:instrText xml:space="preserve"> ADDIN PAPERS2_CITATIONS &lt;citation&gt;&lt;priority&gt;0&lt;/priority&gt;&lt;uuid&gt;1317D318-C6BB-42C5-9702-429F4DC8D9AB&lt;/uuid&gt;&lt;publications&gt;&lt;publication&gt;&lt;subtype&gt;400&lt;/subtype&gt;&lt;title&gt;The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sidR="002E6AF5">
        <w:rPr>
          <w:lang w:val="en-AU"/>
        </w:rPr>
        <w:fldChar w:fldCharType="separate"/>
      </w:r>
      <w:r w:rsidR="004F268B">
        <w:rPr>
          <w:rFonts w:eastAsiaTheme="minorHAnsi"/>
          <w:lang w:val="en-US"/>
        </w:rPr>
        <w:t xml:space="preserve">Uyeda </w:t>
      </w:r>
      <w:r w:rsidR="004F268B">
        <w:rPr>
          <w:rFonts w:eastAsiaTheme="minorHAnsi"/>
          <w:i/>
          <w:iCs/>
          <w:lang w:val="en-US"/>
        </w:rPr>
        <w:t>et al.</w:t>
      </w:r>
      <w:r w:rsidR="004F268B">
        <w:rPr>
          <w:rFonts w:eastAsiaTheme="minorHAnsi"/>
          <w:lang w:val="en-US"/>
        </w:rPr>
        <w:t xml:space="preserve"> 2017</w:t>
      </w:r>
      <w:r w:rsidR="002E6AF5">
        <w:rPr>
          <w:lang w:val="en-AU"/>
        </w:rPr>
        <w:fldChar w:fldCharType="end"/>
      </w:r>
      <w:r w:rsidR="002E6AF5">
        <w:rPr>
          <w:lang w:val="en-AU"/>
        </w:rPr>
        <w:t xml:space="preserve">, </w:t>
      </w:r>
      <w:r w:rsidR="002E6AF5">
        <w:rPr>
          <w:rFonts w:eastAsiaTheme="minorHAnsi"/>
          <w:lang w:val="en-US"/>
        </w:rPr>
        <w:fldChar w:fldCharType="begin"/>
      </w:r>
      <w:r w:rsidR="002905E1">
        <w:rPr>
          <w:rFonts w:eastAsiaTheme="minorHAnsi"/>
          <w:lang w:val="en-US"/>
        </w:rPr>
        <w:instrText xml:space="preserve"> ADDIN PAPERS2_CITATIONS &lt;citation&gt;&lt;priority&gt;23&lt;/priority&gt;&lt;uuid&gt;24E3967A-4613-4A43-8C7A-4B21278F6792&lt;/uuid&gt;&lt;publications&gt;&lt;publication&gt;&lt;subtype&gt;400&lt;/subtype&gt;&lt;title&gt;The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2E6AF5">
        <w:rPr>
          <w:rFonts w:eastAsiaTheme="minorHAnsi"/>
          <w:lang w:val="en-US"/>
        </w:rPr>
        <w:fldChar w:fldCharType="separate"/>
      </w:r>
      <w:r w:rsidR="004F268B">
        <w:rPr>
          <w:rFonts w:eastAsiaTheme="minorHAnsi"/>
          <w:lang w:val="en-US"/>
        </w:rPr>
        <w:t>Killen, Atkinson &amp; Glazier 2010</w:t>
      </w:r>
      <w:r w:rsidR="002E6AF5">
        <w:rPr>
          <w:rFonts w:eastAsiaTheme="minorHAnsi"/>
          <w:lang w:val="en-US"/>
        </w:rPr>
        <w:fldChar w:fldCharType="end"/>
      </w:r>
      <w:r w:rsidR="002E6AF5">
        <w:rPr>
          <w:lang w:val="en-AU"/>
        </w:rPr>
        <w:t xml:space="preserve">). </w:t>
      </w:r>
      <w:del w:id="37" w:author="fonti.kar@gmail.com" w:date="2019-01-15T10:09:00Z">
        <w:r w:rsidR="002E6AF5" w:rsidDel="00E364CB">
          <w:rPr>
            <w:lang w:val="en-AU"/>
          </w:rPr>
          <w:delText>Interspecific v</w:delText>
        </w:r>
      </w:del>
      <w:ins w:id="38" w:author="fonti.kar@gmail.com" w:date="2019-01-15T10:09:00Z">
        <w:r w:rsidR="00E364CB">
          <w:rPr>
            <w:lang w:val="en-AU"/>
          </w:rPr>
          <w:t>V</w:t>
        </w:r>
      </w:ins>
      <w:r w:rsidR="002E6AF5">
        <w:rPr>
          <w:lang w:val="en-AU"/>
        </w:rPr>
        <w:t xml:space="preserve">ariation in scaling exponents may have true biological meaning, but it may </w:t>
      </w:r>
      <w:r w:rsidR="002E7367">
        <w:rPr>
          <w:lang w:val="en-AU"/>
        </w:rPr>
        <w:t xml:space="preserve">be </w:t>
      </w:r>
      <w:r w:rsidR="00341DBF">
        <w:rPr>
          <w:lang w:val="en-AU"/>
        </w:rPr>
        <w:t xml:space="preserve">a </w:t>
      </w:r>
      <w:r w:rsidR="002E7367">
        <w:rPr>
          <w:lang w:val="en-AU"/>
        </w:rPr>
        <w:t>misleading generalisation</w:t>
      </w:r>
      <w:r w:rsidR="002E6AF5">
        <w:rPr>
          <w:lang w:val="en-AU"/>
        </w:rPr>
        <w:t xml:space="preserve"> where the energetic scaling relationships described at </w:t>
      </w:r>
      <w:del w:id="39" w:author="fonti.kar@gmail.com" w:date="2019-01-11T10:36:00Z">
        <w:r w:rsidR="002E6AF5" w:rsidDel="00D3317A">
          <w:rPr>
            <w:lang w:val="en-AU"/>
          </w:rPr>
          <w:delText>the intraspecific</w:delText>
        </w:r>
      </w:del>
      <w:ins w:id="40" w:author="fonti.kar@gmail.com" w:date="2019-01-11T10:36:00Z">
        <w:r w:rsidR="00D3317A">
          <w:rPr>
            <w:lang w:val="en-AU"/>
          </w:rPr>
          <w:t>lower</w:t>
        </w:r>
      </w:ins>
      <w:r w:rsidR="002E6AF5">
        <w:rPr>
          <w:lang w:val="en-AU"/>
        </w:rPr>
        <w:t xml:space="preserve"> level</w:t>
      </w:r>
      <w:ins w:id="41" w:author="fonti.kar@gmail.com" w:date="2019-01-11T10:36:00Z">
        <w:r w:rsidR="00D3317A">
          <w:rPr>
            <w:lang w:val="en-AU"/>
          </w:rPr>
          <w:t>s</w:t>
        </w:r>
      </w:ins>
      <w:r w:rsidR="002E6AF5">
        <w:rPr>
          <w:lang w:val="en-AU"/>
        </w:rPr>
        <w:t xml:space="preserve"> </w:t>
      </w:r>
      <w:del w:id="42" w:author="fonti.kar@gmail.com" w:date="2019-01-11T10:36:00Z">
        <w:r w:rsidR="002E6AF5" w:rsidDel="00D3317A">
          <w:rPr>
            <w:lang w:val="en-AU"/>
          </w:rPr>
          <w:delText xml:space="preserve">is </w:delText>
        </w:r>
      </w:del>
      <w:ins w:id="43" w:author="fonti.kar@gmail.com" w:date="2019-01-11T10:36:00Z">
        <w:r w:rsidR="00D3317A">
          <w:rPr>
            <w:lang w:val="en-AU"/>
          </w:rPr>
          <w:t xml:space="preserve">are </w:t>
        </w:r>
      </w:ins>
      <w:r w:rsidR="002E6AF5">
        <w:rPr>
          <w:lang w:val="en-AU"/>
        </w:rPr>
        <w:t>incorrectly attributed to broader taxonomic levels (</w:t>
      </w:r>
      <w:r w:rsidR="00F3645E">
        <w:rPr>
          <w:lang w:val="en-AU"/>
        </w:rPr>
        <w:t>v</w:t>
      </w:r>
      <w:r w:rsidR="002E6AF5">
        <w:rPr>
          <w:lang w:val="en-AU"/>
        </w:rPr>
        <w:t xml:space="preserve">an de </w:t>
      </w:r>
      <w:r w:rsidR="002175AB">
        <w:rPr>
          <w:lang w:val="en-AU"/>
        </w:rPr>
        <w:t>P</w:t>
      </w:r>
      <w:r w:rsidR="002E6AF5">
        <w:rPr>
          <w:lang w:val="en-AU"/>
        </w:rPr>
        <w:t xml:space="preserve">ol, 2009). In other words, </w:t>
      </w:r>
      <w:r w:rsidR="00FA7A72">
        <w:rPr>
          <w:lang w:val="en-AU"/>
        </w:rPr>
        <w:t>processes governing shifts in metabolic rate</w:t>
      </w:r>
      <w:r w:rsidR="002E6AF5">
        <w:rPr>
          <w:lang w:val="en-AU"/>
        </w:rPr>
        <w:t xml:space="preserve"> within individual</w:t>
      </w:r>
      <w:r w:rsidR="00FA7A72">
        <w:rPr>
          <w:lang w:val="en-AU"/>
        </w:rPr>
        <w:t>s</w:t>
      </w:r>
      <w:r w:rsidR="002E6AF5">
        <w:rPr>
          <w:lang w:val="en-AU"/>
        </w:rPr>
        <w:t xml:space="preserve"> can impact among-individual relationships </w:t>
      </w:r>
      <w:r w:rsidR="00FA7A72">
        <w:rPr>
          <w:lang w:val="en-AU"/>
        </w:rPr>
        <w:t>that can ultimately</w:t>
      </w:r>
      <w:r w:rsidR="002E6AF5">
        <w:rPr>
          <w:lang w:val="en-AU"/>
        </w:rPr>
        <w:t xml:space="preserve"> </w:t>
      </w:r>
      <w:r w:rsidR="00E80A95">
        <w:rPr>
          <w:lang w:val="en-AU"/>
        </w:rPr>
        <w:t>carry-over</w:t>
      </w:r>
      <w:r w:rsidR="002E6AF5">
        <w:rPr>
          <w:lang w:val="en-AU"/>
        </w:rPr>
        <w:t xml:space="preserve"> to relationships observed at the </w:t>
      </w:r>
      <w:del w:id="44" w:author="fonti.kar@gmail.com" w:date="2019-01-15T13:40:00Z">
        <w:r w:rsidR="002E6AF5" w:rsidDel="00BC6F99">
          <w:rPr>
            <w:lang w:val="en-AU"/>
          </w:rPr>
          <w:delText xml:space="preserve">species </w:delText>
        </w:r>
      </w:del>
      <w:ins w:id="45" w:author="fonti.kar@gmail.com" w:date="2019-01-15T13:40:00Z">
        <w:r w:rsidR="00BC6F99">
          <w:rPr>
            <w:lang w:val="en-AU"/>
          </w:rPr>
          <w:t xml:space="preserve">population </w:t>
        </w:r>
      </w:ins>
      <w:r w:rsidR="002E6AF5">
        <w:rPr>
          <w:lang w:val="en-AU"/>
        </w:rPr>
        <w:t xml:space="preserve">level. </w:t>
      </w:r>
      <w:r w:rsidR="002E6AF5">
        <w:t>This is potentially problematic in typical metabolic scaling studies where metabolic rate and body mass are averaged across a sample of unique individuals to estimate mass-scaling relationship for an entire species</w:t>
      </w:r>
      <w:del w:id="46" w:author="fonti.kar@gmail.com" w:date="2019-01-15T10:10:00Z">
        <w:r w:rsidR="002E6AF5" w:rsidDel="00E364CB">
          <w:delText xml:space="preserve"> (Fig. 1)</w:delText>
        </w:r>
      </w:del>
      <w:r w:rsidR="002E6AF5">
        <w:t xml:space="preserve">. </w:t>
      </w:r>
      <w:r w:rsidR="002E6AF5">
        <w:rPr>
          <w:lang w:val="en-AU"/>
        </w:rPr>
        <w:t xml:space="preserve">If the goal of metabolic theories is to use </w:t>
      </w:r>
      <w:del w:id="47" w:author="fonti.kar@gmail.com" w:date="2019-01-15T13:40:00Z">
        <w:r w:rsidR="002E6AF5" w:rsidDel="00026D7A">
          <w:rPr>
            <w:lang w:val="en-AU"/>
          </w:rPr>
          <w:delText>among-species energetic</w:delText>
        </w:r>
      </w:del>
      <w:ins w:id="48" w:author="fonti.kar@gmail.com" w:date="2019-01-15T13:40:00Z">
        <w:r w:rsidR="00026D7A">
          <w:rPr>
            <w:lang w:val="en-AU"/>
          </w:rPr>
          <w:t>metabolic</w:t>
        </w:r>
      </w:ins>
      <w:r w:rsidR="002E6AF5">
        <w:rPr>
          <w:lang w:val="en-AU"/>
        </w:rPr>
        <w:t xml:space="preserve"> scaling as a means to </w:t>
      </w:r>
      <w:del w:id="49" w:author="fonti.kar@gmail.com" w:date="2019-01-15T13:40:00Z">
        <w:r w:rsidR="002E6AF5" w:rsidDel="00026D7A">
          <w:rPr>
            <w:lang w:val="en-AU"/>
          </w:rPr>
          <w:delText xml:space="preserve">explain </w:delText>
        </w:r>
      </w:del>
      <w:ins w:id="50" w:author="fonti.kar@gmail.com" w:date="2019-01-15T13:40:00Z">
        <w:r w:rsidR="00026D7A">
          <w:rPr>
            <w:lang w:val="en-AU"/>
          </w:rPr>
          <w:t xml:space="preserve">understand and predict </w:t>
        </w:r>
      </w:ins>
      <w:r w:rsidR="002E6AF5">
        <w:rPr>
          <w:lang w:val="en-AU"/>
        </w:rPr>
        <w:t xml:space="preserve">large </w:t>
      </w:r>
      <w:r w:rsidR="002E6AF5">
        <w:rPr>
          <w:lang w:val="en-AU"/>
        </w:rPr>
        <w:lastRenderedPageBreak/>
        <w:t xml:space="preserve">scale ecological processes </w:t>
      </w:r>
      <w:r w:rsidR="002E6AF5">
        <w:rPr>
          <w:rFonts w:eastAsiaTheme="minorHAnsi"/>
          <w:lang w:val="en-US"/>
        </w:rPr>
        <w:fldChar w:fldCharType="begin"/>
      </w:r>
      <w:r w:rsidR="002905E1">
        <w:rPr>
          <w:rFonts w:eastAsiaTheme="minorHAnsi"/>
          <w:lang w:val="en-US"/>
        </w:rPr>
        <w:instrText xml:space="preserve"> ADDIN PAPERS2_CITATIONS &lt;citation&gt;&lt;priority&gt;25&lt;/priority&gt;&lt;uuid&gt;A4AB4D46-2A31-4154-9CBA-8AC41C9C9118&lt;/uuid&gt;&lt;publications&gt;&lt;publication&gt;&lt;subtype&gt;400&lt;/subtype&gt;&lt;publisher&gt;Blackwell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2E6AF5">
        <w:rPr>
          <w:rFonts w:eastAsiaTheme="minorHAnsi"/>
          <w:lang w:val="en-US"/>
        </w:rPr>
        <w:fldChar w:fldCharType="separate"/>
      </w:r>
      <w:r w:rsidR="004F268B">
        <w:rPr>
          <w:rFonts w:eastAsiaTheme="minorHAnsi"/>
          <w:lang w:val="en-US"/>
        </w:rPr>
        <w:t>(Glazier 2015)</w:t>
      </w:r>
      <w:r w:rsidR="002E6AF5">
        <w:rPr>
          <w:rFonts w:eastAsiaTheme="minorHAnsi"/>
          <w:lang w:val="en-US"/>
        </w:rPr>
        <w:fldChar w:fldCharType="end"/>
      </w:r>
      <w:r w:rsidR="002E6AF5">
        <w:rPr>
          <w:lang w:val="en-AU"/>
        </w:rPr>
        <w:t>, it is in our best interest to correctly model hierarchical variation in metabolic rate</w:t>
      </w:r>
      <w:r w:rsidR="00FA7A72">
        <w:rPr>
          <w:lang w:val="en-AU"/>
        </w:rPr>
        <w:t xml:space="preserve"> to better elucidate the processes driving variation in scaling at higher levels</w:t>
      </w:r>
      <w:r w:rsidR="002E6AF5">
        <w:rPr>
          <w:lang w:val="en-AU"/>
        </w:rPr>
        <w:t xml:space="preserve">. While the mechanisms driving </w:t>
      </w:r>
      <w:del w:id="51" w:author="fonti.kar@gmail.com" w:date="2019-01-15T10:10:00Z">
        <w:r w:rsidR="002E6AF5" w:rsidDel="00E364CB">
          <w:rPr>
            <w:lang w:val="en-AU"/>
          </w:rPr>
          <w:delText xml:space="preserve">interspecific </w:delText>
        </w:r>
      </w:del>
      <w:r w:rsidR="002E6AF5">
        <w:rPr>
          <w:lang w:val="en-AU"/>
        </w:rPr>
        <w:t xml:space="preserve">variability in energetic scaling remains contentious, </w:t>
      </w:r>
      <w:r w:rsidR="002E6AF5">
        <w:t xml:space="preserve">variation in metabolic plasticity across individuals </w:t>
      </w:r>
      <w:r w:rsidR="002E6AF5">
        <w:rPr>
          <w:lang w:val="en-AU"/>
        </w:rPr>
        <w:t>may provide important insight to our understanding.</w:t>
      </w:r>
      <w:del w:id="52" w:author="fonti.kar@gmail.com" w:date="2019-01-15T10:09:00Z">
        <w:r w:rsidR="002E6AF5" w:rsidDel="00E364CB">
          <w:rPr>
            <w:noProof/>
            <w:lang w:val="en-US"/>
          </w:rPr>
          <w:drawing>
            <wp:inline distT="0" distB="0" distL="0" distR="0" wp14:anchorId="3D4EC73A" wp14:editId="08D1ADFC">
              <wp:extent cx="6634429" cy="381964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S.pdf"/>
                      <pic:cNvPicPr/>
                    </pic:nvPicPr>
                    <pic:blipFill rotWithShape="1">
                      <a:blip r:embed="rId12">
                        <a:extLst>
                          <a:ext uri="{28A0092B-C50C-407E-A947-70E740481C1C}">
                            <a14:useLocalDpi xmlns:a14="http://schemas.microsoft.com/office/drawing/2010/main" val="0"/>
                          </a:ext>
                        </a:extLst>
                      </a:blip>
                      <a:srcRect l="5833" t="4640" r="4818" b="3914"/>
                      <a:stretch/>
                    </pic:blipFill>
                    <pic:spPr bwMode="auto">
                      <a:xfrm>
                        <a:off x="0" y="0"/>
                        <a:ext cx="6644176" cy="3825257"/>
                      </a:xfrm>
                      <a:prstGeom prst="rect">
                        <a:avLst/>
                      </a:prstGeom>
                      <a:ln>
                        <a:noFill/>
                      </a:ln>
                      <a:extLst>
                        <a:ext uri="{53640926-AAD7-44D8-BBD7-CCE9431645EC}">
                          <a14:shadowObscured xmlns:a14="http://schemas.microsoft.com/office/drawing/2010/main"/>
                        </a:ext>
                      </a:extLst>
                    </pic:spPr>
                  </pic:pic>
                </a:graphicData>
              </a:graphic>
            </wp:inline>
          </w:drawing>
        </w:r>
      </w:del>
    </w:p>
    <w:p w14:paraId="067EFA1F" w14:textId="09572477" w:rsidR="00C00B6E" w:rsidDel="00E364CB" w:rsidRDefault="00C00B6E" w:rsidP="006237AE">
      <w:pPr>
        <w:spacing w:line="360" w:lineRule="auto"/>
        <w:rPr>
          <w:del w:id="53" w:author="fonti.kar@gmail.com" w:date="2019-01-15T10:09:00Z"/>
          <w:lang w:val="en-AU"/>
        </w:rPr>
      </w:pPr>
      <w:del w:id="54" w:author="fonti.kar@gmail.com" w:date="2019-01-15T10:09:00Z">
        <w:r w:rsidRPr="00041169" w:rsidDel="00E364CB">
          <w:rPr>
            <w:b/>
            <w:sz w:val="21"/>
            <w:lang w:val="en-AU"/>
          </w:rPr>
          <w:delText xml:space="preserve">Figure </w:delText>
        </w:r>
        <w:r w:rsidDel="00E364CB">
          <w:rPr>
            <w:b/>
            <w:sz w:val="21"/>
            <w:lang w:val="en-AU"/>
          </w:rPr>
          <w:delText>1</w:delText>
        </w:r>
        <w:r w:rsidDel="00E364CB">
          <w:rPr>
            <w:sz w:val="21"/>
            <w:lang w:val="en-AU"/>
          </w:rPr>
          <w:delText xml:space="preserve"> – Diagram representing the hierarchical organisation of log metabolic rate and log body mass data of three hypothetical species. The large dots represent the mean log metabolic rate and mean log body mass of a given species. The small dots represent the mean log metabolic rate and mean log body mass for one individual in the sample of each species. The black line represents the metabolic scaling relationship across the three species, the coloured lines represent the scaling relationship within each species. The ‘magnified’ box shows the within-individual scaling relationship in log metabolic rate and log body mass. Typically, in metabolic scaling studies, individuals are rarely measured more than once</w:delText>
        </w:r>
        <w:r w:rsidR="00B37369" w:rsidDel="00E364CB">
          <w:rPr>
            <w:sz w:val="21"/>
            <w:lang w:val="en-AU"/>
          </w:rPr>
          <w:delText>,</w:delText>
        </w:r>
        <w:r w:rsidDel="00E364CB">
          <w:rPr>
            <w:sz w:val="21"/>
            <w:lang w:val="en-AU"/>
          </w:rPr>
          <w:delText xml:space="preserve"> and averages of log metabolic rate and log body mass are taken across individuals of the sample to represent the species estimate</w:delText>
        </w:r>
        <w:r w:rsidR="00B37369" w:rsidDel="00E364CB">
          <w:rPr>
            <w:sz w:val="21"/>
            <w:lang w:val="en-AU"/>
          </w:rPr>
          <w:delText>, a</w:delText>
        </w:r>
        <w:r w:rsidDel="00E364CB">
          <w:rPr>
            <w:sz w:val="21"/>
            <w:lang w:val="en-AU"/>
          </w:rPr>
          <w:delText xml:space="preserve">fter which, across species metabolic scaling relationship is estimated. </w:delText>
        </w:r>
      </w:del>
    </w:p>
    <w:p w14:paraId="0BABFE0E" w14:textId="4BB6CF46" w:rsidR="007A6F97" w:rsidRPr="007A6F97" w:rsidRDefault="007A6F97" w:rsidP="006237AE">
      <w:pPr>
        <w:spacing w:line="360" w:lineRule="auto"/>
        <w:rPr>
          <w:lang w:val="en-AU"/>
        </w:rPr>
      </w:pPr>
    </w:p>
    <w:p w14:paraId="52422AEC" w14:textId="1D5ADBA9" w:rsidR="002905E1" w:rsidRDefault="00C00B6E" w:rsidP="006237AE">
      <w:pPr>
        <w:spacing w:line="360" w:lineRule="auto"/>
        <w:ind w:firstLine="720"/>
        <w:rPr>
          <w:rFonts w:eastAsiaTheme="minorHAnsi"/>
          <w:lang w:val="en-US"/>
        </w:rPr>
      </w:pPr>
      <w:r>
        <w:t xml:space="preserve">Individual physiological processes respond to the environment in diverse ways which is expected to lead to individual differences in </w:t>
      </w:r>
      <w:del w:id="55" w:author="fonti.kar@gmail.com" w:date="2019-01-11T10:37:00Z">
        <w:r w:rsidDel="00D3317A">
          <w:delText>the plasticity of metabolic rate</w:delText>
        </w:r>
      </w:del>
      <w:ins w:id="56" w:author="fonti.kar@gmail.com" w:date="2019-01-11T10:37:00Z">
        <w:r w:rsidR="00D3317A">
          <w:t>metabolic plasticity and</w:t>
        </w:r>
      </w:ins>
      <w:ins w:id="57" w:author="fonti.kar@gmail.com" w:date="2019-01-11T10:38:00Z">
        <w:r w:rsidR="00D3317A">
          <w:t xml:space="preserve"> scaling relationships</w:t>
        </w:r>
      </w:ins>
      <w:r>
        <w:t xml:space="preserve">. Membrane composition </w:t>
      </w:r>
      <w:r>
        <w:rPr>
          <w:rFonts w:eastAsiaTheme="minorHAnsi"/>
          <w:lang w:val="en-US"/>
        </w:rPr>
        <w:fldChar w:fldCharType="begin"/>
      </w:r>
      <w:r w:rsidR="002905E1">
        <w:rPr>
          <w:rFonts w:eastAsiaTheme="minorHAnsi"/>
          <w:lang w:val="en-US"/>
        </w:rPr>
        <w:instrText xml:space="preserve"> ADDIN PAPERS2_CITATIONS &lt;citation&gt;&lt;priority&gt;26&lt;/priority&gt;&lt;uuid&gt;20AEAF09-17C8-4630-B952-7F12BC89130A&lt;/uuid&gt;&lt;publications&gt;&lt;publication&gt;&lt;subtype&gt;400&lt;/subtype&gt;&lt;title&gt;Life and Death: Metabolic Rate, Membrane Composition, and Life Span of Animals&lt;/title&gt;&lt;url&gt;http://www.physiology.org/doi/10.1152/physrev.00047.2006&lt;/url&gt;&lt;volume&gt;87&lt;/volume&gt;&lt;publication_date&gt;99200710001200000000220000&lt;/publication_date&gt;&lt;uuid&gt;B621235D-EE14-445D-9999-AF5A85054C90&lt;/uuid&gt;&lt;type&gt;400&lt;/type&gt;&lt;number&gt;4&lt;/number&gt;&lt;doi&gt;10.1152/physrev.00047.2006&lt;/doi&gt;&lt;startpage&gt;1175&lt;/startpage&gt;&lt;endpage&gt;1213&lt;/endpage&gt;&lt;bundle&gt;&lt;publication&gt;&lt;title&gt;Physiological Reviews&lt;/title&gt;&lt;uuid&gt;4DBF9E79-5E22-4C66-BFE0-270CBD5D0C0B&lt;/uuid&gt;&lt;subtype&gt;-100&lt;/subtype&gt;&lt;type&gt;-100&lt;/type&gt;&lt;/publication&gt;&lt;/bundle&gt;&lt;authors&gt;&lt;author&gt;&lt;lastName&gt;Hulbert&lt;/lastName&gt;&lt;firstName&gt;A&lt;/firstName&gt;&lt;middleNames&gt;J&lt;/middleNames&gt;&lt;/author&gt;&lt;author&gt;&lt;lastName&gt;Pamplona&lt;/lastName&gt;&lt;firstName&gt;Reinald&lt;/firstName&gt;&lt;/author&gt;&lt;author&gt;&lt;lastName&gt;Buffenstein&lt;/lastName&gt;&lt;firstName&gt;Rochelle&lt;/firstName&gt;&lt;/author&gt;&lt;author&gt;&lt;lastName&gt;Buttemer&lt;/lastName&gt;&lt;firstName&gt;W&lt;/firstName&gt;&lt;middleNames&gt;A&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(Hulbert </w:t>
      </w:r>
      <w:r>
        <w:rPr>
          <w:rFonts w:eastAsiaTheme="minorHAnsi"/>
          <w:i/>
          <w:iCs/>
          <w:lang w:val="en-US"/>
        </w:rPr>
        <w:t>et al.</w:t>
      </w:r>
      <w:r>
        <w:rPr>
          <w:rFonts w:eastAsiaTheme="minorHAnsi"/>
          <w:lang w:val="en-US"/>
        </w:rPr>
        <w:t xml:space="preserve"> 2007)</w:t>
      </w:r>
      <w:r>
        <w:rPr>
          <w:rFonts w:eastAsiaTheme="minorHAnsi"/>
          <w:lang w:val="en-US"/>
        </w:rPr>
        <w:fldChar w:fldCharType="end"/>
      </w:r>
      <w:r>
        <w:t xml:space="preserve">, enzyme structure and function </w:t>
      </w:r>
      <w:r>
        <w:rPr>
          <w:rFonts w:eastAsiaTheme="minorHAnsi"/>
          <w:lang w:val="en-US"/>
        </w:rPr>
        <w:fldChar w:fldCharType="begin"/>
      </w:r>
      <w:r w:rsidR="002905E1">
        <w:rPr>
          <w:rFonts w:eastAsiaTheme="minorHAnsi"/>
          <w:lang w:val="en-US"/>
        </w:rPr>
        <w:instrText xml:space="preserve"> ADDIN PAPERS2_CITATIONS &lt;citation&gt;&lt;priority&gt;27&lt;/priority&gt;&lt;uuid&gt;E2BE7EF4-0323-4475-B078-6C5148B9B262&lt;/uuid&gt;&lt;publications&gt;&lt;publication&gt;&lt;subtype&gt;400&lt;/subtype&gt;&lt;title&gt;Temperature Adaptation of Enzymes: Biological Optimization Through Structure-Function </w:instrText>
      </w:r>
    </w:p>
    <w:p w14:paraId="2318EA0B" w14:textId="77777777" w:rsidR="002905E1" w:rsidRDefault="002905E1" w:rsidP="006237AE">
      <w:pPr>
        <w:spacing w:line="360" w:lineRule="auto"/>
        <w:ind w:firstLine="720"/>
        <w:rPr>
          <w:rFonts w:eastAsiaTheme="minorHAnsi"/>
          <w:lang w:val="en-US"/>
        </w:rPr>
      </w:pPr>
      <w:r>
        <w:rPr>
          <w:rFonts w:eastAsiaTheme="minorHAnsi"/>
          <w:lang w:val="en-US"/>
        </w:rPr>
        <w:instrText>Compromises </w:instrText>
      </w:r>
    </w:p>
    <w:p w14:paraId="74C1EDDC" w14:textId="23BB6386" w:rsidR="00C00B6E" w:rsidRPr="008A7CC7" w:rsidRDefault="002905E1" w:rsidP="006237AE">
      <w:pPr>
        <w:spacing w:line="360" w:lineRule="auto"/>
        <w:ind w:firstLine="720"/>
        <w:rPr>
          <w:lang w:val="en-AU"/>
        </w:rPr>
      </w:pPr>
      <w:r>
        <w:rPr>
          <w:rFonts w:eastAsiaTheme="minorHAnsi"/>
          <w:lang w:val="en-US"/>
        </w:rP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(Somero 1978)</w:t>
      </w:r>
      <w:r w:rsidR="00C00B6E">
        <w:rPr>
          <w:rFonts w:eastAsiaTheme="minorHAnsi"/>
          <w:lang w:val="en-US"/>
        </w:rPr>
        <w:fldChar w:fldCharType="end"/>
      </w:r>
      <w:r w:rsidR="00C00B6E">
        <w:t xml:space="preserve"> and mitochondrial capacity </w:t>
      </w:r>
      <w:r w:rsidR="00C00B6E">
        <w:rPr>
          <w:rFonts w:eastAsiaTheme="minorHAnsi"/>
          <w:lang w:val="en-US"/>
        </w:rPr>
        <w:fldChar w:fldCharType="begin"/>
      </w:r>
      <w:r>
        <w:rPr>
          <w:rFonts w:eastAsiaTheme="minorHAnsi"/>
          <w:lang w:val="en-US"/>
        </w:rPr>
        <w:instrText xml:space="preserve"> ADDIN PAPERS2_CITATIONS &lt;citation&gt;&lt;priority&gt;28&lt;/priority&gt;&lt;uuid&gt;8259666A-F4BE-48F0-A687-17C646F5796A&lt;/uuid&gt;&lt;publications&gt;&lt;publication&gt;&lt;subtype&gt;400&lt;/subtype&gt;&lt;title&gt;Alteration of mitochondrial efficiency affects oxidative balance, development and growth in frog (Rana temporaria) tadpoles&lt;/title&gt;&lt;url&gt;http://jeb.biologists.org/cgi/doi/10.1242/jeb.062745&lt;/url&gt;&lt;volume&gt;215&lt;/volume&gt;&lt;publication_date&gt;99201202081200000000222000&lt;/publication_date&gt;&lt;uuid&gt;8E4DE5E7-B284-450E-A3C3-9168537410E4&lt;/uuid&gt;&lt;type&gt;400&lt;/type&gt;&lt;number&gt;5&lt;/number&gt;&lt;doi&gt;10.1242/jeb.062745&lt;/doi&gt;&lt;startpage&gt;863&lt;/startpage&gt;&lt;endpage&gt;869&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alin&lt;/lastName&gt;&lt;firstName&gt;K&lt;/firstName&gt;&lt;/author&gt;&lt;author&gt;&lt;lastName&gt;Luquet&lt;/lastName&gt;&lt;firstName&gt;E&lt;/firstName&gt;&lt;/author&gt;&lt;author&gt;&lt;lastName&gt;Rey&lt;/lastName&gt;&lt;firstName&gt;B&lt;/firstName&gt;&lt;/author&gt;&lt;author&gt;&lt;lastName&gt;Roussel&lt;/lastName&gt;&lt;firstName&gt;D&lt;/firstName&gt;&lt;/author&gt;&lt;author&gt;&lt;lastName&gt;Voituron&lt;/lastName&gt;&lt;firstName&gt;Y&lt;/firstName&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 xml:space="preserve">(Salin </w:t>
      </w:r>
      <w:r w:rsidR="00C00B6E">
        <w:rPr>
          <w:rFonts w:eastAsiaTheme="minorHAnsi"/>
          <w:i/>
          <w:iCs/>
          <w:lang w:val="en-US"/>
        </w:rPr>
        <w:t>et al.</w:t>
      </w:r>
      <w:r w:rsidR="00C00B6E">
        <w:rPr>
          <w:rFonts w:eastAsiaTheme="minorHAnsi"/>
          <w:lang w:val="en-US"/>
        </w:rPr>
        <w:t xml:space="preserve"> 2012)</w:t>
      </w:r>
      <w:r w:rsidR="00C00B6E">
        <w:rPr>
          <w:rFonts w:eastAsiaTheme="minorHAnsi"/>
          <w:lang w:val="en-US"/>
        </w:rPr>
        <w:fldChar w:fldCharType="end"/>
      </w:r>
      <w:r w:rsidR="00C00B6E">
        <w:t xml:space="preserve"> are known to change in response to fluctuations in body condition, as well as changes in the thermal environment (reviewed in </w:t>
      </w:r>
      <w:r w:rsidR="00C00B6E">
        <w:rPr>
          <w:rFonts w:eastAsiaTheme="minorHAnsi"/>
          <w:lang w:val="en-US"/>
        </w:rPr>
        <w:fldChar w:fldCharType="begin"/>
      </w:r>
      <w:r>
        <w:rPr>
          <w:rFonts w:eastAsiaTheme="minorHAnsi"/>
          <w:lang w:val="en-US"/>
        </w:rPr>
        <w:instrText xml:space="preserve"> ADDIN PAPERS2_CITATIONS &lt;citation&gt;&lt;priority&gt;29&lt;/priority&gt;&lt;uuid&gt;8F154DBC-AB40-40CB-AF0F-B0F205CCC7A8&lt;/uuid&gt;&lt;publications&gt;&lt;publication&gt;&lt;subtype&gt;400&lt;/subtype&gt;&lt;title&gt;A review of thermoregulation and physiological performance in reptiles: what is the role of phenotypic flexibility?&lt;/title&gt;&lt;url&gt;http://link.springer.com/10.1007/s00360-005-0010-6&lt;/url&gt;&lt;volume&gt;175&lt;/volume&gt;&lt;revision_date&gt;99200504291200000000222000&lt;/revision_date&gt;&lt;publication_date&gt;99200507211200000000222000&lt;/publication_date&gt;&lt;uuid&gt;693876C6-59A5-4061-B4BD-A98450FD1572&lt;/uuid&gt;&lt;type&gt;400&lt;/type&gt;&lt;accepted_date&gt;99200505241200000000222000&lt;/accepted_date&gt;&lt;number&gt;7&lt;/number&gt;&lt;submission_date&gt;99200502151200000000222000&lt;/submission_date&gt;&lt;doi&gt;10.1007/s00360-005-0010-6&lt;/doi&gt;&lt;institution&gt;Integrative Physiology, School of Biological Sciences A08, The University of Sydney, NSW 2006, Australia. fseebach@bio.usyd.edu.au&lt;/institution&gt;&lt;startpage&gt;453&lt;/startpage&gt;&lt;endpage&gt;461&lt;/endpage&gt;&lt;bundle&gt;&lt;publication&gt;&lt;title&gt;Journal of Comparative Physiology B&lt;/title&gt;&lt;uuid&gt;291C23EF-5FDF-41B7-9319-8986E2922914&lt;/uuid&gt;&lt;subtype&gt;-100&lt;/subtype&gt;&lt;type&gt;-100&lt;/type&gt;&lt;/publication&gt;&lt;/bundle&gt;&lt;authors&gt;&lt;author&gt;&lt;lastName&gt;Seebacher&lt;/lastName&gt;&lt;firstName&gt;Frank&lt;/firstName&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Seebacher 20</w:t>
      </w:r>
      <w:ins w:id="58" w:author="fonti.kar@gmail.com" w:date="2019-01-15T10:14:00Z">
        <w:r w:rsidR="00CC3C74">
          <w:rPr>
            <w:rFonts w:eastAsiaTheme="minorHAnsi"/>
            <w:lang w:val="en-US"/>
          </w:rPr>
          <w:t>10</w:t>
        </w:r>
      </w:ins>
      <w:del w:id="59" w:author="fonti.kar@gmail.com" w:date="2019-01-15T10:14:00Z">
        <w:r w:rsidR="00C00B6E" w:rsidDel="00CC3C74">
          <w:rPr>
            <w:rFonts w:eastAsiaTheme="minorHAnsi"/>
            <w:lang w:val="en-US"/>
          </w:rPr>
          <w:delText>05</w:delText>
        </w:r>
      </w:del>
      <w:r w:rsidR="00C00B6E">
        <w:rPr>
          <w:rFonts w:eastAsiaTheme="minorHAnsi"/>
          <w:lang w:val="en-US"/>
        </w:rPr>
        <w:t>)</w:t>
      </w:r>
      <w:r w:rsidR="00C00B6E">
        <w:rPr>
          <w:rFonts w:eastAsiaTheme="minorHAnsi"/>
          <w:lang w:val="en-US"/>
        </w:rPr>
        <w:fldChar w:fldCharType="end"/>
      </w:r>
      <w:r w:rsidR="00C00B6E">
        <w:t xml:space="preserve">. Individual variation in physiological processes that determine metabolic plasticity to internal and external environments may be a promising explanation for why there is no agreed upon, </w:t>
      </w:r>
      <w:r w:rsidR="00E80A95">
        <w:t>'</w:t>
      </w:r>
      <w:r w:rsidR="00C00B6E">
        <w:t>universal</w:t>
      </w:r>
      <w:r w:rsidR="00E80A95">
        <w:t>’</w:t>
      </w:r>
      <w:r w:rsidR="00C00B6E">
        <w:t xml:space="preserve"> </w:t>
      </w:r>
      <w:del w:id="60" w:author="fonti.kar@gmail.com" w:date="2019-01-11T10:38:00Z">
        <w:r w:rsidR="00C00B6E" w:rsidDel="00D3317A">
          <w:delText>metabolic scaling relationship</w:delText>
        </w:r>
      </w:del>
      <w:ins w:id="61" w:author="fonti.kar@gmail.com" w:date="2019-01-11T10:38:00Z">
        <w:r w:rsidR="00D3317A">
          <w:t>mass-scaling exponent</w:t>
        </w:r>
      </w:ins>
      <w:r w:rsidR="00C00B6E">
        <w:t xml:space="preserve"> </w:t>
      </w:r>
      <w:r w:rsidR="00C00B6E">
        <w:rPr>
          <w:rFonts w:eastAsiaTheme="minorHAnsi"/>
          <w:lang w:val="en-US"/>
        </w:rPr>
        <w:fldChar w:fldCharType="begin"/>
      </w:r>
      <w:r>
        <w:rPr>
          <w:rFonts w:eastAsiaTheme="minorHAnsi"/>
          <w:lang w:val="en-US"/>
        </w:rPr>
        <w:instrText xml:space="preserve"> ADDIN PAPERS2_CITATIONS &lt;citation&gt;&lt;priority&gt;28&lt;/priority&gt;&lt;uuid&gt;BE97E646-9278-4858-8812-0B5447DEEE81&lt;/uuid&gt;&lt;publications&gt;&lt;publication&gt;&lt;subtype&gt;400&lt;/subtype&gt;&lt;title&gt;Variation in Metabolic Rate among Individuals Is Related to Tissue-Specific Differences in Mitochondrial Leak Respiration&lt;/title&gt;&lt;url&gt;https://www.journals.uchicago.edu/doi/10.1086/688769&lt;/url&gt;&lt;volume&gt;89&lt;/volume&gt;&lt;publication_date&gt;99201611001200000000220000&lt;/publication_date&gt;&lt;uuid&gt;1DC6F9BF-0144-478A-9346-D9005024AAE2&lt;/uuid&gt;&lt;type&gt;400&lt;/type&gt;&lt;number&gt;6&lt;/number&gt;&lt;doi&gt;10.1086/688769&lt;/doi&gt;&lt;startpage&gt;511&lt;/startpage&gt;&lt;endpage&gt;523&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Salin&lt;/lastName&gt;&lt;firstName&gt;Karine&lt;/firstName&gt;&lt;/author&gt;&lt;author&gt;&lt;lastName&gt;Auer&lt;/lastName&gt;&lt;firstName&gt;Sonya&lt;/firstName&gt;&lt;middleNames&gt;K&lt;/middleNames&gt;&lt;/author&gt;&lt;author&gt;&lt;lastName&gt;Rudolf&lt;/lastName&gt;&lt;firstName&gt;Agata&lt;/firstName&gt;&lt;middleNames&gt;M&lt;/middleNames&gt;&lt;/author&gt;&lt;author&gt;&lt;lastName&gt;Anderson&lt;/lastName&gt;&lt;firstName&gt;Graeme&lt;/firstName&gt;&lt;middleNames&gt;J&lt;/middleNames&gt;&lt;/author&gt;&lt;author&gt;&lt;lastName&gt;Selman&lt;/lastName&gt;&lt;firstName&gt;Colin&lt;/firstName&gt;&lt;/author&gt;&lt;author&gt;&lt;lastName&gt;Metcalfe&lt;/lastName&gt;&lt;firstName&gt;Neil&lt;/firstName&gt;&lt;middleNames&gt;B&lt;/middleNames&gt;&lt;/author&gt;&lt;/authors&gt;&lt;/publication&gt;&lt;publication&gt;&lt;subtype&gt;400&lt;/subtype&gt;&lt;title&gt;Variation in the link between oxygen consumption and ATP production, and its relevance for animal performance: Table 1.&lt;/title&gt;&lt;url&gt;http://rspb.royalsocietypublishing.org/lookup/doi/10.1098/rspb.2015.1028&lt;/url&gt;&lt;volume&gt;282&lt;/volume&gt;&lt;publication_date&gt;99201507221200000000222000&lt;/publication_date&gt;&lt;uuid&gt;6C1A6B57-919E-4769-901C-226149B7C540&lt;/uuid&gt;&lt;type&gt;400&lt;/type&gt;&lt;number&gt;1812&lt;/number&gt;&lt;doi&gt;10.1098/rspb.2015.1028&lt;/doi&gt;&lt;startpage&gt;20151028&lt;/startpage&gt;&lt;endpage&gt;9&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Salin&lt;/lastName&gt;&lt;firstName&gt;Karine&lt;/firstName&gt;&lt;/author&gt;&lt;author&gt;&lt;lastName&gt;Auer&lt;/lastName&gt;&lt;firstName&gt;Sonya&lt;/firstName&gt;&lt;middleNames&gt;K&lt;/middleNames&gt;&lt;/author&gt;&lt;author&gt;&lt;lastName&gt;Rey&lt;/lastName&gt;&lt;firstName&gt;Benjamin&lt;/firstName&gt;&lt;/author&gt;&lt;author&gt;&lt;lastName&gt;Selman&lt;/lastName&gt;&lt;firstName&gt;Colin&lt;/firstName&gt;&lt;/author&gt;&lt;author&gt;&lt;lastName&gt;Metcalfe&lt;/lastName&gt;&lt;firstName&gt;Neil&lt;/firstName&gt;&lt;middleNames&gt;B&lt;/middleNames&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 xml:space="preserve">(Salin </w:t>
      </w:r>
      <w:r w:rsidR="00C00B6E">
        <w:rPr>
          <w:rFonts w:eastAsiaTheme="minorHAnsi"/>
          <w:i/>
          <w:iCs/>
          <w:lang w:val="en-US"/>
        </w:rPr>
        <w:t>et al.</w:t>
      </w:r>
      <w:r w:rsidR="00C00B6E">
        <w:rPr>
          <w:rFonts w:eastAsiaTheme="minorHAnsi"/>
          <w:lang w:val="en-US"/>
        </w:rPr>
        <w:t xml:space="preserve"> 2015; 2016)</w:t>
      </w:r>
      <w:r w:rsidR="00C00B6E">
        <w:rPr>
          <w:rFonts w:eastAsiaTheme="minorHAnsi"/>
          <w:lang w:val="en-US"/>
        </w:rPr>
        <w:fldChar w:fldCharType="end"/>
      </w:r>
      <w:r w:rsidR="00C00B6E">
        <w:t xml:space="preserve"> Given that physiological machinery </w:t>
      </w:r>
      <w:del w:id="62" w:author="fonti.kar@gmail.com" w:date="2019-01-11T10:39:00Z">
        <w:r w:rsidR="00C00B6E" w:rsidDel="00D3317A">
          <w:delText>will adjust</w:delText>
        </w:r>
      </w:del>
      <w:ins w:id="63" w:author="fonti.kar@gmail.com" w:date="2019-01-11T10:39:00Z">
        <w:r w:rsidR="00D3317A">
          <w:t>adjusts</w:t>
        </w:r>
      </w:ins>
      <w:r w:rsidR="00C00B6E">
        <w:t xml:space="preserve"> to oscillations in temperature and body mass within a lifetime of an individual (e.g. seasonal changes), the mass scaling relationship </w:t>
      </w:r>
      <w:del w:id="64" w:author="fonti.kar@gmail.com" w:date="2019-01-11T10:40:00Z">
        <w:r w:rsidR="00C00B6E" w:rsidDel="00D3317A">
          <w:delText xml:space="preserve">with metabolic rate </w:delText>
        </w:r>
      </w:del>
      <w:r w:rsidR="00C00B6E">
        <w:t xml:space="preserve">will likely shift as well, however this has rarely been considered in empirical studies </w:t>
      </w:r>
      <w:r>
        <w:rPr>
          <w:lang w:val="en-US"/>
        </w:rPr>
        <w:fldChar w:fldCharType="begin"/>
      </w:r>
      <w:r>
        <w:rPr>
          <w:lang w:val="en-US"/>
        </w:rPr>
        <w:instrText xml:space="preserve"> ADDIN PAPERS2_CITATIONS &lt;citation&gt;&lt;priority&gt;30&lt;/priority&gt;&lt;uuid&gt;493E7BAF-AA6D-4177-8A31-DD0BB00678E7&lt;/uuid&gt;&lt;publications&gt;&lt;publication&gt;&lt;subtype&gt;400&lt;/subtype&gt;&lt;title&gt;The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Pr>
          <w:lang w:val="en-US"/>
        </w:rPr>
        <w:fldChar w:fldCharType="separate"/>
      </w:r>
      <w:r>
        <w:rPr>
          <w:rFonts w:eastAsiaTheme="minorHAnsi"/>
          <w:lang w:val="en-US"/>
        </w:rPr>
        <w:t xml:space="preserve">(Uyeda </w:t>
      </w:r>
      <w:r>
        <w:rPr>
          <w:rFonts w:eastAsiaTheme="minorHAnsi"/>
          <w:i/>
          <w:iCs/>
          <w:lang w:val="en-US"/>
        </w:rPr>
        <w:t>et al.</w:t>
      </w:r>
      <w:r>
        <w:rPr>
          <w:rFonts w:eastAsiaTheme="minorHAnsi"/>
          <w:lang w:val="en-US"/>
        </w:rPr>
        <w:t xml:space="preserve"> 2017)</w:t>
      </w:r>
      <w:r>
        <w:rPr>
          <w:lang w:val="en-US"/>
        </w:rPr>
        <w:fldChar w:fldCharType="end"/>
      </w:r>
      <w:r w:rsidR="00C00B6E">
        <w:t xml:space="preserve">. </w:t>
      </w:r>
    </w:p>
    <w:p w14:paraId="7C2FDEBA" w14:textId="4FAD30C7" w:rsidR="009745BB" w:rsidRDefault="009745BB" w:rsidP="006237AE">
      <w:pPr>
        <w:spacing w:line="360" w:lineRule="auto"/>
        <w:ind w:firstLine="720"/>
      </w:pPr>
      <w:r>
        <w:t xml:space="preserve">Currently it is unclear whether metabolic plasticity consistently differs among individuals. Consistent inter-individual variation is typically represented as repeatability (the proportion of phenotypic variation that is attributed to individual differences, </w:t>
      </w:r>
      <w:r>
        <w:rPr>
          <w:rFonts w:eastAsiaTheme="minorHAnsi"/>
          <w:lang w:val="en-US"/>
        </w:rPr>
        <w:fldChar w:fldCharType="begin"/>
      </w:r>
      <w:r w:rsidR="002905E1">
        <w:rPr>
          <w:rFonts w:eastAsiaTheme="minorHAnsi"/>
          <w:lang w:val="en-US"/>
        </w:rPr>
        <w:instrText xml:space="preserve"> ADDIN PAPERS2_CITATIONS &lt;citation&gt;&lt;priority&gt;30&lt;/priority&gt;&lt;uuid&gt;68779DD3-436D-4398-881C-9C581521D80F&lt;/uuid&gt;&lt;publications&gt;&lt;publication&gt;&lt;subtype&gt;400&lt;/subtype&gt;&lt;title&gt;Repeatability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Pr>
          <w:rFonts w:eastAsiaTheme="minorHAnsi"/>
          <w:lang w:val="en-US"/>
        </w:rPr>
        <w:fldChar w:fldCharType="separate"/>
      </w:r>
      <w:r>
        <w:rPr>
          <w:rFonts w:eastAsiaTheme="minorHAnsi"/>
          <w:lang w:val="en-US"/>
        </w:rPr>
        <w:t>(Nakagawa &amp; Schielzeth 2010)</w:t>
      </w:r>
      <w:r>
        <w:rPr>
          <w:rFonts w:eastAsiaTheme="minorHAnsi"/>
          <w:lang w:val="en-US"/>
        </w:rPr>
        <w:fldChar w:fldCharType="end"/>
      </w:r>
      <w:r>
        <w:t xml:space="preserve"> and has important evolutionary consequences because it is the raw material on which natural selection acts. While it is established that metabolic rate is a heritable and repeatable trait (reviewed in </w:t>
      </w:r>
      <w:r>
        <w:rPr>
          <w:rFonts w:eastAsiaTheme="minorHAnsi"/>
          <w:lang w:val="en-US"/>
        </w:rPr>
        <w:fldChar w:fldCharType="begin"/>
      </w:r>
      <w:r w:rsidR="002905E1">
        <w:rPr>
          <w:rFonts w:eastAsiaTheme="minorHAnsi"/>
          <w:lang w:val="en-US"/>
        </w:rPr>
        <w:instrText xml:space="preserve"> ADDIN PAPERS2_CITATIONS &lt;citation&gt;&lt;priority&gt;31&lt;/priority&gt;&lt;uuid&gt;BE204C41-D43D-4B4C-A12D-C2707401C246&lt;/uuid&gt;&lt;publications&gt;&lt;publication&gt;&lt;subtype&gt;400&lt;/subtype&gt;&lt;publisher&gt;The Company of Biologists Ltd&lt;/publisher&gt;&lt;title&gt;The repeatability of metabolic rate declines with time&lt;/title&gt;&lt;url&gt;http://jeb.biologists.org/cgi/doi/10.1242/jeb.076562&lt;/url&gt;&lt;volume&gt;216&lt;/volume&gt;&lt;publication_date&gt;99201305151200000000222000&lt;/publication_date&gt;&lt;uuid&gt;2E9911BC-57E3-49A7-8587-FF108C06140D&lt;/uuid&gt;&lt;type&gt;400&lt;/type&gt;&lt;number&gt;10&lt;/number&gt;&lt;citekey&gt;White:2013gj&lt;/citekey&gt;&lt;doi&gt;10.1242/jeb.076562&lt;/doi&gt;&lt;institution&gt;School of Biological Sciences, The University of Queensland, St Lucia, QLD 4072, Australia. craig.white@uq.edu.au&lt;/institution&gt;&lt;startpage&gt;1763&lt;/startpage&gt;&lt;endpage&gt;1765&lt;/endpage&gt;&lt;bundle&gt;&lt;publication&gt;&lt;title&gt;The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White&lt;/lastName&gt;&lt;firstName&gt;Craig&lt;/firstName&gt;&lt;middleNames&gt;R&lt;/middleNames&gt;&lt;/author&gt;&lt;author&gt;&lt;lastName&gt;Schimpf&lt;/lastName&gt;&lt;firstName&gt;Natalie&lt;/firstName&gt;&lt;middleNames&gt;G&lt;/middleNames&gt;&lt;/author&gt;&lt;author&gt;&lt;lastName&gt;Cassey&lt;/lastName&gt;&lt;firstName&gt;Phillip&lt;/firstName&gt;&lt;/author&gt;&lt;/authors&gt;&lt;/publication&gt;&lt;publication&gt;&lt;subtype&gt;400&lt;/subtype&gt;&lt;publisher&gt;The Company of Biologists Ltd&lt;/publisher&gt;&lt;title&gt;Whole-animal metabolic rate is a repeatable trait: a meta-analysis&lt;/title&gt;&lt;url&gt;http://jeb.biologists.org/cgi/doi/10.1242/jeb.013110&lt;/url&gt;&lt;volume&gt;210&lt;/volume&gt;&lt;publication_date&gt;99200700001200000000200000&lt;/publication_date&gt;&lt;uuid&gt;3562CEA0-1EF5-4BB3-8D46-281FE3288C3A&lt;/uuid&gt;&lt;type&gt;400&lt;/type&gt;&lt;number&gt;21&lt;/number&gt;&lt;doi&gt;10.1242/jeb.013110&lt;/doi&gt;&lt;startpage&gt;3877&lt;/startpage&gt;&lt;endpage&gt;3878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Nespolo&lt;/lastName&gt;&lt;firstName&gt;R&lt;/firstName&gt;&lt;middleNames&gt;F&lt;/middleNames&gt;&lt;/author&gt;&lt;author&gt;&lt;lastName&gt;Franco&lt;/lastName&gt;&lt;firstName&gt;M&lt;/firstName&gt;&lt;/author&gt;&lt;/authors&gt;&lt;/publication&gt;&lt;publication&gt;&lt;subtype&gt;400&lt;/subtype&gt;&lt;title&gt;Repeatability of metabolic rate is lower for animals living under field versus laboratory conditions.&lt;/title&gt;&lt;url&gt;http://jeb.biologists.org/cgi/doi/10.1242/jeb.133678&lt;/url&gt;&lt;volume&gt;219&lt;/volume&gt;&lt;publication_date&gt;99201603001200000000220000&lt;/publication_date&gt;&lt;uuid&gt;B7A238B3-4FFF-47B2-9893-13E3ADA4ED73&lt;/uuid&gt;&lt;type&gt;400&lt;/type&gt;&lt;accepted_date&gt;99201512221200000000222000&lt;/accepted_date&gt;&lt;number&gt;Pt 5&lt;/number&gt;&lt;citekey&gt;Auer:2016jk&lt;/citekey&gt;&lt;submission_date&gt;99201510211200000000222000&lt;/submission_date&gt;&lt;doi&gt;10.1242/jeb.133678&lt;/doi&gt;&lt;institution&gt;Institute of Biodiversity, Animal Health and Comparative Medicine, University of Glasgow, Glasgow G12 8QQ, UK sonya.auer@gmail.com.&lt;/institution&gt;&lt;startpage&gt;631&lt;/startpage&gt;&lt;endpage&gt;634&lt;/endpage&gt;&lt;bundle&gt;&lt;publication&gt;&lt;title&gt;The Journal of experimental biology&lt;/title&gt;&lt;uuid&gt;DFAD4170-D8B6-42A1-9C6C-7F8214708155&lt;/uuid&gt;&lt;subtype&gt;-100&lt;/subtype&gt;&lt;type&gt;-100&lt;/type&gt;&lt;/publication&gt;&lt;/bundle&gt;&lt;authors&gt;&lt;author&gt;&lt;lastName&gt;Auer&lt;/lastName&gt;&lt;firstName&gt;Sonya&lt;/firstName&gt;&lt;middleNames&gt;K&lt;/middleNames&gt;&lt;/author&gt;&lt;author&gt;&lt;lastName&gt;Bassar&lt;/lastName&gt;&lt;firstName&gt;Ronald&lt;/firstName&gt;&lt;middleNames&gt;D&lt;/middleNames&gt;&lt;/author&gt;&lt;author&gt;&lt;lastName&gt;Salin&lt;/lastName&gt;&lt;firstName&gt;Karine&lt;/firstName&gt;&lt;/author&gt;&lt;author&gt;&lt;lastName&gt;Metcalfe&lt;/lastName&gt;&lt;firstName&gt;Neil&lt;/firstName&gt;&lt;middleNames&gt;B&lt;/middleNames&gt;&lt;/author&gt;&lt;/authors&gt;&lt;/publication&gt;&lt;/publications&gt;&lt;cites&gt;&lt;/cites&gt;&lt;/citation&gt;</w:instrText>
      </w:r>
      <w:r>
        <w:rPr>
          <w:rFonts w:eastAsiaTheme="minorHAnsi"/>
          <w:lang w:val="en-US"/>
        </w:rPr>
        <w:fldChar w:fldCharType="separate"/>
      </w:r>
      <w:r w:rsidR="002905E1">
        <w:rPr>
          <w:rFonts w:eastAsiaTheme="minorHAnsi"/>
          <w:lang w:val="en-US"/>
        </w:rPr>
        <w:t xml:space="preserve">Nespolo &amp; Franco 2007; White, Schimpf &amp; Cassey 2013; Auer </w:t>
      </w:r>
      <w:r w:rsidR="002905E1">
        <w:rPr>
          <w:rFonts w:eastAsiaTheme="minorHAnsi"/>
          <w:i/>
          <w:iCs/>
          <w:lang w:val="en-US"/>
        </w:rPr>
        <w:t>et al.</w:t>
      </w:r>
      <w:r w:rsidR="002905E1">
        <w:rPr>
          <w:rFonts w:eastAsiaTheme="minorHAnsi"/>
          <w:lang w:val="en-US"/>
        </w:rPr>
        <w:t xml:space="preserve"> 2016)</w:t>
      </w:r>
      <w:r>
        <w:rPr>
          <w:rFonts w:eastAsiaTheme="minorHAnsi"/>
          <w:lang w:val="en-US"/>
        </w:rPr>
        <w:fldChar w:fldCharType="end"/>
      </w:r>
      <w:r>
        <w:t xml:space="preserve">, consistent variation in metabolic plasticity (i.e. metabolic ‘norm of reaction’) has only been reported in only a few </w:t>
      </w:r>
      <w:r w:rsidRPr="00E80A95">
        <w:t xml:space="preserve">species </w:t>
      </w:r>
      <w:r w:rsidRPr="00E80A95">
        <w:fldChar w:fldCharType="begin"/>
      </w:r>
      <w:r w:rsidR="002905E1" w:rsidRPr="00E80A95">
        <w:instrText xml:space="preserve"> ADDIN PAPERS2_CITATIONS &lt;citation&gt;&lt;priority&gt;0&lt;/priority&gt;&lt;uuid&gt;065F7453-6630-41A5-B5E4-B945EF2ACAAD&lt;/uuid&gt;&lt;publications&gt;&lt;publication&gt;&lt;subtype&gt;400&lt;/subtype&gt;&lt;title&gt;Individual variation in metabolic reaction norms over ambient temperature causes low correlation between basal and standard metabolic rate&lt;/title&gt;&lt;url&gt;http://jeb.biologists.org/lookup/doi/10.1242/jeb.160069&lt;/url&gt;&lt;publication_date&gt;99201707061200000000222000&lt;/publication_date&gt;&lt;uuid&gt;3BD783E2-2CD3-4CFA-A7A1-3A7C99272AD4&lt;/uuid&gt;&lt;type&gt;400&lt;/type&gt;&lt;citekey&gt;Briga:2017dr&lt;/citekey&gt;&lt;doi&gt;10.1242/jeb.160069&lt;/doi&gt;&lt;startpage&gt;jeb.160069&lt;/start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Briga&lt;/lastName&gt;&lt;firstName&gt;Michael&lt;/firstName&gt;&lt;/author&gt;&lt;author&gt;&lt;lastName&gt;Verhulst&lt;/lastName&gt;&lt;firstName&gt;Simon&lt;/firstName&gt;&lt;/author&gt;&lt;/authors&gt;&lt;/publication&gt;&lt;/publications&gt;&lt;cites&gt;&lt;/cites&gt;&lt;/citation&gt;</w:instrText>
      </w:r>
      <w:r w:rsidRPr="00E80A95">
        <w:fldChar w:fldCharType="separate"/>
      </w:r>
      <w:r w:rsidR="002905E1" w:rsidRPr="00E80A95">
        <w:rPr>
          <w:rFonts w:eastAsiaTheme="minorHAnsi"/>
          <w:lang w:val="en-US"/>
        </w:rPr>
        <w:t>(Briga &amp; Verhulst 2017</w:t>
      </w:r>
      <w:r w:rsidR="00E80A95" w:rsidRPr="00E80A95">
        <w:rPr>
          <w:rFonts w:eastAsiaTheme="minorHAnsi"/>
          <w:lang w:val="en-US"/>
        </w:rPr>
        <w:t xml:space="preserve">; </w:t>
      </w:r>
      <w:r w:rsidRPr="00E80A95">
        <w:fldChar w:fldCharType="end"/>
      </w:r>
      <w:r w:rsidRPr="00E80A95">
        <w:rPr>
          <w:rFonts w:eastAsiaTheme="minorHAnsi"/>
          <w:lang w:val="en-US"/>
        </w:rPr>
        <w:fldChar w:fldCharType="begin"/>
      </w:r>
      <w:r w:rsidR="002905E1" w:rsidRPr="00E80A95">
        <w:rPr>
          <w:rFonts w:eastAsiaTheme="minorHAnsi"/>
          <w:lang w:val="en-US"/>
        </w:rPr>
        <w:instrText xml:space="preserve"> ADDIN PAPERS2_CITATIONS &lt;citation&gt;&lt;priority&gt;33&lt;/priority&gt;&lt;uuid&gt;86CAC18A-EA17-4044-9466-9AB69CEFEFA6&lt;/uuid&gt;&lt;publications&gt;&lt;publication&gt;&lt;subtype&gt;400&lt;/subtype&gt;&lt;title&gt;Individual (co)variation in thermal reaction norms of standard and maximal metabolic rates in wild-caught slimy salamanders&lt;/title&gt;&lt;url&gt;http://doi.wiley.com/10.1111/1365-2435.12259&lt;/url&gt;&lt;volume&gt;28&lt;/volume&gt;&lt;publication_date&gt;99201403241200000000222000&lt;/publication_date&gt;&lt;uuid&gt;0B5F5200-1850-4E23-ACB1-24E477AF50D1&lt;/uuid&gt;&lt;version&gt;4&lt;/version&gt;&lt;type&gt;400&lt;/type&gt;&lt;number&gt;5&lt;/number&gt;&lt;citekey&gt;Careau:2014bm&lt;/citekey&gt;&lt;doi&gt;10.1111/1365-2435.12259&lt;/doi&gt;&lt;startpage&gt;1175&lt;/startpage&gt;&lt;endpage&gt;1186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incent&lt;/firstName&gt;&lt;/author&gt;&lt;author&gt;&lt;lastName&gt;Gifford&lt;/lastName&gt;&lt;firstName&gt;Matthew&lt;/firstName&gt;&lt;middleNames&gt;E&lt;/middleNames&gt;&lt;/author&gt;&lt;author&gt;&lt;lastName&gt;Biro&lt;/lastName&gt;&lt;firstName&gt;Peter&lt;/firstName&gt;&lt;middleNames&gt;A&lt;/middleNames&gt;&lt;/author&gt;&lt;/authors&gt;&lt;editors&gt;&lt;author&gt;&lt;lastName&gt;Konarzewski&lt;/lastName&gt;&lt;firstName&gt;Marek&lt;/firstName&gt;&lt;/author&gt;&lt;/editors&gt;&lt;/publication&gt;&lt;/publications&gt;&lt;cites&gt;&lt;/cites&gt;&lt;/citation&gt;</w:instrText>
      </w:r>
      <w:r w:rsidRPr="00E80A95">
        <w:rPr>
          <w:rFonts w:eastAsiaTheme="minorHAnsi"/>
          <w:lang w:val="en-US"/>
        </w:rPr>
        <w:fldChar w:fldCharType="separate"/>
      </w:r>
      <w:r w:rsidR="002905E1" w:rsidRPr="00E80A95">
        <w:rPr>
          <w:rFonts w:eastAsiaTheme="minorHAnsi"/>
          <w:lang w:val="en-US"/>
        </w:rPr>
        <w:t>Careau, Gifford &amp; Biro 2014b</w:t>
      </w:r>
      <w:r w:rsidR="00E80A95" w:rsidRPr="00E80A95">
        <w:rPr>
          <w:rFonts w:eastAsiaTheme="minorHAnsi"/>
          <w:lang w:val="en-US"/>
        </w:rPr>
        <w:t>)</w:t>
      </w:r>
      <w:r w:rsidRPr="00E80A95">
        <w:rPr>
          <w:rFonts w:eastAsiaTheme="minorHAnsi"/>
          <w:lang w:val="en-US"/>
        </w:rPr>
        <w:fldChar w:fldCharType="end"/>
      </w:r>
      <w:r w:rsidRPr="00E80A95">
        <w:t>.</w:t>
      </w:r>
      <w:r>
        <w:t xml:space="preserve"> Characterising repeatability in metabolic reaction norms </w:t>
      </w:r>
      <w:ins w:id="65" w:author="fonti.kar@gmail.com" w:date="2019-01-11T10:41:00Z">
        <w:r w:rsidR="00D3317A">
          <w:t xml:space="preserve">is logistically tedious but </w:t>
        </w:r>
      </w:ins>
      <w:del w:id="66" w:author="fonti.kar@gmail.com" w:date="2019-01-11T10:41:00Z">
        <w:r w:rsidDel="00D3317A">
          <w:delText xml:space="preserve">is </w:delText>
        </w:r>
        <w:r w:rsidR="00B37369" w:rsidDel="00D3317A">
          <w:delText xml:space="preserve">the </w:delText>
        </w:r>
      </w:del>
      <w:r>
        <w:t>fundamental</w:t>
      </w:r>
      <w:r w:rsidR="00B37369">
        <w:t xml:space="preserve"> </w:t>
      </w:r>
      <w:del w:id="67" w:author="fonti.kar@gmail.com" w:date="2019-01-11T10:40:00Z">
        <w:r w:rsidR="00B37369" w:rsidDel="00D3317A">
          <w:delText>first</w:delText>
        </w:r>
        <w:r w:rsidDel="00D3317A">
          <w:delText xml:space="preserve"> </w:delText>
        </w:r>
        <w:r w:rsidR="00B37369" w:rsidDel="00D3317A">
          <w:delText xml:space="preserve">step </w:delText>
        </w:r>
      </w:del>
      <w:r>
        <w:t xml:space="preserve">in understanding the capacity for plasticity itself to evolve. </w:t>
      </w:r>
      <w:del w:id="68" w:author="fonti.kar@gmail.com" w:date="2019-01-11T10:42:00Z">
        <w:r w:rsidDel="00D3317A">
          <w:delText xml:space="preserve">However, measuring reaction norms </w:delText>
        </w:r>
      </w:del>
      <w:del w:id="69" w:author="fonti.kar@gmail.com" w:date="2019-01-11T10:41:00Z">
        <w:r w:rsidDel="00D3317A">
          <w:delText xml:space="preserve">is logistically tedious </w:delText>
        </w:r>
      </w:del>
      <w:del w:id="70" w:author="fonti.kar@gmail.com" w:date="2019-01-11T10:42:00Z">
        <w:r w:rsidDel="00D3317A">
          <w:delText xml:space="preserve">and requires </w:delText>
        </w:r>
      </w:del>
      <w:ins w:id="71" w:author="fonti.kar@gmail.com" w:date="2019-01-11T10:42:00Z">
        <w:r w:rsidR="00D3317A">
          <w:t>R</w:t>
        </w:r>
      </w:ins>
      <w:del w:id="72" w:author="fonti.kar@gmail.com" w:date="2019-01-11T10:42:00Z">
        <w:r w:rsidDel="00D3317A">
          <w:delText>r</w:delText>
        </w:r>
      </w:del>
      <w:r>
        <w:t xml:space="preserve">epeated measures of </w:t>
      </w:r>
      <w:ins w:id="73" w:author="fonti.kar@gmail.com" w:date="2019-01-11T10:42:00Z">
        <w:r w:rsidR="00D3317A">
          <w:t xml:space="preserve">reaction norms </w:t>
        </w:r>
      </w:ins>
      <w:del w:id="74" w:author="fonti.kar@gmail.com" w:date="2019-01-11T10:42:00Z">
        <w:r w:rsidDel="00D3317A">
          <w:delText xml:space="preserve">the same individuals </w:delText>
        </w:r>
      </w:del>
      <w:r>
        <w:t>over an ecologically relevant duration</w:t>
      </w:r>
      <w:ins w:id="75" w:author="fonti.kar@gmail.com" w:date="2019-01-11T10:42:00Z">
        <w:r w:rsidR="00D3317A">
          <w:t xml:space="preserve"> </w:t>
        </w:r>
      </w:ins>
      <w:del w:id="76" w:author="fonti.kar@gmail.com" w:date="2019-01-11T10:42:00Z">
        <w:r w:rsidDel="00D3317A">
          <w:delText xml:space="preserve">. Repeated measures </w:delText>
        </w:r>
      </w:del>
      <w:del w:id="77" w:author="fonti.kar@gmail.com" w:date="2019-01-11T10:40:00Z">
        <w:r w:rsidDel="00D3317A">
          <w:delText>are potentially extremely</w:delText>
        </w:r>
      </w:del>
      <w:ins w:id="78" w:author="fonti.kar@gmail.com" w:date="2019-01-11T10:40:00Z">
        <w:r w:rsidR="00D3317A">
          <w:t>may be</w:t>
        </w:r>
      </w:ins>
      <w:r>
        <w:t xml:space="preserve"> important for metabolic scaling studies</w:t>
      </w:r>
      <w:ins w:id="79" w:author="fonti.kar@gmail.com" w:date="2019-01-11T10:40:00Z">
        <w:r w:rsidR="00D3317A">
          <w:t xml:space="preserve"> as </w:t>
        </w:r>
      </w:ins>
      <w:del w:id="80" w:author="fonti.kar@gmail.com" w:date="2019-01-11T10:40:00Z">
        <w:r w:rsidR="00B37369" w:rsidDel="00D3317A">
          <w:delText>.</w:delText>
        </w:r>
        <w:r w:rsidDel="00D3317A">
          <w:delText xml:space="preserve"> </w:delText>
        </w:r>
        <w:r w:rsidR="00B37369" w:rsidDel="00D3317A">
          <w:delText>H</w:delText>
        </w:r>
        <w:r w:rsidDel="00D3317A">
          <w:delText xml:space="preserve">owever </w:delText>
        </w:r>
      </w:del>
      <w:r>
        <w:t>body mass and metabolic rate tend to be measured only once</w:t>
      </w:r>
      <w:ins w:id="81" w:author="fonti.kar@gmail.com" w:date="2019-01-11T10:43:00Z">
        <w:r w:rsidR="00137D2E">
          <w:t xml:space="preserve"> making </w:t>
        </w:r>
      </w:ins>
      <w:del w:id="82" w:author="fonti.kar@gmail.com" w:date="2019-01-11T10:42:00Z">
        <w:r w:rsidDel="00137D2E">
          <w:delText>,</w:delText>
        </w:r>
      </w:del>
      <w:del w:id="83" w:author="fonti.kar@gmail.com" w:date="2019-01-11T10:43:00Z">
        <w:r w:rsidDel="00137D2E">
          <w:delText xml:space="preserve"> mak</w:delText>
        </w:r>
      </w:del>
      <w:ins w:id="84" w:author="fonti.kar@gmail.com" w:date="2019-01-11T10:42:00Z">
        <w:r w:rsidR="00137D2E">
          <w:t xml:space="preserve"> </w:t>
        </w:r>
      </w:ins>
      <w:del w:id="85" w:author="fonti.kar@gmail.com" w:date="2019-01-11T10:42:00Z">
        <w:r w:rsidDel="00137D2E">
          <w:delText xml:space="preserve">ing </w:delText>
        </w:r>
      </w:del>
      <w:r>
        <w:t xml:space="preserve">these studies </w:t>
      </w:r>
      <w:del w:id="86" w:author="fonti.kar@gmail.com" w:date="2019-01-11T10:43:00Z">
        <w:r w:rsidDel="00137D2E">
          <w:delText xml:space="preserve">strongly </w:delText>
        </w:r>
      </w:del>
      <w:r>
        <w:t>susceptible to sampling variability</w:t>
      </w:r>
      <w:ins w:id="87" w:author="fonti.kar@gmail.com" w:date="2019-01-11T10:43:00Z">
        <w:r w:rsidR="00137D2E">
          <w:t>,</w:t>
        </w:r>
      </w:ins>
      <w:del w:id="88" w:author="fonti.kar@gmail.com" w:date="2019-01-11T10:43:00Z">
        <w:r w:rsidDel="00137D2E">
          <w:delText xml:space="preserve"> if mass-scaling relationships exhibits low repeatability.</w:delText>
        </w:r>
      </w:del>
      <w:r>
        <w:t xml:space="preserve"> </w:t>
      </w:r>
    </w:p>
    <w:p w14:paraId="20B2B84C" w14:textId="3904FD6C" w:rsidR="009745BB" w:rsidRDefault="009745BB" w:rsidP="006237AE">
      <w:pPr>
        <w:spacing w:line="360" w:lineRule="auto"/>
        <w:ind w:firstLine="720"/>
      </w:pPr>
      <w:r>
        <w:t xml:space="preserve">An additional challenge in quantifying the repeatability of metabolic plasticity is that there are multiple ways in which plasticity itself can be statistically modelled. Broadly speaking, two approaches to modelling plasticity are prevalent and debated in evolutionary biology </w:t>
      </w:r>
      <w:r>
        <w:rPr>
          <w:rFonts w:eastAsiaTheme="minorHAnsi" w:cs="Times"/>
          <w:lang w:val="en-US"/>
        </w:rPr>
        <w:fldChar w:fldCharType="begin"/>
      </w:r>
      <w:r w:rsidR="002905E1">
        <w:rPr>
          <w:rFonts w:eastAsiaTheme="minorHAnsi" w:cs="Times"/>
          <w:lang w:val="en-US"/>
        </w:rPr>
        <w:instrText xml:space="preserve"> ADDIN PAPERS2_CITATIONS &lt;citation&gt;&lt;priority&gt;34&lt;/priority&gt;&lt;uuid&gt;17B85B63-0A56-43B0-B192-FD0F608D4C5C&lt;/uuid&gt;&lt;publications&gt;&lt;publication&gt;&lt;subtype&gt;400&lt;/subtype&gt;&lt;title&gt;Adaptive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Pr>
          <w:rFonts w:eastAsiaTheme="minorHAnsi" w:cs="Times"/>
          <w:lang w:val="en-US"/>
        </w:rPr>
        <w:fldChar w:fldCharType="separate"/>
      </w:r>
      <w:r>
        <w:rPr>
          <w:rFonts w:eastAsiaTheme="minorHAnsi"/>
          <w:lang w:val="en-US"/>
        </w:rPr>
        <w:t xml:space="preserve">(Via </w:t>
      </w:r>
      <w:r>
        <w:rPr>
          <w:rFonts w:eastAsiaTheme="minorHAnsi"/>
          <w:i/>
          <w:iCs/>
          <w:lang w:val="en-US"/>
        </w:rPr>
        <w:t>et al.</w:t>
      </w:r>
      <w:r>
        <w:rPr>
          <w:rFonts w:eastAsiaTheme="minorHAnsi"/>
          <w:lang w:val="en-US"/>
        </w:rPr>
        <w:t xml:space="preserve"> 1995</w:t>
      </w:r>
      <w:r w:rsidR="00E80A95">
        <w:rPr>
          <w:rFonts w:eastAsiaTheme="minorHAnsi"/>
          <w:lang w:val="en-US"/>
        </w:rPr>
        <w:t>;</w:t>
      </w:r>
      <w:r>
        <w:rPr>
          <w:rFonts w:eastAsiaTheme="minorHAnsi" w:cs="Times"/>
          <w:lang w:val="en-US"/>
        </w:rPr>
        <w:fldChar w:fldCharType="end"/>
      </w:r>
      <w:r>
        <w:rPr>
          <w:rFonts w:eastAsiaTheme="minorHAnsi" w:cs="Times"/>
          <w:lang w:val="en-US"/>
        </w:rPr>
        <w:t xml:space="preserve"> </w:t>
      </w:r>
      <w:r>
        <w:rPr>
          <w:rFonts w:eastAsiaTheme="minorHAnsi" w:cs="Times"/>
          <w:lang w:val="en-US"/>
        </w:rPr>
        <w:fldChar w:fldCharType="begin"/>
      </w:r>
      <w:r w:rsidR="002905E1">
        <w:rPr>
          <w:rFonts w:eastAsiaTheme="minorHAnsi" w:cs="Times"/>
          <w:lang w:val="en-US"/>
        </w:rPr>
        <w:instrText xml:space="preserve"> ADDIN PAPERS2_CITATIONS &lt;citation&gt;&lt;priority&gt;35&lt;/priority&gt;&lt;uuid&gt;E6DB9E8D-21FC-4313-B377-0240C74B81BA&lt;/uuid&gt;&lt;publications&gt;&lt;publication&gt;&lt;subtype&gt;400&lt;/subtype&gt;&lt;title&gt;Genotype-by-Environment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eastAsiaTheme="minorHAnsi" w:cs="Times"/>
          <w:lang w:val="en-US"/>
        </w:rPr>
        <w:fldChar w:fldCharType="separate"/>
      </w:r>
      <w:r>
        <w:rPr>
          <w:rFonts w:eastAsiaTheme="minorHAnsi"/>
          <w:lang w:val="en-US"/>
        </w:rPr>
        <w:t>Hunt 2014</w:t>
      </w:r>
      <w:r>
        <w:rPr>
          <w:rFonts w:eastAsiaTheme="minorHAnsi" w:cs="Times"/>
          <w:lang w:val="en-US"/>
        </w:rPr>
        <w:fldChar w:fldCharType="end"/>
      </w:r>
      <w:r>
        <w:t xml:space="preserve">). </w:t>
      </w:r>
      <w:del w:id="89" w:author="fonti.kar@gmail.com" w:date="2019-01-11T10:43:00Z">
        <w:r w:rsidDel="00137D2E">
          <w:delText>The c</w:delText>
        </w:r>
      </w:del>
      <w:ins w:id="90" w:author="fonti.kar@gmail.com" w:date="2019-01-11T10:43:00Z">
        <w:r w:rsidR="00137D2E">
          <w:t>C</w:t>
        </w:r>
      </w:ins>
      <w:r>
        <w:t xml:space="preserve">haracter-state approach models phenotypic change in a set of environments as discrete ‘states’ or categories. In contrast, </w:t>
      </w:r>
      <w:del w:id="91" w:author="fonti.kar@gmail.com" w:date="2019-01-11T10:43:00Z">
        <w:r w:rsidDel="00137D2E">
          <w:delText xml:space="preserve">in </w:delText>
        </w:r>
      </w:del>
      <w:r>
        <w:t xml:space="preserve">the function-valued </w:t>
      </w:r>
      <w:r>
        <w:lastRenderedPageBreak/>
        <w:t>approach (also known as ‘polynomial’ approach,</w:t>
      </w:r>
      <w:r>
        <w:rPr>
          <w:rFonts w:eastAsiaTheme="minorHAnsi"/>
          <w:lang w:val="en-US"/>
        </w:rPr>
        <w:t xml:space="preserve"> </w:t>
      </w:r>
      <w:r>
        <w:rPr>
          <w:rFonts w:eastAsiaTheme="minorHAnsi"/>
          <w:lang w:val="en-US"/>
        </w:rPr>
        <w:fldChar w:fldCharType="begin"/>
      </w:r>
      <w:r w:rsidR="002905E1">
        <w:rPr>
          <w:rFonts w:eastAsiaTheme="minorHAnsi"/>
          <w:lang w:val="en-US"/>
        </w:rPr>
        <w:instrText xml:space="preserve"> ADDIN PAPERS2_CITATIONS &lt;citation&gt;&lt;priority&gt;34&lt;/priority&gt;&lt;uuid&gt;021240A6-10FE-4F16-AA62-DD4E78E8015D&lt;/uuid&gt;&lt;publications&gt;&lt;publication&gt;&lt;subtype&gt;400&lt;/subtype&gt;&lt;title&gt;Adaptive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Via </w:t>
      </w:r>
      <w:r>
        <w:rPr>
          <w:rFonts w:eastAsiaTheme="minorHAnsi"/>
          <w:i/>
          <w:iCs/>
          <w:lang w:val="en-US"/>
        </w:rPr>
        <w:t>et al.</w:t>
      </w:r>
      <w:r>
        <w:rPr>
          <w:rFonts w:eastAsiaTheme="minorHAnsi"/>
          <w:lang w:val="en-US"/>
        </w:rPr>
        <w:t xml:space="preserve"> 1995)</w:t>
      </w:r>
      <w:r>
        <w:rPr>
          <w:rFonts w:eastAsiaTheme="minorHAnsi"/>
          <w:lang w:val="en-US"/>
        </w:rPr>
        <w:fldChar w:fldCharType="end"/>
      </w:r>
      <w:r>
        <w:t xml:space="preserve">, </w:t>
      </w:r>
      <w:ins w:id="92" w:author="fonti.kar@gmail.com" w:date="2019-01-11T10:43:00Z">
        <w:r w:rsidR="00137D2E">
          <w:t xml:space="preserve"> describes </w:t>
        </w:r>
      </w:ins>
      <w:r>
        <w:t xml:space="preserve">changes in a trait across an environmental </w:t>
      </w:r>
      <w:del w:id="93" w:author="fonti.kar@gmail.com" w:date="2019-01-11T10:43:00Z">
        <w:r w:rsidDel="00137D2E">
          <w:delText xml:space="preserve">range </w:delText>
        </w:r>
      </w:del>
      <w:ins w:id="94" w:author="fonti.kar@gmail.com" w:date="2019-01-11T10:43:00Z">
        <w:r w:rsidR="00137D2E">
          <w:t xml:space="preserve">gradient using </w:t>
        </w:r>
      </w:ins>
      <w:del w:id="95" w:author="fonti.kar@gmail.com" w:date="2019-01-11T10:43:00Z">
        <w:r w:rsidDel="00137D2E">
          <w:delText xml:space="preserve">is described by </w:delText>
        </w:r>
      </w:del>
      <w:r>
        <w:t>parameters of a mathematical function. In this circumstance, the model parameters (e.g. intercept and slope) are the main targets of selection. Granted that t</w:t>
      </w:r>
      <w:r w:rsidRPr="007B38E4">
        <w:t>he same phenotypic trait measured in multiple environ</w:t>
      </w:r>
      <w:r>
        <w:t xml:space="preserve">ments are inherently correlated, this may give rise to evolutionary </w:t>
      </w:r>
      <w:r w:rsidRPr="007B38E4">
        <w:t xml:space="preserve">constraints </w:t>
      </w:r>
      <w:r>
        <w:t xml:space="preserve">on how the reaction norm can be moulded </w:t>
      </w:r>
      <w:r>
        <w:fldChar w:fldCharType="begin"/>
      </w:r>
      <w:r w:rsidR="002905E1">
        <w:instrText xml:space="preserve"> ADDIN PAPERS2_CITATIONS &lt;citation&gt;&lt;priority&gt;0&lt;/priority&gt;&lt;uuid&gt;5110502D-A17F-46E5-B198-1E461DB0ACF1&lt;/uuid&gt;&lt;publications&gt;&lt;publication&gt;&lt;subtype&gt;400&lt;/subtype&gt;&lt;title&gt;The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Pr>
          <w:rFonts w:eastAsiaTheme="minorHAnsi"/>
          <w:lang w:val="en-US"/>
        </w:rPr>
        <w:t>(Falconer 1952)</w:t>
      </w:r>
      <w:r>
        <w:fldChar w:fldCharType="end"/>
      </w:r>
      <w:r>
        <w:t xml:space="preserve">. Non-zero correlations between ‘states’ in different environments, and between the intercept and slope can dictate the extent to which these must evolve in tandem </w:t>
      </w:r>
      <w:r>
        <w:rPr>
          <w:rFonts w:eastAsiaTheme="minorHAnsi"/>
          <w:lang w:val="en-US"/>
        </w:rPr>
        <w:fldChar w:fldCharType="begin"/>
      </w:r>
      <w:r w:rsidR="002905E1">
        <w:rPr>
          <w:rFonts w:eastAsiaTheme="minorHAnsi"/>
          <w:lang w:val="en-US"/>
        </w:rPr>
        <w:instrText xml:space="preserve"> ADDIN PAPERS2_CITATIONS &lt;citation&gt;&lt;priority&gt;37&lt;/priority&gt;&lt;uuid&gt;4F4BC2B3-42C3-4FF1-9B66-B45714D573F7&lt;/uuid&gt;&lt;publications&gt;&lt;publication&gt;&lt;subtype&gt;400&lt;/subtype&gt;&lt;title&gt;Genotype-by-Environment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eastAsiaTheme="minorHAnsi"/>
          <w:lang w:val="en-US"/>
        </w:rPr>
        <w:fldChar w:fldCharType="separate"/>
      </w:r>
      <w:r>
        <w:rPr>
          <w:rFonts w:eastAsiaTheme="minorHAnsi"/>
          <w:lang w:val="en-US"/>
        </w:rPr>
        <w:t>(Hunt 2014)</w:t>
      </w:r>
      <w:r>
        <w:rPr>
          <w:rFonts w:eastAsiaTheme="minorHAnsi"/>
          <w:lang w:val="en-US"/>
        </w:rPr>
        <w:fldChar w:fldCharType="end"/>
      </w:r>
      <w:r>
        <w:t>. While the conceptual differences between the modelling approaches have sparked debates,</w:t>
      </w:r>
      <w:r w:rsidRPr="00035318">
        <w:t xml:space="preserve"> </w:t>
      </w:r>
      <w:r>
        <w:t xml:space="preserve">both approaches can contribute to our understanding on how the shape of reaction norms can evolve. To the best of our knowledge, no study has assessed the merits of both approaches in understanding individual variation in reaction norms. </w:t>
      </w:r>
    </w:p>
    <w:p w14:paraId="1ACF6D6C" w14:textId="618DF751" w:rsidR="00444B65" w:rsidRDefault="00AB6659" w:rsidP="006237AE">
      <w:pPr>
        <w:spacing w:line="360" w:lineRule="auto"/>
      </w:pPr>
      <w:r>
        <w:tab/>
      </w:r>
      <w:r w:rsidR="00444B65">
        <w:t>Here w</w:t>
      </w:r>
      <w:r w:rsidR="00444B65" w:rsidRPr="007B38E4">
        <w:t xml:space="preserve">e </w:t>
      </w:r>
      <w:r w:rsidR="00444B65">
        <w:t xml:space="preserve">examine how individuals vary in their </w:t>
      </w:r>
      <w:r w:rsidR="00A847D8" w:rsidRPr="00A847D8">
        <w:t>r</w:t>
      </w:r>
      <w:r w:rsidR="00A847D8">
        <w:t>esting</w:t>
      </w:r>
      <w:r w:rsidR="00A847D8" w:rsidRPr="00A847D8">
        <w:t xml:space="preserve"> </w:t>
      </w:r>
      <w:r w:rsidR="00444B65" w:rsidRPr="00A847D8">
        <w:t>metabolic rate</w:t>
      </w:r>
      <w:r w:rsidR="001B2DE7">
        <w:t xml:space="preserve"> (RMR)</w:t>
      </w:r>
      <w:r w:rsidR="00444B65">
        <w:t xml:space="preserve"> in relation to body size and </w:t>
      </w:r>
      <w:r w:rsidR="009745BB">
        <w:t>temperature</w:t>
      </w:r>
      <w:r w:rsidR="00444B65">
        <w:t xml:space="preserve"> using an ectotherm model, the </w:t>
      </w:r>
      <w:r w:rsidR="00444B65" w:rsidRPr="007B38E4">
        <w:t>delicate skink (</w:t>
      </w:r>
      <w:r w:rsidR="00444B65" w:rsidRPr="007B38E4">
        <w:rPr>
          <w:i/>
        </w:rPr>
        <w:t>Lampropholis delicata</w:t>
      </w:r>
      <w:r w:rsidR="00444B65" w:rsidRPr="007B38E4">
        <w:t>)</w:t>
      </w:r>
      <w:r w:rsidR="00444B65">
        <w:t xml:space="preserve">. We take advantage of </w:t>
      </w:r>
      <w:r w:rsidR="00444B65" w:rsidRPr="007B38E4">
        <w:t>both function-valued a</w:t>
      </w:r>
      <w:r w:rsidR="00444B65">
        <w:t xml:space="preserve">nd character state approaches to answer the following </w:t>
      </w:r>
      <w:r w:rsidR="00AA0428">
        <w:t xml:space="preserve">four </w:t>
      </w:r>
      <w:r w:rsidR="00444B65">
        <w:t xml:space="preserve">questions </w:t>
      </w:r>
      <w:r w:rsidR="006A6594">
        <w:t>to better understand whether metabolic plasticity has the capacity to undergo selection</w:t>
      </w:r>
      <w:ins w:id="96" w:author="fonti.kar@gmail.com" w:date="2019-01-11T10:45:00Z">
        <w:r w:rsidR="00137D2E">
          <w:t xml:space="preserve"> and the consequences of mass-scaling exponents when </w:t>
        </w:r>
      </w:ins>
      <w:ins w:id="97" w:author="fonti.kar@gmail.com" w:date="2019-01-11T10:46:00Z">
        <w:r w:rsidR="00137D2E">
          <w:t xml:space="preserve">hierarchical variation is </w:t>
        </w:r>
      </w:ins>
      <w:ins w:id="98" w:author="fonti.kar@gmail.com" w:date="2019-01-11T10:47:00Z">
        <w:r w:rsidR="00643672">
          <w:t>accounted for</w:t>
        </w:r>
      </w:ins>
      <w:r w:rsidR="00444B65">
        <w:t xml:space="preserve">. </w:t>
      </w:r>
      <w:ins w:id="99" w:author="fonti.kar@gmail.com" w:date="2019-01-11T10:44:00Z">
        <w:r w:rsidR="00137D2E">
          <w:t xml:space="preserve">More specifically, we ask </w:t>
        </w:r>
      </w:ins>
      <w:r w:rsidR="00444B65">
        <w:t>(</w:t>
      </w:r>
      <w:r w:rsidR="00B15C9B">
        <w:t>1</w:t>
      </w:r>
      <w:r w:rsidR="00444B65">
        <w:t>)</w:t>
      </w:r>
      <w:r w:rsidR="00AA0428">
        <w:t xml:space="preserve"> D</w:t>
      </w:r>
      <w:r w:rsidR="00444B65">
        <w:t>o</w:t>
      </w:r>
      <w:r w:rsidR="00444B65" w:rsidRPr="007B38E4">
        <w:t xml:space="preserve"> individual</w:t>
      </w:r>
      <w:r w:rsidR="00444B65">
        <w:t>s consistently differ</w:t>
      </w:r>
      <w:r w:rsidR="00444B65" w:rsidRPr="007B38E4">
        <w:t xml:space="preserve"> in </w:t>
      </w:r>
      <w:r w:rsidR="00444B65">
        <w:t xml:space="preserve">their plastic responses to temperature (i.e. </w:t>
      </w:r>
      <w:r w:rsidR="00444B65" w:rsidRPr="007B38E4">
        <w:t>thermal reaction norms</w:t>
      </w:r>
      <w:r w:rsidR="00444B65">
        <w:t xml:space="preserve">) </w:t>
      </w:r>
      <w:r w:rsidR="00444B65" w:rsidRPr="007B38E4">
        <w:t xml:space="preserve">over time? </w:t>
      </w:r>
      <w:r w:rsidR="00444B65">
        <w:t>(</w:t>
      </w:r>
      <w:r w:rsidR="00B15C9B">
        <w:t>2</w:t>
      </w:r>
      <w:r w:rsidR="00444B65">
        <w:t>)</w:t>
      </w:r>
      <w:r w:rsidR="00AA0428">
        <w:t xml:space="preserve"> W</w:t>
      </w:r>
      <w:r w:rsidR="00444B65" w:rsidRPr="007B38E4">
        <w:t xml:space="preserve">hat are the </w:t>
      </w:r>
      <w:r w:rsidR="00444B65">
        <w:t xml:space="preserve">cross-environment </w:t>
      </w:r>
      <w:r w:rsidR="00444B65" w:rsidRPr="007B38E4">
        <w:t>correlation</w:t>
      </w:r>
      <w:r w:rsidR="00444B65">
        <w:t>s</w:t>
      </w:r>
      <w:r w:rsidR="00444B65" w:rsidRPr="007B38E4">
        <w:t xml:space="preserve"> of metabolic rate</w:t>
      </w:r>
      <w:r w:rsidR="00AA0428">
        <w:t>s</w:t>
      </w:r>
      <w:r w:rsidR="00444B65" w:rsidRPr="007B38E4">
        <w:t xml:space="preserve"> between </w:t>
      </w:r>
      <w:r w:rsidR="00444B65">
        <w:t xml:space="preserve">different temperatures? </w:t>
      </w:r>
      <w:r w:rsidR="00B15C9B">
        <w:t>(3) D</w:t>
      </w:r>
      <w:r w:rsidR="00B15C9B" w:rsidRPr="007B38E4">
        <w:t>o</w:t>
      </w:r>
      <w:r w:rsidR="00C3129A">
        <w:t>es the relationship between</w:t>
      </w:r>
      <w:r w:rsidR="00B15C9B">
        <w:t xml:space="preserve"> </w:t>
      </w:r>
      <w:r w:rsidR="00C3129A">
        <w:t>metabolism and body size</w:t>
      </w:r>
      <w:r w:rsidR="00B15C9B" w:rsidRPr="007B38E4">
        <w:t xml:space="preserve"> change with temperature?</w:t>
      </w:r>
      <w:r w:rsidR="00B15C9B" w:rsidRPr="00B15C9B">
        <w:t xml:space="preserve"> </w:t>
      </w:r>
      <w:r w:rsidR="00B15C9B">
        <w:t xml:space="preserve">(4) </w:t>
      </w:r>
      <w:del w:id="100" w:author="fonti.kar@gmail.com" w:date="2019-01-11T10:46:00Z">
        <w:r w:rsidR="00B15C9B" w:rsidDel="00643672">
          <w:delText>D</w:delText>
        </w:r>
        <w:r w:rsidR="00B15C9B" w:rsidRPr="007B38E4" w:rsidDel="00643672">
          <w:delText xml:space="preserve">oes </w:delText>
        </w:r>
      </w:del>
      <w:ins w:id="101" w:author="fonti.kar@gmail.com" w:date="2019-01-11T10:46:00Z">
        <w:r w:rsidR="00643672">
          <w:t xml:space="preserve">How does </w:t>
        </w:r>
      </w:ins>
      <w:r w:rsidR="00C3129A">
        <w:t>the relationship between metabolism and body size</w:t>
      </w:r>
      <w:r w:rsidR="00C3129A" w:rsidRPr="007B38E4">
        <w:t xml:space="preserve"> </w:t>
      </w:r>
      <w:ins w:id="102" w:author="fonti.kar@gmail.com" w:date="2019-01-11T17:22:00Z">
        <w:r w:rsidR="00C07A68">
          <w:t xml:space="preserve">(i.e. mass-scaling exponents) </w:t>
        </w:r>
      </w:ins>
      <w:del w:id="103" w:author="fonti.kar@gmail.com" w:date="2019-01-11T10:47:00Z">
        <w:r w:rsidR="00B15C9B" w:rsidRPr="007B38E4" w:rsidDel="00643672">
          <w:delText xml:space="preserve">differ </w:delText>
        </w:r>
      </w:del>
      <w:ins w:id="104" w:author="fonti.kar@gmail.com" w:date="2019-01-11T10:47:00Z">
        <w:r w:rsidR="00643672">
          <w:t xml:space="preserve">change when variation </w:t>
        </w:r>
      </w:ins>
      <w:r w:rsidR="00B15C9B" w:rsidRPr="007B38E4">
        <w:t xml:space="preserve">at the </w:t>
      </w:r>
      <w:r w:rsidR="00B15C9B">
        <w:t>among</w:t>
      </w:r>
      <w:r w:rsidR="00B15C9B" w:rsidRPr="007B38E4">
        <w:t>- and within- individual leve</w:t>
      </w:r>
      <w:ins w:id="105" w:author="fonti.kar@gmail.com" w:date="2019-01-11T10:47:00Z">
        <w:r w:rsidR="00643672">
          <w:t>l is partitioned?</w:t>
        </w:r>
      </w:ins>
      <w:del w:id="106" w:author="fonti.kar@gmail.com" w:date="2019-01-11T10:47:00Z">
        <w:r w:rsidR="00B15C9B" w:rsidRPr="007B38E4" w:rsidDel="00643672">
          <w:delText>l?</w:delText>
        </w:r>
      </w:del>
    </w:p>
    <w:p w14:paraId="747371E7" w14:textId="34E2ECEB" w:rsidR="00D24BC6" w:rsidRDefault="00EF339B" w:rsidP="006237AE">
      <w:pPr>
        <w:pStyle w:val="Heading1"/>
        <w:spacing w:line="360" w:lineRule="auto"/>
        <w:rPr>
          <w:lang w:val="en-AU"/>
        </w:rPr>
      </w:pPr>
      <w:r>
        <w:rPr>
          <w:lang w:val="en-AU"/>
        </w:rPr>
        <w:t xml:space="preserve">Materials and </w:t>
      </w:r>
      <w:r w:rsidR="00D24BC6">
        <w:rPr>
          <w:lang w:val="en-AU"/>
        </w:rPr>
        <w:t>Methods</w:t>
      </w:r>
    </w:p>
    <w:p w14:paraId="3A6EF5AF" w14:textId="23C97027" w:rsidR="00D24BC6" w:rsidRDefault="00D24BC6" w:rsidP="006237AE">
      <w:pPr>
        <w:pStyle w:val="Heading2"/>
        <w:spacing w:line="360" w:lineRule="auto"/>
        <w:rPr>
          <w:lang w:val="en-AU"/>
        </w:rPr>
      </w:pPr>
      <w:r>
        <w:rPr>
          <w:lang w:val="en-AU"/>
        </w:rPr>
        <w:t>Lizard collection and husbandry</w:t>
      </w:r>
    </w:p>
    <w:p w14:paraId="05849D91" w14:textId="5B3CA1C2" w:rsidR="00B37A5A" w:rsidRPr="00B178E1" w:rsidRDefault="00FE1A78" w:rsidP="006237AE">
      <w:pPr>
        <w:pStyle w:val="Thesisbodytext"/>
        <w:spacing w:line="360" w:lineRule="auto"/>
      </w:pPr>
      <w:r>
        <w:t>Forty</w:t>
      </w:r>
      <w:r w:rsidR="00B37A5A">
        <w:t xml:space="preserve">-two male </w:t>
      </w:r>
      <w:r w:rsidR="00B37A5A">
        <w:rPr>
          <w:i/>
        </w:rPr>
        <w:t>L. delicata</w:t>
      </w:r>
      <w:r w:rsidR="00B37A5A">
        <w:t xml:space="preserve"> were collected across two sites between 28 August and 8 September 2015, across the Sydney region. Lizards were caught by hand or by mealworm fishing and were transported individually in calico bags in an ice-cooler to Macquarie University. Lizards were housed in a </w:t>
      </w:r>
      <w:r w:rsidR="004904FF">
        <w:t>temperature-controlled</w:t>
      </w:r>
      <w:r w:rsidR="00B37A5A">
        <w:t xml:space="preserve"> room </w:t>
      </w:r>
      <w:r>
        <w:t xml:space="preserve">and </w:t>
      </w:r>
      <w:r w:rsidR="00C3129A">
        <w:t xml:space="preserve">were </w:t>
      </w:r>
      <w:r>
        <w:t>provided with a thermal gradient</w:t>
      </w:r>
      <w:r w:rsidR="00343381">
        <w:t xml:space="preserve"> to allow thermoregulation</w:t>
      </w:r>
      <w:r w:rsidR="00B37A5A">
        <w:t xml:space="preserve">. Each lizard </w:t>
      </w:r>
      <w:r>
        <w:t xml:space="preserve">was </w:t>
      </w:r>
      <w:r w:rsidR="00B37A5A">
        <w:t xml:space="preserve">kept individually in </w:t>
      </w:r>
      <w:r>
        <w:t xml:space="preserve">an </w:t>
      </w:r>
      <w:r w:rsidR="00B37A5A">
        <w:t xml:space="preserve">opaque plastic enclosure measuring 35cm </w:t>
      </w:r>
      <w:r w:rsidR="00124150">
        <w:t xml:space="preserve">x </w:t>
      </w:r>
      <w:r w:rsidR="00B37A5A">
        <w:t>25cm</w:t>
      </w:r>
      <w:r w:rsidR="00124150">
        <w:t xml:space="preserve"> x 1</w:t>
      </w:r>
      <w:r w:rsidR="00B37A5A">
        <w:t xml:space="preserve">5cm (L </w:t>
      </w:r>
      <w:r w:rsidR="00421111">
        <w:t xml:space="preserve">x </w:t>
      </w:r>
      <w:r w:rsidR="00B37A5A">
        <w:t xml:space="preserve">W </w:t>
      </w:r>
      <w:r w:rsidR="00421111">
        <w:t xml:space="preserve">x </w:t>
      </w:r>
      <w:r w:rsidR="00B37A5A">
        <w:t xml:space="preserve">H). Each enclosure was lined with newspaper and lizards were given access to a water bowl and tree bark as a refuge. </w:t>
      </w:r>
      <w:r w:rsidR="00B37A5A" w:rsidRPr="00F544D9">
        <w:lastRenderedPageBreak/>
        <w:t xml:space="preserve">Enclosures were placed under UV light (11L:13D). Lizards were fed three </w:t>
      </w:r>
      <w:r>
        <w:t>to</w:t>
      </w:r>
      <w:r w:rsidRPr="00F544D9">
        <w:t xml:space="preserve"> </w:t>
      </w:r>
      <w:r w:rsidR="00B37A5A" w:rsidRPr="00F544D9">
        <w:t>four sm</w:t>
      </w:r>
      <w:r w:rsidR="00B37A5A" w:rsidRPr="00D1564E">
        <w:t>all crickets (</w:t>
      </w:r>
      <w:r w:rsidR="0062391B">
        <w:rPr>
          <w:i/>
        </w:rPr>
        <w:t>Acheta d</w:t>
      </w:r>
      <w:r w:rsidR="00B37A5A" w:rsidRPr="00452466">
        <w:rPr>
          <w:i/>
        </w:rPr>
        <w:t>omestica</w:t>
      </w:r>
      <w:r w:rsidR="00B37A5A" w:rsidRPr="00F544D9">
        <w:t>)</w:t>
      </w:r>
      <w:r w:rsidR="00B37A5A">
        <w:t xml:space="preserve"> dusted with calcium powder and multi-vitamin every two days when metabolism measurements were not taking place. An animal collection was approved by the New South Wales National Parks and </w:t>
      </w:r>
      <w:del w:id="107" w:author="fonti.kar@gmail.com" w:date="2019-01-14T16:27:00Z">
        <w:r w:rsidR="00B37A5A" w:rsidDel="00B22D42">
          <w:delText>Wildelife</w:delText>
        </w:r>
      </w:del>
      <w:ins w:id="108" w:author="fonti.kar@gmail.com" w:date="2019-01-14T16:27:00Z">
        <w:r w:rsidR="00B22D42">
          <w:t>Wildlife</w:t>
        </w:r>
      </w:ins>
      <w:r w:rsidR="00B37A5A">
        <w:t xml:space="preserve"> Service (SL101549)</w:t>
      </w:r>
      <w:r w:rsidR="00791978">
        <w:t xml:space="preserve"> and</w:t>
      </w:r>
      <w:r w:rsidR="00B37A5A">
        <w:t xml:space="preserve"> procedures were approved by the Macquarie University Ethics committee (ARA 2015/015) and University of New South Wales Animal Care and Ethics committee (ACEC 15/51A).</w:t>
      </w:r>
    </w:p>
    <w:p w14:paraId="721D7E49" w14:textId="04CF35FB" w:rsidR="00D24BC6" w:rsidRDefault="00D24BC6" w:rsidP="006237AE">
      <w:pPr>
        <w:pStyle w:val="Heading2"/>
        <w:spacing w:line="360" w:lineRule="auto"/>
        <w:rPr>
          <w:lang w:val="en-AU"/>
        </w:rPr>
      </w:pPr>
      <w:r>
        <w:rPr>
          <w:lang w:val="en-AU"/>
        </w:rPr>
        <w:t>Quantifying metabolic reaction norms</w:t>
      </w:r>
    </w:p>
    <w:p w14:paraId="194ECE19" w14:textId="6C919BFE" w:rsidR="00B37A5A" w:rsidRDefault="00B27959" w:rsidP="006237AE">
      <w:pPr>
        <w:pStyle w:val="Thesisnormal"/>
        <w:spacing w:line="360" w:lineRule="auto"/>
      </w:pPr>
      <w:r>
        <w:t>Closed-system respirometry</w:t>
      </w:r>
      <w:r w:rsidR="00B37A5A">
        <w:t xml:space="preserve"> assays were conducted between 26 December 2016 - 19 March 2017. We measured </w:t>
      </w:r>
      <w:r w:rsidR="00A847D8">
        <w:t xml:space="preserve">resting </w:t>
      </w:r>
      <w:r w:rsidR="00FE1A78">
        <w:t>metabolic rate</w:t>
      </w:r>
      <w:r w:rsidR="00CB27F4">
        <w:t xml:space="preserve"> (RMR)</w:t>
      </w:r>
      <w:r w:rsidR="00FE1A78">
        <w:t xml:space="preserve"> as </w:t>
      </w:r>
      <w:r w:rsidR="00B37A5A">
        <w:t>CO</w:t>
      </w:r>
      <w:r w:rsidR="00B37A5A" w:rsidRPr="00B0469A">
        <w:rPr>
          <w:vertAlign w:val="subscript"/>
        </w:rPr>
        <w:t>2</w:t>
      </w:r>
      <w:r w:rsidR="00B37A5A">
        <w:rPr>
          <w:vertAlign w:val="subscript"/>
        </w:rPr>
        <w:t xml:space="preserve"> </w:t>
      </w:r>
      <w:r w:rsidR="00B37A5A">
        <w:t xml:space="preserve">production </w:t>
      </w:r>
      <w:r w:rsidR="00FE1A78">
        <w:t xml:space="preserve">per unit time </w:t>
      </w:r>
      <w:r w:rsidR="00CB27F4">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B27F4">
        <w:t xml:space="preserve"> </w:t>
      </w:r>
      <w:r w:rsidR="00CB27F4" w:rsidRPr="00F75029">
        <w:t>m</w:t>
      </w:r>
      <w:r w:rsidR="0048012E" w:rsidRPr="00F75029">
        <w:t>L</w:t>
      </w:r>
      <w:r w:rsidR="00CB27F4">
        <w:t xml:space="preserve"> min</w:t>
      </w:r>
      <w:r w:rsidR="00CB27F4" w:rsidRPr="00B0469A">
        <w:rPr>
          <w:vertAlign w:val="superscript"/>
        </w:rPr>
        <w:t>-1</w:t>
      </w:r>
      <w:r w:rsidR="00CB27F4">
        <w:t xml:space="preserve">). </w:t>
      </w:r>
      <w:r w:rsidR="005107D8">
        <w:t>RMR is the metabolic rate of a</w:t>
      </w:r>
      <w:r w:rsidR="00FE1A78">
        <w:t xml:space="preserve">nimals at a </w:t>
      </w:r>
      <w:r w:rsidR="002C29BA">
        <w:t xml:space="preserve">given </w:t>
      </w:r>
      <w:r w:rsidR="00B37A5A">
        <w:t xml:space="preserve">temperature </w:t>
      </w:r>
      <w:r w:rsidR="00343381">
        <w:t xml:space="preserve">(usually its preferred body temperature) </w:t>
      </w:r>
      <w:r w:rsidR="00B37A5A">
        <w:t xml:space="preserve">in a </w:t>
      </w:r>
      <w:r w:rsidR="005107D8">
        <w:t>resting</w:t>
      </w:r>
      <w:r w:rsidR="00B37A5A">
        <w:t>, post-absorptive</w:t>
      </w:r>
      <w:r w:rsidR="00FE1A78">
        <w:t xml:space="preserve"> state</w:t>
      </w:r>
      <w:r w:rsidR="005107D8">
        <w:t xml:space="preserve"> but also includes energetic costs of random activity that we were not able to completely control for </w:t>
      </w:r>
      <w:r w:rsidR="00092104">
        <w:rPr>
          <w:highlight w:val="yellow"/>
        </w:rPr>
        <w:fldChar w:fldCharType="begin"/>
      </w:r>
      <w:r w:rsidR="002905E1">
        <w:rPr>
          <w:highlight w:val="yellow"/>
        </w:rPr>
        <w:instrText xml:space="preserve"> ADDIN PAPERS2_CITATIONS &lt;citation&gt;&lt;priority&gt;0&lt;/priority&gt;&lt;uuid&gt;6FF85520-A48C-4AA8-9E61-6922647E5CE3&lt;/uuid&gt;&lt;publications&gt;&lt;publication&gt;&lt;subtype&gt;0&lt;/subtype&gt;&lt;publisher&gt;Philadelphia: Saunders College Pub&lt;/publisher&gt;&lt;title&gt;Comparative animal physiology&lt;/title&gt;&lt;publication_date&gt;99199201001200000000220000&lt;/publication_date&gt;&lt;uuid&gt;573BF390-E6DA-4AE1-8307-A8C93BE1B2A8&lt;/uuid&gt;&lt;type&gt;0&lt;/type&gt;&lt;authors&gt;&lt;author&gt;&lt;lastName&gt;Withers&lt;/lastName&gt;&lt;firstName&gt;P&lt;/firstName&gt;&lt;middleNames&gt;C&lt;/middleNames&gt;&lt;/author&gt;&lt;/authors&gt;&lt;/publication&gt;&lt;/publications&gt;&lt;cites&gt;&lt;/cites&gt;&lt;/citation&gt;</w:instrText>
      </w:r>
      <w:r w:rsidR="00092104">
        <w:rPr>
          <w:highlight w:val="yellow"/>
        </w:rPr>
        <w:fldChar w:fldCharType="separate"/>
      </w:r>
      <w:r w:rsidR="004F268B">
        <w:rPr>
          <w:rFonts w:eastAsiaTheme="minorHAnsi"/>
          <w:lang w:val="en-US"/>
        </w:rPr>
        <w:t>(Withers 1992)</w:t>
      </w:r>
      <w:r w:rsidR="00092104">
        <w:rPr>
          <w:highlight w:val="yellow"/>
        </w:rPr>
        <w:fldChar w:fldCharType="end"/>
      </w:r>
      <w:r w:rsidR="00B37A5A">
        <w:t xml:space="preserve">. </w:t>
      </w:r>
      <w:r w:rsidR="005107D8">
        <w:t>M</w:t>
      </w:r>
      <w:r w:rsidR="00FE1A78">
        <w:t xml:space="preserve">easurements </w:t>
      </w:r>
      <w:r w:rsidR="00B37A5A">
        <w:t xml:space="preserve">were taken </w:t>
      </w:r>
      <w:r w:rsidR="00FE1A78">
        <w:t xml:space="preserve">at temperatures </w:t>
      </w:r>
      <w:r w:rsidR="00B37A5A">
        <w:t>between 22ºC and 32ºC at 2ºC increments</w:t>
      </w:r>
      <w:r w:rsidR="002C29BA">
        <w:t xml:space="preserve"> in a random order</w:t>
      </w:r>
      <w:r w:rsidR="00B37A5A">
        <w:t xml:space="preserve"> over </w:t>
      </w:r>
      <w:r w:rsidR="00FE1A78">
        <w:t xml:space="preserve">a </w:t>
      </w:r>
      <w:r w:rsidR="00791978">
        <w:t>three-day</w:t>
      </w:r>
      <w:r w:rsidR="00FE1A78">
        <w:t xml:space="preserve"> period</w:t>
      </w:r>
      <w:r w:rsidR="00B37A5A">
        <w:t xml:space="preserve"> (measurement</w:t>
      </w:r>
      <w:r w:rsidR="00FE1A78">
        <w:t>s</w:t>
      </w:r>
      <w:r w:rsidR="00B37A5A">
        <w:t xml:space="preserve"> at two temperatures per day) and were repeated every 10 days (10 sampling sessions in total). Due to logistical constraints, lizards were randomly assigned to one of two </w:t>
      </w:r>
      <w:r w:rsidR="00FE1A78">
        <w:t xml:space="preserve">blocks </w:t>
      </w:r>
      <w:r w:rsidR="00B37A5A">
        <w:t>for metabolism measurements (</w:t>
      </w:r>
      <w:r w:rsidR="00FE1A78">
        <w:t xml:space="preserve">block </w:t>
      </w:r>
      <w:r w:rsidR="00B37A5A">
        <w:t xml:space="preserve">1: n = 23, </w:t>
      </w:r>
      <w:r w:rsidR="00FE1A78">
        <w:t xml:space="preserve">block </w:t>
      </w:r>
      <w:r w:rsidR="00B37A5A">
        <w:t>2: n = 22).</w:t>
      </w:r>
      <w:r w:rsidR="00321177">
        <w:t xml:space="preserve"> Given the large sample of animals, and the number of repeated measurements, it was not </w:t>
      </w:r>
      <w:r w:rsidR="004E6D10">
        <w:t xml:space="preserve">feasible </w:t>
      </w:r>
      <w:r w:rsidR="00321177">
        <w:t>to use intermittent</w:t>
      </w:r>
      <w:r w:rsidR="004E6D10">
        <w:t>, flow-through</w:t>
      </w:r>
      <w:r w:rsidR="00321177">
        <w:t xml:space="preserve"> respirometry.</w:t>
      </w:r>
      <w:r w:rsidR="00B37A5A">
        <w:t xml:space="preserve"> We used two incubators (LabWit, ZXSD-R1090) to precisely control the ambient temperature at which measurements were taken (+/- 1ºC)</w:t>
      </w:r>
      <w:r w:rsidR="00035FEB">
        <w:t xml:space="preserve">. In order to account for the </w:t>
      </w:r>
      <w:r w:rsidR="00912471">
        <w:t xml:space="preserve">carry over </w:t>
      </w:r>
      <w:r w:rsidR="00035FEB">
        <w:t>effects of extreme temperatures experienced by an individual on subsequent</w:t>
      </w:r>
      <w:r w:rsidR="00912471">
        <w:t xml:space="preserve"> metabolic</w:t>
      </w:r>
      <w:r w:rsidR="00035FEB">
        <w:t xml:space="preserve"> measurements at other temperature, </w:t>
      </w:r>
      <w:r w:rsidR="00FE1A78">
        <w:t>the</w:t>
      </w:r>
      <w:r w:rsidR="00B37A5A">
        <w:t xml:space="preserve"> temperature order was randomly allocated to the incubators across the three days, within each sampling session.</w:t>
      </w:r>
    </w:p>
    <w:p w14:paraId="7F4543FC" w14:textId="6B01E3BB" w:rsidR="00B37A5A" w:rsidRDefault="000F50EB" w:rsidP="00642D67">
      <w:pPr>
        <w:pStyle w:val="Thesisnormal"/>
        <w:spacing w:line="360" w:lineRule="auto"/>
        <w:ind w:firstLine="720"/>
      </w:pPr>
      <w:r>
        <w:t xml:space="preserve">After a minimum of </w:t>
      </w:r>
      <w:r w:rsidR="002C29BA">
        <w:t xml:space="preserve">a </w:t>
      </w:r>
      <w:r w:rsidR="00B37A5A">
        <w:t>24 hour</w:t>
      </w:r>
      <w:r>
        <w:t xml:space="preserve"> fast, the body temperature of each individual inside their enclosure was taken using an infrared laser gun (Stanley stht0-77365) in the morning (~06:00). </w:t>
      </w:r>
      <w:r w:rsidR="00642D67">
        <w:t>Each lizard</w:t>
      </w:r>
      <w:r>
        <w:t xml:space="preserve"> </w:t>
      </w:r>
      <w:r w:rsidR="00E15C51">
        <w:t>was</w:t>
      </w:r>
      <w:r>
        <w:t xml:space="preserve"> gently encouraged into their 146</w:t>
      </w:r>
      <w:r w:rsidR="0048012E" w:rsidRPr="0076694D">
        <w:t>mL</w:t>
      </w:r>
      <w:r>
        <w:t xml:space="preserve"> </w:t>
      </w:r>
      <w:r w:rsidR="00642D67">
        <w:t xml:space="preserve">opaque </w:t>
      </w:r>
      <w:r>
        <w:t>chamber</w:t>
      </w:r>
      <w:r w:rsidR="00B37A5A">
        <w:t xml:space="preserve"> and then weighed using a digital scale to the nearest 0.01g (</w:t>
      </w:r>
      <w:r w:rsidR="00B37A5A" w:rsidRPr="00D03CEB">
        <w:t>Ohaus SP-202</w:t>
      </w:r>
      <w:r w:rsidR="00B37A5A">
        <w:t xml:space="preserve">). </w:t>
      </w:r>
      <w:r w:rsidR="00A7370D">
        <w:t>The</w:t>
      </w:r>
      <w:r w:rsidR="00B37A5A">
        <w:t xml:space="preserve"> chambers were </w:t>
      </w:r>
      <w:r w:rsidR="00A7370D">
        <w:t xml:space="preserve">placed inside </w:t>
      </w:r>
      <w:r w:rsidR="00B37A5A">
        <w:t>the incubators</w:t>
      </w:r>
      <w:r w:rsidR="00A7370D">
        <w:t xml:space="preserve"> in the dark at </w:t>
      </w:r>
      <w:r w:rsidR="00642D67">
        <w:t>a</w:t>
      </w:r>
      <w:r w:rsidR="00A7370D">
        <w:t xml:space="preserve"> predetermined temperature</w:t>
      </w:r>
      <w:r w:rsidR="00B37A5A">
        <w:t xml:space="preserve"> for 30 minutes</w:t>
      </w:r>
      <w:r w:rsidR="00A7370D">
        <w:t>. The lids of the chambers were left ajar during this habituation period</w:t>
      </w:r>
      <w:r w:rsidR="00B27959">
        <w:t xml:space="preserve"> to </w:t>
      </w:r>
      <w:r w:rsidR="00642D67">
        <w:t>minimise</w:t>
      </w:r>
      <w:r w:rsidR="00B27959">
        <w:t xml:space="preserve"> CO</w:t>
      </w:r>
      <w:r w:rsidR="00B27959" w:rsidRPr="00642D67">
        <w:rPr>
          <w:vertAlign w:val="subscript"/>
        </w:rPr>
        <w:t>2</w:t>
      </w:r>
      <w:r w:rsidR="00B27959">
        <w:rPr>
          <w:vertAlign w:val="subscript"/>
        </w:rPr>
        <w:t xml:space="preserve"> </w:t>
      </w:r>
      <w:r w:rsidR="00B27959" w:rsidRPr="00642D67">
        <w:t>build up</w:t>
      </w:r>
      <w:r w:rsidR="00A7370D">
        <w:t xml:space="preserve">. </w:t>
      </w:r>
      <w:r w:rsidR="00B37A5A">
        <w:t xml:space="preserve">After 30 minutes, each chamber was flushed with fresh air and sealed. </w:t>
      </w:r>
      <w:r w:rsidR="00B27959">
        <w:t xml:space="preserve">A </w:t>
      </w:r>
      <w:r w:rsidR="00B37A5A">
        <w:t>3</w:t>
      </w:r>
      <w:r w:rsidR="00085F9D">
        <w:t xml:space="preserve"> mL </w:t>
      </w:r>
      <w:r w:rsidR="00B27959">
        <w:t>air sample</w:t>
      </w:r>
      <w:r w:rsidR="00B37A5A">
        <w:t xml:space="preserve"> was </w:t>
      </w:r>
      <w:r w:rsidR="00B27959">
        <w:t xml:space="preserve">taken </w:t>
      </w:r>
      <w:r w:rsidR="00B37A5A">
        <w:t xml:space="preserve">via </w:t>
      </w:r>
      <w:r w:rsidR="00085F9D">
        <w:t xml:space="preserve">a </w:t>
      </w:r>
      <w:r w:rsidR="00B37A5A">
        <w:t>two-way valve to account for any residual CO</w:t>
      </w:r>
      <w:r w:rsidR="00B37A5A" w:rsidRPr="008B0D75">
        <w:rPr>
          <w:vertAlign w:val="subscript"/>
        </w:rPr>
        <w:t>2</w:t>
      </w:r>
      <w:r w:rsidR="00B37A5A">
        <w:t xml:space="preserve"> that was not flushed from the chambers. The chamber</w:t>
      </w:r>
      <w:r w:rsidR="00B27959">
        <w:t>s</w:t>
      </w:r>
      <w:r w:rsidR="00B37A5A">
        <w:t xml:space="preserve"> </w:t>
      </w:r>
      <w:r w:rsidR="00642D67">
        <w:t xml:space="preserve">were </w:t>
      </w:r>
      <w:r w:rsidR="00B37A5A">
        <w:t>left in the incubator at the set temperature</w:t>
      </w:r>
      <w:r w:rsidR="00085F9D">
        <w:t xml:space="preserve"> </w:t>
      </w:r>
      <w:r w:rsidR="00B27959">
        <w:t>for animals to respire</w:t>
      </w:r>
      <w:r w:rsidR="00321177">
        <w:t>. After</w:t>
      </w:r>
      <w:r w:rsidR="00085F9D">
        <w:t xml:space="preserve"> 90 min</w:t>
      </w:r>
      <w:r w:rsidR="00321177">
        <w:t>utes</w:t>
      </w:r>
      <w:r w:rsidR="00B37A5A">
        <w:t>, two</w:t>
      </w:r>
      <w:r w:rsidR="00321177">
        <w:t xml:space="preserve"> 3mL</w:t>
      </w:r>
      <w:r w:rsidR="00B37A5A">
        <w:t xml:space="preserve"> air samples </w:t>
      </w:r>
      <w:r w:rsidR="00085F9D">
        <w:t xml:space="preserve">were </w:t>
      </w:r>
      <w:r w:rsidR="00B37A5A">
        <w:t xml:space="preserve">taken </w:t>
      </w:r>
      <w:r w:rsidR="00642D67">
        <w:t xml:space="preserve">from each chamber before they were reopened to </w:t>
      </w:r>
      <w:r w:rsidR="00642D67">
        <w:lastRenderedPageBreak/>
        <w:t xml:space="preserve">flush with fresh air and placed back into the incubator for the next measurement temperature following the same procedure. </w:t>
      </w:r>
    </w:p>
    <w:p w14:paraId="1F4E0F83" w14:textId="0A10EF73" w:rsidR="00B37A5A" w:rsidRDefault="00321177" w:rsidP="006237AE">
      <w:pPr>
        <w:pStyle w:val="Thesisnormal"/>
        <w:spacing w:line="360" w:lineRule="auto"/>
        <w:ind w:firstLine="720"/>
      </w:pPr>
      <w:r>
        <w:t xml:space="preserve">All air samples were </w:t>
      </w:r>
      <w:r w:rsidR="00B37A5A">
        <w:t xml:space="preserve">injected into the inlet line of </w:t>
      </w:r>
      <w:r>
        <w:t xml:space="preserve">a </w:t>
      </w:r>
      <w:r w:rsidR="00B37A5A">
        <w:t>Sables System</w:t>
      </w:r>
      <w:r>
        <w:t xml:space="preserve"> FMS (</w:t>
      </w:r>
      <w:r w:rsidR="00B37A5A">
        <w:t xml:space="preserve">Las Vegas NV, USA) </w:t>
      </w:r>
      <w:r>
        <w:t xml:space="preserve">with the </w:t>
      </w:r>
      <w:r w:rsidR="00B37A5A">
        <w:t xml:space="preserve">flow rate set to 200 </w:t>
      </w:r>
      <w:r w:rsidR="0048012E" w:rsidRPr="0076694D">
        <w:t>mL</w:t>
      </w:r>
      <w:r w:rsidR="00B37A5A">
        <w:t xml:space="preserve"> min</w:t>
      </w:r>
      <w:r w:rsidR="00B37A5A" w:rsidRPr="003B34DC">
        <w:rPr>
          <w:vertAlign w:val="superscript"/>
        </w:rPr>
        <w:t>-1</w:t>
      </w:r>
      <w:r w:rsidR="00386D85">
        <w:t xml:space="preserve"> to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386D85" w:rsidRPr="00642D67">
        <w:rPr>
          <w:i/>
        </w:rPr>
        <w:t>.</w:t>
      </w:r>
      <w:r w:rsidR="00386D85">
        <w:t xml:space="preserve"> </w:t>
      </w:r>
      <w:r w:rsidR="00B37A5A">
        <w:t>Water vapour was scrubbed from the inlet air with Drierite</w:t>
      </w:r>
      <w:r w:rsidR="00B37A5A" w:rsidRPr="00C47864">
        <w:t xml:space="preserve">. </w:t>
      </w:r>
      <w:r w:rsidR="00791978">
        <w:t>O</w:t>
      </w:r>
      <w:r w:rsidR="00B37A5A" w:rsidRPr="00C47864">
        <w:t xml:space="preserve">utput peaks </w:t>
      </w:r>
      <w:r w:rsidR="00791978">
        <w:t>were</w:t>
      </w:r>
      <w:r w:rsidR="00791978" w:rsidRPr="00C47864">
        <w:t xml:space="preserve"> </w:t>
      </w:r>
      <w:r w:rsidR="00B37A5A" w:rsidRPr="00C47864">
        <w:t xml:space="preserve">integrated using </w:t>
      </w:r>
      <w:r w:rsidR="00C47864" w:rsidRPr="00C47864">
        <w:t xml:space="preserve">WartHog Systems </w:t>
      </w:r>
      <w:r w:rsidR="00B37A5A" w:rsidRPr="00C47864">
        <w:t>LabAnalyst</w:t>
      </w:r>
      <w:r w:rsidR="00C47864" w:rsidRPr="00C47864">
        <w:t xml:space="preserve"> software</w:t>
      </w:r>
      <w:r w:rsidR="00B37A5A" w:rsidRPr="00C47864">
        <w:t xml:space="preserve"> to calculate </w:t>
      </w:r>
      <w:r w:rsidR="00085F9D" w:rsidRPr="00C47864">
        <w:t xml:space="preserve">the </w:t>
      </w:r>
      <w:r w:rsidR="00B37A5A" w:rsidRPr="00C47864">
        <w:t>percentage of CO</w:t>
      </w:r>
      <w:r w:rsidR="00B37A5A" w:rsidRPr="00C47864">
        <w:rPr>
          <w:vertAlign w:val="subscript"/>
        </w:rPr>
        <w:t>2</w:t>
      </w:r>
      <w:r w:rsidR="00B025F1" w:rsidRPr="00C47864">
        <w:rPr>
          <w:vertAlign w:val="subscript"/>
        </w:rPr>
        <w:t xml:space="preserve"> </w:t>
      </w:r>
      <w:r w:rsidR="00B025F1" w:rsidRPr="00C47864">
        <w:t>(</w:t>
      </w:r>
      <w:r w:rsidR="00C47864" w:rsidRPr="00C47864">
        <w:t>Mark Chappell</w:t>
      </w:r>
      <w:r w:rsidR="00C47864">
        <w:t>,</w:t>
      </w:r>
      <w:r w:rsidR="00C47864" w:rsidRPr="00C47864">
        <w:t xml:space="preserve"> Regents of University of California</w:t>
      </w:r>
      <w:r w:rsidR="00B025F1" w:rsidRPr="00C47864">
        <w:t>)</w:t>
      </w:r>
      <w:r w:rsidR="00B37A5A" w:rsidRPr="00C47864">
        <w:t xml:space="preserve">. The </w:t>
      </w:r>
      <w:r w:rsidR="00642D67">
        <w:t xml:space="preserve">rate of </w:t>
      </w:r>
      <w:r w:rsidR="00B37A5A" w:rsidRPr="00C47864">
        <w:t>CO</w:t>
      </w:r>
      <w:r w:rsidR="00B37A5A" w:rsidRPr="00C47864">
        <w:rPr>
          <w:vertAlign w:val="subscript"/>
        </w:rPr>
        <w:t>2</w:t>
      </w:r>
      <w:r w:rsidR="00B37A5A" w:rsidRPr="00C47864">
        <w:t xml:space="preserve"> produced by an individual</w:t>
      </w:r>
      <w:r w:rsidR="00B37A5A">
        <w:t xml:space="preserve"> was calculated as</w:t>
      </w:r>
      <w:r w:rsidR="00642D67">
        <w:t xml:space="preserve"> following </w:t>
      </w:r>
      <w:r w:rsidR="002905E1">
        <w:rPr>
          <w:rFonts w:eastAsiaTheme="minorHAnsi"/>
          <w:lang w:val="en-US"/>
        </w:rPr>
        <w:fldChar w:fldCharType="begin"/>
      </w:r>
      <w:r w:rsidR="002905E1">
        <w:rPr>
          <w:rFonts w:eastAsiaTheme="minorHAnsi"/>
          <w:lang w:val="en-US"/>
        </w:rPr>
        <w:instrText xml:space="preserve"> ADDIN PAPERS2_CITATIONS &lt;citation&gt;&lt;priority&gt;41&lt;/priority&gt;&lt;uuid&gt;038E2D5F-9A9A-440A-8E7C-C92BF29DE86E&lt;/uuid&gt;&lt;publications&gt;&lt;publication&gt;&lt;subtype&gt;0&lt;/subtype&gt;&lt;place&gt;New York, USW&lt;/place&gt;&lt;publisher&gt;Oxford University Press&lt;/publisher&gt;&lt;title&gt;Measuring Metabolic Rates&lt;/title&gt;&lt;url&gt;http://lib1.org/_ads/3EED2019EAFFF7F28C9845D24BED9606&lt;/url&gt;&lt;publication_date&gt;99200808131200000000222000&lt;/publication_date&gt;&lt;uuid&gt;59F9685E-8308-4878-971A-1EA537A0D411&lt;/uuid&gt;&lt;type&gt;0&lt;/type&gt;&lt;startpage&gt;1&lt;/startpage&gt;&lt;endpage&gt;216&lt;/endpage&gt;&lt;authors&gt;&lt;author&gt;&lt;lastName&gt;Lighton&lt;/lastName&gt;&lt;firstName&gt;John&lt;/firstName&gt;&lt;middleNames&gt;R B&lt;/middleNames&gt;&lt;/author&gt;&lt;/authors&gt;&lt;/publication&gt;&lt;/publications&gt;&lt;cites&gt;&lt;/cites&gt;&lt;/citation&gt;</w:instrText>
      </w:r>
      <w:r w:rsidR="002905E1">
        <w:rPr>
          <w:rFonts w:eastAsiaTheme="minorHAnsi"/>
          <w:lang w:val="en-US"/>
        </w:rPr>
        <w:fldChar w:fldCharType="separate"/>
      </w:r>
      <w:del w:id="109" w:author="fonti.kar@gmail.com" w:date="2019-01-11T10:49:00Z">
        <w:r w:rsidR="002905E1" w:rsidDel="005E6483">
          <w:rPr>
            <w:rFonts w:eastAsiaTheme="minorHAnsi"/>
            <w:lang w:val="en-US"/>
          </w:rPr>
          <w:delText>(</w:delText>
        </w:r>
      </w:del>
      <w:r w:rsidR="002905E1">
        <w:rPr>
          <w:rFonts w:eastAsiaTheme="minorHAnsi"/>
          <w:lang w:val="en-US"/>
        </w:rPr>
        <w:t xml:space="preserve">Lighton </w:t>
      </w:r>
      <w:ins w:id="110" w:author="fonti.kar@gmail.com" w:date="2019-01-11T10:49:00Z">
        <w:r w:rsidR="005E6483">
          <w:rPr>
            <w:rFonts w:eastAsiaTheme="minorHAnsi"/>
            <w:lang w:val="en-US"/>
          </w:rPr>
          <w:t>(</w:t>
        </w:r>
      </w:ins>
      <w:r w:rsidR="002905E1">
        <w:rPr>
          <w:rFonts w:eastAsiaTheme="minorHAnsi"/>
          <w:lang w:val="en-US"/>
        </w:rPr>
        <w:t>2008)</w:t>
      </w:r>
      <w:r w:rsidR="002905E1">
        <w:rPr>
          <w:rFonts w:eastAsiaTheme="minorHAnsi"/>
          <w:lang w:val="en-US"/>
        </w:rPr>
        <w:fldChar w:fldCharType="end"/>
      </w:r>
      <w:r w:rsidR="00B37A5A">
        <w:t xml:space="preserve">: </w:t>
      </w:r>
    </w:p>
    <w:p w14:paraId="10B5DCE6" w14:textId="77777777" w:rsidR="00B37A5A" w:rsidRPr="00FC045C" w:rsidRDefault="00B37A5A" w:rsidP="006237AE">
      <w:pPr>
        <w:pStyle w:val="Thesisnormal"/>
        <w:spacing w:line="360" w:lineRule="auto"/>
        <w:jc w:val="both"/>
        <w:rPr>
          <w:rFonts w:cs="Times New Roman"/>
        </w:rPr>
      </w:pPr>
      <w:r>
        <w:rPr>
          <w:rFonts w:cs="Times New Roman"/>
        </w:rPr>
        <w:t>Eqn: 1</w:t>
      </w:r>
    </w:p>
    <w:p w14:paraId="03692CD4" w14:textId="60EF91D7" w:rsidR="00B37A5A" w:rsidRPr="00FC045C" w:rsidRDefault="00CF421A" w:rsidP="006237AE">
      <w:pPr>
        <w:pStyle w:val="Thesisnormal"/>
        <w:spacing w:line="360" w:lineRule="auto"/>
        <w:ind w:firstLine="720"/>
        <w:rPr>
          <w:rFonts w:cs="Times New Roman"/>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sSup>
            <m:sSupPr>
              <m:ctrlPr>
                <w:rPr>
                  <w:rFonts w:ascii="Cambria Math" w:hAnsi="Cambria Math"/>
                  <w:vertAlign w:val="superscript"/>
                </w:rPr>
              </m:ctrlPr>
            </m:sSupPr>
            <m:e>
              <m:r>
                <m:rPr>
                  <m:sty m:val="p"/>
                </m:rPr>
                <w:rPr>
                  <w:rFonts w:ascii="Cambria Math" w:hAnsi="Cambria Math"/>
                </w:rPr>
                <m:t>mL</m:t>
              </m:r>
              <m:r>
                <m:rPr>
                  <m:sty m:val="p"/>
                </m:rPr>
                <w:rPr>
                  <w:rFonts w:ascii="Cambria Math" w:hAnsi="Cambria Math"/>
                  <w:vertAlign w:val="superscript"/>
                </w:rPr>
                <m:t xml:space="preserve"> </m:t>
              </m:r>
              <m:r>
                <w:rPr>
                  <w:rFonts w:ascii="Cambria Math" w:hAnsi="Cambria Math"/>
                  <w:vertAlign w:val="superscript"/>
                </w:rPr>
                <m:t>min</m:t>
              </m:r>
            </m:e>
            <m:sup>
              <m:r>
                <w:rPr>
                  <w:rFonts w:ascii="Cambria Math" w:hAnsi="Cambria Math"/>
                  <w:vertAlign w:val="superscript"/>
                </w:rPr>
                <m:t>-1</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chamber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lizard</m:t>
                  </m:r>
                </m:sub>
              </m:sSub>
              <m:r>
                <w:rPr>
                  <w:rFonts w:ascii="Cambria Math" w:hAnsi="Cambria Math" w:cs="Times New Roman"/>
                </w:rPr>
                <m:t>)</m:t>
              </m:r>
            </m:num>
            <m:den>
              <m:r>
                <w:rPr>
                  <w:rFonts w:ascii="Cambria Math" w:hAnsi="Cambria Math" w:cs="Times New Roman"/>
                </w:rPr>
                <m:t>t</m:t>
              </m:r>
            </m:den>
          </m:f>
        </m:oMath>
      </m:oMathPara>
    </w:p>
    <w:p w14:paraId="74E9844C" w14:textId="34474312" w:rsidR="00B37A5A" w:rsidRPr="00CD76A1" w:rsidRDefault="00B37A5A" w:rsidP="006237AE">
      <w:pPr>
        <w:pStyle w:val="Thesisnormal"/>
        <w:spacing w:line="360" w:lineRule="auto"/>
      </w:pPr>
      <w:r>
        <w:t>where %CO</w:t>
      </w:r>
      <w:r w:rsidRPr="007124C5">
        <w:rPr>
          <w:vertAlign w:val="subscript"/>
        </w:rPr>
        <w:t>2</w:t>
      </w:r>
      <w:r>
        <w:t xml:space="preserve"> is the percentage of CO</w:t>
      </w:r>
      <w:r w:rsidRPr="007124C5">
        <w:rPr>
          <w:vertAlign w:val="subscript"/>
        </w:rPr>
        <w:t xml:space="preserve">2 </w:t>
      </w:r>
      <w:r>
        <w:t>in air sample, which was corrected by subtracting any ‘residual’ CO</w:t>
      </w:r>
      <w:r w:rsidRPr="007124C5">
        <w:rPr>
          <w:vertAlign w:val="subscript"/>
        </w:rPr>
        <w:t>2</w:t>
      </w:r>
      <w:r>
        <w:t xml:space="preserve"> from the </w:t>
      </w:r>
      <w:r w:rsidR="0067307C">
        <w:t>initial</w:t>
      </w:r>
      <w:r>
        <w:t xml:space="preserve"> flush from the larger of the two air samples, V</w:t>
      </w:r>
      <w:r w:rsidRPr="00CD76A1">
        <w:rPr>
          <w:vertAlign w:val="subscript"/>
        </w:rPr>
        <w:t>chamber</w:t>
      </w:r>
      <w:r>
        <w:rPr>
          <w:vertAlign w:val="subscript"/>
        </w:rPr>
        <w:t xml:space="preserve"> </w:t>
      </w:r>
      <w:r>
        <w:t>is the volume of the chamber (146</w:t>
      </w:r>
      <w:r w:rsidR="0048012E" w:rsidRPr="0076694D">
        <w:t>mL</w:t>
      </w:r>
      <w:r>
        <w:t>), V</w:t>
      </w:r>
      <w:r>
        <w:rPr>
          <w:vertAlign w:val="subscript"/>
        </w:rPr>
        <w:t>lizard</w:t>
      </w:r>
      <w:r>
        <w:t xml:space="preserve"> is the volume of the lizard, assuming that the mass of the lizard is the same as its volume and </w:t>
      </w:r>
      <w:r>
        <w:rPr>
          <w:i/>
        </w:rPr>
        <w:t>t</w:t>
      </w:r>
      <w:r>
        <w:t xml:space="preserve"> is the duration of time in minutes after where the chamber has been sealed and the first air sample was taken (90 minutes).</w:t>
      </w:r>
    </w:p>
    <w:p w14:paraId="1DC02B45" w14:textId="03ACB5FC" w:rsidR="00D24BC6" w:rsidRDefault="00D24BC6" w:rsidP="006237AE">
      <w:pPr>
        <w:pStyle w:val="Heading2"/>
        <w:spacing w:line="360" w:lineRule="auto"/>
        <w:rPr>
          <w:lang w:val="en-AU"/>
        </w:rPr>
      </w:pPr>
      <w:r>
        <w:rPr>
          <w:lang w:val="en-AU"/>
        </w:rPr>
        <w:t>Statistical analysis</w:t>
      </w:r>
    </w:p>
    <w:p w14:paraId="0A371672" w14:textId="77777777" w:rsidR="005E6483" w:rsidRDefault="00B37A5A" w:rsidP="006237AE">
      <w:pPr>
        <w:pStyle w:val="Thesisnormal"/>
        <w:spacing w:line="360" w:lineRule="auto"/>
        <w:rPr>
          <w:ins w:id="111" w:author="fonti.kar@gmail.com" w:date="2019-01-11T10:50:00Z"/>
        </w:rPr>
      </w:pPr>
      <w:r>
        <w:t xml:space="preserve">All statistical analyses were conducted using ‘R’ </w:t>
      </w:r>
      <w:r>
        <w:fldChar w:fldCharType="begin"/>
      </w:r>
      <w:r w:rsidR="002905E1">
        <w:instrText xml:space="preserve"> ADDIN PAPERS2_CITATIONS &lt;citation&gt;&lt;priority&gt;0&lt;/priority&gt;&lt;uuid&gt;A9D3D3AA-0A94-49F0-AE2C-77CE32E873E0&lt;/uuid&gt;&lt;publications&gt;&lt;publication&gt;&lt;subtype&gt;341&lt;/subtype&gt;&lt;place&gt;Vienna, Austria&lt;/place&gt;&lt;title&gt;Team (2012). R: A language and environment for statistical computing. R Foundation for Statistical Computing, Vienna, Austria&lt;/title&gt;&lt;url&gt;http://scholar.google.com/scholar?q=related:EKUA0tOF5fAJ:scholar.google.com/&amp;amp;hl=en&amp;amp;num=20&amp;amp;as_sdt=0,5&amp;amp;as_ylo=2013&amp;amp;as_yhi=2013&lt;/url&gt;&lt;publication_date&gt;99201300001200000000200000&lt;/publication_date&gt;&lt;uuid&gt;FE38A7C4-8649-49D4-A085-3F8D787976E6&lt;/uuid&gt;&lt;type&gt;300&lt;/type&gt;&lt;authors&gt;&lt;author&gt;&lt;lastName&gt;Core Team&lt;/lastName&gt;&lt;firstName&gt;R&lt;/firstName&gt;&lt;/author&gt;&lt;/authors&gt;&lt;/publication&gt;&lt;/publications&gt;&lt;cites&gt;&lt;/cites&gt;&lt;/citation&gt;</w:instrText>
      </w:r>
      <w:r>
        <w:fldChar w:fldCharType="separate"/>
      </w:r>
      <w:r w:rsidR="004F268B">
        <w:rPr>
          <w:rFonts w:eastAsiaTheme="minorHAnsi"/>
          <w:lang w:val="en-US"/>
        </w:rPr>
        <w:t>(Core Team 2013)</w:t>
      </w:r>
      <w:r>
        <w:fldChar w:fldCharType="end"/>
      </w:r>
      <w:r>
        <w:t>.</w:t>
      </w:r>
      <w:r w:rsidRPr="00522F48">
        <w:t xml:space="preserve"> </w:t>
      </w:r>
      <w:r w:rsidR="0017375D">
        <w:t>We used a complete dataset of 24</w:t>
      </w:r>
      <w:r w:rsidR="00993AE9">
        <w:t>18 observations</w:t>
      </w:r>
      <w:ins w:id="112" w:author="fonti.kar@gmail.com" w:date="2019-01-11T10:49:00Z">
        <w:r w:rsidR="005E6483">
          <w:t xml:space="preserve">. </w:t>
        </w:r>
      </w:ins>
      <w:del w:id="113" w:author="fonti.kar@gmail.com" w:date="2019-01-11T10:49:00Z">
        <w:r w:rsidR="00993AE9" w:rsidDel="005E6483">
          <w:delText xml:space="preserve"> (</w:delText>
        </w:r>
      </w:del>
      <w:ins w:id="114" w:author="fonti.kar@gmail.com" w:date="2019-01-11T10:50:00Z">
        <w:r w:rsidR="005E6483">
          <w:t>F</w:t>
        </w:r>
      </w:ins>
      <w:del w:id="115" w:author="fonti.kar@gmail.com" w:date="2019-01-11T10:50:00Z">
        <w:r w:rsidR="00993AE9" w:rsidDel="005E6483">
          <w:delText>f</w:delText>
        </w:r>
      </w:del>
      <w:r w:rsidR="00993AE9">
        <w:t xml:space="preserve">or more details on </w:t>
      </w:r>
      <w:del w:id="116" w:author="fonti.kar@gmail.com" w:date="2019-01-11T10:50:00Z">
        <w:r w:rsidR="00665994" w:rsidDel="005E6483">
          <w:delText xml:space="preserve">the </w:delText>
        </w:r>
      </w:del>
      <w:r w:rsidR="00993AE9">
        <w:t xml:space="preserve">data </w:t>
      </w:r>
      <w:r w:rsidR="00665994">
        <w:t xml:space="preserve">cleaning </w:t>
      </w:r>
      <w:del w:id="117" w:author="fonti.kar@gmail.com" w:date="2019-01-11T10:50:00Z">
        <w:r w:rsidR="00665994" w:rsidDel="005E6483">
          <w:delText>process</w:delText>
        </w:r>
        <w:r w:rsidR="00993AE9" w:rsidDel="005E6483">
          <w:delText xml:space="preserve"> </w:delText>
        </w:r>
      </w:del>
      <w:r w:rsidR="00993AE9">
        <w:t xml:space="preserve">see </w:t>
      </w:r>
      <w:r w:rsidR="00CB685E">
        <w:t>electronic supplementary materials</w:t>
      </w:r>
      <w:r w:rsidR="00B5440E">
        <w:t xml:space="preserve"> (ESM)</w:t>
      </w:r>
      <w:del w:id="118" w:author="fonti.kar@gmail.com" w:date="2019-01-11T10:50:00Z">
        <w:r w:rsidR="00993AE9" w:rsidDel="005E6483">
          <w:delText>)</w:delText>
        </w:r>
      </w:del>
      <w:r w:rsidR="001C4FAE">
        <w:t xml:space="preserve">. </w:t>
      </w:r>
      <w:ins w:id="119" w:author="fonti.kar@gmail.com" w:date="2019-01-11T10:50:00Z">
        <w:r w:rsidR="005E6483">
          <w:t>All d</w:t>
        </w:r>
      </w:ins>
      <w:del w:id="120" w:author="fonti.kar@gmail.com" w:date="2019-01-11T10:50:00Z">
        <w:r w:rsidR="001C4FAE" w:rsidDel="005E6483">
          <w:delText>D</w:delText>
        </w:r>
      </w:del>
      <w:r w:rsidR="001C4FAE">
        <w:t>ata and code with which to generate our results are openly available via the Open Science Framework (see Data Accessibility).</w:t>
      </w:r>
      <w:r w:rsidR="00993AE9">
        <w:t xml:space="preserve"> </w:t>
      </w:r>
    </w:p>
    <w:p w14:paraId="6D7923DE" w14:textId="79205477" w:rsidR="00993AE9" w:rsidRPr="005E6483" w:rsidRDefault="00993AE9">
      <w:pPr>
        <w:pStyle w:val="Thesisnormal"/>
        <w:spacing w:line="360" w:lineRule="auto"/>
        <w:ind w:firstLine="720"/>
        <w:rPr>
          <w:rPrChange w:id="121" w:author="fonti.kar@gmail.com" w:date="2019-01-11T10:50:00Z">
            <w:rPr>
              <w:highlight w:val="yellow"/>
            </w:rPr>
          </w:rPrChange>
        </w:rPr>
        <w:pPrChange w:id="122" w:author="fonti.kar@gmail.com" w:date="2019-01-11T10:50:00Z">
          <w:pPr>
            <w:pStyle w:val="Thesisnormal"/>
            <w:spacing w:line="360" w:lineRule="auto"/>
          </w:pPr>
        </w:pPrChange>
      </w:pPr>
      <w:r>
        <w:t xml:space="preserve">In all our models,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1C4FAE">
        <w:t>is</w:t>
      </w:r>
      <w:r w:rsidR="00B37A5A" w:rsidRPr="00522F48">
        <w:t xml:space="preserve"> log-transformed.</w:t>
      </w:r>
      <w:r w:rsidR="001C4FAE">
        <w:t xml:space="preserve"> </w:t>
      </w:r>
      <w:r w:rsidR="00B37A5A" w:rsidRPr="00522F48">
        <w:t>Collinearity</w:t>
      </w:r>
      <w:r w:rsidR="00B37A5A">
        <w:t xml:space="preserve"> between our predictor variables were checked using </w:t>
      </w:r>
      <w:r w:rsidR="007B4CAF">
        <w:t xml:space="preserve">a </w:t>
      </w:r>
      <w:r w:rsidR="00B37A5A">
        <w:t>scatterplot matri</w:t>
      </w:r>
      <w:r w:rsidR="007B4CAF">
        <w:t>x (Fig. S1)</w:t>
      </w:r>
      <w:r w:rsidR="00B5440E">
        <w:t xml:space="preserve"> and</w:t>
      </w:r>
      <w:r w:rsidR="00B37A5A">
        <w:t xml:space="preserve"> Pearson correlation coefficients are presented in Table S</w:t>
      </w:r>
      <w:r w:rsidR="007B4CAF">
        <w:t>2</w:t>
      </w:r>
      <w:r w:rsidR="00B37A5A">
        <w:t xml:space="preserve">. </w:t>
      </w:r>
      <w:r w:rsidR="004F1A1A">
        <w:t>Initial analyses show that t</w:t>
      </w:r>
      <w:r w:rsidR="00B37A5A">
        <w:t xml:space="preserve">here were no differences in </w:t>
      </w:r>
      <w:r w:rsidR="008019DE">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B37A5A" w:rsidRPr="00EF0BC9">
        <w:rPr>
          <w:vertAlign w:val="subscript"/>
        </w:rPr>
        <w:t>2</w:t>
      </w:r>
      <w:r w:rsidR="00B37A5A">
        <w:rPr>
          <w:vertAlign w:val="subscript"/>
        </w:rPr>
        <w:t xml:space="preserve"> </w:t>
      </w:r>
      <w:r w:rsidR="00B37A5A">
        <w:t xml:space="preserve">between </w:t>
      </w:r>
      <w:r w:rsidR="00794C00">
        <w:t xml:space="preserve">blocks </w:t>
      </w:r>
      <w:r w:rsidR="00B37A5A">
        <w:t xml:space="preserve">of lizards or incubators therefore </w:t>
      </w:r>
      <w:r w:rsidR="00794C00">
        <w:t xml:space="preserve">these parameters were </w:t>
      </w:r>
      <w:r w:rsidR="00B37A5A">
        <w:t>not included in our final models</w:t>
      </w:r>
      <w:r w:rsidR="004F1A1A">
        <w:t xml:space="preserve"> (see ESM for these analys</w:t>
      </w:r>
      <w:r w:rsidR="007B4CAF">
        <w:t>is</w:t>
      </w:r>
      <w:r w:rsidR="004F1A1A">
        <w:t>)</w:t>
      </w:r>
      <w:r w:rsidR="00B37A5A">
        <w:t>.</w:t>
      </w:r>
      <w:r w:rsidR="00886D8F">
        <w:t xml:space="preserve"> </w:t>
      </w:r>
      <w:r w:rsidR="00B5440E">
        <w:t xml:space="preserve">Although lizards were kept in temperature-controlled room, there may still be differences in temperature of each enclosure </w:t>
      </w:r>
      <w:r w:rsidR="00E15C51">
        <w:t xml:space="preserve">which </w:t>
      </w:r>
      <w:r w:rsidR="00B5440E">
        <w:t>could have carry-over effects on metabolic rate</w:t>
      </w:r>
      <w:r w:rsidR="00E15C51">
        <w:t xml:space="preserve"> due to acclimation</w:t>
      </w:r>
      <w:r w:rsidR="00B5440E">
        <w:t xml:space="preserve">. </w:t>
      </w:r>
      <w:r w:rsidR="00912471">
        <w:t xml:space="preserve">We </w:t>
      </w:r>
      <w:r w:rsidR="00B5440E">
        <w:t xml:space="preserve">therefore </w:t>
      </w:r>
      <w:r w:rsidR="00912471">
        <w:t>tested whether the previous measurement temperature or body temperature measured in home enclosure</w:t>
      </w:r>
      <w:r w:rsidR="00912471" w:rsidRPr="00912471">
        <w:t xml:space="preserve"> </w:t>
      </w:r>
      <w:r w:rsidR="00912471" w:rsidRPr="002D5FDA">
        <w:t>influenc</w:t>
      </w:r>
      <w:r w:rsidR="002B762D">
        <w:t>ed</w:t>
      </w:r>
      <w:r w:rsidR="00912471" w:rsidRPr="002D5FDA">
        <w:t xml:space="preserve"> </w:t>
      </w:r>
      <w:r w:rsidR="004F1A1A">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912471" w:rsidRPr="002D5FDA">
        <w:t xml:space="preserve"> at subsequent temperatures</w:t>
      </w:r>
      <w:r w:rsidR="00912471">
        <w:t xml:space="preserve">. We found that </w:t>
      </w:r>
      <w:r w:rsidR="00070243">
        <w:t>the</w:t>
      </w:r>
      <w:r w:rsidR="00912471">
        <w:t xml:space="preserve"> </w:t>
      </w:r>
      <w:r w:rsidR="00912471" w:rsidRPr="00912471">
        <w:t xml:space="preserve">model </w:t>
      </w:r>
      <w:r w:rsidR="00912471" w:rsidRPr="00061FC5">
        <w:t xml:space="preserve">containing ‘previous temperature experience’ as a covariate was better supported </w:t>
      </w:r>
      <w:del w:id="123" w:author="fonti.kar@gmail.com" w:date="2019-01-11T10:51:00Z">
        <w:r w:rsidR="00127E8B" w:rsidDel="005E6483">
          <w:delText>(</w:delText>
        </w:r>
        <m:oMath>
          <m:r>
            <w:rPr>
              <w:rFonts w:ascii="Cambria Math" w:hAnsi="Cambria Math"/>
            </w:rPr>
            <m:t xml:space="preserve">∆ </m:t>
          </m:r>
        </m:oMath>
        <w:r w:rsidR="00127E8B" w:rsidDel="005E6483">
          <w:delText>wAIC</w:delText>
        </w:r>
        <w:r w:rsidR="003A13C6" w:rsidDel="005E6483">
          <w:delText xml:space="preserve"> (Full model – reduced model) = </w:delText>
        </w:r>
        <w:r w:rsidR="003A13C6" w:rsidRPr="000233AE" w:rsidDel="005E6483">
          <w:rPr>
            <w:color w:val="000000"/>
          </w:rPr>
          <w:delText>-4.73</w:delText>
        </w:r>
        <w:r w:rsidR="003A13C6" w:rsidDel="005E6483">
          <w:rPr>
            <w:color w:val="000000"/>
          </w:rPr>
          <w:delText xml:space="preserve"> </w:delText>
        </w:r>
        <w:r w:rsidR="00127E8B" w:rsidDel="005E6483">
          <w:delText xml:space="preserve">and </w:delText>
        </w:r>
        <m:oMath>
          <m:r>
            <w:rPr>
              <w:rFonts w:ascii="Cambria Math" w:hAnsi="Cambria Math"/>
            </w:rPr>
            <m:t xml:space="preserve">∆ </m:t>
          </m:r>
        </m:oMath>
        <w:r w:rsidR="00127E8B" w:rsidDel="005E6483">
          <w:delText>loo</w:delText>
        </w:r>
        <w:r w:rsidR="003A13C6" w:rsidDel="005E6483">
          <w:delText xml:space="preserve"> = </w:delText>
        </w:r>
        <w:r w:rsidR="003A13C6" w:rsidRPr="000233AE" w:rsidDel="005E6483">
          <w:rPr>
            <w:color w:val="000000"/>
          </w:rPr>
          <w:delText>-4.73</w:delText>
        </w:r>
        <w:r w:rsidR="00127E8B" w:rsidDel="005E6483">
          <w:delText>)</w:delText>
        </w:r>
      </w:del>
      <w:r>
        <w:t xml:space="preserve"> </w:t>
      </w:r>
      <w:r w:rsidR="00912471" w:rsidRPr="00061FC5">
        <w:t>compared to a model with</w:t>
      </w:r>
      <w:ins w:id="124" w:author="fonti.kar@gmail.com" w:date="2019-01-11T10:51:00Z">
        <w:r w:rsidR="005E6483">
          <w:t>out</w:t>
        </w:r>
      </w:ins>
      <w:r w:rsidR="00912471" w:rsidRPr="00061FC5">
        <w:t xml:space="preserve"> it</w:t>
      </w:r>
      <w:del w:id="125" w:author="fonti.kar@gmail.com" w:date="2019-01-11T10:51:00Z">
        <w:r w:rsidR="00912471" w:rsidRPr="00061FC5" w:rsidDel="005E6483">
          <w:delText xml:space="preserve"> excluded</w:delText>
        </w:r>
      </w:del>
      <w:ins w:id="126" w:author="fonti.kar@gmail.com" w:date="2019-01-11T10:51:00Z">
        <w:r w:rsidR="005E6483">
          <w:t xml:space="preserve"> </w:t>
        </w:r>
      </w:ins>
      <w:del w:id="127" w:author="fonti.kar@gmail.com" w:date="2019-01-11T10:51:00Z">
        <w:r w:rsidR="00912471" w:rsidRPr="00061FC5" w:rsidDel="005E6483">
          <w:delText>,</w:delText>
        </w:r>
      </w:del>
      <w:ins w:id="128" w:author="fonti.kar@gmail.com" w:date="2019-01-11T10:51:00Z">
        <w:r w:rsidR="005E6483">
          <w:t>(</w:t>
        </w:r>
        <m:oMath>
          <m:r>
            <w:rPr>
              <w:rFonts w:ascii="Cambria Math" w:hAnsi="Cambria Math"/>
            </w:rPr>
            <m:t xml:space="preserve">∆ </m:t>
          </m:r>
        </m:oMath>
        <w:r w:rsidR="005E6483">
          <w:t xml:space="preserve">wAIC (Full model – reduced model) = </w:t>
        </w:r>
        <w:r w:rsidR="005E6483" w:rsidRPr="000233AE">
          <w:rPr>
            <w:color w:val="000000"/>
          </w:rPr>
          <w:t>-4.73</w:t>
        </w:r>
        <w:r w:rsidR="005E6483">
          <w:rPr>
            <w:color w:val="000000"/>
          </w:rPr>
          <w:t xml:space="preserve"> </w:t>
        </w:r>
        <w:r w:rsidR="005E6483">
          <w:t xml:space="preserve">and </w:t>
        </w:r>
        <m:oMath>
          <m:r>
            <w:rPr>
              <w:rFonts w:ascii="Cambria Math" w:hAnsi="Cambria Math"/>
            </w:rPr>
            <m:t xml:space="preserve">∆ </m:t>
          </m:r>
        </m:oMath>
        <w:r w:rsidR="005E6483">
          <w:t xml:space="preserve">loo = </w:t>
        </w:r>
        <w:r w:rsidR="005E6483" w:rsidRPr="000233AE">
          <w:rPr>
            <w:color w:val="000000"/>
          </w:rPr>
          <w:t>-4.73</w:t>
        </w:r>
        <w:r w:rsidR="005E6483">
          <w:t>),</w:t>
        </w:r>
      </w:ins>
      <w:r w:rsidR="00912471" w:rsidRPr="00061FC5">
        <w:t xml:space="preserve"> we therefore </w:t>
      </w:r>
      <w:r w:rsidR="00912471" w:rsidRPr="00912471">
        <w:t>included ‘</w:t>
      </w:r>
      <w:r w:rsidR="00F33177" w:rsidRPr="00AC556D">
        <w:t xml:space="preserve">previous temperature experience’ </w:t>
      </w:r>
      <w:r w:rsidR="00912471" w:rsidRPr="00912471">
        <w:t>in all subsequent analyses</w:t>
      </w:r>
      <w:r w:rsidR="00E57730">
        <w:t xml:space="preserve"> </w:t>
      </w:r>
      <w:r w:rsidR="00912471" w:rsidRPr="002B44E0">
        <w:t>(</w:t>
      </w:r>
      <w:r w:rsidR="007B4CAF">
        <w:t>Table S1</w:t>
      </w:r>
      <w:del w:id="129" w:author="fonti.kar@gmail.com" w:date="2019-01-11T10:51:00Z">
        <w:r w:rsidR="007B4CAF" w:rsidDel="005E6483">
          <w:delText>. s</w:delText>
        </w:r>
        <w:r w:rsidR="00912471" w:rsidRPr="002B44E0" w:rsidDel="005E6483">
          <w:delText>ee ESM for</w:delText>
        </w:r>
        <w:r w:rsidR="00061FC5" w:rsidDel="005E6483">
          <w:delText xml:space="preserve"> more</w:delText>
        </w:r>
        <w:r w:rsidR="00912471" w:rsidRPr="002B44E0" w:rsidDel="005E6483">
          <w:delText xml:space="preserve"> details</w:delText>
        </w:r>
      </w:del>
      <w:r w:rsidR="00912471" w:rsidRPr="002B44E0">
        <w:t>)</w:t>
      </w:r>
      <w:r w:rsidR="00912471">
        <w:t>.</w:t>
      </w:r>
    </w:p>
    <w:p w14:paraId="7E2A8BBA" w14:textId="15AE4FAF" w:rsidR="007935AB" w:rsidRDefault="00C82894" w:rsidP="006237AE">
      <w:pPr>
        <w:pStyle w:val="Thesisnormal"/>
        <w:spacing w:line="360" w:lineRule="auto"/>
        <w:ind w:firstLine="720"/>
      </w:pPr>
      <w:r>
        <w:lastRenderedPageBreak/>
        <w:t>We made use of</w:t>
      </w:r>
      <w:r w:rsidR="002B762D">
        <w:t xml:space="preserve"> Bayesian </w:t>
      </w:r>
      <w:r w:rsidR="00B15C9B">
        <w:t xml:space="preserve">generalised </w:t>
      </w:r>
      <w:r w:rsidR="002B762D">
        <w:t xml:space="preserve">linear mixed models (LMM) from either the </w:t>
      </w:r>
      <w:r w:rsidR="00E45D5F">
        <w:t xml:space="preserve">R package </w:t>
      </w:r>
      <w:r w:rsidR="002B762D">
        <w:t>‘brms’</w:t>
      </w:r>
      <w:r w:rsidR="00E45D5F">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&lt;citation&gt;&lt;priority&gt;39&lt;/priority&gt;&lt;uuid&gt;2CE6DE06-D41D-4E46-9AEA-4D8EBE7265A1&lt;/uuid&gt;&lt;publications&gt;&lt;publication&gt;&lt;subtype&gt;400&lt;/subtype&gt;&lt;title&gt;brms: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(Bürkner 2017)</w:t>
      </w:r>
      <w:r w:rsidR="003F1CB2">
        <w:rPr>
          <w:rFonts w:eastAsiaTheme="minorHAnsi"/>
          <w:lang w:val="en-US"/>
        </w:rPr>
        <w:fldChar w:fldCharType="end"/>
      </w:r>
      <w:r w:rsidR="002B762D">
        <w:t xml:space="preserve"> or ‘MCMCglmm' </w:t>
      </w:r>
      <w:r w:rsidR="003F1CB2">
        <w:rPr>
          <w:rFonts w:eastAsiaTheme="minorHAnsi"/>
          <w:lang w:val="en-US"/>
        </w:rPr>
        <w:fldChar w:fldCharType="begin"/>
      </w:r>
      <w:r w:rsidR="002905E1">
        <w:rPr>
          <w:rFonts w:eastAsiaTheme="minorHAnsi"/>
          <w:lang w:val="en-US"/>
        </w:rPr>
        <w:instrText xml:space="preserve"> ADDIN PAPERS2_CITATIONS &lt;citation&gt;&lt;priority&gt;40&lt;/priority&gt;&lt;uuid&gt;371B3774-1B83-4046-9D71-B90BF83C2C34&lt;/uuid&gt;&lt;publications&gt;&lt;publication&gt;&lt;subtype&gt;400&lt;/subtype&gt;&lt;title&gt;MCMC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(Hadfield 2010)</w:t>
      </w:r>
      <w:r w:rsidR="003F1CB2">
        <w:rPr>
          <w:rFonts w:eastAsiaTheme="minorHAnsi"/>
          <w:lang w:val="en-US"/>
        </w:rPr>
        <w:fldChar w:fldCharType="end"/>
      </w:r>
      <w:r w:rsidR="00E45D5F">
        <w:t>.</w:t>
      </w:r>
      <w:r w:rsidR="00741B62">
        <w:t xml:space="preserve"> </w:t>
      </w:r>
      <w:r w:rsidR="002B762D">
        <w:t xml:space="preserve">For every model, </w:t>
      </w:r>
      <w:r w:rsidR="00741B62">
        <w:t xml:space="preserve">we pooled the posterior estimates for multiple chains. For ‘brms’ models, </w:t>
      </w:r>
      <w:r w:rsidR="00993AE9">
        <w:t xml:space="preserve">we used default priors and </w:t>
      </w:r>
      <w:r w:rsidR="00741B62">
        <w:t>ran 4 chains of 2000 iterations with a burn in of 1000</w:t>
      </w:r>
      <w:r w:rsidR="00D26731">
        <w:t xml:space="preserve"> and a thinning interval of 1</w:t>
      </w:r>
      <w:r w:rsidR="00741B62">
        <w:t>. For ‘MCMCglmm’ models,</w:t>
      </w:r>
      <w:r w:rsidR="00993AE9">
        <w:t xml:space="preserve"> we used uninformative, </w:t>
      </w:r>
      <w:r w:rsidR="006F2452">
        <w:t xml:space="preserve">parameter </w:t>
      </w:r>
      <w:r w:rsidR="00993AE9">
        <w:t xml:space="preserve">expanded priors to assist with model convergence </w:t>
      </w:r>
      <w:r w:rsidR="003F1CB2">
        <w:rPr>
          <w:rFonts w:eastAsiaTheme="minorHAnsi"/>
          <w:lang w:val="en-US"/>
        </w:rPr>
        <w:fldChar w:fldCharType="begin"/>
      </w:r>
      <w:r w:rsidR="002905E1">
        <w:rPr>
          <w:rFonts w:eastAsiaTheme="minorHAnsi"/>
          <w:lang w:val="en-US"/>
        </w:rPr>
        <w:instrText xml:space="preserve"> ADDIN PAPERS2_CITATIONS &lt;citation&gt;&lt;priority&gt;41&lt;/priority&gt;&lt;uuid&gt;02B68BEC-A1D0-46FD-AF46-79C3D6725279&lt;/uuid&gt;&lt;publications&gt;&lt;publication&gt;&lt;subtype&gt;400&lt;/subtype&gt;&lt;title&gt;MCMC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(Hadfield 2010)</w:t>
      </w:r>
      <w:r w:rsidR="003F1CB2">
        <w:rPr>
          <w:rFonts w:eastAsiaTheme="minorHAnsi"/>
          <w:lang w:val="en-US"/>
        </w:rPr>
        <w:fldChar w:fldCharType="end"/>
      </w:r>
      <w:r w:rsidR="00993AE9">
        <w:t>. W</w:t>
      </w:r>
      <w:r w:rsidR="00741B62">
        <w:t xml:space="preserve">e ran 3 chains of </w:t>
      </w:r>
      <w:r w:rsidR="00741B62" w:rsidRPr="00741B62">
        <w:t>7510000</w:t>
      </w:r>
      <w:r w:rsidR="00741B62">
        <w:t xml:space="preserve"> iterations with a burn in of 10000 and</w:t>
      </w:r>
      <w:r w:rsidR="00D26731">
        <w:t xml:space="preserve"> a thinning interval of 5000</w:t>
      </w:r>
      <w:r w:rsidR="00993AE9">
        <w:t xml:space="preserve"> for our ‘MCMCglmm’ models</w:t>
      </w:r>
      <w:r w:rsidR="00D26731">
        <w:t xml:space="preserve">. </w:t>
      </w:r>
      <w:r w:rsidR="00064B0D">
        <w:t>All models were checked for proper</w:t>
      </w:r>
      <w:r w:rsidR="00D26731">
        <w:t xml:space="preserve"> mixing and </w:t>
      </w:r>
      <w:r w:rsidR="00993AE9">
        <w:t xml:space="preserve">convergence </w:t>
      </w:r>
      <w:r w:rsidR="00D26731">
        <w:t xml:space="preserve">by visually inspecting trace plots and ensuring </w:t>
      </w:r>
      <w:r w:rsidR="00F574C3">
        <w:t xml:space="preserve">scale reduction factors </w:t>
      </w:r>
      <w:del w:id="130" w:author="fonti.kar@gmail.com" w:date="2019-01-11T10:52:00Z">
        <w:r w:rsidR="00F574C3" w:rsidDel="005E6483">
          <w:delText xml:space="preserve">(i.e. </w:delText>
        </w:r>
        <w:r w:rsidR="008734E7" w:rsidDel="005E6483">
          <w:delText>Rhat values</w:delText>
        </w:r>
        <w:r w:rsidR="00F574C3" w:rsidDel="005E6483">
          <w:delText>)</w:delText>
        </w:r>
        <w:r w:rsidR="008734E7" w:rsidDel="005E6483">
          <w:delText xml:space="preserve"> </w:delText>
        </w:r>
      </w:del>
      <w:r w:rsidR="008734E7">
        <w:t xml:space="preserve">are </w:t>
      </w:r>
      <w:r w:rsidR="005A51A9">
        <w:t xml:space="preserve">smaller </w:t>
      </w:r>
      <w:r w:rsidR="008734E7">
        <w:t>than 1.1</w:t>
      </w:r>
      <w:r w:rsidR="00D26731">
        <w:t xml:space="preserve">. We also checked whether our chains were </w:t>
      </w:r>
      <w:r w:rsidR="005A51A9">
        <w:t xml:space="preserve">not </w:t>
      </w:r>
      <w:r w:rsidR="00D26731">
        <w:t xml:space="preserve">autocorrelated. </w:t>
      </w:r>
      <w:r w:rsidR="008019DE">
        <w:t xml:space="preserve">We present </w:t>
      </w:r>
      <w:ins w:id="131" w:author="fonti.kar@gmail.com" w:date="2019-01-11T10:52:00Z">
        <w:r w:rsidR="00A36975">
          <w:t xml:space="preserve">pooled </w:t>
        </w:r>
      </w:ins>
      <w:r w:rsidR="008019DE">
        <w:t xml:space="preserve">posterior means and their 95% credible intervals. </w:t>
      </w:r>
      <w:r w:rsidR="00993AE9">
        <w:t>Below, we present our model structure</w:t>
      </w:r>
      <w:r w:rsidR="00665994">
        <w:t>s</w:t>
      </w:r>
      <w:r w:rsidR="00993AE9">
        <w:t xml:space="preserve"> following </w:t>
      </w:r>
      <w:r w:rsidR="003F1CB2">
        <w:rPr>
          <w:rFonts w:eastAsiaTheme="minorHAnsi"/>
          <w:lang w:val="en-US"/>
        </w:rPr>
        <w:fldChar w:fldCharType="begin"/>
      </w:r>
      <w:r w:rsidR="002905E1">
        <w:rPr>
          <w:rFonts w:eastAsiaTheme="minorHAnsi"/>
          <w:lang w:val="en-US"/>
        </w:rPr>
        <w:instrText xml:space="preserve"> ADDIN PAPERS2_CITATIONS &lt;citation&gt;&lt;priority&gt;42&lt;/priority&gt;&lt;uuid&gt;4E1CC27B-9659-442B-BD23-E81D563118FF&lt;/uuid&gt;&lt;publications&gt;&lt;publication&gt;&lt;subtype&gt;400&lt;/subtype&gt;&lt;title&gt;How to make models add up — a primer on GLMMs&lt;/title&gt;&lt;url&gt;http://byrneslab.net/classes/biol607/readings/O'Hara_2009_glmm.pdf&lt;/url&gt;&lt;volume&gt;46&lt;/volume&gt;&lt;publication_date&gt;99200904301200000000222000&lt;/publication_date&gt;&lt;uuid&gt;EAFE49D7-3AAE-461F-9CD1-A30E3864F20D&lt;/uuid&gt;&lt;type&gt;400&lt;/type&gt;&lt;startpage&gt;124&lt;/startpage&gt;&lt;endpage&gt;137&lt;/endpage&gt;&lt;bundle&gt;&lt;publication&gt;&lt;title&gt;Annales Zoologic Fennici&lt;/title&gt;&lt;uuid&gt;4BCE152B-B2B1-4F55-9F7A-ED9F51DD3215&lt;/uuid&gt;&lt;subtype&gt;-100&lt;/subtype&gt;&lt;type&gt;-100&lt;/type&gt;&lt;/publication&gt;&lt;/bundle&gt;&lt;authors&gt;&lt;author&gt;&lt;lastName&gt;O'Hara&lt;/lastName&gt;&lt;firstName&gt;Robert&lt;/firstName&gt;&lt;middleNames&gt;B&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O'Hara </w:t>
      </w:r>
      <w:ins w:id="132" w:author="fonti.kar@gmail.com" w:date="2019-01-11T10:52:00Z">
        <w:r w:rsidR="005E6483">
          <w:rPr>
            <w:rFonts w:eastAsiaTheme="minorHAnsi"/>
            <w:lang w:val="en-US"/>
          </w:rPr>
          <w:t>(</w:t>
        </w:r>
      </w:ins>
      <w:r w:rsidR="004F268B">
        <w:rPr>
          <w:rFonts w:eastAsiaTheme="minorHAnsi"/>
          <w:lang w:val="en-US"/>
        </w:rPr>
        <w:t>2009</w:t>
      </w:r>
      <w:ins w:id="133" w:author="fonti.kar@gmail.com" w:date="2019-01-11T10:52:00Z">
        <w:r w:rsidR="005E6483">
          <w:rPr>
            <w:rFonts w:eastAsiaTheme="minorHAnsi"/>
            <w:lang w:val="en-US"/>
          </w:rPr>
          <w:t>)</w:t>
        </w:r>
      </w:ins>
      <w:del w:id="134" w:author="fonti.kar@gmail.com" w:date="2019-01-11T10:52:00Z">
        <w:r w:rsidR="006C1800" w:rsidDel="005E6483">
          <w:rPr>
            <w:rFonts w:eastAsiaTheme="minorHAnsi"/>
            <w:lang w:val="en-US"/>
          </w:rPr>
          <w:delText xml:space="preserve"> </w:delText>
        </w:r>
      </w:del>
      <w:r w:rsidR="003F1CB2">
        <w:rPr>
          <w:rFonts w:eastAsiaTheme="minorHAnsi"/>
          <w:lang w:val="en-US"/>
        </w:rPr>
        <w:fldChar w:fldCharType="end"/>
      </w:r>
      <w:del w:id="135" w:author="fonti.kar@gmail.com" w:date="2019-01-11T10:52:00Z">
        <w:r w:rsidR="00993AE9" w:rsidDel="005E6483">
          <w:delText>(see code for further details)</w:delText>
        </w:r>
      </w:del>
      <w:r w:rsidR="00993AE9">
        <w:t>.</w:t>
      </w:r>
    </w:p>
    <w:p w14:paraId="02AA062E" w14:textId="4D0B78AB" w:rsidR="009A5C4A" w:rsidRDefault="009A5C4A" w:rsidP="006237AE">
      <w:pPr>
        <w:pStyle w:val="Heading2"/>
        <w:spacing w:line="360" w:lineRule="auto"/>
      </w:pPr>
      <w:r>
        <w:t>Repeatability of thermal reaction norms</w:t>
      </w:r>
    </w:p>
    <w:p w14:paraId="1C19BE03" w14:textId="5A61E780" w:rsidR="00022081" w:rsidRPr="00D770C2" w:rsidRDefault="008C0D71" w:rsidP="006237AE">
      <w:pPr>
        <w:spacing w:line="360" w:lineRule="auto"/>
        <w:rPr>
          <w:rPrChange w:id="136" w:author="fonti.kar@gmail.com" w:date="2019-01-11T10:53:00Z">
            <w:rPr>
              <w:lang w:val="en-AU"/>
            </w:rPr>
          </w:rPrChange>
        </w:rPr>
      </w:pPr>
      <w:r>
        <w:rPr>
          <w:lang w:val="en-AU"/>
        </w:rPr>
        <w:t>We used function-valued and character state approaches to</w:t>
      </w:r>
      <w:r w:rsidR="000674C8">
        <w:rPr>
          <w:lang w:val="en-AU"/>
        </w:rPr>
        <w:t xml:space="preserve"> quantif</w:t>
      </w:r>
      <w:r>
        <w:rPr>
          <w:lang w:val="en-AU"/>
        </w:rPr>
        <w:t>y</w:t>
      </w:r>
      <w:r w:rsidR="000674C8">
        <w:rPr>
          <w:lang w:val="en-AU"/>
        </w:rPr>
        <w:t xml:space="preserve"> the repeatability of </w:t>
      </w:r>
      <w:r w:rsidR="00062760" w:rsidRPr="00522F48">
        <w:rPr>
          <w:lang w:val="en-AU"/>
        </w:rPr>
        <w:t>thermal reaction norms</w:t>
      </w:r>
      <w:ins w:id="137" w:author="fonti.kar@gmail.com" w:date="2019-01-11T10:52:00Z">
        <w:r w:rsidR="00D770C2">
          <w:rPr>
            <w:lang w:val="en-AU"/>
          </w:rPr>
          <w:t xml:space="preserve"> in metabolism</w:t>
        </w:r>
      </w:ins>
      <w:r w:rsidR="000674C8" w:rsidRPr="00522F48">
        <w:rPr>
          <w:lang w:val="en-AU"/>
        </w:rPr>
        <w:t xml:space="preserve"> t</w:t>
      </w:r>
      <w:r w:rsidR="00635411" w:rsidRPr="00522F48">
        <w:rPr>
          <w:lang w:val="en-AU"/>
        </w:rPr>
        <w:t xml:space="preserve">o determine </w:t>
      </w:r>
      <w:r w:rsidR="00061FC5" w:rsidRPr="00522F48">
        <w:rPr>
          <w:lang w:val="en-AU"/>
        </w:rPr>
        <w:t xml:space="preserve">whether </w:t>
      </w:r>
      <w:r w:rsidR="00B025F1" w:rsidRPr="00522F48">
        <w:rPr>
          <w:lang w:val="en-AU"/>
        </w:rPr>
        <w:t xml:space="preserve">they differed </w:t>
      </w:r>
      <w:r w:rsidR="00635411" w:rsidRPr="00522F48">
        <w:rPr>
          <w:lang w:val="en-AU"/>
        </w:rPr>
        <w:t>consistent</w:t>
      </w:r>
      <w:r w:rsidR="00B025F1" w:rsidRPr="00522F48">
        <w:rPr>
          <w:lang w:val="en-AU"/>
        </w:rPr>
        <w:t>ly</w:t>
      </w:r>
      <w:r w:rsidR="00635411" w:rsidRPr="00522F48">
        <w:rPr>
          <w:lang w:val="en-AU"/>
        </w:rPr>
        <w:t xml:space="preserve"> </w:t>
      </w:r>
      <w:r w:rsidR="00B025F1" w:rsidRPr="00522F48">
        <w:rPr>
          <w:lang w:val="en-AU"/>
        </w:rPr>
        <w:t xml:space="preserve">among </w:t>
      </w:r>
      <w:r w:rsidR="00635411" w:rsidRPr="00522F48">
        <w:rPr>
          <w:lang w:val="en-AU"/>
        </w:rPr>
        <w:t>individual</w:t>
      </w:r>
      <w:r w:rsidR="00B025F1" w:rsidRPr="00522F48">
        <w:rPr>
          <w:lang w:val="en-AU"/>
        </w:rPr>
        <w:t>s.</w:t>
      </w:r>
      <w:r w:rsidR="000674C8" w:rsidRPr="00522F48">
        <w:rPr>
          <w:lang w:val="en-AU"/>
        </w:rPr>
        <w:t xml:space="preserve"> </w:t>
      </w:r>
      <w:ins w:id="138" w:author="fonti.kar@gmail.com" w:date="2019-01-11T10:53:00Z">
        <w:r w:rsidR="00D770C2">
          <w:rPr>
            <w:lang w:val="en-AU"/>
          </w:rPr>
          <w:t>All function-valued models were run using ‘MCMCglmm’, while the character-state model were run using ‘brms’.</w:t>
        </w:r>
        <w:r w:rsidR="00D770C2" w:rsidRPr="00522F48">
          <w:rPr>
            <w:lang w:val="en-AU"/>
          </w:rPr>
          <w:t xml:space="preserve"> </w:t>
        </w:r>
      </w:ins>
      <w:r w:rsidR="00522F48" w:rsidRPr="00522F48">
        <w:rPr>
          <w:lang w:val="en-AU"/>
        </w:rPr>
        <w:t>In all ou</w:t>
      </w:r>
      <w:r w:rsidR="005A51A9">
        <w:rPr>
          <w:lang w:val="en-AU"/>
        </w:rPr>
        <w:t>r</w:t>
      </w:r>
      <w:r w:rsidR="00522F48" w:rsidRPr="00522F48">
        <w:rPr>
          <w:lang w:val="en-AU"/>
        </w:rPr>
        <w:t xml:space="preserve"> repeatability models, </w:t>
      </w:r>
      <w:r w:rsidR="000A2877">
        <w:rPr>
          <w:lang w:val="en-AU"/>
        </w:rPr>
        <w:t xml:space="preserve">metabolic rate and temperature </w:t>
      </w:r>
      <w:r w:rsidR="006F2452">
        <w:rPr>
          <w:lang w:val="en-AU"/>
        </w:rPr>
        <w:t xml:space="preserve">were </w:t>
      </w:r>
      <w:r w:rsidR="000A2877">
        <w:rPr>
          <w:lang w:val="en-AU"/>
        </w:rPr>
        <w:t xml:space="preserve">log-transformed, </w:t>
      </w:r>
      <w:r w:rsidR="00522F48" w:rsidRPr="00522F48">
        <w:t>body mass was first log-transformed and then z-transformed</w:t>
      </w:r>
      <w:r w:rsidR="00035262">
        <w:t xml:space="preserve"> (mean of 0 and sd of 1)</w:t>
      </w:r>
      <w:r w:rsidR="007976CB">
        <w:rPr>
          <w:lang w:val="en-AU"/>
        </w:rPr>
        <w:t>.</w:t>
      </w:r>
      <w:r>
        <w:t xml:space="preserve"> </w:t>
      </w:r>
      <w:r w:rsidR="007E4C94">
        <w:t>Given that</w:t>
      </w:r>
      <w:r w:rsidR="00DB1CEB">
        <w:t xml:space="preserve"> the reaction norm of the same individual can change throughout the ten sampling sessions of the experiment, we coded a </w:t>
      </w:r>
      <w:r w:rsidR="00DB1CEB">
        <w:rPr>
          <w:lang w:val="en-AU"/>
        </w:rPr>
        <w:t xml:space="preserve">‘series ID’ </w:t>
      </w:r>
      <w:r w:rsidR="00DB1CEB">
        <w:t>random effect</w:t>
      </w:r>
      <w:r w:rsidR="00DB1CEB" w:rsidRPr="00DB1CEB">
        <w:rPr>
          <w:lang w:val="en-AU"/>
        </w:rPr>
        <w:t xml:space="preserve"> </w:t>
      </w:r>
      <w:r w:rsidR="00DB1CEB">
        <w:rPr>
          <w:lang w:val="en-AU"/>
        </w:rPr>
        <w:t>in our</w:t>
      </w:r>
      <w:r w:rsidR="00DB1CEB" w:rsidRPr="00522F48">
        <w:rPr>
          <w:lang w:val="en-AU"/>
        </w:rPr>
        <w:t xml:space="preserve"> function-valued models</w:t>
      </w:r>
      <w:r w:rsidR="00DB1CEB">
        <w:t xml:space="preserve"> </w:t>
      </w:r>
      <w:r w:rsidR="000A2877">
        <w:t>to</w:t>
      </w:r>
      <w:r>
        <w:t xml:space="preserve"> account for variation in individual reaction norms </w:t>
      </w:r>
      <w:r w:rsidR="00DB1CEB">
        <w:t xml:space="preserve">within-individual and among </w:t>
      </w:r>
      <w:r>
        <w:t>sampling sessions</w:t>
      </w:r>
      <w:r w:rsidR="00DB1CEB">
        <w:rPr>
          <w:lang w:val="en-AU"/>
        </w:rPr>
        <w:t xml:space="preserve">. This </w:t>
      </w:r>
      <w:r w:rsidR="000A2877">
        <w:t xml:space="preserve">categorical variable denotes a unique combination of individual IDs and the sampling session IDs </w:t>
      </w:r>
      <w:r w:rsidR="00DB1CEB">
        <w:t xml:space="preserve">and is assigned to every measurement that pertains to a given individual in a given sampling session. For example, </w:t>
      </w:r>
      <w:r w:rsidR="000A2877">
        <w:t>ID001</w:t>
      </w:r>
      <w:r w:rsidR="00DB1CEB">
        <w:t xml:space="preserve"> was measured at six temperatures in s</w:t>
      </w:r>
      <w:r w:rsidR="000A2877">
        <w:t>ession</w:t>
      </w:r>
      <w:r w:rsidR="00DB1CEB">
        <w:t xml:space="preserve"> five, its six measurements will be assigned the series ID of ID005_session5. </w:t>
      </w:r>
      <w:del w:id="139" w:author="fonti.kar@gmail.com" w:date="2019-01-11T10:53:00Z">
        <w:r w:rsidR="00DB1CEB" w:rsidDel="00F44D48">
          <w:delText>This allows us to assess variation among sessions</w:delText>
        </w:r>
        <w:r w:rsidR="00070243" w:rsidDel="00F44D48">
          <w:delText xml:space="preserve">, </w:delText>
        </w:r>
        <w:r w:rsidR="00DB1CEB" w:rsidDel="00F44D48">
          <w:delText xml:space="preserve">within same individual throughout the course of the experiment. </w:delText>
        </w:r>
      </w:del>
      <w:r w:rsidR="00DB1CEB">
        <w:t>S</w:t>
      </w:r>
      <w:r w:rsidR="000A2877">
        <w:t xml:space="preserve">ee provided code and </w:t>
      </w:r>
      <w:r w:rsidR="006D3483">
        <w:rPr>
          <w:rFonts w:eastAsiaTheme="minorHAnsi"/>
          <w:lang w:val="en-US"/>
        </w:rPr>
        <w:fldChar w:fldCharType="begin"/>
      </w:r>
      <w:r w:rsidR="002905E1">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6D3483">
        <w:rPr>
          <w:rFonts w:eastAsiaTheme="minorHAnsi"/>
          <w:lang w:val="en-US"/>
        </w:rPr>
        <w:fldChar w:fldCharType="separate"/>
      </w:r>
      <w:r w:rsidR="004F268B">
        <w:rPr>
          <w:rFonts w:eastAsiaTheme="minorHAnsi"/>
          <w:lang w:val="en-US"/>
        </w:rPr>
        <w:t>Araya-Ajoy, Mathot &amp; Dingemanse 2015</w:t>
      </w:r>
      <w:r w:rsidR="006D3483">
        <w:rPr>
          <w:rFonts w:eastAsiaTheme="minorHAnsi"/>
          <w:lang w:val="en-US"/>
        </w:rPr>
        <w:fldChar w:fldCharType="end"/>
      </w:r>
      <w:r w:rsidR="00070243">
        <w:rPr>
          <w:rFonts w:eastAsiaTheme="minorHAnsi"/>
          <w:lang w:val="en-US"/>
        </w:rPr>
        <w:t xml:space="preserve"> </w:t>
      </w:r>
      <w:r w:rsidR="000A2877">
        <w:t xml:space="preserve">for </w:t>
      </w:r>
      <w:r w:rsidR="00070243">
        <w:t>in depth explanation</w:t>
      </w:r>
      <w:r w:rsidR="000A2877">
        <w:t>)</w:t>
      </w:r>
    </w:p>
    <w:p w14:paraId="4C077DA6" w14:textId="06557315" w:rsidR="009A5C4A" w:rsidRDefault="00062760" w:rsidP="006237AE">
      <w:pPr>
        <w:pStyle w:val="Heading2"/>
        <w:spacing w:line="360" w:lineRule="auto"/>
      </w:pPr>
      <w:r>
        <w:t xml:space="preserve">Reaction norm </w:t>
      </w:r>
      <w:r w:rsidR="007B47C1">
        <w:t>i</w:t>
      </w:r>
      <w:r w:rsidR="009A5C4A">
        <w:t xml:space="preserve">ntercept – average </w:t>
      </w:r>
      <w:ins w:id="140" w:author="fonti.kar@gmail.com" w:date="2019-01-11T10:54:00Z">
        <w:r w:rsidR="00F44D48">
          <w:t xml:space="preserve">metabolic </w:t>
        </w:r>
      </w:ins>
      <w:r w:rsidR="009A5C4A">
        <w:t>response</w:t>
      </w:r>
      <w:ins w:id="141" w:author="fonti.kar@gmail.com" w:date="2019-01-11T10:54:00Z">
        <w:r w:rsidR="007F690D">
          <w:t xml:space="preserve"> at each temperature</w:t>
        </w:r>
      </w:ins>
    </w:p>
    <w:p w14:paraId="620E05CE" w14:textId="7C651972" w:rsidR="007F690D" w:rsidRDefault="003662EC" w:rsidP="006237AE">
      <w:pPr>
        <w:spacing w:line="360" w:lineRule="auto"/>
        <w:rPr>
          <w:ins w:id="142" w:author="fonti.kar@gmail.com" w:date="2019-01-11T10:59:00Z"/>
          <w:lang w:val="en-AU"/>
        </w:rPr>
      </w:pPr>
      <w:r>
        <w:rPr>
          <w:lang w:val="en-AU"/>
        </w:rPr>
        <w:t xml:space="preserve">Repeatable </w:t>
      </w:r>
      <w:ins w:id="143" w:author="fonti.kar@gmail.com" w:date="2019-01-11T12:19:00Z">
        <w:r w:rsidR="00D2715B">
          <w:rPr>
            <w:lang w:val="en-AU"/>
          </w:rPr>
          <w:t xml:space="preserve">reaction norm </w:t>
        </w:r>
      </w:ins>
      <w:r>
        <w:rPr>
          <w:lang w:val="en-AU"/>
        </w:rPr>
        <w:t xml:space="preserve">intercepts </w:t>
      </w:r>
      <w:del w:id="144" w:author="fonti.kar@gmail.com" w:date="2019-01-11T10:58:00Z">
        <w:r w:rsidR="0047378A" w:rsidDel="007F690D">
          <w:rPr>
            <w:lang w:val="en-AU"/>
          </w:rPr>
          <w:delText>describe</w:delText>
        </w:r>
        <w:r w:rsidDel="007F690D">
          <w:rPr>
            <w:lang w:val="en-AU"/>
          </w:rPr>
          <w:delText xml:space="preserve"> whether</w:delText>
        </w:r>
      </w:del>
      <w:ins w:id="145" w:author="fonti.kar@gmail.com" w:date="2019-01-11T10:58:00Z">
        <w:r w:rsidR="007F690D">
          <w:rPr>
            <w:lang w:val="en-AU"/>
          </w:rPr>
          <w:t>indicate that</w:t>
        </w:r>
      </w:ins>
      <w:r>
        <w:rPr>
          <w:lang w:val="en-AU"/>
        </w:rPr>
        <w:t xml:space="preserve"> </w:t>
      </w:r>
      <w:r w:rsidR="000674C8">
        <w:rPr>
          <w:lang w:val="en-AU"/>
        </w:rPr>
        <w:t>individuals’ average metabolic rate var</w:t>
      </w:r>
      <w:r w:rsidR="00215C7E">
        <w:rPr>
          <w:lang w:val="en-AU"/>
        </w:rPr>
        <w:t>y</w:t>
      </w:r>
      <w:r w:rsidR="000674C8">
        <w:rPr>
          <w:lang w:val="en-AU"/>
        </w:rPr>
        <w:t xml:space="preserve"> consistently</w:t>
      </w:r>
      <w:r>
        <w:rPr>
          <w:lang w:val="en-AU"/>
        </w:rPr>
        <w:t xml:space="preserve"> at a particular temperature. </w:t>
      </w:r>
      <w:ins w:id="146" w:author="fonti.kar@gmail.com" w:date="2019-01-11T12:12:00Z">
        <w:r w:rsidR="00A14E03">
          <w:rPr>
            <w:lang w:val="en-AU"/>
          </w:rPr>
          <w:t xml:space="preserve">Typically, the intercept represents the average trait value when </w:t>
        </w:r>
      </w:ins>
      <w:ins w:id="147" w:author="fonti.kar@gmail.com" w:date="2019-01-11T12:19:00Z">
        <w:r w:rsidR="00D2715B">
          <w:rPr>
            <w:lang w:val="en-AU"/>
          </w:rPr>
          <w:t>x</w:t>
        </w:r>
      </w:ins>
      <w:ins w:id="148" w:author="fonti.kar@gmail.com" w:date="2019-01-11T12:12:00Z">
        <w:r w:rsidR="00A14E03">
          <w:rPr>
            <w:lang w:val="en-AU"/>
          </w:rPr>
          <w:t xml:space="preserve"> = 0 (i.e. </w:t>
        </w:r>
      </w:ins>
      <w:ins w:id="149" w:author="fonti.kar@gmail.com" w:date="2019-01-11T12:19:00Z">
        <w:r w:rsidR="00D2715B">
          <w:rPr>
            <w:lang w:val="en-AU"/>
          </w:rPr>
          <w:t>lo</w:t>
        </w:r>
      </w:ins>
      <w:ins w:id="150" w:author="fonti.kar@gmail.com" w:date="2019-01-11T12:20:00Z">
        <w:r w:rsidR="00D2715B">
          <w:rPr>
            <w:lang w:val="en-AU"/>
          </w:rPr>
          <w:t>g temperature = 0</w:t>
        </w:r>
      </w:ins>
      <w:ins w:id="151" w:author="fonti.kar@gmail.com" w:date="2019-01-11T12:12:00Z">
        <w:r w:rsidR="00A14E03">
          <w:rPr>
            <w:lang w:val="en-AU"/>
          </w:rPr>
          <w:t>)</w:t>
        </w:r>
      </w:ins>
      <w:ins w:id="152" w:author="fonti.kar@gmail.com" w:date="2019-01-11T12:13:00Z">
        <w:r w:rsidR="00A14E03">
          <w:rPr>
            <w:lang w:val="en-AU"/>
          </w:rPr>
          <w:t xml:space="preserve">. </w:t>
        </w:r>
      </w:ins>
      <w:ins w:id="153" w:author="fonti.kar@gmail.com" w:date="2019-01-11T12:15:00Z">
        <w:r w:rsidR="00BA3E91">
          <w:rPr>
            <w:lang w:val="en-AU"/>
          </w:rPr>
          <w:t xml:space="preserve">We compared three methods of calculating </w:t>
        </w:r>
      </w:ins>
      <w:ins w:id="154" w:author="fonti.kar@gmail.com" w:date="2019-01-11T12:19:00Z">
        <w:r w:rsidR="00D2715B">
          <w:rPr>
            <w:lang w:val="en-AU"/>
          </w:rPr>
          <w:t xml:space="preserve">adjusted </w:t>
        </w:r>
      </w:ins>
      <w:ins w:id="155" w:author="fonti.kar@gmail.com" w:date="2019-01-11T12:15:00Z">
        <w:r w:rsidR="00BA3E91">
          <w:rPr>
            <w:lang w:val="en-AU"/>
          </w:rPr>
          <w:t>repeatability of the intercept</w:t>
        </w:r>
      </w:ins>
      <w:ins w:id="156" w:author="fonti.kar@gmail.com" w:date="2019-01-11T12:19:00Z">
        <w:r w:rsidR="00D2715B">
          <w:rPr>
            <w:lang w:val="en-AU"/>
          </w:rPr>
          <w:t xml:space="preserve"> (</w:t>
        </w:r>
      </w:ins>
      <w:ins w:id="157" w:author="fonti.kar@gmail.com" w:date="2019-01-11T12:43:00Z">
        <w:r w:rsidR="0002538D">
          <w:rPr>
            <w:lang w:val="en-AU"/>
          </w:rPr>
          <w:t>herea</w:t>
        </w:r>
      </w:ins>
      <w:ins w:id="158" w:author="fonti.kar@gmail.com" w:date="2019-01-11T12:44:00Z">
        <w:r w:rsidR="0002538D">
          <w:rPr>
            <w:lang w:val="en-AU"/>
          </w:rPr>
          <w:t xml:space="preserve">fter referred to as ‘repeatability’, </w:t>
        </w:r>
      </w:ins>
      <w:ins w:id="159" w:author="fonti.kar@gmail.com" w:date="2019-01-11T12:19:00Z">
        <w:r w:rsidR="00D2715B">
          <w:rPr>
            <w:rFonts w:eastAsiaTheme="minorHAnsi"/>
            <w:lang w:val="en-US"/>
          </w:rPr>
          <w:t>Nakagawa &amp; Schielzeth 2010</w:t>
        </w:r>
        <w:r w:rsidR="00D2715B">
          <w:rPr>
            <w:lang w:val="en-AU"/>
          </w:rPr>
          <w:t>)</w:t>
        </w:r>
      </w:ins>
      <w:ins w:id="160" w:author="fonti.kar@gmail.com" w:date="2019-01-11T12:15:00Z">
        <w:r w:rsidR="00BA3E91">
          <w:rPr>
            <w:lang w:val="en-AU"/>
          </w:rPr>
          <w:t>.</w:t>
        </w:r>
      </w:ins>
    </w:p>
    <w:p w14:paraId="69AC131D" w14:textId="2F69A6AA" w:rsidR="009A003D" w:rsidRDefault="00A14E03" w:rsidP="006237AE">
      <w:pPr>
        <w:spacing w:line="360" w:lineRule="auto"/>
        <w:rPr>
          <w:lang w:val="en-AU"/>
        </w:rPr>
      </w:pPr>
      <w:ins w:id="161" w:author="fonti.kar@gmail.com" w:date="2019-01-11T12:14:00Z">
        <w:r>
          <w:rPr>
            <w:lang w:val="en-AU"/>
          </w:rPr>
          <w:lastRenderedPageBreak/>
          <w:t xml:space="preserve">The first </w:t>
        </w:r>
      </w:ins>
      <w:ins w:id="162" w:author="fonti.kar@gmail.com" w:date="2019-01-11T12:30:00Z">
        <w:r w:rsidR="00AB527C">
          <w:rPr>
            <w:lang w:val="en-AU"/>
          </w:rPr>
          <w:t xml:space="preserve">function-valued </w:t>
        </w:r>
      </w:ins>
      <w:ins w:id="163" w:author="fonti.kar@gmail.com" w:date="2019-01-11T12:14:00Z">
        <w:r>
          <w:rPr>
            <w:lang w:val="en-AU"/>
          </w:rPr>
          <w:t xml:space="preserve">method involves </w:t>
        </w:r>
      </w:ins>
      <w:del w:id="164" w:author="fonti.kar@gmail.com" w:date="2019-01-11T10:56:00Z">
        <w:r w:rsidR="0047378A" w:rsidDel="007F690D">
          <w:rPr>
            <w:lang w:val="en-AU"/>
          </w:rPr>
          <w:delText>W</w:delText>
        </w:r>
        <w:r w:rsidR="00635411" w:rsidDel="007F690D">
          <w:rPr>
            <w:lang w:val="en-AU"/>
          </w:rPr>
          <w:delText xml:space="preserve">e </w:delText>
        </w:r>
        <w:r w:rsidR="0047378A" w:rsidDel="007F690D">
          <w:rPr>
            <w:lang w:val="en-AU"/>
          </w:rPr>
          <w:delText xml:space="preserve">first </w:delText>
        </w:r>
        <w:r w:rsidR="00635411" w:rsidDel="007F690D">
          <w:rPr>
            <w:lang w:val="en-AU"/>
          </w:rPr>
          <w:delText>used</w:delText>
        </w:r>
        <w:r w:rsidR="00B675E6" w:rsidDel="007F690D">
          <w:rPr>
            <w:lang w:val="en-AU"/>
          </w:rPr>
          <w:delText xml:space="preserve"> </w:delText>
        </w:r>
        <w:r w:rsidR="00783EA1" w:rsidDel="007F690D">
          <w:rPr>
            <w:lang w:val="en-AU"/>
          </w:rPr>
          <w:delText xml:space="preserve">function-valued </w:delText>
        </w:r>
        <w:r w:rsidR="000674C8" w:rsidDel="007F690D">
          <w:rPr>
            <w:lang w:val="en-AU"/>
          </w:rPr>
          <w:delText xml:space="preserve">models </w:delText>
        </w:r>
        <w:r w:rsidR="00B675E6" w:rsidDel="007F690D">
          <w:rPr>
            <w:lang w:val="en-AU"/>
          </w:rPr>
          <w:delText>to estimate the repeatability of the intercept of individual reaction norms. This class of model</w:delText>
        </w:r>
        <w:r w:rsidR="00035262" w:rsidDel="007F690D">
          <w:rPr>
            <w:lang w:val="en-AU"/>
          </w:rPr>
          <w:delText>s</w:delText>
        </w:r>
        <w:r w:rsidR="00B675E6" w:rsidDel="007F690D">
          <w:rPr>
            <w:lang w:val="en-AU"/>
          </w:rPr>
          <w:delText xml:space="preserve"> </w:delText>
        </w:r>
        <w:r w:rsidR="00783EA1" w:rsidDel="007F690D">
          <w:rPr>
            <w:lang w:val="en-AU"/>
          </w:rPr>
          <w:delText xml:space="preserve">assumes that the intercept </w:delText>
        </w:r>
        <w:r w:rsidR="00B675E6" w:rsidDel="007F690D">
          <w:rPr>
            <w:lang w:val="en-AU"/>
          </w:rPr>
          <w:delText xml:space="preserve">covaries with </w:delText>
        </w:r>
        <w:r w:rsidR="00783EA1" w:rsidDel="007F690D">
          <w:rPr>
            <w:lang w:val="en-AU"/>
          </w:rPr>
          <w:delText xml:space="preserve">the slope of the </w:delText>
        </w:r>
        <w:r w:rsidR="000674C8" w:rsidDel="007F690D">
          <w:rPr>
            <w:lang w:val="en-AU"/>
          </w:rPr>
          <w:delText xml:space="preserve">linear </w:delText>
        </w:r>
        <w:r w:rsidR="00783EA1" w:rsidDel="007F690D">
          <w:rPr>
            <w:lang w:val="en-AU"/>
          </w:rPr>
          <w:delText xml:space="preserve">reaction norm. </w:delText>
        </w:r>
      </w:del>
      <w:del w:id="165" w:author="fonti.kar@gmail.com" w:date="2019-01-11T10:58:00Z">
        <w:r w:rsidR="00783EA1" w:rsidDel="007F690D">
          <w:rPr>
            <w:lang w:val="en-AU"/>
          </w:rPr>
          <w:delText>T</w:delText>
        </w:r>
      </w:del>
      <w:del w:id="166" w:author="fonti.kar@gmail.com" w:date="2019-01-11T12:12:00Z">
        <w:r w:rsidR="00783EA1" w:rsidDel="00A14E03">
          <w:rPr>
            <w:lang w:val="en-AU"/>
          </w:rPr>
          <w:delText xml:space="preserve">he intercept represents the average trait value when log temperature = 0 (i.e. 1ºC), </w:delText>
        </w:r>
      </w:del>
      <w:del w:id="167" w:author="fonti.kar@gmail.com" w:date="2019-01-11T12:14:00Z">
        <w:r w:rsidR="00783EA1" w:rsidDel="00A14E03">
          <w:rPr>
            <w:lang w:val="en-AU"/>
          </w:rPr>
          <w:delText xml:space="preserve">however this can be </w:delText>
        </w:r>
      </w:del>
      <w:r w:rsidR="00783EA1">
        <w:rPr>
          <w:lang w:val="en-AU"/>
        </w:rPr>
        <w:t>set</w:t>
      </w:r>
      <w:ins w:id="168" w:author="fonti.kar@gmail.com" w:date="2019-01-11T12:14:00Z">
        <w:r>
          <w:rPr>
            <w:lang w:val="en-AU"/>
          </w:rPr>
          <w:t xml:space="preserve">ting the intercept </w:t>
        </w:r>
      </w:ins>
      <w:del w:id="169" w:author="fonti.kar@gmail.com" w:date="2019-01-11T12:14:00Z">
        <w:r w:rsidR="00783EA1" w:rsidDel="00A14E03">
          <w:rPr>
            <w:lang w:val="en-AU"/>
          </w:rPr>
          <w:delText xml:space="preserve"> </w:delText>
        </w:r>
      </w:del>
      <w:del w:id="170" w:author="fonti.kar@gmail.com" w:date="2019-01-11T10:56:00Z">
        <w:r w:rsidR="00783EA1" w:rsidDel="007F690D">
          <w:rPr>
            <w:lang w:val="en-AU"/>
          </w:rPr>
          <w:delText xml:space="preserve">at a </w:delText>
        </w:r>
        <w:r w:rsidR="000674C8" w:rsidDel="007F690D">
          <w:rPr>
            <w:lang w:val="en-AU"/>
          </w:rPr>
          <w:delText>biologically</w:delText>
        </w:r>
      </w:del>
      <w:ins w:id="171" w:author="fonti.kar@gmail.com" w:date="2019-01-11T12:14:00Z">
        <w:r>
          <w:rPr>
            <w:lang w:val="en-AU"/>
          </w:rPr>
          <w:t>at</w:t>
        </w:r>
      </w:ins>
      <w:ins w:id="172" w:author="fonti.kar@gmail.com" w:date="2019-01-11T10:56:00Z">
        <w:r w:rsidR="007F690D">
          <w:rPr>
            <w:lang w:val="en-AU"/>
          </w:rPr>
          <w:t xml:space="preserve"> a</w:t>
        </w:r>
      </w:ins>
      <w:r w:rsidR="000674C8">
        <w:rPr>
          <w:lang w:val="en-AU"/>
        </w:rPr>
        <w:t xml:space="preserve"> relevant</w:t>
      </w:r>
      <w:r w:rsidR="00783EA1">
        <w:rPr>
          <w:lang w:val="en-AU"/>
        </w:rPr>
        <w:t xml:space="preserve"> temperature by mean-centering</w:t>
      </w:r>
      <w:del w:id="173" w:author="fonti.kar@gmail.com" w:date="2019-01-11T10:56:00Z">
        <w:r w:rsidR="0047378A" w:rsidDel="007F690D">
          <w:rPr>
            <w:lang w:val="en-AU"/>
          </w:rPr>
          <w:delText xml:space="preserve"> at a given temperature of interest</w:delText>
        </w:r>
      </w:del>
      <w:r w:rsidR="00783EA1">
        <w:rPr>
          <w:lang w:val="en-AU"/>
        </w:rPr>
        <w:t>.</w:t>
      </w:r>
      <w:del w:id="174" w:author="fonti.kar@gmail.com" w:date="2019-01-11T10:58:00Z">
        <w:r w:rsidR="00783EA1" w:rsidDel="007F690D">
          <w:rPr>
            <w:lang w:val="en-AU"/>
          </w:rPr>
          <w:delText xml:space="preserve"> </w:delText>
        </w:r>
        <w:r w:rsidR="00041169" w:rsidDel="007F690D">
          <w:rPr>
            <w:lang w:val="en-AU"/>
          </w:rPr>
          <w:delText xml:space="preserve">Using </w:delText>
        </w:r>
        <w:r w:rsidR="00124150" w:rsidDel="007F690D">
          <w:rPr>
            <w:lang w:val="en-AU"/>
          </w:rPr>
          <w:delText>‘</w:delText>
        </w:r>
        <w:r w:rsidR="00041169" w:rsidDel="007F690D">
          <w:rPr>
            <w:lang w:val="en-AU"/>
          </w:rPr>
          <w:delText>MCMCglmm</w:delText>
        </w:r>
        <w:r w:rsidR="00124150" w:rsidDel="007F690D">
          <w:rPr>
            <w:lang w:val="en-AU"/>
          </w:rPr>
          <w:delText>’</w:delText>
        </w:r>
        <w:r w:rsidR="00041169" w:rsidDel="007F690D">
          <w:rPr>
            <w:lang w:val="en-AU"/>
          </w:rPr>
          <w:delText>,</w:delText>
        </w:r>
      </w:del>
      <w:r w:rsidR="00041169">
        <w:rPr>
          <w:lang w:val="en-AU"/>
        </w:rPr>
        <w:t xml:space="preserve"> </w:t>
      </w:r>
      <w:ins w:id="175" w:author="fonti.kar@gmail.com" w:date="2019-01-11T12:16:00Z">
        <w:r w:rsidR="00BA3E91">
          <w:rPr>
            <w:lang w:val="en-AU"/>
          </w:rPr>
          <w:t xml:space="preserve">We fitted six models, each centered on a different measurement temperature </w:t>
        </w:r>
      </w:ins>
      <w:ins w:id="176" w:author="fonti.kar@gmail.com" w:date="2019-01-11T12:35:00Z">
        <w:r w:rsidR="000C7B8A">
          <w:rPr>
            <w:lang w:val="en-AU"/>
          </w:rPr>
          <w:t>with the following structure</w:t>
        </w:r>
      </w:ins>
      <w:ins w:id="177" w:author="fonti.kar@gmail.com" w:date="2019-01-11T12:16:00Z">
        <w:r w:rsidR="00BA3E91">
          <w:rPr>
            <w:lang w:val="en-AU"/>
          </w:rPr>
          <w:t>,</w:t>
        </w:r>
      </w:ins>
      <w:del w:id="178" w:author="fonti.kar@gmail.com" w:date="2019-01-11T12:15:00Z">
        <w:r w:rsidR="00041169" w:rsidDel="00BA3E91">
          <w:rPr>
            <w:lang w:val="en-AU"/>
          </w:rPr>
          <w:delText>w</w:delText>
        </w:r>
      </w:del>
      <w:del w:id="179" w:author="fonti.kar@gmail.com" w:date="2019-01-11T12:16:00Z">
        <w:r w:rsidR="00783EA1" w:rsidDel="00BA3E91">
          <w:rPr>
            <w:lang w:val="en-AU"/>
          </w:rPr>
          <w:delText>e fitted six models to estimate the repeatability of the intercept at each measuremen</w:delText>
        </w:r>
        <w:r w:rsidR="009A003D" w:rsidDel="00BA3E91">
          <w:rPr>
            <w:lang w:val="en-AU"/>
          </w:rPr>
          <w:delText>t temperature where</w:delText>
        </w:r>
      </w:del>
    </w:p>
    <w:p w14:paraId="7C5FBE3E" w14:textId="633CECC1" w:rsidR="0080379C" w:rsidRDefault="00F042A0" w:rsidP="006237AE">
      <w:pPr>
        <w:spacing w:line="36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9A003D">
        <w:rPr>
          <w:lang w:val="en-AU"/>
        </w:rPr>
        <w:t xml:space="preserve"> </w:t>
      </w:r>
      <w:r w:rsidR="00124150">
        <w:rPr>
          <w:lang w:val="en-AU"/>
        </w:rPr>
        <w:t>~</w:t>
      </w:r>
      <w:r w:rsidR="009A003D">
        <w:rPr>
          <w:lang w:val="en-AU"/>
        </w:rPr>
        <w:t xml:space="preserve"> logTemp</w:t>
      </w:r>
      <w:r w:rsidR="009A003D" w:rsidRPr="009A003D">
        <w:rPr>
          <w:vertAlign w:val="subscript"/>
          <w:lang w:val="en-AU"/>
        </w:rPr>
        <w:t>cen</w:t>
      </w:r>
      <w:r w:rsidR="009A003D">
        <w:rPr>
          <w:lang w:val="en-AU"/>
        </w:rPr>
        <w:t xml:space="preserve"> + </w:t>
      </w:r>
      <w:r w:rsidR="009A003D" w:rsidRPr="0052268C">
        <w:rPr>
          <w:lang w:val="en-AU"/>
        </w:rPr>
        <w:t xml:space="preserve">zlogBodyMass </w:t>
      </w:r>
      <w:r w:rsidR="009A003D">
        <w:rPr>
          <w:lang w:val="en-AU"/>
        </w:rPr>
        <w:t>+ logPriorTemp</w:t>
      </w:r>
      <w:r w:rsidR="00783EA1">
        <w:rPr>
          <w:lang w:val="en-AU"/>
        </w:rPr>
        <w:t xml:space="preserve"> </w:t>
      </w:r>
      <w:r w:rsidR="009A003D">
        <w:rPr>
          <w:lang w:val="en-AU"/>
        </w:rPr>
        <w:t>+ (</w:t>
      </w:r>
      <w:r w:rsidR="00124150">
        <w:rPr>
          <w:lang w:val="en-AU"/>
        </w:rPr>
        <w:t xml:space="preserve">1+ </w:t>
      </w:r>
      <w:r w:rsidR="009A003D">
        <w:rPr>
          <w:lang w:val="en-AU"/>
        </w:rPr>
        <w:t>logTemp</w:t>
      </w:r>
      <w:r w:rsidR="009A003D" w:rsidRPr="009A003D">
        <w:rPr>
          <w:vertAlign w:val="subscript"/>
          <w:lang w:val="en-AU"/>
        </w:rPr>
        <w:t>cen</w:t>
      </w:r>
      <w:r w:rsidR="00124150">
        <w:rPr>
          <w:vertAlign w:val="subscript"/>
          <w:lang w:val="en-AU"/>
        </w:rPr>
        <w:t xml:space="preserve"> </w:t>
      </w:r>
      <w:r w:rsidR="00124150">
        <w:rPr>
          <w:lang w:val="en-AU"/>
        </w:rPr>
        <w:t>| ID</w:t>
      </w:r>
      <w:r w:rsidR="009A003D">
        <w:rPr>
          <w:lang w:val="en-AU"/>
        </w:rPr>
        <w:t xml:space="preserve">) + </w:t>
      </w:r>
      <w:r w:rsidR="00124150">
        <w:rPr>
          <w:lang w:val="en-AU"/>
        </w:rPr>
        <w:t>(1+ logTemp</w:t>
      </w:r>
      <w:r w:rsidR="00124150" w:rsidRPr="009A003D">
        <w:rPr>
          <w:vertAlign w:val="subscript"/>
          <w:lang w:val="en-AU"/>
        </w:rPr>
        <w:t>cen</w:t>
      </w:r>
      <w:r w:rsidR="00124150">
        <w:rPr>
          <w:vertAlign w:val="subscript"/>
          <w:lang w:val="en-AU"/>
        </w:rPr>
        <w:t xml:space="preserve"> </w:t>
      </w:r>
      <w:r w:rsidR="00124150">
        <w:rPr>
          <w:lang w:val="en-AU"/>
        </w:rPr>
        <w:t>| seriesID)</w:t>
      </w:r>
    </w:p>
    <w:p w14:paraId="21DA4F6D" w14:textId="5B2374F9" w:rsidR="00CC4CBA" w:rsidRDefault="009A003D" w:rsidP="006237AE">
      <w:pPr>
        <w:pStyle w:val="Thesisnormal"/>
        <w:spacing w:line="360" w:lineRule="auto"/>
      </w:pPr>
      <w:r>
        <w:t xml:space="preserve">where </w:t>
      </w:r>
      <w:r w:rsidR="00F042A0">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F042A0">
        <w:t xml:space="preserve"> log-transformed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F6E7D">
        <w:t>,</w:t>
      </w:r>
      <w:r w:rsidR="00F042A0">
        <w:t xml:space="preserve"> </w:t>
      </w:r>
      <w:r>
        <w:t>logTemp</w:t>
      </w:r>
      <w:r w:rsidRPr="009A003D">
        <w:rPr>
          <w:vertAlign w:val="subscript"/>
        </w:rPr>
        <w:t>cen</w:t>
      </w:r>
      <w:r>
        <w:t xml:space="preserve"> is </w:t>
      </w:r>
      <w:r w:rsidR="00CF6E7D">
        <w:t xml:space="preserve">the mean-centered </w:t>
      </w:r>
      <w:r w:rsidR="000674C8">
        <w:t xml:space="preserve">log temperature in degrees </w:t>
      </w:r>
      <w:r w:rsidR="0033702C">
        <w:t>Celsius</w:t>
      </w:r>
      <w:r w:rsidR="000674C8">
        <w:t xml:space="preserve"> </w:t>
      </w:r>
      <w:r>
        <w:t xml:space="preserve">at </w:t>
      </w:r>
      <w:r w:rsidR="000674C8">
        <w:t>a given measurement</w:t>
      </w:r>
      <w:r>
        <w:t xml:space="preserve"> temperature so that the intercept represents the average </w:t>
      </w:r>
      <w:r w:rsidR="00F042A0">
        <w:t>response</w:t>
      </w:r>
      <w:r>
        <w:t xml:space="preserve"> at </w:t>
      </w:r>
      <w:r w:rsidR="00CF6E7D">
        <w:t>given log measurement</w:t>
      </w:r>
      <w:r>
        <w:t xml:space="preserve"> temperature</w:t>
      </w:r>
      <w:r w:rsidR="00456409">
        <w:t>. For example</w:t>
      </w:r>
      <w:ins w:id="180" w:author="fonti.kar@gmail.com" w:date="2019-01-08T16:02:00Z">
        <w:r w:rsidR="00A22440">
          <w:t>,</w:t>
        </w:r>
      </w:ins>
      <w:r w:rsidR="00456409">
        <w:t xml:space="preserve"> if a model is centered at log(22ºC) the logTempcen value</w:t>
      </w:r>
      <w:r w:rsidR="00F042A0">
        <w:rPr>
          <w:vertAlign w:val="subscript"/>
        </w:rPr>
        <w:t xml:space="preserve"> </w:t>
      </w:r>
      <w:r>
        <w:t>= 0</w:t>
      </w:r>
      <w:r w:rsidR="00F042A0">
        <w:t xml:space="preserve">, </w:t>
      </w:r>
      <w:r w:rsidR="00456409">
        <w:t xml:space="preserve">and value for </w:t>
      </w:r>
      <w:r w:rsidR="00F042A0">
        <w:t>log(24ºC)</w:t>
      </w:r>
      <w:r w:rsidR="00456409">
        <w:t xml:space="preserve"> </w:t>
      </w:r>
      <w:r w:rsidR="00F042A0" w:rsidRPr="00456409">
        <w:t>centered at 22ºC</w:t>
      </w:r>
      <w:r w:rsidR="00F042A0">
        <w:t xml:space="preserve"> = 0.09</w:t>
      </w:r>
      <w:r w:rsidR="00456409">
        <w:t xml:space="preserve"> (see data for more details)</w:t>
      </w:r>
      <w:r w:rsidR="00CF6E7D">
        <w:t>,</w:t>
      </w:r>
      <w:r w:rsidR="00F042A0">
        <w:t xml:space="preserve"> zlogBodyMass is log-transformed body mass that is t</w:t>
      </w:r>
      <w:r w:rsidR="00CF6E7D">
        <w:t xml:space="preserve">hen subsequently z-transformed, </w:t>
      </w:r>
      <w:r w:rsidR="00F042A0">
        <w:t>logPriorTemp is log-transformed previous temperature</w:t>
      </w:r>
      <w:r w:rsidR="008B6BBC">
        <w:t xml:space="preserve">. </w:t>
      </w:r>
      <w:ins w:id="181" w:author="fonti.kar@gmail.com" w:date="2019-01-11T12:18:00Z">
        <w:r w:rsidR="00D65915">
          <w:t>I</w:t>
        </w:r>
      </w:ins>
      <w:del w:id="182" w:author="fonti.kar@gmail.com" w:date="2019-01-11T12:18:00Z">
        <w:r w:rsidR="008B6BBC" w:rsidDel="00D65915">
          <w:delText>We fitted i</w:delText>
        </w:r>
      </w:del>
      <w:r w:rsidR="008B6BBC">
        <w:t xml:space="preserve">ndividual ID </w:t>
      </w:r>
      <w:r w:rsidR="00124150">
        <w:t xml:space="preserve">and series ID </w:t>
      </w:r>
      <w:ins w:id="183" w:author="fonti.kar@gmail.com" w:date="2019-01-11T12:18:00Z">
        <w:r w:rsidR="00D65915">
          <w:t xml:space="preserve">were included </w:t>
        </w:r>
      </w:ins>
      <w:r w:rsidR="008B6BBC">
        <w:t>as random intercept</w:t>
      </w:r>
      <w:r w:rsidR="00124150">
        <w:t>s</w:t>
      </w:r>
      <w:r w:rsidR="008B6BBC">
        <w:t xml:space="preserve"> and logTempcen as random slope</w:t>
      </w:r>
      <w:r w:rsidR="00124150">
        <w:t>s</w:t>
      </w:r>
      <w:r w:rsidR="00D16557">
        <w:t xml:space="preserve">. </w:t>
      </w:r>
      <w:del w:id="184" w:author="fonti.kar@gmail.com" w:date="2019-01-11T12:17:00Z">
        <w:r w:rsidR="00CC4CBA" w:rsidDel="00D65915">
          <w:delText>For each of these models, we calculated a</w:delText>
        </w:r>
      </w:del>
      <w:del w:id="185" w:author="fonti.kar@gmail.com" w:date="2019-01-11T12:44:00Z">
        <w:r w:rsidR="00CC4CBA" w:rsidDel="0002538D">
          <w:delText xml:space="preserve">djusted </w:delText>
        </w:r>
      </w:del>
      <w:ins w:id="186" w:author="fonti.kar@gmail.com" w:date="2019-01-11T12:44:00Z">
        <w:r w:rsidR="0002538D">
          <w:t>R</w:t>
        </w:r>
      </w:ins>
      <w:del w:id="187" w:author="fonti.kar@gmail.com" w:date="2019-01-11T12:44:00Z">
        <w:r w:rsidR="00CC4CBA" w:rsidDel="0002538D">
          <w:delText>r</w:delText>
        </w:r>
      </w:del>
      <w:r w:rsidR="00CC4CBA">
        <w:t xml:space="preserve">epeatability </w:t>
      </w:r>
      <w:r w:rsidR="002E5143">
        <w:t>(eq</w:t>
      </w:r>
      <w:ins w:id="188" w:author="fonti.kar@gmail.com" w:date="2019-01-11T12:16:00Z">
        <w:r w:rsidR="00547CE4">
          <w:t>uatio</w:t>
        </w:r>
      </w:ins>
      <w:r w:rsidR="002E5143">
        <w:t>n 2)</w:t>
      </w:r>
      <w:r w:rsidR="00CC4CBA">
        <w:t xml:space="preserve"> of the intercept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C4CBA" w:rsidRPr="009260E9">
        <w:t xml:space="preserve"> </w:t>
      </w:r>
      <w:r w:rsidR="00CC4CBA">
        <w:t xml:space="preserve">at each measurement temperature following </w:t>
      </w:r>
      <w:r w:rsidR="00CC4CBA">
        <w:fldChar w:fldCharType="begin"/>
      </w:r>
      <w:r w:rsidR="002905E1">
        <w:instrText xml:space="preserve"> ADDIN PAPERS2_CITATIONS &lt;citation&gt;&lt;priority&gt;0&lt;/priority&gt;&lt;uuid&gt;D9B60392-7928-4B23-8B61-3257861C7B27&lt;/uuid&gt;&lt;publications&gt;&lt;publication&gt;&lt;subtype&gt;400&lt;/subtype&gt;&lt;title&gt;An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CC4CBA">
        <w:fldChar w:fldCharType="separate"/>
      </w:r>
      <w:r w:rsidR="004F268B">
        <w:rPr>
          <w:rFonts w:eastAsiaTheme="minorHAnsi"/>
          <w:lang w:val="en-US"/>
        </w:rPr>
        <w:t xml:space="preserve">Araya-Ajoy </w:t>
      </w:r>
      <w:r w:rsidR="004F268B">
        <w:rPr>
          <w:rFonts w:eastAsiaTheme="minorHAnsi"/>
          <w:i/>
          <w:iCs/>
          <w:lang w:val="en-US"/>
        </w:rPr>
        <w:t>et al.</w:t>
      </w:r>
      <w:r w:rsidR="004F268B">
        <w:rPr>
          <w:rFonts w:eastAsiaTheme="minorHAnsi"/>
          <w:lang w:val="en-US"/>
        </w:rPr>
        <w:t xml:space="preserve"> 2015</w:t>
      </w:r>
      <w:r w:rsidR="00CC4CBA">
        <w:fldChar w:fldCharType="end"/>
      </w:r>
      <w:ins w:id="189" w:author="fonti.kar@gmail.com" w:date="2019-01-11T12:16:00Z">
        <w:r w:rsidR="00547CE4">
          <w:t>.</w:t>
        </w:r>
      </w:ins>
      <w:del w:id="190" w:author="fonti.kar@gmail.com" w:date="2019-01-11T12:16:00Z">
        <w:r w:rsidR="007976CB" w:rsidDel="00547CE4">
          <w:delText>,</w:delText>
        </w:r>
        <w:r w:rsidR="002E5143" w:rsidDel="00547CE4">
          <w:delText xml:space="preserve"> </w:delText>
        </w:r>
        <w:r w:rsidR="00CC4CBA" w:rsidDel="00547CE4">
          <w:delText>using the entire posterior distributions of the relevant variance components:</w:delText>
        </w:r>
      </w:del>
    </w:p>
    <w:p w14:paraId="0FB7F123" w14:textId="376EB568" w:rsidR="00CC4CBA" w:rsidRPr="00FC045C" w:rsidRDefault="00CC4CBA" w:rsidP="006237AE">
      <w:pPr>
        <w:pStyle w:val="Thesisnormal"/>
        <w:spacing w:line="360" w:lineRule="auto"/>
        <w:ind w:firstLine="720"/>
        <w:rPr>
          <w:rFonts w:cs="Times New Roman"/>
        </w:rPr>
      </w:pPr>
      <w:r>
        <w:t>Eq</w:t>
      </w:r>
      <w:ins w:id="191" w:author="fonti.kar@gmail.com" w:date="2019-01-11T12:17:00Z">
        <w:r w:rsidR="00547CE4">
          <w:t>uatio</w:t>
        </w:r>
      </w:ins>
      <w:r>
        <w:t>n 2:</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den>
          </m:f>
        </m:oMath>
      </m:oMathPara>
    </w:p>
    <w:p w14:paraId="510BD884" w14:textId="7EE0F482" w:rsidR="00A46B5C" w:rsidRDefault="00066B5C" w:rsidP="006237AE">
      <w:pPr>
        <w:pStyle w:val="Thesisnormal"/>
        <w:spacing w:line="360" w:lineRule="auto"/>
      </w:pPr>
      <w:r>
        <w:t xml:space="preserve">where </w:t>
      </w:r>
      <m:oMath>
        <m:sSub>
          <m:sSubPr>
            <m:ctrlPr>
              <w:rPr>
                <w:rFonts w:ascii="Cambria Math" w:hAnsi="Cambria Math" w:cs="Times New Roman"/>
                <w:i/>
              </w:rPr>
            </m:ctrlPr>
          </m:sSubPr>
          <m:e>
            <m:r>
              <w:rPr>
                <w:rFonts w:ascii="Cambria Math" w:hAnsi="Cambria Math" w:cs="Times New Roman"/>
              </w:rPr>
              <m:t>R</m:t>
            </m:r>
          </m:e>
          <m:sub>
            <m:r>
              <w:ins w:id="192" w:author="fonti.kar@gmail.com" w:date="2019-01-11T12:18:00Z">
                <w:rPr>
                  <w:rFonts w:ascii="Cambria Math" w:hAnsi="Cambria Math" w:cs="Times New Roman"/>
                </w:rPr>
                <m:t>intercept at T</m:t>
              </w:ins>
            </m:r>
            <m:r>
              <w:del w:id="193" w:author="fonti.kar@gmail.com" w:date="2019-01-11T12:18:00Z">
                <w:rPr>
                  <w:rFonts w:ascii="Cambria Math" w:hAnsi="Cambria Math" w:cs="Times New Roman"/>
                </w:rPr>
                <m:t>T</m:t>
              </w:del>
            </m:r>
          </m:sub>
        </m:sSub>
      </m:oMath>
      <w:r>
        <w:t xml:space="preserve"> is the repeatability estimate for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Pr>
          <w:vertAlign w:val="subscript"/>
        </w:rPr>
        <w:t xml:space="preserve"> </w:t>
      </w:r>
      <w:r>
        <w:t xml:space="preserve">at a particular temperature; </w:t>
      </w:r>
      <w:r w:rsidRPr="00510A57">
        <w:rPr>
          <w:i/>
        </w:rPr>
        <w:t>V</w:t>
      </w:r>
      <w:r w:rsidRPr="00510A57">
        <w:rPr>
          <w:i/>
          <w:vertAlign w:val="subscript"/>
        </w:rPr>
        <w:t>ind0</w:t>
      </w:r>
      <w:r w:rsidRPr="00510A57">
        <w:t xml:space="preserve"> </w:t>
      </w:r>
      <w:r>
        <w:t xml:space="preserve">is the individual intercept and </w:t>
      </w:r>
      <w:r w:rsidRPr="00510A57">
        <w:rPr>
          <w:i/>
        </w:rPr>
        <w:t>V</w:t>
      </w:r>
      <w:r w:rsidRPr="00510A57">
        <w:rPr>
          <w:i/>
          <w:vertAlign w:val="subscript"/>
        </w:rPr>
        <w:t>series0</w:t>
      </w:r>
      <w:r w:rsidRPr="00510A57">
        <w:t xml:space="preserve"> </w:t>
      </w:r>
      <w:r>
        <w:t xml:space="preserve">is the series intercept. </w:t>
      </w:r>
      <w:r w:rsidR="00A46B5C">
        <w:t xml:space="preserve">To assess how repeatability of the intercept changed over the course of our study, we </w:t>
      </w:r>
      <w:r w:rsidR="002E5143">
        <w:t xml:space="preserve">also </w:t>
      </w:r>
      <w:r w:rsidR="00A46B5C">
        <w:t xml:space="preserve">calculated ‘short term’ and ‘long term’ adjusted repeatability </w:t>
      </w:r>
      <w:r w:rsidR="0033702C">
        <w:t xml:space="preserve">according to </w:t>
      </w:r>
      <w:r w:rsidR="00A46B5C">
        <w:fldChar w:fldCharType="begin"/>
      </w:r>
      <w:r w:rsidR="002905E1">
        <w:instrText xml:space="preserve"> ADDIN PAPERS2_CITATIONS &lt;citation&gt;&lt;priority&gt;0&lt;/priority&gt;&lt;uuid&gt;2D00AA0F-5E30-48B1-AE1C-F94C9C88111D&lt;/uuid&gt;&lt;publications&gt;&lt;publication&gt;&lt;subtype&gt;400&lt;/subtype&gt;&lt;title&gt;An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A46B5C">
        <w:fldChar w:fldCharType="separate"/>
      </w:r>
      <w:r w:rsidR="004F268B">
        <w:rPr>
          <w:rFonts w:eastAsiaTheme="minorHAnsi"/>
          <w:lang w:val="en-US"/>
        </w:rPr>
        <w:t xml:space="preserve">Araya-Ajoy </w:t>
      </w:r>
      <w:r w:rsidR="004F268B">
        <w:rPr>
          <w:rFonts w:eastAsiaTheme="minorHAnsi"/>
          <w:i/>
          <w:iCs/>
          <w:lang w:val="en-US"/>
        </w:rPr>
        <w:t>et al.</w:t>
      </w:r>
      <w:r w:rsidR="004F268B">
        <w:rPr>
          <w:rFonts w:eastAsiaTheme="minorHAnsi"/>
          <w:lang w:val="en-US"/>
        </w:rPr>
        <w:t xml:space="preserve"> 2015</w:t>
      </w:r>
      <w:r w:rsidR="00A46B5C">
        <w:fldChar w:fldCharType="end"/>
      </w:r>
      <w:r w:rsidR="00A46B5C">
        <w:t>.</w:t>
      </w:r>
      <w:r w:rsidR="00A46B5C" w:rsidRPr="00A46B5C">
        <w:t xml:space="preserve"> </w:t>
      </w:r>
    </w:p>
    <w:p w14:paraId="389CEBBC" w14:textId="22828AC2" w:rsidR="004F6D6B" w:rsidRPr="002B44E0" w:rsidRDefault="004F6D6B" w:rsidP="006237AE">
      <w:pPr>
        <w:pStyle w:val="Thesisnormal"/>
        <w:spacing w:line="360" w:lineRule="auto"/>
        <w:ind w:firstLine="720"/>
      </w:pPr>
      <w:r>
        <w:t>E</w:t>
      </w:r>
      <w:r w:rsidRPr="002B44E0">
        <w:t>q</w:t>
      </w:r>
      <w:ins w:id="194" w:author="fonti.kar@gmail.com" w:date="2019-01-11T12:25:00Z">
        <w:r w:rsidR="00DD1F37">
          <w:t>uatio</w:t>
        </w:r>
      </w:ins>
      <w:r w:rsidRPr="002B44E0">
        <w:t xml:space="preserve">n 4: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short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770C5865" w14:textId="27C8BAFF" w:rsidR="004F6D6B" w:rsidRPr="002B44E0" w:rsidRDefault="004F6D6B" w:rsidP="006237AE">
      <w:pPr>
        <w:pStyle w:val="Thesisnormal"/>
        <w:spacing w:line="360" w:lineRule="auto"/>
        <w:ind w:firstLine="720"/>
      </w:pPr>
      <w:r w:rsidRPr="002B44E0">
        <w:t>Eq</w:t>
      </w:r>
      <w:ins w:id="195" w:author="fonti.kar@gmail.com" w:date="2019-01-11T12:25:00Z">
        <w:r w:rsidR="00DD1F37">
          <w:t>uatio</w:t>
        </w:r>
      </w:ins>
      <w:r w:rsidRPr="002B44E0">
        <w:t>n 5:</w:t>
      </w:r>
    </w:p>
    <w:p w14:paraId="36382053" w14:textId="0CA9A073" w:rsidR="00A46B5C" w:rsidRPr="002B44E0" w:rsidRDefault="00CF421A" w:rsidP="006237AE">
      <w:pPr>
        <w:pStyle w:val="Thesisnormal"/>
        <w:spacing w:line="36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long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7D506172" w14:textId="506F7D42" w:rsidR="00356771" w:rsidRDefault="00A46B5C" w:rsidP="006237AE">
      <w:pPr>
        <w:pStyle w:val="Thesisnormal"/>
        <w:spacing w:line="360" w:lineRule="auto"/>
      </w:pPr>
      <w:r w:rsidRPr="002B44E0">
        <w:t xml:space="preserve">where </w:t>
      </w:r>
      <w:r w:rsidRPr="002B44E0">
        <w:rPr>
          <w:i/>
        </w:rPr>
        <w:t>V</w:t>
      </w:r>
      <w:r w:rsidRPr="002B44E0">
        <w:rPr>
          <w:i/>
          <w:vertAlign w:val="subscript"/>
        </w:rPr>
        <w:t>e0</w:t>
      </w:r>
      <w:r w:rsidRPr="002B44E0">
        <w:t xml:space="preserve"> is the residual variance. </w:t>
      </w:r>
      <w:r w:rsidR="002E5143" w:rsidRPr="002B44E0">
        <w:t>‘</w:t>
      </w:r>
      <w:r w:rsidRPr="002B44E0">
        <w:t>Short-term</w:t>
      </w:r>
      <w:r w:rsidR="002E5143" w:rsidRPr="002B44E0">
        <w:t>’</w:t>
      </w:r>
      <w:r w:rsidRPr="002B44E0">
        <w:t xml:space="preserve"> repeatability can be interpreted</w:t>
      </w:r>
      <w:r w:rsidRPr="00F82147">
        <w:t xml:space="preserve"> as </w:t>
      </w:r>
      <w:r>
        <w:t>among</w:t>
      </w:r>
      <w:r w:rsidRPr="00F82147">
        <w:t xml:space="preserve">-individual variation that includes both intrinsic differences between individuals as well as </w:t>
      </w:r>
      <w:r>
        <w:t xml:space="preserve">the </w:t>
      </w:r>
      <w:r w:rsidRPr="000A5A88">
        <w:t>effects</w:t>
      </w:r>
      <w:r>
        <w:t xml:space="preserve"> of the </w:t>
      </w:r>
      <w:r w:rsidRPr="00051898">
        <w:t>sampling session</w:t>
      </w:r>
      <w:r w:rsidRPr="00F82147">
        <w:t xml:space="preserve">. In contrast, </w:t>
      </w:r>
      <w:r w:rsidR="00035262">
        <w:t>‘</w:t>
      </w:r>
      <w:r w:rsidRPr="00F82147">
        <w:t>long-term</w:t>
      </w:r>
      <w:r w:rsidR="00035262">
        <w:t>’</w:t>
      </w:r>
      <w:r w:rsidRPr="00F82147">
        <w:t xml:space="preserve"> </w:t>
      </w:r>
      <w:r w:rsidRPr="00510A57">
        <w:t>repeatability is a more conservative measure and represents repeatability in the classic</w:t>
      </w:r>
      <w:r>
        <w:t>al</w:t>
      </w:r>
      <w:r w:rsidRPr="00F82147">
        <w:t xml:space="preserve"> sense, where phenotypic variation due sampling session</w:t>
      </w:r>
      <w:r w:rsidR="002E5143">
        <w:t xml:space="preserve"> is a</w:t>
      </w:r>
      <w:r>
        <w:t xml:space="preserve"> part of the total pool of variation in the data</w:t>
      </w:r>
      <w:r w:rsidRPr="00F82147">
        <w:t xml:space="preserve"> (i.e. in the denominator</w:t>
      </w:r>
      <w:r w:rsidRPr="00510A57">
        <w:t xml:space="preserve"> of the calculation</w:t>
      </w:r>
      <w:r w:rsidR="00356771">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&lt;citation&gt;&lt;priority&gt;48&lt;/priority&gt;&lt;uuid&gt;75B2800D-1E6E-40F5-B25F-852093141597&lt;/uuid&gt;&lt;publications&gt;&lt;publication&gt;&lt;subtype&gt;400&lt;/subtype&gt;&lt;title&gt;Repeatability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Nakagawa &amp; Schielzeth 2010)</w:t>
      </w:r>
      <w:r w:rsidR="003F1CB2">
        <w:rPr>
          <w:rFonts w:eastAsiaTheme="minorHAnsi"/>
          <w:lang w:val="en-US"/>
        </w:rPr>
        <w:fldChar w:fldCharType="end"/>
      </w:r>
      <w:r>
        <w:t>.</w:t>
      </w:r>
    </w:p>
    <w:p w14:paraId="523AB279" w14:textId="2B26B1C0" w:rsidR="00124150" w:rsidRDefault="00FF79AC" w:rsidP="006237AE">
      <w:pPr>
        <w:pStyle w:val="Thesisnormal"/>
        <w:spacing w:line="360" w:lineRule="auto"/>
        <w:ind w:firstLine="720"/>
      </w:pPr>
      <w:del w:id="196" w:author="fonti.kar@gmail.com" w:date="2019-01-11T12:21:00Z">
        <w:r w:rsidDel="00DD1F37">
          <w:delText>We also used</w:delText>
        </w:r>
      </w:del>
      <w:ins w:id="197" w:author="fonti.kar@gmail.com" w:date="2019-01-11T12:21:00Z">
        <w:r w:rsidR="00DD1F37">
          <w:t>The second</w:t>
        </w:r>
      </w:ins>
      <w:r>
        <w:t xml:space="preserve"> </w:t>
      </w:r>
      <w:ins w:id="198" w:author="fonti.kar@gmail.com" w:date="2019-01-11T12:30:00Z">
        <w:r w:rsidR="00AB527C">
          <w:t xml:space="preserve">function-valued </w:t>
        </w:r>
      </w:ins>
      <w:del w:id="199" w:author="fonti.kar@gmail.com" w:date="2019-01-11T12:22:00Z">
        <w:r w:rsidDel="00DD1F37">
          <w:delText>a</w:delText>
        </w:r>
        <w:r w:rsidR="00E92E28" w:rsidDel="00DD1F37">
          <w:delText xml:space="preserve">nother </w:delText>
        </w:r>
      </w:del>
      <w:r w:rsidR="00E92E28">
        <w:t xml:space="preserve">method </w:t>
      </w:r>
      <w:ins w:id="200" w:author="fonti.kar@gmail.com" w:date="2019-01-11T12:23:00Z">
        <w:r w:rsidR="00DD1F37">
          <w:t xml:space="preserve">requires deriving </w:t>
        </w:r>
      </w:ins>
      <w:ins w:id="201" w:author="fonti.kar@gmail.com" w:date="2019-01-11T12:25:00Z">
        <w:r w:rsidR="00B529F7">
          <w:t xml:space="preserve">‘conditional’ </w:t>
        </w:r>
      </w:ins>
      <w:del w:id="202" w:author="fonti.kar@gmail.com" w:date="2019-01-11T12:22:00Z">
        <w:r w:rsidR="00E92E28" w:rsidDel="00DD1F37">
          <w:delText xml:space="preserve">to </w:delText>
        </w:r>
      </w:del>
      <w:ins w:id="203" w:author="fonti.kar@gmail.com" w:date="2019-01-11T12:22:00Z">
        <w:r w:rsidR="00DD1F37">
          <w:t xml:space="preserve">repeatability </w:t>
        </w:r>
      </w:ins>
      <w:ins w:id="204" w:author="fonti.kar@gmail.com" w:date="2019-01-11T12:23:00Z">
        <w:r w:rsidR="00DD1F37">
          <w:t xml:space="preserve">of </w:t>
        </w:r>
      </w:ins>
      <w:ins w:id="205" w:author="fonti.kar@gmail.com" w:date="2019-01-11T12:22:00Z">
        <w:r w:rsidR="00DD1F37">
          <w:t>intercept</w:t>
        </w:r>
      </w:ins>
      <w:ins w:id="206" w:author="fonti.kar@gmail.com" w:date="2019-01-11T12:24:00Z">
        <w:r w:rsidR="00DD1F37">
          <w:t>s</w:t>
        </w:r>
      </w:ins>
      <w:ins w:id="207" w:author="fonti.kar@gmail.com" w:date="2019-01-11T12:22:00Z">
        <w:r w:rsidR="00DD1F37">
          <w:t xml:space="preserve"> at </w:t>
        </w:r>
        <w:r w:rsidR="00DD1F37" w:rsidRPr="00322DD9">
          <w:t>each temperature</w:t>
        </w:r>
        <w:r w:rsidR="00DD1F37">
          <w:t xml:space="preserve"> </w:t>
        </w:r>
      </w:ins>
      <w:ins w:id="208" w:author="fonti.kar@gmail.com" w:date="2019-01-11T12:23:00Z">
        <w:r w:rsidR="00DD1F37">
          <w:t>from the covariance of the intercept and slope</w:t>
        </w:r>
      </w:ins>
      <w:ins w:id="209" w:author="fonti.kar@gmail.com" w:date="2019-01-11T12:24:00Z">
        <w:r w:rsidR="00DD1F37">
          <w:t xml:space="preserve"> (</w:t>
        </w:r>
      </w:ins>
      <w:ins w:id="210" w:author="fonti.kar@gmail.com" w:date="2019-01-11T12:25:00Z">
        <w:r w:rsidR="00B529F7">
          <w:rPr>
            <w:rFonts w:eastAsiaTheme="minorHAnsi"/>
            <w:lang w:val="en-US"/>
          </w:rPr>
          <w:fldChar w:fldCharType="begin"/>
        </w:r>
        <w:r w:rsidR="00B529F7">
          <w:rPr>
            <w:rFonts w:eastAsiaTheme="minorHAnsi"/>
            <w:lang w:val="en-US"/>
          </w:rPr>
          <w:instrText xml:space="preserve"> ADDIN PAPERS2_CITATIONS &lt;citation&gt;&lt;priority&gt;49&lt;/priority&gt;&lt;uuid&gt;9A0CAB8E-EEAD-41EF-8B50-78910EE492B9&lt;/uuid&gt;&lt;publications&gt;&lt;publication&gt;&lt;subtype&gt;0&lt;/subtype&gt;&lt;place&gt;New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instrText>
        </w:r>
        <w:r w:rsidR="00B529F7">
          <w:rPr>
            <w:rFonts w:eastAsiaTheme="minorHAnsi"/>
            <w:lang w:val="en-US"/>
          </w:rPr>
          <w:fldChar w:fldCharType="separate"/>
        </w:r>
        <w:r w:rsidR="00B529F7">
          <w:rPr>
            <w:rFonts w:eastAsiaTheme="minorHAnsi"/>
            <w:lang w:val="en-US"/>
          </w:rPr>
          <w:t xml:space="preserve">Singer &amp; </w:t>
        </w:r>
        <w:r w:rsidR="00B529F7">
          <w:rPr>
            <w:rFonts w:eastAsiaTheme="minorHAnsi"/>
            <w:lang w:val="en-US"/>
          </w:rPr>
          <w:lastRenderedPageBreak/>
          <w:t>Willett 2003</w:t>
        </w:r>
        <w:r w:rsidR="00B529F7">
          <w:rPr>
            <w:rFonts w:eastAsiaTheme="minorHAnsi"/>
            <w:lang w:val="en-US"/>
          </w:rPr>
          <w:fldChar w:fldCharType="end"/>
        </w:r>
        <w:r w:rsidR="00B529F7">
          <w:rPr>
            <w:rFonts w:eastAsiaTheme="minorHAnsi"/>
            <w:lang w:val="en-US"/>
          </w:rPr>
          <w:t xml:space="preserve"> </w:t>
        </w:r>
        <w:r w:rsidR="00B529F7" w:rsidRPr="00322DD9">
          <w:t>and</w:t>
        </w:r>
        <w:r w:rsidR="00B529F7">
          <w:t xml:space="preserve"> </w:t>
        </w:r>
        <w:r w:rsidR="00B529F7">
          <w:rPr>
            <w:rFonts w:eastAsiaTheme="minorHAnsi"/>
            <w:lang w:val="en-US"/>
          </w:rPr>
          <w:fldChar w:fldCharType="begin"/>
        </w:r>
        <w:r w:rsidR="00B529F7">
          <w:rPr>
            <w:rFonts w:eastAsiaTheme="minorHAnsi"/>
            <w:lang w:val="en-US"/>
          </w:rPr>
          <w:instrText xml:space="preserve"> ADDIN PAPERS2_CITATIONS &lt;citation&gt;&lt;priority&gt;50&lt;/priority&gt;&lt;uuid&gt;AD792F94-0691-41C2-A42C-EB5DD2716DA0&lt;/uuid&gt;&lt;publications&gt;&lt;publication&gt;&lt;subtype&gt;400&lt;/subtype&gt;&lt;publisher&gt;Elsevier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s&gt;&lt;cites&gt;&lt;/cites&gt;&lt;/citation&gt;</w:instrText>
        </w:r>
        <w:r w:rsidR="00B529F7">
          <w:rPr>
            <w:rFonts w:eastAsiaTheme="minorHAnsi"/>
            <w:lang w:val="en-US"/>
          </w:rPr>
          <w:fldChar w:fldCharType="separate"/>
        </w:r>
        <w:r w:rsidR="00B529F7">
          <w:rPr>
            <w:rFonts w:eastAsiaTheme="minorHAnsi"/>
            <w:lang w:val="en-US"/>
          </w:rPr>
          <w:t>Briffa, Bridger &amp; Biro 2013</w:t>
        </w:r>
        <w:r w:rsidR="00B529F7">
          <w:rPr>
            <w:rFonts w:eastAsiaTheme="minorHAnsi"/>
            <w:lang w:val="en-US"/>
          </w:rPr>
          <w:fldChar w:fldCharType="end"/>
        </w:r>
      </w:ins>
      <w:del w:id="211" w:author="fonti.kar@gmail.com" w:date="2019-01-11T12:23:00Z">
        <w:r w:rsidR="00E92E28" w:rsidDel="00DD1F37">
          <w:delText>deriv</w:delText>
        </w:r>
      </w:del>
      <w:del w:id="212" w:author="fonti.kar@gmail.com" w:date="2019-01-11T12:22:00Z">
        <w:r w:rsidR="00E92E28" w:rsidDel="00DD1F37">
          <w:delText>e</w:delText>
        </w:r>
      </w:del>
      <w:del w:id="213" w:author="fonti.kar@gmail.com" w:date="2019-01-11T12:23:00Z">
        <w:r w:rsidDel="00DD1F37">
          <w:delText xml:space="preserve"> </w:delText>
        </w:r>
      </w:del>
      <w:del w:id="214" w:author="fonti.kar@gmail.com" w:date="2019-01-11T12:25:00Z">
        <w:r w:rsidDel="00B529F7">
          <w:delText>‘conditional’</w:delText>
        </w:r>
        <w:r w:rsidR="00E92E28" w:rsidDel="00B529F7">
          <w:delText xml:space="preserve"> repeatability</w:delText>
        </w:r>
      </w:del>
      <w:del w:id="215" w:author="fonti.kar@gmail.com" w:date="2019-01-11T12:24:00Z">
        <w:r w:rsidR="00E92E28" w:rsidDel="00DD1F37">
          <w:delText xml:space="preserve"> </w:delText>
        </w:r>
        <w:r w:rsidR="002E5143" w:rsidDel="00DD1F37">
          <w:delText>(</w:delText>
        </w:r>
      </w:del>
      <w:del w:id="216" w:author="fonti.kar@gmail.com" w:date="2019-01-11T12:25:00Z">
        <w:r w:rsidR="002E5143" w:rsidDel="00B529F7">
          <w:delText>eq</w:delText>
        </w:r>
        <w:r w:rsidR="002E5143" w:rsidDel="00DD1F37">
          <w:delText>n</w:delText>
        </w:r>
        <w:r w:rsidR="002E5143" w:rsidDel="00B529F7">
          <w:delText xml:space="preserve"> 6</w:delText>
        </w:r>
      </w:del>
      <w:r w:rsidR="002E5143">
        <w:t>)</w:t>
      </w:r>
      <w:del w:id="217" w:author="fonti.kar@gmail.com" w:date="2019-01-11T12:26:00Z">
        <w:r w:rsidR="00E92E28" w:rsidDel="00B529F7">
          <w:delText xml:space="preserve"> for </w:delText>
        </w:r>
      </w:del>
      <w:del w:id="218" w:author="fonti.kar@gmail.com" w:date="2019-01-11T12:22:00Z">
        <w:r w:rsidR="00E92E28" w:rsidDel="00DD1F37">
          <w:delText xml:space="preserve">intercept values at </w:delText>
        </w:r>
        <w:r w:rsidR="00E92E28" w:rsidRPr="00322DD9" w:rsidDel="00DD1F37">
          <w:delText>each</w:delText>
        </w:r>
        <w:r w:rsidRPr="00322DD9" w:rsidDel="00DD1F37">
          <w:delText xml:space="preserve"> temperature </w:delText>
        </w:r>
      </w:del>
      <w:del w:id="219" w:author="fonti.kar@gmail.com" w:date="2019-01-11T12:26:00Z">
        <w:r w:rsidRPr="00322DD9" w:rsidDel="00B529F7">
          <w:delText>following</w:delText>
        </w:r>
      </w:del>
      <w:del w:id="220" w:author="fonti.kar@gmail.com" w:date="2019-01-11T12:25:00Z">
        <w:r w:rsidRPr="00322DD9" w:rsidDel="00B529F7">
          <w:delText xml:space="preserve"> </w:delText>
        </w:r>
        <w:r w:rsidR="003F1CB2" w:rsidDel="00B529F7">
          <w:rPr>
            <w:rFonts w:eastAsiaTheme="minorHAnsi"/>
            <w:lang w:val="en-US"/>
          </w:rPr>
          <w:fldChar w:fldCharType="begin"/>
        </w:r>
        <w:r w:rsidR="002905E1" w:rsidDel="00B529F7">
          <w:rPr>
            <w:rFonts w:eastAsiaTheme="minorHAnsi"/>
            <w:lang w:val="en-US"/>
          </w:rPr>
          <w:delInstrText xml:space="preserve"> ADDIN PAPERS2_CITATIONS &lt;citation&gt;&lt;priority&gt;49&lt;/priority&gt;&lt;uuid&gt;9A0CAB8E-EEAD-41EF-8B50-78910EE492B9&lt;/uuid&gt;&lt;publications&gt;&lt;publication&gt;&lt;subtype&gt;0&lt;/subtype&gt;&lt;place&gt;New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delInstrText>
        </w:r>
        <w:r w:rsidR="003F1CB2" w:rsidDel="00B529F7">
          <w:rPr>
            <w:rFonts w:eastAsiaTheme="minorHAnsi"/>
            <w:lang w:val="en-US"/>
          </w:rPr>
          <w:fldChar w:fldCharType="separate"/>
        </w:r>
        <w:r w:rsidR="004F268B" w:rsidDel="00B529F7">
          <w:rPr>
            <w:rFonts w:eastAsiaTheme="minorHAnsi"/>
            <w:lang w:val="en-US"/>
          </w:rPr>
          <w:delText>Singer &amp; Willett 2003</w:delText>
        </w:r>
        <w:r w:rsidR="003F1CB2" w:rsidDel="00B529F7">
          <w:rPr>
            <w:rFonts w:eastAsiaTheme="minorHAnsi"/>
            <w:lang w:val="en-US"/>
          </w:rPr>
          <w:fldChar w:fldCharType="end"/>
        </w:r>
        <w:r w:rsidR="00127E8B" w:rsidDel="00B529F7">
          <w:rPr>
            <w:rFonts w:eastAsiaTheme="minorHAnsi"/>
            <w:lang w:val="en-US"/>
          </w:rPr>
          <w:delText xml:space="preserve"> </w:delText>
        </w:r>
        <w:r w:rsidR="002E5143" w:rsidRPr="00322DD9" w:rsidDel="00B529F7">
          <w:delText>and</w:delText>
        </w:r>
        <w:r w:rsidR="00356771" w:rsidDel="00B529F7">
          <w:delText xml:space="preserve"> </w:delText>
        </w:r>
        <w:r w:rsidR="003F1CB2" w:rsidDel="00B529F7">
          <w:rPr>
            <w:rFonts w:eastAsiaTheme="minorHAnsi"/>
            <w:lang w:val="en-US"/>
          </w:rPr>
          <w:fldChar w:fldCharType="begin"/>
        </w:r>
        <w:r w:rsidR="002905E1" w:rsidDel="00B529F7">
          <w:rPr>
            <w:rFonts w:eastAsiaTheme="minorHAnsi"/>
            <w:lang w:val="en-US"/>
          </w:rPr>
          <w:delInstrText xml:space="preserve"> ADDIN PAPERS2_CITATIONS &lt;citation&gt;&lt;priority&gt;50&lt;/priority&gt;&lt;uuid&gt;AD792F94-0691-41C2-A42C-EB5DD2716DA0&lt;/uuid&gt;&lt;publications&gt;&lt;publication&gt;&lt;subtype&gt;400&lt;/subtype&gt;&lt;publisher&gt;Elsevier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s&gt;&lt;cites&gt;&lt;/cites&gt;&lt;/citation&gt;</w:delInstrText>
        </w:r>
        <w:r w:rsidR="003F1CB2" w:rsidDel="00B529F7">
          <w:rPr>
            <w:rFonts w:eastAsiaTheme="minorHAnsi"/>
            <w:lang w:val="en-US"/>
          </w:rPr>
          <w:fldChar w:fldCharType="separate"/>
        </w:r>
        <w:r w:rsidR="004F268B" w:rsidDel="00B529F7">
          <w:rPr>
            <w:rFonts w:eastAsiaTheme="minorHAnsi"/>
            <w:lang w:val="en-US"/>
          </w:rPr>
          <w:delText>Briffa, Bridger &amp; Biro 2013</w:delText>
        </w:r>
        <w:r w:rsidR="003F1CB2" w:rsidDel="00B529F7">
          <w:rPr>
            <w:rFonts w:eastAsiaTheme="minorHAnsi"/>
            <w:lang w:val="en-US"/>
          </w:rPr>
          <w:fldChar w:fldCharType="end"/>
        </w:r>
      </w:del>
      <w:r w:rsidRPr="00322DD9">
        <w:t xml:space="preserve">. </w:t>
      </w:r>
      <w:r w:rsidR="00384470">
        <w:t>To the best of our knowledge, the</w:t>
      </w:r>
      <w:ins w:id="221" w:author="fonti.kar@gmail.com" w:date="2019-01-11T12:26:00Z">
        <w:r w:rsidR="00AB527C">
          <w:t xml:space="preserve"> </w:t>
        </w:r>
      </w:ins>
      <w:del w:id="222" w:author="fonti.kar@gmail.com" w:date="2019-01-11T12:26:00Z">
        <w:r w:rsidR="00384470" w:rsidDel="00B529F7">
          <w:delText xml:space="preserve"> </w:delText>
        </w:r>
      </w:del>
      <w:r w:rsidR="00384470">
        <w:t>method to derive ‘conditional’ repeatability has not been extended to multiple random effects.</w:t>
      </w:r>
      <w:ins w:id="223" w:author="fonti.kar@gmail.com" w:date="2019-01-11T12:31:00Z">
        <w:r w:rsidR="00AB527C">
          <w:t xml:space="preserve"> We therefore,</w:t>
        </w:r>
      </w:ins>
      <w:del w:id="224" w:author="fonti.kar@gmail.com" w:date="2019-01-11T12:31:00Z">
        <w:r w:rsidR="00384470" w:rsidDel="00AB527C">
          <w:delText xml:space="preserve"> </w:delText>
        </w:r>
      </w:del>
      <w:ins w:id="225" w:author="fonti.kar@gmail.com" w:date="2019-01-11T12:27:00Z">
        <w:r w:rsidR="00AB527C" w:rsidRPr="00322DD9">
          <w:t xml:space="preserve"> fitted </w:t>
        </w:r>
      </w:ins>
      <w:ins w:id="226" w:author="fonti.kar@gmail.com" w:date="2019-01-11T12:29:00Z">
        <w:r w:rsidR="00AB527C">
          <w:t xml:space="preserve">a </w:t>
        </w:r>
      </w:ins>
      <w:ins w:id="227" w:author="fonti.kar@gmail.com" w:date="2019-01-11T12:27:00Z">
        <w:r w:rsidR="00AB527C" w:rsidRPr="00322DD9">
          <w:t>model</w:t>
        </w:r>
      </w:ins>
      <w:ins w:id="228" w:author="fonti.kar@gmail.com" w:date="2019-01-11T12:29:00Z">
        <w:r w:rsidR="00AB527C">
          <w:t xml:space="preserve"> </w:t>
        </w:r>
      </w:ins>
      <w:ins w:id="229" w:author="fonti.kar@gmail.com" w:date="2019-01-11T12:31:00Z">
        <w:r w:rsidR="00AB527C">
          <w:t xml:space="preserve">that has </w:t>
        </w:r>
      </w:ins>
      <w:ins w:id="230" w:author="fonti.kar@gmail.com" w:date="2019-01-11T12:36:00Z">
        <w:r w:rsidR="000C7B8A">
          <w:t>the following</w:t>
        </w:r>
      </w:ins>
      <w:ins w:id="231" w:author="fonti.kar@gmail.com" w:date="2019-01-11T12:31:00Z">
        <w:r w:rsidR="00AB527C">
          <w:t xml:space="preserve"> structure</w:t>
        </w:r>
      </w:ins>
      <w:ins w:id="232" w:author="fonti.kar@gmail.com" w:date="2019-01-11T12:36:00Z">
        <w:r w:rsidR="000C7B8A">
          <w:t xml:space="preserve">, </w:t>
        </w:r>
      </w:ins>
      <w:del w:id="233" w:author="fonti.kar@gmail.com" w:date="2019-01-11T12:27:00Z">
        <w:r w:rsidR="00384470" w:rsidDel="00AB527C">
          <w:delText>As a consequence, w</w:delText>
        </w:r>
        <w:r w:rsidR="00B675E6" w:rsidRPr="00322DD9" w:rsidDel="00AB527C">
          <w:delText xml:space="preserve">e fitted </w:delText>
        </w:r>
        <w:r w:rsidR="004E2DC3" w:rsidDel="00AB527C">
          <w:delText xml:space="preserve">the </w:delText>
        </w:r>
        <w:r w:rsidR="009B5B05" w:rsidDel="00AB527C">
          <w:delText xml:space="preserve">following </w:delText>
        </w:r>
      </w:del>
      <w:del w:id="234" w:author="fonti.kar@gmail.com" w:date="2019-01-11T12:26:00Z">
        <w:r w:rsidR="00356771" w:rsidDel="00AB527C">
          <w:delText>‘</w:delText>
        </w:r>
        <w:r w:rsidR="00B675E6" w:rsidRPr="00322DD9" w:rsidDel="00AB527C">
          <w:delText>MCMCglmm</w:delText>
        </w:r>
        <w:r w:rsidR="00356771" w:rsidDel="00AB527C">
          <w:delText>’</w:delText>
        </w:r>
        <w:r w:rsidRPr="00322DD9" w:rsidDel="00AB527C">
          <w:delText xml:space="preserve"> </w:delText>
        </w:r>
      </w:del>
      <w:del w:id="235" w:author="fonti.kar@gmail.com" w:date="2019-01-11T12:27:00Z">
        <w:r w:rsidRPr="00322DD9" w:rsidDel="00AB527C">
          <w:delText>model</w:delText>
        </w:r>
        <w:r w:rsidR="004E2DC3" w:rsidDel="00AB527C">
          <w:delText xml:space="preserve"> which is similar to previous function-valued models, except that session number </w:delText>
        </w:r>
        <w:r w:rsidR="00C07769" w:rsidDel="00AB527C">
          <w:delText>was</w:delText>
        </w:r>
        <w:r w:rsidR="004E2DC3" w:rsidDel="00AB527C">
          <w:delText xml:space="preserve"> included as a fixed predictor (as opposed to seriesID)</w:delText>
        </w:r>
        <w:r w:rsidR="00524BAB" w:rsidDel="00AB527C">
          <w:delText xml:space="preserve">. </w:delText>
        </w:r>
      </w:del>
    </w:p>
    <w:p w14:paraId="141662A8" w14:textId="77C39A39" w:rsidR="00124150" w:rsidRDefault="00A965BE" w:rsidP="006237AE">
      <w:pPr>
        <w:pStyle w:val="Thesisnormal"/>
        <w:spacing w:line="360" w:lineRule="auto"/>
        <w:ind w:firstLine="720"/>
        <w:jc w:val="center"/>
      </w:pPr>
      <w:r w:rsidRPr="00322DD9">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Pr="00322DD9">
        <w:t xml:space="preserve"> </w:t>
      </w:r>
      <w:r w:rsidR="004E2DC3">
        <w:t>~</w:t>
      </w:r>
      <w:r w:rsidRPr="00322DD9">
        <w:t xml:space="preserve"> logTemp + zlogBodyMass + logPriorTemp +</w:t>
      </w:r>
      <w:r w:rsidR="00322DD9" w:rsidRPr="00322DD9">
        <w:t xml:space="preserve"> session</w:t>
      </w:r>
      <w:ins w:id="236" w:author="fonti.kar@gmail.com" w:date="2019-01-11T12:39:00Z">
        <w:r w:rsidR="00082020">
          <w:t>ID</w:t>
        </w:r>
      </w:ins>
      <w:r w:rsidR="00322DD9" w:rsidRPr="00322DD9">
        <w:t xml:space="preserve"> +</w:t>
      </w:r>
      <w:r w:rsidR="00124150">
        <w:t>(1+ logTemp</w:t>
      </w:r>
      <w:r w:rsidR="00124150">
        <w:rPr>
          <w:vertAlign w:val="subscript"/>
        </w:rPr>
        <w:t xml:space="preserve"> </w:t>
      </w:r>
      <w:r w:rsidR="00124150">
        <w:t>| ID)</w:t>
      </w:r>
    </w:p>
    <w:p w14:paraId="1EB9FB0D" w14:textId="248D07C3" w:rsidR="00FF79AC" w:rsidRPr="002B762D" w:rsidRDefault="000C7B8A" w:rsidP="006237AE">
      <w:pPr>
        <w:pStyle w:val="Thesisnormal"/>
        <w:spacing w:line="360" w:lineRule="auto"/>
      </w:pPr>
      <w:ins w:id="237" w:author="fonti.kar@gmail.com" w:date="2019-01-11T12:37:00Z">
        <w:r>
          <w:t>where</w:t>
        </w:r>
      </w:ins>
      <w:ins w:id="238" w:author="fonti.kar@gmail.com" w:date="2019-01-11T12:36:00Z">
        <w:r>
          <w:t xml:space="preserve"> session</w:t>
        </w:r>
      </w:ins>
      <w:ins w:id="239" w:author="fonti.kar@gmail.com" w:date="2019-01-11T12:39:00Z">
        <w:r w:rsidR="00082020">
          <w:t>ID</w:t>
        </w:r>
      </w:ins>
      <w:ins w:id="240" w:author="fonti.kar@gmail.com" w:date="2019-01-11T12:36:00Z">
        <w:r>
          <w:t xml:space="preserve"> </w:t>
        </w:r>
      </w:ins>
      <w:ins w:id="241" w:author="fonti.kar@gmail.com" w:date="2019-01-11T12:37:00Z">
        <w:r>
          <w:t>is the sampling session when measurements took place</w:t>
        </w:r>
      </w:ins>
      <w:ins w:id="242" w:author="fonti.kar@gmail.com" w:date="2019-01-11T12:38:00Z">
        <w:r w:rsidR="00F659CD">
          <w:t xml:space="preserve">. Note that session is </w:t>
        </w:r>
      </w:ins>
      <w:ins w:id="243" w:author="fonti.kar@gmail.com" w:date="2019-01-11T12:36:00Z">
        <w:r>
          <w:t xml:space="preserve"> included as a fixed predictor, as opposed to using seriesID as a random effect. </w:t>
        </w:r>
      </w:ins>
      <w:del w:id="244" w:author="fonti.kar@gmail.com" w:date="2019-01-11T12:36:00Z">
        <w:r w:rsidR="00A965BE" w:rsidRPr="00322DD9" w:rsidDel="000C7B8A">
          <w:delText xml:space="preserve">This allowed us </w:delText>
        </w:r>
        <w:r w:rsidR="002E5143" w:rsidRPr="00322DD9" w:rsidDel="000C7B8A">
          <w:delText>to</w:delText>
        </w:r>
      </w:del>
      <w:ins w:id="245" w:author="fonti.kar@gmail.com" w:date="2019-01-11T12:36:00Z">
        <w:r>
          <w:t>T</w:t>
        </w:r>
      </w:ins>
      <w:del w:id="246" w:author="fonti.kar@gmail.com" w:date="2019-01-11T12:36:00Z">
        <w:r w:rsidR="00FF79AC" w:rsidRPr="00322DD9" w:rsidDel="000C7B8A">
          <w:delText xml:space="preserve"> derive t</w:delText>
        </w:r>
      </w:del>
      <w:r w:rsidR="00FF79AC" w:rsidRPr="00322DD9">
        <w:t>emperature-specific repeatability estimates</w:t>
      </w:r>
      <w:ins w:id="247" w:author="fonti.kar@gmail.com" w:date="2019-01-11T12:36:00Z">
        <w:r>
          <w:t xml:space="preserve"> were derived</w:t>
        </w:r>
      </w:ins>
      <w:r w:rsidR="00FF79AC" w:rsidRPr="00322DD9">
        <w:t xml:space="preserve"> </w:t>
      </w:r>
      <w:del w:id="248" w:author="fonti.kar@gmail.com" w:date="2019-01-11T12:45:00Z">
        <w:r w:rsidR="00FF79AC" w:rsidRPr="00322DD9" w:rsidDel="00BD12DB">
          <w:delText>using the covariance of the</w:delText>
        </w:r>
        <w:r w:rsidR="00FF79AC" w:rsidDel="00BD12DB">
          <w:delText xml:space="preserve"> intercept and slope</w:delText>
        </w:r>
        <w:r w:rsidR="00307D53" w:rsidDel="00BD12DB">
          <w:delText xml:space="preserve"> at each temperature</w:delText>
        </w:r>
        <w:r w:rsidR="00124150" w:rsidDel="00BD12DB">
          <w:delText xml:space="preserve"> </w:delText>
        </w:r>
      </w:del>
      <w:r w:rsidR="00124150">
        <w:t>using</w:t>
      </w:r>
      <w:ins w:id="249" w:author="fonti.kar@gmail.com" w:date="2019-01-11T12:45:00Z">
        <w:r w:rsidR="00BD12DB">
          <w:t xml:space="preserve"> equation 6,</w:t>
        </w:r>
      </w:ins>
    </w:p>
    <w:p w14:paraId="5A00F40E" w14:textId="77777777" w:rsidR="0002538D" w:rsidRDefault="00FF79AC" w:rsidP="006237AE">
      <w:pPr>
        <w:pStyle w:val="Thesisnormal"/>
        <w:spacing w:line="360" w:lineRule="auto"/>
        <w:ind w:firstLine="720"/>
      </w:pPr>
      <w:r>
        <w:t>Eq</w:t>
      </w:r>
      <w:ins w:id="250" w:author="fonti.kar@gmail.com" w:date="2019-01-11T12:33:00Z">
        <w:r w:rsidR="000C7B8A">
          <w:t>uatio</w:t>
        </w:r>
      </w:ins>
      <w:r>
        <w:t>n 6:</w:t>
      </w:r>
    </w:p>
    <w:p w14:paraId="0B0C2BB1" w14:textId="64248BDB" w:rsidR="00FF79AC" w:rsidRDefault="0002538D" w:rsidP="006237AE">
      <w:pPr>
        <w:pStyle w:val="Thesisnormal"/>
        <w:spacing w:line="360" w:lineRule="auto"/>
        <w:ind w:firstLine="720"/>
      </w:pPr>
      <m:oMathPara>
        <m:oMath>
          <m:r>
            <w:del w:id="251" w:author="fonti.kar@gmail.com" w:date="2019-01-11T12:45:00Z">
              <w:rPr>
                <w:rFonts w:ascii="Cambria Math" w:hAnsi="Cambria Math" w:cs="Times New Roman"/>
              </w:rPr>
              <m:t xml:space="preserve"> </m:t>
            </w:del>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conditional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m:t>
              </m:r>
            </m:num>
            <m:den>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den>
          </m:f>
        </m:oMath>
      </m:oMathPara>
    </w:p>
    <w:p w14:paraId="3A3B65D6" w14:textId="10E20C20" w:rsidR="00B710B1" w:rsidRDefault="00FF79AC" w:rsidP="006237AE">
      <w:pPr>
        <w:pStyle w:val="Thesisnormal"/>
        <w:spacing w:line="360" w:lineRule="auto"/>
      </w:pPr>
      <w:r>
        <w:t xml:space="preserve">where </w:t>
      </w:r>
      <w:r w:rsidRPr="00510A57">
        <w:rPr>
          <w:i/>
        </w:rPr>
        <w:t>Cov</w:t>
      </w:r>
      <w:r w:rsidRPr="00510A57">
        <w:rPr>
          <w:i/>
          <w:vertAlign w:val="subscript"/>
        </w:rPr>
        <w:t>ind0,ind1</w:t>
      </w:r>
      <w:r>
        <w:t xml:space="preserve"> is the covariance of the individual intercept</w:t>
      </w:r>
      <w:r w:rsidR="000108E4">
        <w:t>s</w:t>
      </w:r>
      <w:r>
        <w:t xml:space="preserve"> and individual slope</w:t>
      </w:r>
      <w:r w:rsidR="000108E4">
        <w:t>s</w:t>
      </w:r>
      <w:r>
        <w:t xml:space="preserve"> and </w:t>
      </w:r>
      <w:r w:rsidRPr="00510A57">
        <w:rPr>
          <w:i/>
        </w:rPr>
        <w:t>T</w:t>
      </w:r>
      <w:r>
        <w:t xml:space="preserve"> is the measurement temperature at which repeatability is estimated. </w:t>
      </w:r>
    </w:p>
    <w:p w14:paraId="718F806F" w14:textId="64F7715C" w:rsidR="002155F2" w:rsidRDefault="00F659CD" w:rsidP="006237AE">
      <w:pPr>
        <w:pStyle w:val="Thesisnormal"/>
        <w:spacing w:line="360" w:lineRule="auto"/>
        <w:ind w:firstLine="720"/>
      </w:pPr>
      <w:ins w:id="252" w:author="fonti.kar@gmail.com" w:date="2019-01-11T12:38:00Z">
        <w:r>
          <w:t xml:space="preserve">The final method to calculate temperature-specific repeatability uses the character-state method described by Hunt 2014 (see also </w:t>
        </w:r>
        <w:r>
          <w:rPr>
            <w:rFonts w:eastAsiaTheme="minorHAnsi"/>
            <w:lang w:val="en-US"/>
          </w:rPr>
          <w:t>Houslay 2017)</w:t>
        </w:r>
        <w:r>
          <w:t>. This approach assumes variation of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t xml:space="preserve"> at each temperature are ‘distinct’ categorical traits that are correlated.</w:t>
        </w:r>
      </w:ins>
      <w:del w:id="253" w:author="fonti.kar@gmail.com" w:date="2019-01-11T12:38:00Z">
        <w:r w:rsidR="00041169" w:rsidDel="00F659CD">
          <w:delText xml:space="preserve">The character-state approach can also be used to calculate temperature-specific adjusted repeatability. </w:delText>
        </w:r>
        <w:r w:rsidR="00464F1B" w:rsidDel="00F659CD">
          <w:delText>This approach</w:delText>
        </w:r>
        <w:r w:rsidR="006D39A0" w:rsidDel="00F659CD">
          <w:delText xml:space="preserve"> estimates </w:delText>
        </w:r>
        <w:r w:rsidR="00041169" w:rsidDel="00F659CD">
          <w:delText>variation of log</w:delTex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041169" w:rsidDel="00F659CD">
          <w:delText xml:space="preserve"> at each temperature </w:delText>
        </w:r>
        <w:r w:rsidR="000A2877" w:rsidDel="00F659CD">
          <w:delText xml:space="preserve">and assumes </w:delText>
        </w:r>
        <w:r w:rsidR="001B7CCF" w:rsidDel="00F659CD">
          <w:delText>they are ‘distinct’</w:delText>
        </w:r>
        <w:r w:rsidR="00384470" w:rsidDel="00F659CD">
          <w:delText xml:space="preserve"> categorical</w:delText>
        </w:r>
        <w:r w:rsidR="001B7CCF" w:rsidDel="00F659CD">
          <w:delText xml:space="preserve"> traits that are correlated</w:delText>
        </w:r>
        <w:r w:rsidR="000A2877" w:rsidDel="00F659CD">
          <w:delText>.</w:delText>
        </w:r>
      </w:del>
      <w:r w:rsidR="000A2877">
        <w:t xml:space="preserve"> </w:t>
      </w:r>
      <w:del w:id="254" w:author="fonti.kar@gmail.com" w:date="2019-01-11T12:38:00Z">
        <w:r w:rsidR="00F45804" w:rsidDel="00F659CD">
          <w:delText xml:space="preserve">Using ‘brms’, </w:delText>
        </w:r>
      </w:del>
      <w:ins w:id="255" w:author="fonti.kar@gmail.com" w:date="2019-01-11T12:39:00Z">
        <w:r>
          <w:t>W</w:t>
        </w:r>
      </w:ins>
      <w:del w:id="256" w:author="fonti.kar@gmail.com" w:date="2019-01-11T12:39:00Z">
        <w:r w:rsidR="00F45804" w:rsidDel="00F659CD">
          <w:delText>w</w:delText>
        </w:r>
      </w:del>
      <w:r w:rsidR="00464F1B">
        <w:t xml:space="preserve">e </w:t>
      </w:r>
      <w:r w:rsidR="00124150">
        <w:t xml:space="preserve">treated </w:t>
      </w:r>
      <w:r w:rsidR="000A2877">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del w:id="257" w:author="fonti.kar@gmail.com" w:date="2019-01-02T14:27:00Z">
        <w:r w:rsidR="000A2877" w:rsidDel="00CB685E">
          <w:delText>V</w:delText>
        </w:r>
        <w:r w:rsidR="000A2877" w:rsidRPr="001B7CCF" w:rsidDel="00CB685E">
          <w:rPr>
            <w:vertAlign w:val="subscript"/>
          </w:rPr>
          <w:delText>CO</w:delText>
        </w:r>
        <w:r w:rsidR="000A2877" w:rsidRPr="00831F5E" w:rsidDel="00CB685E">
          <w:rPr>
            <w:vertAlign w:val="subscript"/>
          </w:rPr>
          <w:delText>2</w:delText>
        </w:r>
      </w:del>
      <w:r w:rsidR="000A2877">
        <w:t xml:space="preserve"> measured at each temperature </w:t>
      </w:r>
      <w:del w:id="258" w:author="fonti.kar@gmail.com" w:date="2019-01-11T12:39:00Z">
        <w:r w:rsidR="00124150" w:rsidDel="00082020">
          <w:delText>as response variables</w:delText>
        </w:r>
        <w:r w:rsidR="002E0230" w:rsidDel="00082020">
          <w:delText xml:space="preserve"> </w:delText>
        </w:r>
      </w:del>
      <w:r w:rsidR="002E0230">
        <w:t>as a 6 x 6 response matrix</w:t>
      </w:r>
      <w:r w:rsidR="004D7001">
        <w:t xml:space="preserve">. </w:t>
      </w:r>
    </w:p>
    <w:p w14:paraId="0FBBBE09" w14:textId="7A897AD3" w:rsidR="004D7001" w:rsidRPr="004D7001" w:rsidRDefault="00CF421A" w:rsidP="006237AE">
      <w:pPr>
        <w:pStyle w:val="Thesisnormal"/>
        <w:spacing w:line="360" w:lineRule="auto"/>
        <w:ind w:firstLine="720"/>
        <w:jc w:val="center"/>
      </w:p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1,1,24ºC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 1,,22ºC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2,1,24ºC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3,1,22ºC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3,1,24ºC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
          </m:e>
        </m:d>
        <m:r>
          <w:rPr>
            <w:rFonts w:ascii="Cambria Math" w:hAnsi="Cambria Math"/>
          </w:rPr>
          <m:t xml:space="preserve"> </m:t>
        </m:r>
      </m:oMath>
      <w:r w:rsidR="004D7001">
        <w:t xml:space="preserve">~ </w:t>
      </w:r>
      <w:r w:rsidR="004D7001" w:rsidRPr="0052268C">
        <w:t>zlogBodyMass</w:t>
      </w:r>
      <w:r w:rsidR="004D7001">
        <w:t xml:space="preserve"> + logPriorTemp + (1|ID</w:t>
      </w:r>
      <w:r w:rsidR="00B93C1F">
        <w:t xml:space="preserve">) + </w:t>
      </w:r>
      <w:r w:rsidR="004D7001">
        <w:t>(1|session</w:t>
      </w:r>
      <w:ins w:id="259" w:author="fonti.kar@gmail.com" w:date="2019-01-11T12:40:00Z">
        <w:r w:rsidR="00082020">
          <w:t>ID</w:t>
        </w:r>
      </w:ins>
      <w:r w:rsidR="00B93C1F">
        <w:t>)</w:t>
      </w:r>
    </w:p>
    <w:p w14:paraId="5EE77DA0" w14:textId="27750627" w:rsidR="00EE34CA" w:rsidRDefault="00EE34CA" w:rsidP="006237AE">
      <w:pPr>
        <w:pStyle w:val="Thesisnormal"/>
        <w:spacing w:line="360" w:lineRule="auto"/>
      </w:pPr>
      <w:r>
        <w:t xml:space="preserve">where, </w:t>
      </w:r>
      <m:oMath>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oMath>
      <w:r>
        <w:t xml:space="preserve"> is the metabolic rate for individual 1 in sampling session 1 at 22ºC</w:t>
      </w:r>
      <w:r w:rsidR="00D343F1">
        <w:t xml:space="preserve"> and so forth</w:t>
      </w:r>
      <w:r>
        <w:t>.</w:t>
      </w:r>
      <w:r w:rsidR="00D343F1">
        <w:t xml:space="preserve"> </w:t>
      </w:r>
      <w:r>
        <w:t xml:space="preserve">Note that temperature is no longer a predictor as this is now part of the response. We also included individual ID and sampling session </w:t>
      </w:r>
      <w:del w:id="260" w:author="fonti.kar@gmail.com" w:date="2019-01-11T12:40:00Z">
        <w:r w:rsidDel="00082020">
          <w:delText xml:space="preserve">number </w:delText>
        </w:r>
      </w:del>
      <w:r>
        <w:t xml:space="preserve">as random intercepts. </w:t>
      </w:r>
    </w:p>
    <w:p w14:paraId="05BCF2AC" w14:textId="62CD759D" w:rsidR="00877E4B" w:rsidRPr="002E5143" w:rsidRDefault="00F45804" w:rsidP="006237AE">
      <w:pPr>
        <w:pStyle w:val="Thesisnormal"/>
        <w:spacing w:line="360" w:lineRule="auto"/>
      </w:pPr>
      <w:r>
        <w:rPr>
          <w:rFonts w:cs="Times New Roman"/>
          <w:lang w:val="en-US"/>
        </w:rPr>
        <w:t xml:space="preserve">This </w:t>
      </w:r>
      <w:r>
        <w:t xml:space="preserve">process requires a substantial amount of data because the model estimates </w:t>
      </w:r>
      <w:del w:id="261" w:author="fonti.kar@gmail.com" w:date="2019-01-11T12:40:00Z">
        <w:r w:rsidDel="00C77B86">
          <w:delText xml:space="preserve">‘intercepts’ at each temperature and their </w:delText>
        </w:r>
      </w:del>
      <w:r>
        <w:t>variance</w:t>
      </w:r>
      <w:ins w:id="262" w:author="fonti.kar@gmail.com" w:date="2019-01-11T12:40:00Z">
        <w:r w:rsidR="00C77B86">
          <w:t xml:space="preserve">, as well as their </w:t>
        </w:r>
      </w:ins>
      <w:del w:id="263" w:author="fonti.kar@gmail.com" w:date="2019-01-11T12:40:00Z">
        <w:r w:rsidDel="00C77B86">
          <w:delText>-</w:delText>
        </w:r>
      </w:del>
      <w:r>
        <w:t>covariance</w:t>
      </w:r>
      <w:ins w:id="264" w:author="fonti.kar@gmail.com" w:date="2019-01-11T12:41:00Z">
        <w:r w:rsidR="00C77B86">
          <w:t>s</w:t>
        </w:r>
      </w:ins>
      <w:r>
        <w:t xml:space="preserve"> with every other temperature </w:t>
      </w:r>
      <w:r w:rsidR="00877E4B">
        <w:rPr>
          <w:shd w:val="clear" w:color="auto" w:fill="FFFFFF"/>
        </w:rPr>
        <w:t xml:space="preserve">at the </w:t>
      </w:r>
      <w:r>
        <w:rPr>
          <w:shd w:val="clear" w:color="auto" w:fill="FFFFFF"/>
        </w:rPr>
        <w:t>among-</w:t>
      </w:r>
      <w:r w:rsidR="00877E4B">
        <w:rPr>
          <w:shd w:val="clear" w:color="auto" w:fill="FFFFFF"/>
        </w:rPr>
        <w:t xml:space="preserve">individual and </w:t>
      </w:r>
      <w:r>
        <w:rPr>
          <w:shd w:val="clear" w:color="auto" w:fill="FFFFFF"/>
        </w:rPr>
        <w:t>within-individual</w:t>
      </w:r>
      <w:r w:rsidR="00877E4B">
        <w:rPr>
          <w:shd w:val="clear" w:color="auto" w:fill="FFFFFF"/>
        </w:rPr>
        <w:t xml:space="preserve"> level</w:t>
      </w:r>
      <w:r>
        <w:rPr>
          <w:shd w:val="clear" w:color="auto" w:fill="FFFFFF"/>
        </w:rPr>
        <w:t xml:space="preserve"> </w:t>
      </w:r>
      <w:r>
        <w:rPr>
          <w:rFonts w:cs="Times New Roman"/>
          <w:lang w:val="en-US"/>
        </w:rPr>
        <w:fldChar w:fldCharType="begin"/>
      </w:r>
      <w:r w:rsidR="002905E1">
        <w:rPr>
          <w:rFonts w:cs="Times New Roman"/>
          <w:lang w:val="en-US"/>
        </w:rPr>
        <w:instrText xml:space="preserve"> ADDIN PAPERS2_CITATIONS &lt;citation&gt;&lt;priority&gt;43&lt;/priority&gt;&lt;uuid&gt;0677600D-12C1-4D12-966D-2959371B2A01&lt;/uuid&gt;&lt;publications&gt;&lt;publication&gt;&lt;subtype&gt;400&lt;/subtype&gt;&lt;title&gt;Genotype-by-Environment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cs="Times New Roman"/>
          <w:lang w:val="en-US"/>
        </w:rPr>
        <w:fldChar w:fldCharType="separate"/>
      </w:r>
      <w:r w:rsidR="004F268B">
        <w:rPr>
          <w:rFonts w:eastAsiaTheme="minorHAnsi"/>
          <w:lang w:val="en-US"/>
        </w:rPr>
        <w:t>(Hunt 2014</w:t>
      </w:r>
      <w:r w:rsidR="00183D91">
        <w:rPr>
          <w:rFonts w:eastAsiaTheme="minorHAnsi"/>
          <w:lang w:val="en-US"/>
        </w:rPr>
        <w:t>;</w:t>
      </w:r>
      <w:r>
        <w:rPr>
          <w:rFonts w:cs="Times New Roman"/>
          <w:lang w:val="en-US"/>
        </w:rPr>
        <w:fldChar w:fldCharType="end"/>
      </w:r>
      <w:r w:rsidR="00183D91">
        <w:rPr>
          <w:rFonts w:cs="Times New Roman"/>
          <w:lang w:val="en-US"/>
        </w:rPr>
        <w:t xml:space="preserve"> </w:t>
      </w:r>
      <w:r>
        <w:rPr>
          <w:rFonts w:eastAsiaTheme="minorHAnsi"/>
          <w:lang w:val="en-US"/>
        </w:rPr>
        <w:t>Houslay</w:t>
      </w:r>
      <w:r w:rsidR="00E82BA1">
        <w:rPr>
          <w:rFonts w:eastAsiaTheme="minorHAnsi"/>
          <w:lang w:val="en-US"/>
        </w:rPr>
        <w:t xml:space="preserve"> 2017)</w:t>
      </w:r>
      <w:r w:rsidR="006C5382">
        <w:rPr>
          <w:rFonts w:eastAsiaTheme="minorHAnsi"/>
          <w:lang w:val="en-US"/>
        </w:rPr>
        <w:t>.</w:t>
      </w:r>
      <w:r w:rsidR="001B7CCF">
        <w:rPr>
          <w:shd w:val="clear" w:color="auto" w:fill="FFFFFF"/>
        </w:rPr>
        <w:t xml:space="preserve"> </w:t>
      </w:r>
      <w:r>
        <w:rPr>
          <w:shd w:val="clear" w:color="auto" w:fill="FFFFFF"/>
        </w:rPr>
        <w:t xml:space="preserve">Using the variance-covariance matrix, we </w:t>
      </w:r>
      <w:r w:rsidR="00877E4B">
        <w:rPr>
          <w:shd w:val="clear" w:color="auto" w:fill="FFFFFF"/>
        </w:rPr>
        <w:t>calculate</w:t>
      </w:r>
      <w:r>
        <w:rPr>
          <w:shd w:val="clear" w:color="auto" w:fill="FFFFFF"/>
        </w:rPr>
        <w:t>d</w:t>
      </w:r>
      <w:r w:rsidR="00877E4B">
        <w:rPr>
          <w:shd w:val="clear" w:color="auto" w:fill="FFFFFF"/>
        </w:rPr>
        <w:t xml:space="preserve"> </w:t>
      </w:r>
      <w:r w:rsidR="002E5143">
        <w:rPr>
          <w:shd w:val="clear" w:color="auto" w:fill="FFFFFF"/>
        </w:rPr>
        <w:t xml:space="preserve">temperature specific </w:t>
      </w:r>
      <w:del w:id="265" w:author="fonti.kar@gmail.com" w:date="2019-01-11T12:45:00Z">
        <w:r w:rsidR="00877E4B" w:rsidDel="00BD12DB">
          <w:rPr>
            <w:shd w:val="clear" w:color="auto" w:fill="FFFFFF"/>
          </w:rPr>
          <w:delText xml:space="preserve">adjusted </w:delText>
        </w:r>
      </w:del>
      <w:r w:rsidR="00877E4B">
        <w:rPr>
          <w:shd w:val="clear" w:color="auto" w:fill="FFFFFF"/>
        </w:rPr>
        <w:t>repeatability</w:t>
      </w:r>
      <w:ins w:id="266" w:author="fonti.kar@gmail.com" w:date="2019-01-11T12:43:00Z">
        <w:r w:rsidR="0002538D">
          <w:rPr>
            <w:shd w:val="clear" w:color="auto" w:fill="FFFFFF"/>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02538D">
          <w:rPr>
            <w:shd w:val="clear" w:color="auto" w:fill="FFFFFF"/>
          </w:rPr>
          <w:t>)</w:t>
        </w:r>
      </w:ins>
      <w:r w:rsidR="00877E4B">
        <w:rPr>
          <w:shd w:val="clear" w:color="auto" w:fill="FFFFFF"/>
        </w:rPr>
        <w:t xml:space="preserve"> following</w:t>
      </w:r>
      <w:r w:rsidR="00464F1B">
        <w:rPr>
          <w:shd w:val="clear" w:color="auto" w:fill="FFFFFF"/>
        </w:rPr>
        <w:t xml:space="preserve"> Equation 8. Indeed, this equation is equivalent to Equation 4, except that it is using temperature-specific variance components</w:t>
      </w:r>
      <w:r w:rsidR="00877E4B">
        <w:rPr>
          <w:shd w:val="clear" w:color="auto" w:fill="FFFFFF"/>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&lt;citation&gt;&lt;priority&gt;52&lt;/priority&gt;&lt;uuid&gt;68D2640E-7981-4F24-9B05-C411926515D7&lt;/uuid&gt;&lt;publications&gt;&lt;publication&gt;&lt;subtype&gt;400&lt;/subtype&gt;&lt;title&gt;Repeatability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(Nakagawa &amp; Schielzeth 2010)</w:t>
      </w:r>
      <w:r w:rsidR="003F1CB2">
        <w:rPr>
          <w:rFonts w:eastAsiaTheme="minorHAnsi"/>
          <w:lang w:val="en-US"/>
        </w:rPr>
        <w:fldChar w:fldCharType="end"/>
      </w:r>
      <w:r w:rsidR="00877E4B">
        <w:rPr>
          <w:shd w:val="clear" w:color="auto" w:fill="FFFFFF"/>
        </w:rPr>
        <w:t>.</w:t>
      </w:r>
    </w:p>
    <w:p w14:paraId="3A4CA909" w14:textId="77777777" w:rsidR="00D06082" w:rsidRDefault="00877E4B" w:rsidP="006237AE">
      <w:pPr>
        <w:pStyle w:val="Thesisnormal"/>
        <w:spacing w:line="360" w:lineRule="auto"/>
        <w:ind w:firstLine="720"/>
        <w:rPr>
          <w:ins w:id="267" w:author="fonti.kar@gmail.com" w:date="2019-01-11T12:41:00Z"/>
        </w:rPr>
      </w:pPr>
      <w:r>
        <w:t>Eq</w:t>
      </w:r>
      <w:ins w:id="268" w:author="fonti.kar@gmail.com" w:date="2019-01-11T12:41:00Z">
        <w:r w:rsidR="00D06082">
          <w:t>uatio</w:t>
        </w:r>
      </w:ins>
      <w:r>
        <w:t xml:space="preserve">n 8: </w:t>
      </w:r>
    </w:p>
    <w:p w14:paraId="1CACE201" w14:textId="21AE645B" w:rsidR="00877E4B" w:rsidRPr="00B67376" w:rsidRDefault="00877E4B" w:rsidP="006237AE">
      <w:pPr>
        <w:pStyle w:val="Thesisnormal"/>
        <w:spacing w:line="360" w:lineRule="auto"/>
        <w:ind w:firstLine="720"/>
      </w:pPr>
      <m:oMathPara>
        <m:oMath>
          <m:r>
            <w:del w:id="269" w:author="fonti.kar@gmail.com" w:date="2019-01-11T12:41:00Z">
              <m:rPr>
                <m:sty m:val="p"/>
              </m:rPr>
              <w:rPr>
                <w:rFonts w:ascii="Cambria Math" w:hAnsi="Cambria Math" w:cs="Times New Roman"/>
              </w:rPr>
              <w:br/>
            </w:del>
          </m:r>
        </m:oMath>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 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series0,T</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 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e0,T</m:t>
                  </m:r>
                </m:sub>
              </m:sSub>
              <m:r>
                <w:rPr>
                  <w:rFonts w:ascii="Cambria Math" w:hAnsi="Cambria Math" w:cs="Times New Roman"/>
                </w:rPr>
                <m:t>)</m:t>
              </m:r>
            </m:den>
          </m:f>
        </m:oMath>
      </m:oMathPara>
    </w:p>
    <w:p w14:paraId="0DF01C59" w14:textId="1B5BFE28" w:rsidR="00877E4B" w:rsidDel="0002538D" w:rsidRDefault="008B40FF" w:rsidP="006237AE">
      <w:pPr>
        <w:spacing w:line="360" w:lineRule="auto"/>
        <w:rPr>
          <w:del w:id="270" w:author="fonti.kar@gmail.com" w:date="2019-01-11T12:43:00Z"/>
        </w:rPr>
      </w:pPr>
      <w:r>
        <w:rPr>
          <w:shd w:val="clear" w:color="auto" w:fill="FFFFFF"/>
        </w:rPr>
        <w:t>w</w:t>
      </w:r>
      <w:r w:rsidR="00877E4B">
        <w:rPr>
          <w:shd w:val="clear" w:color="auto" w:fill="FFFFFF"/>
        </w:rPr>
        <w:t>here</w:t>
      </w:r>
      <m:oMath>
        <m:r>
          <w:rPr>
            <w:rFonts w:ascii="Cambria Math" w:hAnsi="Cambria Math"/>
            <w:shd w:val="clear" w:color="auto" w:fill="FFFFFF"/>
          </w:rPr>
          <m:t xml:space="preserve"> </m:t>
        </m:r>
        <m:sSub>
          <m:sSubPr>
            <m:ctrlPr>
              <w:del w:id="271" w:author="fonti.kar@gmail.com" w:date="2019-01-11T12:43:00Z">
                <w:rPr>
                  <w:rFonts w:ascii="Cambria Math" w:hAnsi="Cambria Math"/>
                  <w:i/>
                </w:rPr>
              </w:del>
            </m:ctrlPr>
          </m:sSubPr>
          <m:e>
            <m:r>
              <w:del w:id="272" w:author="fonti.kar@gmail.com" w:date="2019-01-11T12:43:00Z">
                <w:rPr>
                  <w:rFonts w:ascii="Cambria Math" w:hAnsi="Cambria Math"/>
                </w:rPr>
                <m:t>R</m:t>
              </w:del>
            </m:r>
          </m:e>
          <m:sub>
            <m:r>
              <w:del w:id="273" w:author="fonti.kar@gmail.com" w:date="2019-01-11T12:43:00Z">
                <w:rPr>
                  <w:rFonts w:ascii="Cambria Math" w:hAnsi="Cambria Math"/>
                </w:rPr>
                <m:t>T</m:t>
              </w:del>
            </m:r>
          </m:sub>
        </m:sSub>
      </m:oMath>
      <w:del w:id="274" w:author="fonti.kar@gmail.com" w:date="2019-01-11T12:43:00Z">
        <w:r w:rsidDel="0002538D">
          <w:rPr>
            <w:shd w:val="clear" w:color="auto" w:fill="FFFFFF"/>
          </w:rPr>
          <w:delText xml:space="preserve"> refers to the adjust repeatability at a</w:delText>
        </w:r>
        <w:r w:rsidR="00877E4B" w:rsidDel="0002538D">
          <w:rPr>
            <w:shd w:val="clear" w:color="auto" w:fill="FFFFFF"/>
          </w:rPr>
          <w:delText xml:space="preserve"> </w:delText>
        </w:r>
        <w:r w:rsidDel="0002538D">
          <w:rPr>
            <w:shd w:val="clear" w:color="auto" w:fill="FFFFFF"/>
          </w:rPr>
          <w:delText>given</w:delText>
        </w:r>
        <w:r w:rsidR="00877E4B" w:rsidDel="0002538D">
          <w:rPr>
            <w:shd w:val="clear" w:color="auto" w:fill="FFFFFF"/>
          </w:rPr>
          <w:delText xml:space="preserve"> temperature</w:delText>
        </w:r>
        <w:r w:rsidDel="0002538D">
          <w:rPr>
            <w:shd w:val="clear" w:color="auto" w:fill="FFFFFF"/>
          </w:rPr>
          <w:delText xml:space="preserve">; </w:delText>
        </w:r>
      </w:del>
      <w:r w:rsidRPr="00510A57">
        <w:rPr>
          <w:i/>
        </w:rPr>
        <w:t>V</w:t>
      </w:r>
      <w:r w:rsidRPr="00510A57">
        <w:rPr>
          <w:i/>
          <w:vertAlign w:val="subscript"/>
        </w:rPr>
        <w:t>ind0</w:t>
      </w:r>
      <w:r>
        <w:rPr>
          <w:i/>
          <w:vertAlign w:val="subscript"/>
        </w:rPr>
        <w:t>,T</w:t>
      </w:r>
      <w:r w:rsidRPr="00510A57">
        <w:t xml:space="preserve"> </w:t>
      </w:r>
    </w:p>
    <w:p w14:paraId="21E91198" w14:textId="36234FE8" w:rsidR="00877E4B" w:rsidRDefault="008B40FF" w:rsidP="006237AE">
      <w:pPr>
        <w:spacing w:line="360" w:lineRule="auto"/>
      </w:pPr>
      <w:r>
        <w:t>represents the individual intercept,</w:t>
      </w:r>
      <w:r w:rsidR="006C5382" w:rsidRPr="006C5382">
        <w:rPr>
          <w:i/>
        </w:rPr>
        <w:t xml:space="preserve"> </w:t>
      </w:r>
      <w:r w:rsidR="006C5382" w:rsidRPr="00510A57">
        <w:rPr>
          <w:i/>
        </w:rPr>
        <w:t>V</w:t>
      </w:r>
      <w:r w:rsidR="006C5382" w:rsidRPr="00510A57">
        <w:rPr>
          <w:i/>
          <w:vertAlign w:val="subscript"/>
        </w:rPr>
        <w:t>series0</w:t>
      </w:r>
      <w:r w:rsidR="006C5382">
        <w:rPr>
          <w:i/>
          <w:vertAlign w:val="subscript"/>
        </w:rPr>
        <w:t xml:space="preserve">,T </w:t>
      </w:r>
      <w:r w:rsidR="006C5382" w:rsidRPr="00510A57">
        <w:t xml:space="preserve"> </w:t>
      </w:r>
      <w:r w:rsidR="006C5382">
        <w:t xml:space="preserve">is the </w:t>
      </w:r>
      <w:r>
        <w:t xml:space="preserve">series intercept and </w:t>
      </w:r>
      <w:r w:rsidR="006C5382" w:rsidRPr="00510A57">
        <w:rPr>
          <w:i/>
        </w:rPr>
        <w:t>V</w:t>
      </w:r>
      <w:r w:rsidR="006C5382">
        <w:rPr>
          <w:i/>
          <w:vertAlign w:val="subscript"/>
        </w:rPr>
        <w:t>e</w:t>
      </w:r>
      <w:r w:rsidR="006C5382" w:rsidRPr="00510A57">
        <w:rPr>
          <w:i/>
          <w:vertAlign w:val="subscript"/>
        </w:rPr>
        <w:t>0</w:t>
      </w:r>
      <w:r w:rsidR="006C5382">
        <w:rPr>
          <w:i/>
          <w:vertAlign w:val="subscript"/>
        </w:rPr>
        <w:t>,T</w:t>
      </w:r>
      <w:r w:rsidR="006C5382">
        <w:t xml:space="preserve">  is the </w:t>
      </w:r>
      <w:r>
        <w:t>residual variance component at a given temperature</w:t>
      </w:r>
      <w:r w:rsidR="006C5382">
        <w:t>.</w:t>
      </w:r>
    </w:p>
    <w:p w14:paraId="64FB7C7F" w14:textId="28652C6D" w:rsidR="009A5C4A" w:rsidRDefault="009A5C4A" w:rsidP="006237AE">
      <w:pPr>
        <w:pStyle w:val="Heading2"/>
        <w:spacing w:line="360" w:lineRule="auto"/>
      </w:pPr>
      <w:r>
        <w:lastRenderedPageBreak/>
        <w:t>Slope – plasticity</w:t>
      </w:r>
    </w:p>
    <w:p w14:paraId="1C239487" w14:textId="101C9291" w:rsidR="0043536D" w:rsidRDefault="00703C8E" w:rsidP="006237AE">
      <w:pPr>
        <w:spacing w:line="360" w:lineRule="auto"/>
        <w:rPr>
          <w:lang w:val="en-AU"/>
        </w:rPr>
      </w:pPr>
      <w:r>
        <w:t>F</w:t>
      </w:r>
      <w:r w:rsidR="000B0683">
        <w:t xml:space="preserve">unction-valued </w:t>
      </w:r>
      <w:r>
        <w:t>approaches use the</w:t>
      </w:r>
      <w:r w:rsidR="00520BFD" w:rsidRPr="00520BFD">
        <w:t xml:space="preserve"> slope </w:t>
      </w:r>
      <w:r w:rsidR="00520BFD">
        <w:t xml:space="preserve">of a linear thermal reaction norm </w:t>
      </w:r>
      <w:r>
        <w:t xml:space="preserve">to </w:t>
      </w:r>
      <w:r w:rsidR="00520BFD" w:rsidRPr="00520BFD">
        <w:t xml:space="preserve">represent the plasticity of </w:t>
      </w:r>
      <w:r w:rsidR="00520BFD">
        <w:t>a trait</w:t>
      </w:r>
      <w:r w:rsidR="00520BFD" w:rsidRPr="00520BFD">
        <w:t xml:space="preserve"> over </w:t>
      </w:r>
      <w:r w:rsidR="00520BFD">
        <w:t>a</w:t>
      </w:r>
      <w:r w:rsidR="00520BFD" w:rsidRPr="00520BFD">
        <w:t xml:space="preserve"> temperature gradient.</w:t>
      </w:r>
      <w:r w:rsidR="00520BFD">
        <w:t xml:space="preserve"> If slopes </w:t>
      </w:r>
      <w:r>
        <w:t xml:space="preserve">are </w:t>
      </w:r>
      <w:r w:rsidR="000B0683">
        <w:t>repeatable</w:t>
      </w:r>
      <w:r w:rsidR="00520BFD">
        <w:t>, this would indicate that individuals differ consistently in how they respond to temperature</w:t>
      </w:r>
      <w:r>
        <w:t xml:space="preserve"> over time</w:t>
      </w:r>
      <w:r w:rsidR="00BB0E62">
        <w:t xml:space="preserve">. </w:t>
      </w:r>
      <w:del w:id="275" w:author="fonti.kar@gmail.com" w:date="2019-01-11T12:47:00Z">
        <w:r w:rsidR="00981EFC" w:rsidDel="00BD12DB">
          <w:delText xml:space="preserve">One can use any of the </w:delText>
        </w:r>
      </w:del>
      <m:oMath>
        <m:sSub>
          <m:sSubPr>
            <m:ctrlPr>
              <w:del w:id="276" w:author="fonti.kar@gmail.com" w:date="2019-01-11T12:46:00Z">
                <w:rPr>
                  <w:rFonts w:ascii="Cambria Math" w:hAnsi="Cambria Math"/>
                  <w:i/>
                </w:rPr>
              </w:del>
            </m:ctrlPr>
          </m:sSubPr>
          <m:e>
            <m:r>
              <w:del w:id="277" w:author="fonti.kar@gmail.com" w:date="2019-01-11T12:46:00Z">
                <w:rPr>
                  <w:rFonts w:ascii="Cambria Math" w:hAnsi="Cambria Math"/>
                </w:rPr>
                <m:t>R</m:t>
              </w:del>
            </m:r>
          </m:e>
          <m:sub>
            <m:r>
              <w:del w:id="278" w:author="fonti.kar@gmail.com" w:date="2019-01-11T12:46:00Z">
                <w:rPr>
                  <w:rFonts w:ascii="Cambria Math" w:hAnsi="Cambria Math"/>
                </w:rPr>
                <m:t>intercept at T</m:t>
              </w:del>
            </m:r>
          </m:sub>
        </m:sSub>
        <m:r>
          <w:del w:id="279" w:author="fonti.kar@gmail.com" w:date="2019-01-11T12:46:00Z">
            <m:rPr>
              <m:sty m:val="p"/>
            </m:rPr>
            <w:rPr>
              <w:rFonts w:ascii="Cambria Math" w:hAnsi="Cambria Math"/>
            </w:rPr>
            <m:t xml:space="preserve"> </m:t>
          </w:del>
        </m:r>
      </m:oMath>
      <w:del w:id="280" w:author="fonti.kar@gmail.com" w:date="2019-01-11T12:46:00Z">
        <w:r w:rsidR="00981EFC" w:rsidDel="00BD12DB">
          <w:delText>t</w:delText>
        </w:r>
      </w:del>
      <w:del w:id="281" w:author="fonti.kar@gmail.com" w:date="2019-01-11T12:47:00Z">
        <w:r w:rsidR="00981EFC" w:rsidDel="00BD12DB">
          <w:delText>o calculate the repeatability of the slope</w:delText>
        </w:r>
        <w:r w:rsidR="00AE1929" w:rsidDel="00BD12DB">
          <w:delText>.</w:delText>
        </w:r>
        <w:r w:rsidR="00981EFC" w:rsidDel="00BD12DB">
          <w:delText xml:space="preserve"> </w:delText>
        </w:r>
      </w:del>
      <w:r w:rsidR="00AE1929">
        <w:t>W</w:t>
      </w:r>
      <w:r w:rsidR="00981EFC">
        <w:t xml:space="preserve">e used the following </w:t>
      </w:r>
      <w:r w:rsidR="000B0683">
        <w:t>function-valued model</w:t>
      </w:r>
      <w:r w:rsidR="00981EFC">
        <w:t xml:space="preserve"> that has the same structure as the </w:t>
      </w:r>
      <m:oMath>
        <m:sSub>
          <m:sSubPr>
            <m:ctrlPr>
              <w:rPr>
                <w:rFonts w:ascii="Cambria Math" w:hAnsi="Cambria Math"/>
                <w:i/>
              </w:rPr>
            </m:ctrlPr>
          </m:sSubPr>
          <m:e>
            <m:r>
              <w:rPr>
                <w:rFonts w:ascii="Cambria Math" w:hAnsi="Cambria Math"/>
              </w:rPr>
              <m:t>R</m:t>
            </m:r>
          </m:e>
          <m:sub>
            <m:r>
              <w:rPr>
                <w:rFonts w:ascii="Cambria Math" w:hAnsi="Cambria Math"/>
              </w:rPr>
              <m:t>intercept at T</m:t>
            </m:r>
          </m:sub>
        </m:sSub>
      </m:oMath>
      <w:r w:rsidR="00981EFC">
        <w:t xml:space="preserve"> models </w:t>
      </w:r>
      <w:del w:id="282" w:author="fonti.kar@gmail.com" w:date="2019-01-11T12:47:00Z">
        <w:r w:rsidR="00981EFC" w:rsidDel="00BD12DB">
          <w:delText xml:space="preserve">but </w:delText>
        </w:r>
      </w:del>
      <w:ins w:id="283" w:author="fonti.kar@gmail.com" w:date="2019-01-11T12:47:00Z">
        <w:r w:rsidR="00BD12DB">
          <w:t xml:space="preserve">except that </w:t>
        </w:r>
      </w:ins>
      <w:r w:rsidR="00981EFC">
        <w:t>logTemp is not mean-centered. This is because we also used this model to derive cross-temperature correlations (see below).</w:t>
      </w:r>
    </w:p>
    <w:p w14:paraId="730ECC63" w14:textId="337ECBC7" w:rsidR="0043536D" w:rsidRDefault="00287480" w:rsidP="006237AE">
      <w:pPr>
        <w:spacing w:line="360" w:lineRule="auto"/>
        <w:jc w:val="center"/>
      </w:pPr>
      <w:r>
        <w:rPr>
          <w:lang w:val="en-AU"/>
        </w:rPr>
        <w:t>l</w:t>
      </w:r>
      <w:r w:rsidR="0043536D" w:rsidRPr="00100303">
        <w:rPr>
          <w:lang w:val="en-AU"/>
        </w:rPr>
        <w:t>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43536D" w:rsidRPr="00100303">
        <w:t xml:space="preserve"> </w:t>
      </w:r>
      <w:r w:rsidR="0043536D">
        <w:t xml:space="preserve">~ </w:t>
      </w:r>
      <w:r w:rsidR="0043536D">
        <w:rPr>
          <w:lang w:val="en-AU"/>
        </w:rPr>
        <w:t xml:space="preserve">logTemp + </w:t>
      </w:r>
      <w:r w:rsidR="0043536D" w:rsidRPr="0052268C">
        <w:rPr>
          <w:lang w:val="en-AU"/>
        </w:rPr>
        <w:t xml:space="preserve">zlogBodyMass </w:t>
      </w:r>
      <w:r w:rsidR="0043536D">
        <w:rPr>
          <w:lang w:val="en-AU"/>
        </w:rPr>
        <w:t>+ logPriorTemp + (1+ logTemp</w:t>
      </w:r>
      <w:r w:rsidR="0043536D">
        <w:rPr>
          <w:vertAlign w:val="subscript"/>
          <w:lang w:val="en-AU"/>
        </w:rPr>
        <w:t xml:space="preserve"> </w:t>
      </w:r>
      <w:r w:rsidR="0043536D">
        <w:rPr>
          <w:lang w:val="en-AU"/>
        </w:rPr>
        <w:t>| ID) + (1+ logTemp</w:t>
      </w:r>
      <w:r w:rsidR="0043536D">
        <w:rPr>
          <w:vertAlign w:val="subscript"/>
          <w:lang w:val="en-AU"/>
        </w:rPr>
        <w:t xml:space="preserve"> </w:t>
      </w:r>
      <w:r w:rsidR="0043536D">
        <w:rPr>
          <w:lang w:val="en-AU"/>
        </w:rPr>
        <w:t>| seriesID)</w:t>
      </w:r>
    </w:p>
    <w:p w14:paraId="7E5326ED" w14:textId="5C521306" w:rsidR="004364E0" w:rsidRDefault="00287480" w:rsidP="006237AE">
      <w:pPr>
        <w:pStyle w:val="Thesisnormal"/>
        <w:spacing w:line="360" w:lineRule="auto"/>
      </w:pPr>
      <w:r>
        <w:t>Th</w:t>
      </w:r>
      <w:r w:rsidR="00AE1929">
        <w:t xml:space="preserve">e above </w:t>
      </w:r>
      <w:r>
        <w:t>model</w:t>
      </w:r>
      <w:r w:rsidR="0043536D">
        <w:t xml:space="preserve"> was used</w:t>
      </w:r>
      <w:r w:rsidR="00B757F0">
        <w:t xml:space="preserve"> </w:t>
      </w:r>
      <w:r w:rsidR="000B0683">
        <w:t>to calculate the repeatability of the slop</w:t>
      </w:r>
      <w:r w:rsidR="005923CF">
        <w:t>e</w:t>
      </w:r>
      <w:r w:rsidR="000B0683">
        <w:t xml:space="preserve"> </w:t>
      </w:r>
      <w:r w:rsidR="005923CF">
        <w:t>following</w:t>
      </w:r>
      <w:r w:rsidR="00A16F88">
        <w:t>,</w:t>
      </w:r>
      <w:r w:rsidR="000B0683">
        <w:t xml:space="preserve"> </w:t>
      </w:r>
    </w:p>
    <w:p w14:paraId="4785CDA3" w14:textId="017466C5" w:rsidR="00BD12DB" w:rsidRDefault="000B0683" w:rsidP="006237AE">
      <w:pPr>
        <w:pStyle w:val="Thesisnormal"/>
        <w:spacing w:line="360" w:lineRule="auto"/>
        <w:ind w:firstLine="720"/>
        <w:rPr>
          <w:ins w:id="284" w:author="fonti.kar@gmail.com" w:date="2019-01-11T12:47:00Z"/>
        </w:rPr>
      </w:pPr>
      <w:r>
        <w:t>Eq</w:t>
      </w:r>
      <w:ins w:id="285" w:author="fonti.kar@gmail.com" w:date="2019-01-11T12:47:00Z">
        <w:r w:rsidR="00BD12DB">
          <w:t>uati</w:t>
        </w:r>
      </w:ins>
      <w:ins w:id="286" w:author="fonti.kar@gmail.com" w:date="2019-01-11T12:49:00Z">
        <w:r w:rsidR="00CD0589">
          <w:t>o</w:t>
        </w:r>
      </w:ins>
      <w:r>
        <w:t>n 9:</w:t>
      </w:r>
    </w:p>
    <w:p w14:paraId="07943CF4" w14:textId="61DFB158" w:rsidR="000B0683" w:rsidRPr="00DE5D86" w:rsidRDefault="00CF421A" w:rsidP="006237AE">
      <w:pPr>
        <w:pStyle w:val="Thesisnormal"/>
        <w:spacing w:line="360" w:lineRule="auto"/>
        <w:ind w:firstLine="720"/>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slope</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series1</m:t>
                  </m:r>
                </m:sub>
              </m:sSub>
              <m:r>
                <w:rPr>
                  <w:rFonts w:ascii="Cambria Math" w:hAnsi="Cambria Math" w:cs="Times New Roman"/>
                </w:rPr>
                <m:t>)</m:t>
              </m:r>
            </m:den>
          </m:f>
        </m:oMath>
      </m:oMathPara>
    </w:p>
    <w:p w14:paraId="4C66218C" w14:textId="36C6D5B9" w:rsidR="0080379C" w:rsidRPr="0080379C" w:rsidRDefault="000B0683" w:rsidP="006237AE">
      <w:pPr>
        <w:pStyle w:val="Thesisnormal"/>
        <w:spacing w:line="360" w:lineRule="auto"/>
      </w:pPr>
      <w:r>
        <w:t xml:space="preserve">where </w:t>
      </w:r>
      <w:r w:rsidRPr="00510A57">
        <w:rPr>
          <w:i/>
        </w:rPr>
        <w:t>V</w:t>
      </w:r>
      <w:r w:rsidRPr="00510A57">
        <w:rPr>
          <w:i/>
          <w:vertAlign w:val="subscript"/>
        </w:rPr>
        <w:t>ind1</w:t>
      </w:r>
      <w:r>
        <w:t xml:space="preserve"> and </w:t>
      </w:r>
      <w:r w:rsidRPr="00510A57">
        <w:rPr>
          <w:i/>
        </w:rPr>
        <w:t>V</w:t>
      </w:r>
      <w:r w:rsidRPr="00510A57">
        <w:rPr>
          <w:i/>
          <w:vertAlign w:val="subscript"/>
        </w:rPr>
        <w:t>series1</w:t>
      </w:r>
      <w:r>
        <w:t xml:space="preserve"> is the individual slope and series slope, respectively. </w:t>
      </w:r>
      <w:r w:rsidR="00FC73A3">
        <w:t xml:space="preserve">The </w:t>
      </w:r>
      <w:r w:rsidR="00BB0E62">
        <w:t>character state approach</w:t>
      </w:r>
      <w:r w:rsidR="00FC73A3">
        <w:t xml:space="preserve"> does not estimate a slope because </w:t>
      </w:r>
      <w:r w:rsidR="006E2C32">
        <w:t xml:space="preserve">it </w:t>
      </w:r>
      <w:r w:rsidR="00FC73A3">
        <w:t>assumes that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FC73A3">
        <w:rPr>
          <w:vertAlign w:val="subscript"/>
        </w:rPr>
        <w:t xml:space="preserve"> </w:t>
      </w:r>
      <w:r w:rsidR="00FC73A3">
        <w:t xml:space="preserve">in each environment </w:t>
      </w:r>
      <w:r w:rsidR="006E2C32">
        <w:t>are “</w:t>
      </w:r>
      <w:r w:rsidR="00FC1268">
        <w:t>distinct</w:t>
      </w:r>
      <w:r w:rsidR="006E2C32">
        <w:t>”</w:t>
      </w:r>
      <w:r w:rsidR="00FC1268">
        <w:t xml:space="preserve"> traits</w:t>
      </w:r>
      <w:r w:rsidR="00FC73A3">
        <w:t xml:space="preserve">, However, one can assess the thermal plasticity of a trait by </w:t>
      </w:r>
      <w:r w:rsidR="00BB0E62">
        <w:t xml:space="preserve">identifying changes in repeatability </w:t>
      </w:r>
      <w:r w:rsidR="00FC73A3">
        <w:t xml:space="preserve">across temperatures </w:t>
      </w:r>
      <w:r w:rsidR="00E7413B">
        <w:t>using R</w:t>
      </w:r>
      <w:r w:rsidR="00E7413B" w:rsidRPr="00E7413B">
        <w:rPr>
          <w:vertAlign w:val="subscript"/>
        </w:rPr>
        <w:t>T</w:t>
      </w:r>
      <w:r w:rsidR="00E7413B">
        <w:t xml:space="preserve"> (eq</w:t>
      </w:r>
      <w:ins w:id="287" w:author="fonti.kar@gmail.com" w:date="2019-01-11T12:48:00Z">
        <w:r w:rsidR="00BD12DB">
          <w:t>uatio</w:t>
        </w:r>
      </w:ins>
      <w:r w:rsidR="00E7413B">
        <w:t>n 8)</w:t>
      </w:r>
      <w:ins w:id="288" w:author="fonti.kar@gmail.com" w:date="2019-01-11T12:48:00Z">
        <w:r w:rsidR="00350FF6">
          <w:t>. å</w:t>
        </w:r>
      </w:ins>
      <w:del w:id="289" w:author="fonti.kar@gmail.com" w:date="2019-01-11T12:48:00Z">
        <w:r w:rsidR="00FC73A3" w:rsidDel="00BD12DB">
          <w:delText>. This</w:delText>
        </w:r>
        <w:r w:rsidR="00BB0E62" w:rsidDel="00BD12DB">
          <w:delText xml:space="preserve"> is </w:delText>
        </w:r>
        <w:r w:rsidR="00BB0E62" w:rsidDel="00350FF6">
          <w:delText>conceptually the same</w:delText>
        </w:r>
        <w:r w:rsidR="00BB0E62" w:rsidDel="00BD12DB">
          <w:delText xml:space="preserve"> as quantifying whether slopes are repeatable or not</w:delText>
        </w:r>
        <w:r w:rsidR="00FC73A3" w:rsidDel="00BD12DB">
          <w:delText xml:space="preserve"> </w:delText>
        </w:r>
        <w:r w:rsidR="00FC1268" w:rsidDel="00BD12DB">
          <w:delText xml:space="preserve">as </w:delText>
        </w:r>
        <w:r w:rsidR="00FC73A3" w:rsidDel="00BD12DB">
          <w:delText>in the function-valued approach</w:delText>
        </w:r>
        <w:r w:rsidR="00BB0E62" w:rsidDel="00BD12DB">
          <w:delText xml:space="preserve">. </w:delText>
        </w:r>
      </w:del>
    </w:p>
    <w:p w14:paraId="63523364" w14:textId="279CCA75" w:rsidR="009A5C4A" w:rsidRDefault="009A5C4A" w:rsidP="006237AE">
      <w:pPr>
        <w:pStyle w:val="Heading2"/>
        <w:spacing w:line="360" w:lineRule="auto"/>
      </w:pPr>
      <w:r>
        <w:t>Cross-temperature correlations in metabolic rate</w:t>
      </w:r>
    </w:p>
    <w:p w14:paraId="4E536350" w14:textId="7326A4C0" w:rsidR="00B57B7C" w:rsidRPr="004364E0" w:rsidRDefault="006E467C" w:rsidP="006237AE">
      <w:pPr>
        <w:spacing w:line="360" w:lineRule="auto"/>
        <w:rPr>
          <w:lang w:val="en-AU"/>
        </w:rPr>
      </w:pPr>
      <w:r w:rsidRPr="00035262">
        <w:rPr>
          <w:i/>
          <w:lang w:val="en-AU"/>
        </w:rPr>
        <w:t>A priori</w:t>
      </w:r>
      <w:r>
        <w:rPr>
          <w:lang w:val="en-AU"/>
        </w:rPr>
        <w:t>, we expect m</w:t>
      </w:r>
      <w:r w:rsidR="00441EAF">
        <w:rPr>
          <w:lang w:val="en-AU"/>
        </w:rPr>
        <w:t xml:space="preserve">etabolic rate measured at one temperature </w:t>
      </w:r>
      <w:del w:id="290" w:author="fonti.kar@gmail.com" w:date="2019-01-11T12:49:00Z">
        <w:r w:rsidR="00441EAF" w:rsidDel="00B37C96">
          <w:rPr>
            <w:lang w:val="en-AU"/>
          </w:rPr>
          <w:delText xml:space="preserve">will </w:delText>
        </w:r>
      </w:del>
      <w:ins w:id="291" w:author="fonti.kar@gmail.com" w:date="2019-01-11T12:49:00Z">
        <w:r w:rsidR="00B37C96">
          <w:rPr>
            <w:lang w:val="en-AU"/>
          </w:rPr>
          <w:t xml:space="preserve">to </w:t>
        </w:r>
      </w:ins>
      <w:r w:rsidR="00441EAF">
        <w:rPr>
          <w:lang w:val="en-AU"/>
        </w:rPr>
        <w:t xml:space="preserve">be correlated with metabolic rate measured at another temperature. We estimated these cross-environment correlations using both statistical approaches. </w:t>
      </w:r>
      <w:ins w:id="292" w:author="fonti.kar@gmail.com" w:date="2019-01-11T12:51:00Z">
        <w:r w:rsidR="00B37C96">
          <w:rPr>
            <w:lang w:val="en-AU"/>
          </w:rPr>
          <w:t>C</w:t>
        </w:r>
      </w:ins>
      <w:del w:id="293" w:author="fonti.kar@gmail.com" w:date="2019-01-11T12:51:00Z">
        <w:r w:rsidR="00441EAF" w:rsidDel="00B37C96">
          <w:rPr>
            <w:lang w:val="en-AU"/>
          </w:rPr>
          <w:delText>While</w:delText>
        </w:r>
        <w:r w:rsidR="00AB3AD8" w:rsidDel="00B37C96">
          <w:rPr>
            <w:lang w:val="en-AU"/>
          </w:rPr>
          <w:delText xml:space="preserve"> c</w:delText>
        </w:r>
      </w:del>
      <w:r w:rsidR="00AB3AD8">
        <w:rPr>
          <w:lang w:val="en-AU"/>
        </w:rPr>
        <w:t>orrelations</w:t>
      </w:r>
      <w:r w:rsidR="003C0991">
        <w:rPr>
          <w:lang w:val="en-AU"/>
        </w:rPr>
        <w:t xml:space="preserve"> </w:t>
      </w:r>
      <w:del w:id="294" w:author="fonti.kar@gmail.com" w:date="2019-01-11T12:50:00Z">
        <w:r w:rsidR="00441EAF" w:rsidDel="00B37C96">
          <w:rPr>
            <w:lang w:val="en-AU"/>
          </w:rPr>
          <w:delText xml:space="preserve">can </w:delText>
        </w:r>
        <w:r w:rsidR="003827B6" w:rsidDel="00B37C96">
          <w:rPr>
            <w:lang w:val="en-AU"/>
          </w:rPr>
          <w:delText xml:space="preserve">be </w:delText>
        </w:r>
        <w:r w:rsidR="00441EAF" w:rsidDel="00B37C96">
          <w:rPr>
            <w:lang w:val="en-AU"/>
          </w:rPr>
          <w:delText>estimated</w:delText>
        </w:r>
      </w:del>
      <w:ins w:id="295" w:author="fonti.kar@gmail.com" w:date="2019-01-11T12:50:00Z">
        <w:r w:rsidR="00B37C96">
          <w:rPr>
            <w:lang w:val="en-AU"/>
          </w:rPr>
          <w:t>are</w:t>
        </w:r>
      </w:ins>
      <w:ins w:id="296" w:author="fonti.kar@gmail.com" w:date="2019-01-11T12:51:00Z">
        <w:r w:rsidR="00B37C96">
          <w:rPr>
            <w:lang w:val="en-AU"/>
          </w:rPr>
          <w:t xml:space="preserve"> </w:t>
        </w:r>
      </w:ins>
      <w:del w:id="297" w:author="fonti.kar@gmail.com" w:date="2019-01-11T12:51:00Z">
        <w:r w:rsidR="00441EAF" w:rsidDel="00B37C96">
          <w:rPr>
            <w:lang w:val="en-AU"/>
          </w:rPr>
          <w:delText xml:space="preserve"> </w:delText>
        </w:r>
      </w:del>
      <w:del w:id="298" w:author="fonti.kar@gmail.com" w:date="2019-01-11T12:52:00Z">
        <w:r w:rsidR="003C0991" w:rsidDel="00B37C96">
          <w:rPr>
            <w:lang w:val="en-AU"/>
          </w:rPr>
          <w:delText>directly</w:delText>
        </w:r>
      </w:del>
      <w:ins w:id="299" w:author="fonti.kar@gmail.com" w:date="2019-01-11T12:52:00Z">
        <w:r w:rsidR="00B37C96">
          <w:rPr>
            <w:lang w:val="en-AU"/>
          </w:rPr>
          <w:t>conveniently</w:t>
        </w:r>
      </w:ins>
      <w:ins w:id="300" w:author="fonti.kar@gmail.com" w:date="2019-01-11T12:51:00Z">
        <w:r w:rsidR="00B37C96">
          <w:rPr>
            <w:lang w:val="en-AU"/>
          </w:rPr>
          <w:t xml:space="preserve"> estimated</w:t>
        </w:r>
      </w:ins>
      <w:r w:rsidR="003C0991">
        <w:rPr>
          <w:lang w:val="en-AU"/>
        </w:rPr>
        <w:t xml:space="preserve"> </w:t>
      </w:r>
      <w:del w:id="301" w:author="fonti.kar@gmail.com" w:date="2019-01-11T12:51:00Z">
        <w:r w:rsidR="003C0991" w:rsidDel="00B37C96">
          <w:rPr>
            <w:lang w:val="en-AU"/>
          </w:rPr>
          <w:delText xml:space="preserve">from the </w:delText>
        </w:r>
      </w:del>
      <w:ins w:id="302" w:author="fonti.kar@gmail.com" w:date="2019-01-11T12:51:00Z">
        <w:r w:rsidR="00B37C96">
          <w:rPr>
            <w:lang w:val="en-AU"/>
          </w:rPr>
          <w:t xml:space="preserve">by </w:t>
        </w:r>
      </w:ins>
      <w:r w:rsidR="003C0991">
        <w:rPr>
          <w:lang w:val="en-AU"/>
        </w:rPr>
        <w:t>character-state model</w:t>
      </w:r>
      <w:ins w:id="303" w:author="fonti.kar@gmail.com" w:date="2019-01-11T12:51:00Z">
        <w:r w:rsidR="00B37C96">
          <w:rPr>
            <w:lang w:val="en-AU"/>
          </w:rPr>
          <w:t>s</w:t>
        </w:r>
      </w:ins>
      <w:r w:rsidR="003C0991">
        <w:rPr>
          <w:lang w:val="en-AU"/>
        </w:rPr>
        <w:t xml:space="preserve"> at both the among</w:t>
      </w:r>
      <w:r w:rsidR="002D0922">
        <w:rPr>
          <w:lang w:val="en-AU"/>
        </w:rPr>
        <w:t>-</w:t>
      </w:r>
      <w:r w:rsidR="003C0991">
        <w:rPr>
          <w:lang w:val="en-AU"/>
        </w:rPr>
        <w:t xml:space="preserve"> and within individual level</w:t>
      </w:r>
      <w:ins w:id="304" w:author="fonti.kar@gmail.com" w:date="2019-01-11T12:49:00Z">
        <w:r w:rsidR="00B37C96">
          <w:rPr>
            <w:lang w:val="en-AU"/>
          </w:rPr>
          <w:t xml:space="preserve">. </w:t>
        </w:r>
      </w:ins>
      <w:ins w:id="305" w:author="fonti.kar@gmail.com" w:date="2019-01-11T12:52:00Z">
        <w:r w:rsidR="00B37C96">
          <w:rPr>
            <w:lang w:val="en-AU"/>
          </w:rPr>
          <w:t>Whereas</w:t>
        </w:r>
      </w:ins>
      <w:ins w:id="306" w:author="fonti.kar@gmail.com" w:date="2019-01-11T17:19:00Z">
        <w:r w:rsidR="0053170A">
          <w:rPr>
            <w:lang w:val="en-AU"/>
          </w:rPr>
          <w:t>,</w:t>
        </w:r>
      </w:ins>
      <w:ins w:id="307" w:author="fonti.kar@gmail.com" w:date="2019-01-11T12:52:00Z">
        <w:r w:rsidR="00B37C96">
          <w:rPr>
            <w:lang w:val="en-AU"/>
          </w:rPr>
          <w:t xml:space="preserve"> </w:t>
        </w:r>
      </w:ins>
      <w:ins w:id="308" w:author="fonti.kar@gmail.com" w:date="2019-01-11T17:20:00Z">
        <w:r w:rsidR="0053170A">
          <w:rPr>
            <w:lang w:val="en-AU"/>
          </w:rPr>
          <w:t>cross-temperature</w:t>
        </w:r>
      </w:ins>
      <w:ins w:id="309" w:author="fonti.kar@gmail.com" w:date="2019-01-11T12:54:00Z">
        <w:r w:rsidR="00B37C96">
          <w:rPr>
            <w:lang w:val="en-AU"/>
          </w:rPr>
          <w:t xml:space="preserve"> </w:t>
        </w:r>
      </w:ins>
      <w:ins w:id="310" w:author="fonti.kar@gmail.com" w:date="2019-01-11T12:52:00Z">
        <w:r w:rsidR="00B37C96">
          <w:rPr>
            <w:lang w:val="en-AU"/>
          </w:rPr>
          <w:t xml:space="preserve">correlations </w:t>
        </w:r>
      </w:ins>
      <w:ins w:id="311" w:author="fonti.kar@gmail.com" w:date="2019-01-11T12:53:00Z">
        <w:r w:rsidR="00B37C96">
          <w:rPr>
            <w:lang w:val="en-AU"/>
          </w:rPr>
          <w:t>need to be</w:t>
        </w:r>
      </w:ins>
      <w:ins w:id="312" w:author="fonti.kar@gmail.com" w:date="2019-01-11T12:52:00Z">
        <w:r w:rsidR="00B37C96" w:rsidRPr="00100303">
          <w:rPr>
            <w:lang w:val="en-AU"/>
          </w:rPr>
          <w:t xml:space="preserve"> </w:t>
        </w:r>
        <w:r w:rsidR="00B37C96">
          <w:rPr>
            <w:lang w:val="en-AU"/>
          </w:rPr>
          <w:t>derived</w:t>
        </w:r>
        <w:r w:rsidR="00B37C96" w:rsidRPr="00100303">
          <w:rPr>
            <w:lang w:val="en-AU"/>
          </w:rPr>
          <w:t xml:space="preserve"> using matrix algebra</w:t>
        </w:r>
      </w:ins>
      <w:del w:id="313" w:author="fonti.kar@gmail.com" w:date="2019-01-11T12:49:00Z">
        <w:r w:rsidR="003C0991" w:rsidDel="00B37C96">
          <w:rPr>
            <w:lang w:val="en-AU"/>
          </w:rPr>
          <w:delText xml:space="preserve"> (</w:delText>
        </w:r>
        <w:r w:rsidR="00441EAF" w:rsidDel="00B37C96">
          <w:rPr>
            <w:lang w:val="en-AU"/>
          </w:rPr>
          <w:delText xml:space="preserve">by </w:delText>
        </w:r>
        <w:r w:rsidR="003C0991" w:rsidDel="00B37C96">
          <w:rPr>
            <w:lang w:val="en-AU"/>
          </w:rPr>
          <w:delText xml:space="preserve">setting rescor = T in </w:delText>
        </w:r>
        <w:r w:rsidR="002D0922" w:rsidDel="00B37C96">
          <w:rPr>
            <w:lang w:val="en-AU"/>
          </w:rPr>
          <w:delText>‘</w:delText>
        </w:r>
        <w:r w:rsidR="003C0991" w:rsidDel="00B37C96">
          <w:rPr>
            <w:lang w:val="en-AU"/>
          </w:rPr>
          <w:delText>brms</w:delText>
        </w:r>
        <w:r w:rsidR="002D0922" w:rsidDel="00B37C96">
          <w:rPr>
            <w:lang w:val="en-AU"/>
          </w:rPr>
          <w:delText>’</w:delText>
        </w:r>
        <w:r w:rsidR="003C0991" w:rsidDel="00B37C96">
          <w:rPr>
            <w:lang w:val="en-AU"/>
          </w:rPr>
          <w:delText xml:space="preserve"> or rcov </w:delText>
        </w:r>
        <w:r w:rsidR="00441EAF" w:rsidDel="00B37C96">
          <w:rPr>
            <w:lang w:val="en-AU"/>
          </w:rPr>
          <w:delText xml:space="preserve">= ~us(trait):units in </w:delText>
        </w:r>
        <w:r w:rsidR="002D0922" w:rsidDel="00B37C96">
          <w:rPr>
            <w:lang w:val="en-AU"/>
          </w:rPr>
          <w:delText>‘</w:delText>
        </w:r>
        <w:r w:rsidR="00441EAF" w:rsidDel="00B37C96">
          <w:rPr>
            <w:lang w:val="en-AU"/>
          </w:rPr>
          <w:delText>MCMCglmm</w:delText>
        </w:r>
        <w:r w:rsidR="002D0922" w:rsidDel="00B37C96">
          <w:rPr>
            <w:lang w:val="en-AU"/>
          </w:rPr>
          <w:delText>’</w:delText>
        </w:r>
        <w:r w:rsidR="00441EAF" w:rsidDel="00B37C96">
          <w:rPr>
            <w:lang w:val="en-AU"/>
          </w:rPr>
          <w:delText>),</w:delText>
        </w:r>
        <w:r w:rsidR="003C0991" w:rsidDel="00B37C96">
          <w:rPr>
            <w:lang w:val="en-AU"/>
          </w:rPr>
          <w:delText xml:space="preserve"> </w:delText>
        </w:r>
      </w:del>
      <w:ins w:id="314" w:author="fonti.kar@gmail.com" w:date="2019-01-11T12:53:00Z">
        <w:r w:rsidR="00B37C96">
          <w:rPr>
            <w:lang w:val="en-AU"/>
          </w:rPr>
          <w:t xml:space="preserve"> </w:t>
        </w:r>
      </w:ins>
      <w:ins w:id="315" w:author="fonti.kar@gmail.com" w:date="2019-01-11T17:20:00Z">
        <w:r w:rsidR="0053170A">
          <w:rPr>
            <w:lang w:val="en-AU"/>
          </w:rPr>
          <w:t xml:space="preserve">in function-valued models, </w:t>
        </w:r>
      </w:ins>
      <w:ins w:id="316" w:author="fonti.kar@gmail.com" w:date="2019-01-11T12:53:00Z">
        <w:r w:rsidR="00B37C96">
          <w:rPr>
            <w:lang w:val="en-AU"/>
          </w:rPr>
          <w:t>as</w:t>
        </w:r>
      </w:ins>
      <w:del w:id="317" w:author="fonti.kar@gmail.com" w:date="2019-01-11T12:49:00Z">
        <w:r w:rsidR="00441EAF" w:rsidDel="00B37C96">
          <w:rPr>
            <w:lang w:val="en-AU"/>
          </w:rPr>
          <w:delText>t</w:delText>
        </w:r>
      </w:del>
      <w:del w:id="318" w:author="fonti.kar@gmail.com" w:date="2019-01-11T12:53:00Z">
        <w:r w:rsidR="00441EAF" w:rsidDel="00B37C96">
          <w:rPr>
            <w:lang w:val="en-AU"/>
          </w:rPr>
          <w:delText>hese</w:delText>
        </w:r>
        <w:r w:rsidR="00C04CFD" w:rsidDel="00B37C96">
          <w:rPr>
            <w:lang w:val="en-AU"/>
          </w:rPr>
          <w:delText xml:space="preserve"> are not directly estimated </w:delText>
        </w:r>
        <w:r w:rsidR="00441EAF" w:rsidDel="00B37C96">
          <w:rPr>
            <w:lang w:val="en-AU"/>
          </w:rPr>
          <w:delText xml:space="preserve">from </w:delText>
        </w:r>
        <w:r w:rsidR="00441EAF" w:rsidRPr="00100303" w:rsidDel="00B37C96">
          <w:rPr>
            <w:lang w:val="en-AU"/>
          </w:rPr>
          <w:delText>function-valued models</w:delText>
        </w:r>
        <w:r w:rsidR="003827B6" w:rsidRPr="00100303" w:rsidDel="00B37C96">
          <w:rPr>
            <w:lang w:val="en-AU"/>
          </w:rPr>
          <w:delText xml:space="preserve"> as</w:delText>
        </w:r>
      </w:del>
      <w:r w:rsidR="003827B6" w:rsidRPr="00100303">
        <w:rPr>
          <w:lang w:val="en-AU"/>
        </w:rPr>
        <w:t xml:space="preserve"> they are part of the </w:t>
      </w:r>
      <w:del w:id="319" w:author="fonti.kar@gmail.com" w:date="2019-01-11T12:53:00Z">
        <w:r w:rsidR="003827B6" w:rsidRPr="00100303" w:rsidDel="00B37C96">
          <w:rPr>
            <w:lang w:val="en-AU"/>
          </w:rPr>
          <w:delText xml:space="preserve">general </w:delText>
        </w:r>
      </w:del>
      <w:r w:rsidR="003827B6" w:rsidRPr="00100303">
        <w:rPr>
          <w:lang w:val="en-AU"/>
        </w:rPr>
        <w:t>slope describing the reaction norm</w:t>
      </w:r>
      <w:r w:rsidR="00441EAF" w:rsidRPr="00100303">
        <w:rPr>
          <w:lang w:val="en-AU"/>
        </w:rPr>
        <w:t xml:space="preserve">. </w:t>
      </w:r>
      <w:del w:id="320" w:author="fonti.kar@gmail.com" w:date="2019-01-11T12:54:00Z">
        <w:r w:rsidR="00441EAF" w:rsidRPr="00100303" w:rsidDel="00B37C96">
          <w:rPr>
            <w:lang w:val="en-AU"/>
          </w:rPr>
          <w:delText>H</w:delText>
        </w:r>
        <w:r w:rsidR="00C04CFD" w:rsidRPr="00100303" w:rsidDel="00B37C96">
          <w:rPr>
            <w:lang w:val="en-AU"/>
          </w:rPr>
          <w:delText>owever</w:delText>
        </w:r>
        <w:r w:rsidR="00441EAF" w:rsidRPr="00100303" w:rsidDel="00B37C96">
          <w:rPr>
            <w:lang w:val="en-AU"/>
          </w:rPr>
          <w:delText>,</w:delText>
        </w:r>
        <w:r w:rsidR="00C04CFD" w:rsidRPr="00100303" w:rsidDel="00B37C96">
          <w:rPr>
            <w:lang w:val="en-AU"/>
          </w:rPr>
          <w:delText xml:space="preserve"> </w:delText>
        </w:r>
        <w:r w:rsidR="00441EAF" w:rsidRPr="00100303" w:rsidDel="00B37C96">
          <w:rPr>
            <w:lang w:val="en-AU"/>
          </w:rPr>
          <w:delText>correlations</w:delText>
        </w:r>
        <w:r w:rsidR="00C04CFD" w:rsidRPr="00100303" w:rsidDel="00B37C96">
          <w:rPr>
            <w:lang w:val="en-AU"/>
          </w:rPr>
          <w:delText xml:space="preserve"> can </w:delText>
        </w:r>
      </w:del>
      <w:del w:id="321" w:author="fonti.kar@gmail.com" w:date="2019-01-11T12:52:00Z">
        <w:r w:rsidR="00C04CFD" w:rsidRPr="00100303" w:rsidDel="00B37C96">
          <w:rPr>
            <w:lang w:val="en-AU"/>
          </w:rPr>
          <w:delText xml:space="preserve">be </w:delText>
        </w:r>
        <w:r w:rsidR="002D0922" w:rsidDel="00B37C96">
          <w:rPr>
            <w:lang w:val="en-AU"/>
          </w:rPr>
          <w:delText>derived</w:delText>
        </w:r>
        <w:r w:rsidR="00C04CFD" w:rsidRPr="00100303" w:rsidDel="00B37C96">
          <w:rPr>
            <w:lang w:val="en-AU"/>
          </w:rPr>
          <w:delText xml:space="preserve"> </w:delText>
        </w:r>
        <w:r w:rsidR="00441EAF" w:rsidRPr="00100303" w:rsidDel="00B37C96">
          <w:rPr>
            <w:lang w:val="en-AU"/>
          </w:rPr>
          <w:delText xml:space="preserve">from function-valued models </w:delText>
        </w:r>
        <w:r w:rsidR="00C04CFD" w:rsidRPr="00100303" w:rsidDel="00B37C96">
          <w:rPr>
            <w:lang w:val="en-AU"/>
          </w:rPr>
          <w:delText>using</w:delText>
        </w:r>
        <w:r w:rsidR="00572C4B" w:rsidRPr="00100303" w:rsidDel="00B37C96">
          <w:rPr>
            <w:lang w:val="en-AU"/>
          </w:rPr>
          <w:delText xml:space="preserve"> matrix algebra </w:delText>
        </w:r>
      </w:del>
      <w:del w:id="322" w:author="fonti.kar@gmail.com" w:date="2019-01-11T12:54:00Z">
        <w:r w:rsidR="00572C4B" w:rsidRPr="00100303" w:rsidDel="00B37C96">
          <w:rPr>
            <w:lang w:val="en-AU"/>
          </w:rPr>
          <w:delText>and</w:delText>
        </w:r>
        <w:r w:rsidR="00C04CFD" w:rsidRPr="00100303" w:rsidDel="00B37C96">
          <w:rPr>
            <w:lang w:val="en-AU"/>
          </w:rPr>
          <w:delText xml:space="preserve"> the variance-covariance matrix of the intercept and slope</w:delText>
        </w:r>
      </w:del>
      <w:del w:id="323" w:author="fonti.kar@gmail.com" w:date="2019-01-11T12:53:00Z">
        <w:r w:rsidR="00C04CFD" w:rsidRPr="00100303" w:rsidDel="00B37C96">
          <w:rPr>
            <w:lang w:val="en-AU"/>
          </w:rPr>
          <w:delText xml:space="preserve"> following</w:delText>
        </w:r>
        <w:r w:rsidR="003F1CB2" w:rsidDel="00B37C96">
          <w:rPr>
            <w:rFonts w:eastAsiaTheme="minorHAnsi"/>
            <w:lang w:val="en-US"/>
          </w:rPr>
          <w:fldChar w:fldCharType="begin"/>
        </w:r>
        <w:r w:rsidR="002905E1" w:rsidDel="00B37C96">
          <w:rPr>
            <w:rFonts w:eastAsiaTheme="minorHAnsi"/>
            <w:lang w:val="en-US"/>
          </w:rPr>
          <w:delInstrText xml:space="preserve"> ADDIN PAPERS2_CITATIONS &lt;citation&gt;&lt;priority&gt;53&lt;/priority&gt;&lt;uuid&gt;429B5054-5AAE-4BE2-92D2-72F77279BDA7&lt;/uuid&gt;&lt;publications&gt;&lt;publication&gt;&lt;subtype&gt;400&lt;/subtype&gt;&lt;publisher&gt;Springer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delInstrText>
        </w:r>
        <w:r w:rsidR="003F1CB2" w:rsidDel="00B37C96">
          <w:rPr>
            <w:rFonts w:eastAsiaTheme="minorHAnsi"/>
            <w:lang w:val="en-US"/>
          </w:rPr>
          <w:fldChar w:fldCharType="separate"/>
        </w:r>
        <w:r w:rsidR="004F268B" w:rsidDel="00B37C96">
          <w:rPr>
            <w:rFonts w:eastAsiaTheme="minorHAnsi"/>
            <w:lang w:val="en-US"/>
          </w:rPr>
          <w:delText>(Brommer 2013)</w:delText>
        </w:r>
        <w:r w:rsidR="003F1CB2" w:rsidDel="00B37C96">
          <w:rPr>
            <w:rFonts w:eastAsiaTheme="minorHAnsi"/>
            <w:lang w:val="en-US"/>
          </w:rPr>
          <w:fldChar w:fldCharType="end"/>
        </w:r>
      </w:del>
      <w:del w:id="324" w:author="fonti.kar@gmail.com" w:date="2019-01-11T12:54:00Z">
        <w:r w:rsidR="00C04CFD" w:rsidRPr="00100303" w:rsidDel="00B37C96">
          <w:rPr>
            <w:lang w:val="en-AU"/>
          </w:rPr>
          <w:delText xml:space="preserve">. </w:delText>
        </w:r>
      </w:del>
      <w:r w:rsidR="00C04CFD" w:rsidRPr="00100303">
        <w:rPr>
          <w:lang w:val="en-AU"/>
        </w:rPr>
        <w:t xml:space="preserve">We derived </w:t>
      </w:r>
      <w:ins w:id="325" w:author="fonti.kar@gmail.com" w:date="2019-01-11T17:20:00Z">
        <w:r w:rsidR="0053170A">
          <w:rPr>
            <w:lang w:val="en-AU"/>
          </w:rPr>
          <w:t>among-individual and withi</w:t>
        </w:r>
      </w:ins>
      <w:ins w:id="326" w:author="fonti.kar@gmail.com" w:date="2019-01-11T17:21:00Z">
        <w:r w:rsidR="0053170A">
          <w:rPr>
            <w:lang w:val="en-AU"/>
          </w:rPr>
          <w:t xml:space="preserve">n-individual-among-sampling sessions (using seriesID) </w:t>
        </w:r>
      </w:ins>
      <w:r w:rsidR="00C04CFD" w:rsidRPr="00100303">
        <w:rPr>
          <w:lang w:val="en-AU"/>
        </w:rPr>
        <w:t xml:space="preserve">correlations </w:t>
      </w:r>
      <w:ins w:id="327" w:author="fonti.kar@gmail.com" w:date="2019-01-11T12:53:00Z">
        <w:r w:rsidR="00B37C96" w:rsidRPr="00100303">
          <w:rPr>
            <w:lang w:val="en-AU"/>
          </w:rPr>
          <w:t>following</w:t>
        </w:r>
        <w:r w:rsidR="00B37C96">
          <w:rPr>
            <w:lang w:val="en-AU"/>
          </w:rPr>
          <w:t xml:space="preserve"> </w:t>
        </w:r>
        <w:r w:rsidR="00B37C96">
          <w:rPr>
            <w:rFonts w:eastAsiaTheme="minorHAnsi"/>
            <w:lang w:val="en-US"/>
          </w:rPr>
          <w:fldChar w:fldCharType="begin"/>
        </w:r>
        <w:r w:rsidR="00B37C96">
          <w:rPr>
            <w:rFonts w:eastAsiaTheme="minorHAnsi"/>
            <w:lang w:val="en-US"/>
          </w:rPr>
          <w:instrText xml:space="preserve"> ADDIN PAPERS2_CITATIONS &lt;citation&gt;&lt;priority&gt;53&lt;/priority&gt;&lt;uuid&gt;429B5054-5AAE-4BE2-92D2-72F77279BDA7&lt;/uuid&gt;&lt;publications&gt;&lt;publication&gt;&lt;subtype&gt;400&lt;/subtype&gt;&lt;publisher&gt;Springer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instrText>
        </w:r>
        <w:r w:rsidR="00B37C96">
          <w:rPr>
            <w:rFonts w:eastAsiaTheme="minorHAnsi"/>
            <w:lang w:val="en-US"/>
          </w:rPr>
          <w:fldChar w:fldCharType="separate"/>
        </w:r>
        <w:r w:rsidR="00B37C96">
          <w:rPr>
            <w:rFonts w:eastAsiaTheme="minorHAnsi"/>
            <w:lang w:val="en-US"/>
          </w:rPr>
          <w:t>Brommer (2013)</w:t>
        </w:r>
        <w:r w:rsidR="00B37C96">
          <w:rPr>
            <w:rFonts w:eastAsiaTheme="minorHAnsi"/>
            <w:lang w:val="en-US"/>
          </w:rPr>
          <w:fldChar w:fldCharType="end"/>
        </w:r>
      </w:ins>
      <w:ins w:id="328" w:author="fonti.kar@gmail.com" w:date="2019-01-11T12:54:00Z">
        <w:r w:rsidR="00B37C96">
          <w:rPr>
            <w:rFonts w:eastAsiaTheme="minorHAnsi"/>
            <w:lang w:val="en-US"/>
          </w:rPr>
          <w:t xml:space="preserve"> using </w:t>
        </w:r>
      </w:ins>
      <w:del w:id="329" w:author="fonti.kar@gmail.com" w:date="2019-01-11T12:54:00Z">
        <w:r w:rsidR="00B57B7C" w:rsidRPr="00100303" w:rsidDel="00B37C96">
          <w:rPr>
            <w:lang w:val="en-AU"/>
          </w:rPr>
          <w:delText xml:space="preserve">from </w:delText>
        </w:r>
      </w:del>
      <w:r w:rsidR="0043536D">
        <w:rPr>
          <w:lang w:val="en-AU"/>
        </w:rPr>
        <w:t>the</w:t>
      </w:r>
      <w:r w:rsidR="00B57B7C" w:rsidRPr="00100303">
        <w:rPr>
          <w:lang w:val="en-AU"/>
        </w:rPr>
        <w:t xml:space="preserve"> </w:t>
      </w:r>
      <w:del w:id="330" w:author="fonti.kar@gmail.com" w:date="2019-01-11T12:54:00Z">
        <w:r w:rsidR="00B57B7C" w:rsidRPr="00100303" w:rsidDel="00B37C96">
          <w:rPr>
            <w:lang w:val="en-AU"/>
          </w:rPr>
          <w:delText xml:space="preserve">function-valued </w:delText>
        </w:r>
      </w:del>
      <w:r w:rsidR="00B57B7C" w:rsidRPr="00100303">
        <w:rPr>
          <w:lang w:val="en-AU"/>
        </w:rPr>
        <w:t>model</w:t>
      </w:r>
      <w:r w:rsidR="00572C4B" w:rsidRPr="00100303">
        <w:rPr>
          <w:lang w:val="en-AU"/>
        </w:rPr>
        <w:t xml:space="preserve"> </w:t>
      </w:r>
      <w:r w:rsidR="0043536D">
        <w:rPr>
          <w:lang w:val="en-AU"/>
        </w:rPr>
        <w:t>that we used to calculate the repeatability of the slope (see above).</w:t>
      </w:r>
      <w:r w:rsidR="002D0922" w:rsidRPr="00100303">
        <w:rPr>
          <w:lang w:val="en-AU"/>
        </w:rPr>
        <w:t xml:space="preserve"> </w:t>
      </w:r>
      <w:del w:id="331" w:author="fonti.kar@gmail.com" w:date="2019-01-11T12:54:00Z">
        <w:r w:rsidR="00F45804" w:rsidDel="00B37C96">
          <w:delText>This enabled us to</w:delText>
        </w:r>
        <w:r w:rsidR="002D0922" w:rsidDel="00B37C96">
          <w:rPr>
            <w:lang w:val="en-AU"/>
          </w:rPr>
          <w:delText xml:space="preserve"> calculate correlations at the </w:delText>
        </w:r>
        <w:r w:rsidR="002D0922" w:rsidRPr="00100303" w:rsidDel="00B37C96">
          <w:rPr>
            <w:lang w:val="en-AU"/>
          </w:rPr>
          <w:delText>among and within-individual-among-sampling-session level</w:delText>
        </w:r>
        <w:r w:rsidR="002D0922" w:rsidDel="00B37C96">
          <w:rPr>
            <w:lang w:val="en-AU"/>
          </w:rPr>
          <w:delText xml:space="preserve">. </w:delText>
        </w:r>
      </w:del>
      <w:r w:rsidR="004364E0">
        <w:t>T</w:t>
      </w:r>
      <w:r w:rsidR="00EC180D">
        <w:t xml:space="preserve">he variance-covariance </w:t>
      </w:r>
      <w:r w:rsidR="00041169">
        <w:t>(</w:t>
      </w:r>
      <w:r w:rsidR="00041169" w:rsidRPr="0003221E">
        <w:rPr>
          <w:i/>
        </w:rPr>
        <w:t>K</w:t>
      </w:r>
      <w:r w:rsidR="00041169">
        <w:t xml:space="preserve">) </w:t>
      </w:r>
      <w:r w:rsidR="004364E0">
        <w:t>from t</w:t>
      </w:r>
      <w:r w:rsidR="00EC180D">
        <w:t>his model is</w:t>
      </w:r>
      <w:r w:rsidR="00870580">
        <w:t xml:space="preserve"> </w:t>
      </w:r>
      <w:r w:rsidR="00EC180D">
        <w:t>denoted as</w:t>
      </w:r>
      <w:r w:rsidR="00B95620">
        <w:t xml:space="preserve">: </w:t>
      </w:r>
    </w:p>
    <w:p w14:paraId="450FA120" w14:textId="49460133" w:rsidR="003D60FF" w:rsidRDefault="00EC180D" w:rsidP="006237AE">
      <w:pPr>
        <w:spacing w:line="360" w:lineRule="auto"/>
        <w:ind w:firstLine="720"/>
        <w:rPr>
          <w:lang w:val="en-AU"/>
        </w:rPr>
      </w:pPr>
      <w:r>
        <w:rPr>
          <w:lang w:val="en-AU"/>
        </w:rPr>
        <w:t>Eq</w:t>
      </w:r>
      <w:ins w:id="332" w:author="fonti.kar@gmail.com" w:date="2019-01-11T12:55:00Z">
        <w:r w:rsidR="00B37C96">
          <w:rPr>
            <w:lang w:val="en-AU"/>
          </w:rPr>
          <w:t>uatio</w:t>
        </w:r>
      </w:ins>
      <w:r>
        <w:rPr>
          <w:lang w:val="en-AU"/>
        </w:rPr>
        <w:t>n 10:</w:t>
      </w:r>
    </w:p>
    <w:p w14:paraId="25FCF442" w14:textId="6F425B67" w:rsidR="00EC180D" w:rsidRDefault="00CF3544" w:rsidP="006237AE">
      <w:pPr>
        <w:spacing w:line="360" w:lineRule="auto"/>
        <w:ind w:firstLine="720"/>
        <w:rPr>
          <w:lang w:val="en-AU"/>
        </w:rPr>
      </w:pPr>
      <m:oMathPara>
        <m:oMath>
          <m:r>
            <w:rPr>
              <w:rFonts w:ascii="Cambria Math" w:hAnsi="Cambria Math"/>
              <w:lang w:val="en-AU"/>
            </w:rPr>
            <m:t xml:space="preserve">K=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sSub>
                      <m:sSubPr>
                        <m:ctrlPr>
                          <w:rPr>
                            <w:rFonts w:ascii="Cambria Math" w:hAnsi="Cambria Math"/>
                            <w:i/>
                          </w:rPr>
                        </m:ctrlPr>
                      </m:sSubPr>
                      <m:e>
                        <m:r>
                          <w:rPr>
                            <w:rFonts w:ascii="Cambria Math" w:hAnsi="Cambria Math"/>
                          </w:rPr>
                          <m:t>V</m:t>
                        </m:r>
                      </m:e>
                      <m:sub>
                        <m:r>
                          <w:rPr>
                            <w:rFonts w:ascii="Cambria Math" w:hAnsi="Cambria Math"/>
                          </w:rPr>
                          <m:t>ind0</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e>
                  <m:e>
                    <m:sSub>
                      <m:sSubPr>
                        <m:ctrlPr>
                          <w:rPr>
                            <w:rFonts w:ascii="Cambria Math" w:hAnsi="Cambria Math"/>
                            <w:i/>
                          </w:rPr>
                        </m:ctrlPr>
                      </m:sSubPr>
                      <m:e>
                        <m:r>
                          <w:rPr>
                            <w:rFonts w:ascii="Cambria Math" w:hAnsi="Cambria Math"/>
                          </w:rPr>
                          <m:t>V</m:t>
                        </m:r>
                      </m:e>
                      <m:sub>
                        <m:r>
                          <w:rPr>
                            <w:rFonts w:ascii="Cambria Math" w:hAnsi="Cambria Math"/>
                          </w:rPr>
                          <m:t>ind1</m:t>
                        </m:r>
                      </m:sub>
                    </m:sSub>
                  </m:e>
                </m:mr>
              </m:m>
            </m:e>
          </m:d>
        </m:oMath>
      </m:oMathPara>
    </w:p>
    <w:p w14:paraId="205BC5B5" w14:textId="483DB697" w:rsidR="00A72343" w:rsidRDefault="00EC180D" w:rsidP="006237AE">
      <w:pPr>
        <w:spacing w:line="360" w:lineRule="auto"/>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oMath>
      <w:r w:rsidR="00FC73A3">
        <w:rPr>
          <w:lang w:val="en-AU"/>
        </w:rPr>
        <w:t xml:space="preserve"> </w:t>
      </w:r>
      <w:r w:rsidR="00A91269">
        <w:rPr>
          <w:lang w:val="en-AU"/>
        </w:rPr>
        <w:t xml:space="preserve">or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oMath>
      <w:r w:rsidR="00A91269">
        <w:rPr>
          <w:lang w:val="en-AU"/>
        </w:rPr>
        <w:t xml:space="preserve"> </w:t>
      </w:r>
      <w:r>
        <w:rPr>
          <w:lang w:val="en-AU"/>
        </w:rPr>
        <w:t xml:space="preserve">is the covariance of the slope and intercept. </w:t>
      </w:r>
      <w:r w:rsidR="00A72343">
        <w:rPr>
          <w:lang w:val="en-AU"/>
        </w:rPr>
        <w:t xml:space="preserve">The six measurement temperatures can be represented as a </w:t>
      </w:r>
      <w:r w:rsidR="00127E8B">
        <w:rPr>
          <w:lang w:val="en-AU"/>
        </w:rPr>
        <w:t>2 x 6</w:t>
      </w:r>
      <w:r w:rsidR="00A72343">
        <w:rPr>
          <w:lang w:val="en-AU"/>
        </w:rPr>
        <w:t xml:space="preserve"> </w:t>
      </w:r>
      <w:r w:rsidR="008D646C">
        <w:rPr>
          <w:lang w:val="en-AU"/>
        </w:rPr>
        <w:t>matrix</w:t>
      </w:r>
      <w:r w:rsidR="00A72343">
        <w:rPr>
          <w:lang w:val="en-AU"/>
        </w:rPr>
        <w:t>,</w:t>
      </w:r>
    </w:p>
    <w:p w14:paraId="352FA734" w14:textId="4E153D14" w:rsidR="003C0991" w:rsidRDefault="00BD2E0B" w:rsidP="006237AE">
      <w:pPr>
        <w:spacing w:line="360" w:lineRule="auto"/>
        <w:ind w:firstLine="720"/>
        <w:rPr>
          <w:lang w:val="en-AU"/>
        </w:rPr>
      </w:pPr>
      <w:r>
        <w:rPr>
          <w:lang w:val="en-AU"/>
        </w:rPr>
        <w:t>Eq</w:t>
      </w:r>
      <w:ins w:id="333" w:author="fonti.kar@gmail.com" w:date="2019-01-11T12:55:00Z">
        <w:r w:rsidR="00B37C96">
          <w:rPr>
            <w:lang w:val="en-AU"/>
          </w:rPr>
          <w:t>uatio</w:t>
        </w:r>
      </w:ins>
      <w:r>
        <w:rPr>
          <w:lang w:val="en-AU"/>
        </w:rPr>
        <w:t>n 11:</w:t>
      </w:r>
    </w:p>
    <w:p w14:paraId="59820DB4" w14:textId="7E9351CD" w:rsidR="00A72343" w:rsidRPr="00A72343" w:rsidRDefault="00CF3544" w:rsidP="006237AE">
      <w:pPr>
        <w:spacing w:line="360" w:lineRule="auto"/>
        <w:ind w:firstLine="720"/>
        <w:rPr>
          <w:lang w:val="en-AU"/>
        </w:rPr>
      </w:pPr>
      <m:oMathPara>
        <m:oMath>
          <m:r>
            <w:rPr>
              <w:rFonts w:ascii="Cambria Math" w:hAnsi="Cambria Math"/>
              <w:lang w:val="en-AU"/>
            </w:rPr>
            <w:lastRenderedPageBreak/>
            <m:t xml:space="preserve">ϕ=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1</m:t>
                        </m:r>
                      </m:sub>
                    </m:sSub>
                  </m:e>
                </m:mr>
                <m:mr>
                  <m:e>
                    <m:r>
                      <w:rPr>
                        <w:rFonts w:ascii="Cambria Math" w:hAnsi="Cambria Math"/>
                        <w:lang w:val="en-AU"/>
                      </w:rPr>
                      <m:t>1</m:t>
                    </m:r>
                  </m:e>
                  <m:e>
                    <m:r>
                      <w:rPr>
                        <w:rFonts w:ascii="Cambria Math" w:hAnsi="Cambria Math"/>
                        <w:lang w:val="en-AU"/>
                      </w:rPr>
                      <m:t>⋮</m:t>
                    </m:r>
                  </m:e>
                </m:m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6</m:t>
                        </m:r>
                      </m:sub>
                    </m:sSub>
                  </m:e>
                </m:mr>
              </m:m>
            </m:e>
          </m:d>
        </m:oMath>
      </m:oMathPara>
    </w:p>
    <w:p w14:paraId="6EE2B35A" w14:textId="5CFBD798" w:rsidR="00BC2311" w:rsidRDefault="00A72343" w:rsidP="006237AE">
      <w:pPr>
        <w:spacing w:line="360" w:lineRule="auto"/>
        <w:rPr>
          <w:lang w:val="en-AU"/>
        </w:rPr>
      </w:pPr>
      <w:r>
        <w:rPr>
          <w:lang w:val="en-AU"/>
        </w:rPr>
        <w:t>where the first</w:t>
      </w:r>
      <w:r w:rsidR="00BC2311">
        <w:rPr>
          <w:lang w:val="en-AU"/>
        </w:rPr>
        <w:t xml:space="preserve"> column</w:t>
      </w:r>
      <w:r w:rsidR="00B95620">
        <w:rPr>
          <w:lang w:val="en-AU"/>
        </w:rPr>
        <w:t xml:space="preserve"> </w:t>
      </w:r>
      <w:r w:rsidR="00870580">
        <w:rPr>
          <w:lang w:val="en-AU"/>
        </w:rPr>
        <w:t>contains</w:t>
      </w:r>
      <w:r>
        <w:rPr>
          <w:lang w:val="en-AU"/>
        </w:rPr>
        <w:t xml:space="preserve"> ones and the second column is the six unique measurement temperatures </w:t>
      </w:r>
      <w:r w:rsidR="00870580">
        <w:rPr>
          <w:lang w:val="en-AU"/>
        </w:rPr>
        <w:t xml:space="preserve">on the same scale as the predictor used to estimate </w:t>
      </w:r>
      <w:r w:rsidR="00870580" w:rsidRPr="00870580">
        <w:rPr>
          <w:i/>
          <w:lang w:val="en-AU"/>
        </w:rPr>
        <w:t>K</w:t>
      </w:r>
      <w:r w:rsidR="00F45804">
        <w:rPr>
          <w:i/>
          <w:lang w:val="en-AU"/>
        </w:rPr>
        <w:t xml:space="preserve"> </w:t>
      </w:r>
      <w:r w:rsidR="00F45804">
        <w:rPr>
          <w:lang w:val="en-AU"/>
        </w:rPr>
        <w:t>(e.g. logTemp)</w:t>
      </w:r>
      <w:r>
        <w:rPr>
          <w:lang w:val="en-AU"/>
        </w:rPr>
        <w:t xml:space="preserve">. The </w:t>
      </w:r>
      <w:r w:rsidR="00BD2E0B">
        <w:rPr>
          <w:lang w:val="en-AU"/>
        </w:rPr>
        <w:t>among</w:t>
      </w:r>
      <w:r w:rsidR="002D0922">
        <w:rPr>
          <w:lang w:val="en-AU"/>
        </w:rPr>
        <w:t>-</w:t>
      </w:r>
      <w:r w:rsidR="00BD2E0B">
        <w:rPr>
          <w:lang w:val="en-AU"/>
        </w:rPr>
        <w:t xml:space="preserve">individual </w:t>
      </w:r>
      <w:r w:rsidR="00F45804">
        <w:rPr>
          <w:lang w:val="en-AU"/>
        </w:rPr>
        <w:t xml:space="preserve">phenotypic </w:t>
      </w:r>
      <w:r>
        <w:rPr>
          <w:lang w:val="en-AU"/>
        </w:rPr>
        <w:t>variance-covariance matrix</w:t>
      </w:r>
      <w:r w:rsidR="00BC2311">
        <w:rPr>
          <w:lang w:val="en-AU"/>
        </w:rPr>
        <w:t xml:space="preserve">, </w:t>
      </w:r>
      <w:r w:rsidR="000E4202">
        <w:rPr>
          <w:i/>
          <w:lang w:val="en-AU"/>
        </w:rPr>
        <w:t>P,</w:t>
      </w:r>
      <w:r>
        <w:rPr>
          <w:lang w:val="en-AU"/>
        </w:rPr>
        <w:t xml:space="preserve"> for</w:t>
      </w:r>
      <w:r w:rsidR="00BC2311">
        <w:rPr>
          <w:lang w:val="en-AU"/>
        </w:rPr>
        <w:t xml:space="preserve"> </w:t>
      </w:r>
      <w:r w:rsidR="00870580">
        <w:rPr>
          <w:lang w:val="en-AU"/>
        </w:rPr>
        <w:t>the</w:t>
      </w:r>
      <w:r w:rsidR="00BC2311">
        <w:rPr>
          <w:lang w:val="en-AU"/>
        </w:rPr>
        <w:t xml:space="preserve"> six temperatures can then be derived by multiplying K with </w:t>
      </w:r>
      <m:oMath>
        <m:r>
          <w:rPr>
            <w:rFonts w:ascii="Cambria Math" w:hAnsi="Cambria Math"/>
            <w:lang w:val="en-AU"/>
          </w:rPr>
          <m:t xml:space="preserve">ϕ' </m:t>
        </m:r>
      </m:oMath>
      <w:r w:rsidR="00BC2311">
        <w:rPr>
          <w:lang w:val="en-AU"/>
        </w:rPr>
        <w:t>and its transpose</w:t>
      </w:r>
      <w:r w:rsidR="00F237D7">
        <w:rPr>
          <w:lang w:val="en-AU"/>
        </w:rPr>
        <w:t xml:space="preserve"> in eq</w:t>
      </w:r>
      <w:ins w:id="334" w:author="fonti.kar@gmail.com" w:date="2019-01-11T12:56:00Z">
        <w:r w:rsidR="00B37C96">
          <w:rPr>
            <w:lang w:val="en-AU"/>
          </w:rPr>
          <w:t>uatio</w:t>
        </w:r>
      </w:ins>
      <w:r w:rsidR="00F237D7">
        <w:rPr>
          <w:lang w:val="en-AU"/>
        </w:rPr>
        <w:t xml:space="preserve">n 12. </w:t>
      </w:r>
      <w:del w:id="335" w:author="fonti.kar@gmail.com" w:date="2019-01-11T12:57:00Z">
        <w:r w:rsidR="00F237D7" w:rsidDel="00B37C96">
          <w:rPr>
            <w:lang w:val="en-AU"/>
          </w:rPr>
          <w:delText xml:space="preserve">The same calculation is repeated using the </w:delText>
        </w:r>
      </w:del>
      <w:del w:id="336" w:author="fonti.kar@gmail.com" w:date="2019-01-11T12:55:00Z">
        <w:r w:rsidR="00F237D7" w:rsidDel="00B37C96">
          <w:rPr>
            <w:lang w:val="en-AU"/>
          </w:rPr>
          <w:delText>‘</w:delText>
        </w:r>
      </w:del>
      <w:del w:id="337" w:author="fonti.kar@gmail.com" w:date="2019-01-11T12:57:00Z">
        <w:r w:rsidR="00F237D7" w:rsidDel="00B37C96">
          <w:rPr>
            <w:lang w:val="en-AU"/>
          </w:rPr>
          <w:delText>series</w:delText>
        </w:r>
      </w:del>
      <w:del w:id="338" w:author="fonti.kar@gmail.com" w:date="2019-01-11T12:55:00Z">
        <w:r w:rsidR="00F237D7" w:rsidDel="00B37C96">
          <w:rPr>
            <w:lang w:val="en-AU"/>
          </w:rPr>
          <w:delText>’</w:delText>
        </w:r>
      </w:del>
      <w:del w:id="339" w:author="fonti.kar@gmail.com" w:date="2019-01-11T12:57:00Z">
        <w:r w:rsidR="00F237D7" w:rsidDel="00B37C96">
          <w:rPr>
            <w:lang w:val="en-AU"/>
          </w:rPr>
          <w:delText xml:space="preserve"> variance-covariance matrix</w:delText>
        </w:r>
        <w:r w:rsidR="004F5D10" w:rsidDel="00B37C96">
          <w:rPr>
            <w:lang w:val="en-AU"/>
          </w:rPr>
          <w:delText xml:space="preserve"> </w:delText>
        </w:r>
        <w:r w:rsidR="00F237D7" w:rsidDel="00B37C96">
          <w:rPr>
            <w:lang w:val="en-AU"/>
          </w:rPr>
          <w:delText>to obtain within-individual</w:delText>
        </w:r>
        <w:r w:rsidR="004F5D10" w:rsidDel="00B37C96">
          <w:rPr>
            <w:lang w:val="en-AU"/>
          </w:rPr>
          <w:delText>-among-sampling-sessions</w:delText>
        </w:r>
        <w:r w:rsidR="00F237D7" w:rsidDel="00B37C96">
          <w:rPr>
            <w:lang w:val="en-AU"/>
          </w:rPr>
          <w:delText xml:space="preserve"> </w:delText>
        </w:r>
        <w:r w:rsidR="00F45804" w:rsidDel="00B37C96">
          <w:rPr>
            <w:lang w:val="en-AU"/>
          </w:rPr>
          <w:delText xml:space="preserve">phenotypic </w:delText>
        </w:r>
        <w:r w:rsidR="004F5D10" w:rsidDel="00B37C96">
          <w:rPr>
            <w:lang w:val="en-AU"/>
          </w:rPr>
          <w:delText>variance-covariance matrix</w:delText>
        </w:r>
        <w:r w:rsidR="00F45804" w:rsidDel="00B37C96">
          <w:rPr>
            <w:lang w:val="en-AU"/>
          </w:rPr>
          <w:delText>.</w:delText>
        </w:r>
        <w:r w:rsidR="004F5D10" w:rsidDel="00B37C96">
          <w:rPr>
            <w:lang w:val="en-AU"/>
          </w:rPr>
          <w:delText xml:space="preserve"> </w:delText>
        </w:r>
      </w:del>
    </w:p>
    <w:p w14:paraId="2D1E3969" w14:textId="77777777" w:rsidR="00B37C96" w:rsidRDefault="00BD2E0B" w:rsidP="006237AE">
      <w:pPr>
        <w:spacing w:line="360" w:lineRule="auto"/>
        <w:ind w:firstLine="720"/>
        <w:rPr>
          <w:ins w:id="340" w:author="fonti.kar@gmail.com" w:date="2019-01-11T12:55:00Z"/>
          <w:lang w:val="en-AU"/>
        </w:rPr>
      </w:pPr>
      <w:r>
        <w:rPr>
          <w:lang w:val="en-AU"/>
        </w:rPr>
        <w:t>Eq</w:t>
      </w:r>
      <w:ins w:id="341" w:author="fonti.kar@gmail.com" w:date="2019-01-11T12:55:00Z">
        <w:r w:rsidR="00B37C96">
          <w:rPr>
            <w:lang w:val="en-AU"/>
          </w:rPr>
          <w:t>uatio</w:t>
        </w:r>
      </w:ins>
      <w:r>
        <w:rPr>
          <w:lang w:val="en-AU"/>
        </w:rPr>
        <w:t xml:space="preserve">n </w:t>
      </w:r>
      <w:r w:rsidR="00BC2311">
        <w:rPr>
          <w:lang w:val="en-AU"/>
        </w:rPr>
        <w:t>12</w:t>
      </w:r>
      <w:r>
        <w:rPr>
          <w:lang w:val="en-AU"/>
        </w:rPr>
        <w:t>:</w:t>
      </w:r>
      <w:r w:rsidR="004F5D10">
        <w:rPr>
          <w:lang w:val="en-AU"/>
        </w:rPr>
        <w:t>.</w:t>
      </w:r>
    </w:p>
    <w:p w14:paraId="2786B757" w14:textId="7B4DB125" w:rsidR="00BC2311" w:rsidRPr="00087568" w:rsidRDefault="00B37C96" w:rsidP="006237AE">
      <w:pPr>
        <w:spacing w:line="360" w:lineRule="auto"/>
        <w:ind w:firstLine="720"/>
        <w:rPr>
          <w:lang w:val="en-AU"/>
        </w:rPr>
      </w:pPr>
      <m:oMathPara>
        <m:oMath>
          <m:r>
            <w:ins w:id="342" w:author="fonti.kar@gmail.com" w:date="2019-01-11T12:55:00Z">
              <m:rPr>
                <m:sty m:val="p"/>
              </m:rPr>
              <w:rPr>
                <w:rFonts w:ascii="Cambria Math" w:hAnsi="Cambria Math"/>
                <w:lang w:val="en-AU"/>
              </w:rPr>
              <m:t xml:space="preserve"> </m:t>
            </w:ins>
          </m:r>
          <m:r>
            <w:rPr>
              <w:rFonts w:ascii="Cambria Math" w:hAnsi="Cambria Math"/>
              <w:lang w:val="en-AU"/>
            </w:rPr>
            <m:t>P= ϕKϕ'</m:t>
          </m:r>
        </m:oMath>
      </m:oMathPara>
    </w:p>
    <w:p w14:paraId="546C6405" w14:textId="1FC22793" w:rsidR="00CF3544" w:rsidRDefault="00087568" w:rsidP="006237AE">
      <w:pPr>
        <w:spacing w:line="360" w:lineRule="auto"/>
        <w:rPr>
          <w:lang w:val="en-AU"/>
        </w:rPr>
      </w:pPr>
      <w:r>
        <w:rPr>
          <w:lang w:val="en-AU"/>
        </w:rPr>
        <w:t>which results in a 6 x 6 variance-covariance matrix as follows,</w:t>
      </w:r>
    </w:p>
    <w:p w14:paraId="764EDDA0" w14:textId="15B2C57F" w:rsidR="00460A8C" w:rsidRDefault="00A63E7C" w:rsidP="006237AE">
      <w:pPr>
        <w:spacing w:line="360" w:lineRule="auto"/>
        <w:rPr>
          <w:lang w:val="en-AU"/>
        </w:rPr>
      </w:pPr>
      <m:oMathPara>
        <m:oMath>
          <m:r>
            <w:rPr>
              <w:rFonts w:ascii="Cambria Math" w:hAnsi="Cambria Math"/>
              <w:lang w:val="en-AU"/>
            </w:rPr>
            <m:t xml:space="preserve">P= </m:t>
          </m:r>
          <m:d>
            <m:dPr>
              <m:begChr m:val="["/>
              <m:endChr m:val="]"/>
              <m:ctrlPr>
                <w:rPr>
                  <w:rFonts w:ascii="Cambria Math" w:hAnsi="Cambria Math"/>
                  <w:i/>
                  <w:lang w:val="en-AU"/>
                </w:rPr>
              </m:ctrlPr>
            </m:dPr>
            <m:e>
              <m:m>
                <m:mPr>
                  <m:mcs>
                    <m:mc>
                      <m:mcPr>
                        <m:count m:val="6"/>
                        <m:mcJc m:val="center"/>
                      </m:mcPr>
                    </m:mc>
                  </m:mcs>
                  <m:ctrlPr>
                    <w:rPr>
                      <w:rFonts w:ascii="Cambria Math" w:hAnsi="Cambria Math"/>
                      <w:i/>
                      <w:lang w:val="en-AU"/>
                    </w:rPr>
                  </m:ctrlPr>
                </m:mPr>
                <m:mr>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T2,1</m:t>
                        </m:r>
                      </m:sub>
                    </m:sSub>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 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e>
                </m:mr>
              </m:m>
            </m:e>
          </m:d>
        </m:oMath>
      </m:oMathPara>
    </w:p>
    <w:p w14:paraId="49EEFAAA" w14:textId="1C27ABCE" w:rsidR="00BD2E0B" w:rsidRDefault="00BD2E0B" w:rsidP="006237AE">
      <w:pPr>
        <w:spacing w:line="360" w:lineRule="auto"/>
        <w:rPr>
          <w:lang w:val="en-AU"/>
        </w:rPr>
      </w:pPr>
      <w:r>
        <w:rPr>
          <w:lang w:val="en-AU"/>
        </w:rPr>
        <w:t>where</w:t>
      </w:r>
      <w:r w:rsidR="00870580">
        <w:rPr>
          <w:lang w:val="en-AU"/>
        </w:rPr>
        <w:t xml:space="preserve"> the diagona</w:t>
      </w:r>
      <w:r w:rsidR="00CF3544">
        <w:rPr>
          <w:lang w:val="en-AU"/>
        </w:rPr>
        <w:t xml:space="preserve">l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oMath>
      <w:r w:rsidR="00CF3544">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m:t>
            </m:r>
          </m:sub>
        </m:sSub>
      </m:oMath>
      <w:r w:rsidR="00CF3544">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oMath>
      <w:r>
        <w:rPr>
          <w:lang w:val="en-AU"/>
        </w:rPr>
        <w:t xml:space="preserve"> are the among</w:t>
      </w:r>
      <w:r w:rsidR="002D0922">
        <w:rPr>
          <w:lang w:val="en-AU"/>
        </w:rPr>
        <w:t>-</w:t>
      </w:r>
      <w:r>
        <w:rPr>
          <w:lang w:val="en-AU"/>
        </w:rPr>
        <w:t xml:space="preserve">individual variances in log metabolic rate at all six temperatures and the off-diagonals represent the covariances of log metabolic between all six temperatures. </w:t>
      </w:r>
      <w:ins w:id="343" w:author="fonti.kar@gmail.com" w:date="2019-01-11T12:57:00Z">
        <w:r w:rsidR="00B37C96">
          <w:rPr>
            <w:lang w:val="en-AU"/>
          </w:rPr>
          <w:t xml:space="preserve">The same calculation is repeated using the seriesID variance-covariance matrix to obtain within-individual-among-sampling-sessions phenotypic variance-covariance matrix. </w:t>
        </w:r>
      </w:ins>
      <w:del w:id="344" w:author="fonti.kar@gmail.com" w:date="2019-01-11T12:57:00Z">
        <w:r w:rsidDel="00B37C96">
          <w:rPr>
            <w:lang w:val="en-AU"/>
          </w:rPr>
          <w:delText xml:space="preserve">These </w:delText>
        </w:r>
      </w:del>
      <w:ins w:id="345" w:author="fonti.kar@gmail.com" w:date="2019-01-11T12:57:00Z">
        <w:r w:rsidR="00B37C96">
          <w:rPr>
            <w:lang w:val="en-AU"/>
          </w:rPr>
          <w:t>C</w:t>
        </w:r>
      </w:ins>
      <w:del w:id="346" w:author="fonti.kar@gmail.com" w:date="2019-01-11T12:57:00Z">
        <w:r w:rsidDel="00B37C96">
          <w:rPr>
            <w:lang w:val="en-AU"/>
          </w:rPr>
          <w:delText>c</w:delText>
        </w:r>
      </w:del>
      <w:r>
        <w:rPr>
          <w:lang w:val="en-AU"/>
        </w:rPr>
        <w:t>ross-t</w:t>
      </w:r>
      <w:r w:rsidR="00870580">
        <w:rPr>
          <w:lang w:val="en-AU"/>
        </w:rPr>
        <w:t>emperature covariances can then</w:t>
      </w:r>
      <w:r>
        <w:rPr>
          <w:lang w:val="en-AU"/>
        </w:rPr>
        <w:t xml:space="preserve"> be </w:t>
      </w:r>
      <w:r w:rsidR="00870580">
        <w:rPr>
          <w:lang w:val="en-AU"/>
        </w:rPr>
        <w:t>scaled to</w:t>
      </w:r>
      <w:r>
        <w:rPr>
          <w:lang w:val="en-AU"/>
        </w:rPr>
        <w:t xml:space="preserve"> correlations by </w:t>
      </w:r>
      <w:r w:rsidR="00115FB9">
        <w:rPr>
          <w:lang w:val="en-AU"/>
        </w:rPr>
        <w:t>dividing the covariance between two temperatures by th</w:t>
      </w:r>
      <w:r w:rsidR="00870580">
        <w:rPr>
          <w:lang w:val="en-AU"/>
        </w:rPr>
        <w:t>e squar</w:t>
      </w:r>
      <w:r w:rsidR="00B95620">
        <w:rPr>
          <w:lang w:val="en-AU"/>
        </w:rPr>
        <w:t>e</w:t>
      </w:r>
      <w:r w:rsidR="00870580">
        <w:rPr>
          <w:lang w:val="en-AU"/>
        </w:rPr>
        <w:t>-root</w:t>
      </w:r>
      <w:r w:rsidR="00115FB9">
        <w:rPr>
          <w:lang w:val="en-AU"/>
        </w:rPr>
        <w:t xml:space="preserve"> </w:t>
      </w:r>
      <w:r w:rsidR="00870580">
        <w:rPr>
          <w:lang w:val="en-AU"/>
        </w:rPr>
        <w:t xml:space="preserve">product of the </w:t>
      </w:r>
      <w:r w:rsidR="00115FB9">
        <w:rPr>
          <w:lang w:val="en-AU"/>
        </w:rPr>
        <w:t>variance in each of the two temperatures (i.e. the standard deviation at each temperature)</w:t>
      </w:r>
      <w:r w:rsidR="002D0922">
        <w:rPr>
          <w:lang w:val="en-AU"/>
        </w:rPr>
        <w:t xml:space="preserve">. </w:t>
      </w:r>
    </w:p>
    <w:p w14:paraId="2A304308" w14:textId="6AAEEFB8" w:rsidR="00BD2E0B" w:rsidRDefault="00BD2E0B" w:rsidP="006237AE">
      <w:pPr>
        <w:spacing w:line="360" w:lineRule="auto"/>
        <w:ind w:firstLine="720"/>
        <w:rPr>
          <w:lang w:val="en-AU"/>
        </w:rPr>
      </w:pPr>
      <w:r>
        <w:rPr>
          <w:lang w:val="en-AU"/>
        </w:rPr>
        <w:t>Eq</w:t>
      </w:r>
      <w:ins w:id="347" w:author="fonti.kar@gmail.com" w:date="2019-01-11T12:56:00Z">
        <w:r w:rsidR="00B37C96">
          <w:rPr>
            <w:lang w:val="en-AU"/>
          </w:rPr>
          <w:t>uatio</w:t>
        </w:r>
      </w:ins>
      <w:r>
        <w:rPr>
          <w:lang w:val="en-AU"/>
        </w:rPr>
        <w:t>n 13:</w:t>
      </w:r>
    </w:p>
    <w:p w14:paraId="7E9A0E82" w14:textId="192E8506" w:rsidR="00B80CD2" w:rsidRDefault="00CF421A" w:rsidP="006237AE">
      <w:pPr>
        <w:spacing w:line="360" w:lineRule="auto"/>
        <w:rPr>
          <w:lang w:val="en-AU"/>
        </w:rPr>
      </w:pPr>
      <m:oMathPara>
        <m:oMath>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T1,2</m:t>
              </m:r>
            </m:sub>
          </m:sSub>
          <m:r>
            <w:rPr>
              <w:rFonts w:ascii="Cambria Math" w:hAnsi="Cambria Math"/>
              <w:lang w:val="en-AU"/>
            </w:rPr>
            <m:t xml:space="preserve">= </m:t>
          </m:r>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num>
            <m:den>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rad>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e>
              </m:rad>
            </m:den>
          </m:f>
        </m:oMath>
      </m:oMathPara>
    </w:p>
    <w:p w14:paraId="4A4A8882" w14:textId="34DCE483" w:rsidR="009816E5" w:rsidRDefault="009816E5" w:rsidP="006237AE">
      <w:pPr>
        <w:pStyle w:val="Heading2"/>
        <w:spacing w:line="360" w:lineRule="auto"/>
      </w:pPr>
      <w:del w:id="348" w:author="fonti.kar@gmail.com" w:date="2019-01-14T16:28:00Z">
        <w:r w:rsidDel="00B22D42">
          <w:delText xml:space="preserve">Hierarchical </w:delText>
        </w:r>
      </w:del>
      <w:ins w:id="349" w:author="fonti.kar@gmail.com" w:date="2019-01-14T16:28:00Z">
        <w:r w:rsidR="00B22D42">
          <w:t xml:space="preserve">Among- and within-individual </w:t>
        </w:r>
      </w:ins>
      <w:r>
        <w:t>mass</w:t>
      </w:r>
      <w:ins w:id="350" w:author="fonti.kar@gmail.com" w:date="2019-01-15T10:07:00Z">
        <w:r w:rsidR="00E364CB">
          <w:t>-</w:t>
        </w:r>
      </w:ins>
      <w:del w:id="351" w:author="fonti.kar@gmail.com" w:date="2019-01-15T10:07:00Z">
        <w:r w:rsidDel="00E364CB">
          <w:delText xml:space="preserve"> </w:delText>
        </w:r>
      </w:del>
      <w:r>
        <w:t xml:space="preserve">scaling exponents </w:t>
      </w:r>
      <w:r w:rsidR="00C05D33">
        <w:t>at different temperatures</w:t>
      </w:r>
    </w:p>
    <w:p w14:paraId="5A1417A3" w14:textId="2860E9F5" w:rsidR="00A527BB" w:rsidDel="00DD32E4" w:rsidRDefault="00B266EA">
      <w:pPr>
        <w:spacing w:line="360" w:lineRule="auto"/>
        <w:rPr>
          <w:del w:id="352" w:author="fonti.kar@gmail.com" w:date="2019-01-11T14:20:00Z"/>
          <w:lang w:val="en-AU"/>
        </w:rPr>
      </w:pPr>
      <w:ins w:id="353" w:author="fonti.kar@gmail.com" w:date="2019-01-11T14:00:00Z">
        <w:r>
          <w:rPr>
            <w:lang w:val="en-AU"/>
          </w:rPr>
          <w:t xml:space="preserve">Mass-scaling exponents </w:t>
        </w:r>
      </w:ins>
      <w:ins w:id="354" w:author="fonti.kar@gmail.com" w:date="2019-01-11T14:02:00Z">
        <w:r>
          <w:rPr>
            <w:lang w:val="en-AU"/>
          </w:rPr>
          <w:t>describes</w:t>
        </w:r>
      </w:ins>
      <w:ins w:id="355" w:author="fonti.kar@gmail.com" w:date="2019-01-11T14:03:00Z">
        <w:r>
          <w:rPr>
            <w:lang w:val="en-AU"/>
          </w:rPr>
          <w:t xml:space="preserve"> the relationship between metabolic</w:t>
        </w:r>
      </w:ins>
      <w:ins w:id="356" w:author="fonti.kar@gmail.com" w:date="2019-01-11T14:02:00Z">
        <w:r>
          <w:rPr>
            <w:lang w:val="en-AU"/>
          </w:rPr>
          <w:t xml:space="preserve"> rate </w:t>
        </w:r>
      </w:ins>
      <w:ins w:id="357" w:author="fonti.kar@gmail.com" w:date="2019-01-11T14:05:00Z">
        <w:r>
          <w:rPr>
            <w:lang w:val="en-AU"/>
          </w:rPr>
          <w:t>and</w:t>
        </w:r>
      </w:ins>
      <w:ins w:id="358" w:author="fonti.kar@gmail.com" w:date="2019-01-11T14:02:00Z">
        <w:r>
          <w:rPr>
            <w:lang w:val="en-AU"/>
          </w:rPr>
          <w:t xml:space="preserve"> body mass</w:t>
        </w:r>
      </w:ins>
      <w:ins w:id="359" w:author="fonti.kar@gmail.com" w:date="2019-01-11T14:13:00Z">
        <w:r w:rsidR="005C0A2E">
          <w:rPr>
            <w:lang w:val="en-AU"/>
          </w:rPr>
          <w:t xml:space="preserve"> across </w:t>
        </w:r>
      </w:ins>
      <w:ins w:id="360" w:author="fonti.kar@gmail.com" w:date="2019-01-11T14:15:00Z">
        <w:r w:rsidR="005C0A2E">
          <w:rPr>
            <w:lang w:val="en-AU"/>
          </w:rPr>
          <w:t>a</w:t>
        </w:r>
      </w:ins>
      <w:ins w:id="361" w:author="fonti.kar@gmail.com" w:date="2019-01-11T14:14:00Z">
        <w:r w:rsidR="005C0A2E">
          <w:rPr>
            <w:lang w:val="en-AU"/>
          </w:rPr>
          <w:t xml:space="preserve"> sample of </w:t>
        </w:r>
      </w:ins>
      <w:ins w:id="362" w:author="fonti.kar@gmail.com" w:date="2019-01-11T14:13:00Z">
        <w:r w:rsidR="005C0A2E">
          <w:rPr>
            <w:lang w:val="en-AU"/>
          </w:rPr>
          <w:t>individuals</w:t>
        </w:r>
      </w:ins>
      <w:ins w:id="363" w:author="fonti.kar@gmail.com" w:date="2019-01-11T14:03:00Z">
        <w:r>
          <w:rPr>
            <w:lang w:val="en-AU"/>
          </w:rPr>
          <w:t xml:space="preserve">. </w:t>
        </w:r>
      </w:ins>
      <w:ins w:id="364" w:author="fonti.kar@gmail.com" w:date="2019-01-11T14:04:00Z">
        <w:r>
          <w:rPr>
            <w:lang w:val="en-AU"/>
          </w:rPr>
          <w:t>However,</w:t>
        </w:r>
      </w:ins>
      <w:ins w:id="365" w:author="fonti.kar@gmail.com" w:date="2019-01-11T14:03:00Z">
        <w:r>
          <w:rPr>
            <w:lang w:val="en-AU"/>
          </w:rPr>
          <w:t xml:space="preserve"> </w:t>
        </w:r>
      </w:ins>
      <w:ins w:id="366" w:author="fonti.kar@gmail.com" w:date="2019-01-11T14:05:00Z">
        <w:r>
          <w:rPr>
            <w:lang w:val="en-AU"/>
          </w:rPr>
          <w:t>sample population estimates of</w:t>
        </w:r>
      </w:ins>
      <w:ins w:id="367" w:author="fonti.kar@gmail.com" w:date="2019-01-11T14:03:00Z">
        <w:r>
          <w:rPr>
            <w:lang w:val="en-AU"/>
          </w:rPr>
          <w:t xml:space="preserve"> </w:t>
        </w:r>
      </w:ins>
      <w:ins w:id="368" w:author="fonti.kar@gmail.com" w:date="2019-01-11T14:04:00Z">
        <w:r>
          <w:rPr>
            <w:lang w:val="en-AU"/>
          </w:rPr>
          <w:t xml:space="preserve">scaling exponents may </w:t>
        </w:r>
      </w:ins>
      <w:ins w:id="369" w:author="fonti.kar@gmail.com" w:date="2019-01-11T14:05:00Z">
        <w:r>
          <w:rPr>
            <w:lang w:val="en-AU"/>
          </w:rPr>
          <w:t xml:space="preserve">be </w:t>
        </w:r>
      </w:ins>
      <w:ins w:id="370" w:author="fonti.kar@gmail.com" w:date="2019-01-11T14:13:00Z">
        <w:r w:rsidR="005C0A2E">
          <w:rPr>
            <w:lang w:val="en-AU"/>
          </w:rPr>
          <w:t>a result of</w:t>
        </w:r>
      </w:ins>
      <w:ins w:id="371" w:author="fonti.kar@gmail.com" w:date="2019-01-11T14:06:00Z">
        <w:r>
          <w:rPr>
            <w:lang w:val="en-AU"/>
          </w:rPr>
          <w:t xml:space="preserve"> </w:t>
        </w:r>
      </w:ins>
      <w:ins w:id="372" w:author="fonti.kar@gmail.com" w:date="2019-01-11T14:26:00Z">
        <w:r w:rsidR="00DD32E4">
          <w:rPr>
            <w:lang w:val="en-AU"/>
          </w:rPr>
          <w:t>(</w:t>
        </w:r>
      </w:ins>
      <w:ins w:id="373" w:author="fonti.kar@gmail.com" w:date="2019-01-11T14:10:00Z">
        <w:r w:rsidR="005C0A2E">
          <w:rPr>
            <w:lang w:val="en-AU"/>
          </w:rPr>
          <w:t xml:space="preserve">1) </w:t>
        </w:r>
      </w:ins>
      <w:ins w:id="374" w:author="fonti.kar@gmail.com" w:date="2019-01-11T14:06:00Z">
        <w:r>
          <w:rPr>
            <w:lang w:val="en-AU"/>
          </w:rPr>
          <w:t>an among-individual effect where</w:t>
        </w:r>
      </w:ins>
      <w:ins w:id="375" w:author="fonti.kar@gmail.com" w:date="2019-01-11T14:08:00Z">
        <w:r>
          <w:rPr>
            <w:lang w:val="en-AU"/>
          </w:rPr>
          <w:t>by</w:t>
        </w:r>
      </w:ins>
      <w:ins w:id="376" w:author="fonti.kar@gmail.com" w:date="2019-01-11T14:07:00Z">
        <w:r>
          <w:rPr>
            <w:lang w:val="en-AU"/>
          </w:rPr>
          <w:t xml:space="preserve"> </w:t>
        </w:r>
      </w:ins>
      <w:ins w:id="377" w:author="fonti.kar@gmail.com" w:date="2019-01-11T14:08:00Z">
        <w:r>
          <w:rPr>
            <w:lang w:val="en-AU"/>
          </w:rPr>
          <w:t xml:space="preserve">individuals of different weight have </w:t>
        </w:r>
      </w:ins>
      <w:ins w:id="378" w:author="fonti.kar@gmail.com" w:date="2019-01-11T14:10:00Z">
        <w:r w:rsidR="005C0A2E">
          <w:rPr>
            <w:lang w:val="en-AU"/>
          </w:rPr>
          <w:t xml:space="preserve">different metabolic rates, or </w:t>
        </w:r>
      </w:ins>
      <w:ins w:id="379" w:author="fonti.kar@gmail.com" w:date="2019-01-11T14:26:00Z">
        <w:r w:rsidR="00DD32E4">
          <w:rPr>
            <w:lang w:val="en-AU"/>
          </w:rPr>
          <w:t>(</w:t>
        </w:r>
      </w:ins>
      <w:ins w:id="380" w:author="fonti.kar@gmail.com" w:date="2019-01-11T14:10:00Z">
        <w:r w:rsidR="005C0A2E">
          <w:rPr>
            <w:lang w:val="en-AU"/>
          </w:rPr>
          <w:t xml:space="preserve">2) a within-individual effect </w:t>
        </w:r>
      </w:ins>
      <w:ins w:id="381" w:author="fonti.kar@gmail.com" w:date="2019-01-11T14:11:00Z">
        <w:r w:rsidR="005C0A2E">
          <w:rPr>
            <w:lang w:val="en-AU"/>
          </w:rPr>
          <w:t>in which an individual’s metabolic rate can vary as its weight changes</w:t>
        </w:r>
      </w:ins>
      <w:ins w:id="382" w:author="fonti.kar@gmail.com" w:date="2019-01-11T14:15:00Z">
        <w:r w:rsidR="005C0A2E">
          <w:rPr>
            <w:lang w:val="en-AU"/>
          </w:rPr>
          <w:t xml:space="preserve">, or </w:t>
        </w:r>
      </w:ins>
      <w:ins w:id="383" w:author="fonti.kar@gmail.com" w:date="2019-01-11T14:26:00Z">
        <w:r w:rsidR="00DD32E4">
          <w:rPr>
            <w:lang w:val="en-AU"/>
          </w:rPr>
          <w:t>(</w:t>
        </w:r>
      </w:ins>
      <w:ins w:id="384" w:author="fonti.kar@gmail.com" w:date="2019-01-11T14:15:00Z">
        <w:r w:rsidR="005C0A2E">
          <w:rPr>
            <w:lang w:val="en-AU"/>
          </w:rPr>
          <w:t xml:space="preserve">3) a composite of both within- and among-individual effects. </w:t>
        </w:r>
      </w:ins>
      <w:ins w:id="385" w:author="fonti.kar@gmail.com" w:date="2019-01-11T14:19:00Z">
        <w:r w:rsidR="000A099F">
          <w:rPr>
            <w:lang w:val="en-AU"/>
          </w:rPr>
          <w:t>Exploratory statistics show that the mean percentage change in mass within an individual, across the experiment (mass at the first sampling session – the last sampling session) was 9.13% (n = 42, SE = 0.32, range in percentage change= -5.15, 27.53)</w:t>
        </w:r>
      </w:ins>
      <w:ins w:id="386" w:author="fonti.kar@gmail.com" w:date="2019-01-11T14:20:00Z">
        <w:r w:rsidR="000A099F">
          <w:rPr>
            <w:lang w:val="en-AU"/>
          </w:rPr>
          <w:t xml:space="preserve"> which could influence sample population estimates. We </w:t>
        </w:r>
      </w:ins>
      <w:ins w:id="387" w:author="fonti.kar@gmail.com" w:date="2019-01-11T14:21:00Z">
        <w:r w:rsidR="000A099F">
          <w:rPr>
            <w:lang w:val="en-AU"/>
          </w:rPr>
          <w:t xml:space="preserve">therefore </w:t>
        </w:r>
      </w:ins>
      <w:ins w:id="388" w:author="fonti.kar@gmail.com" w:date="2019-01-11T14:20:00Z">
        <w:r w:rsidR="000A099F">
          <w:rPr>
            <w:lang w:val="en-AU"/>
          </w:rPr>
          <w:t xml:space="preserve">wanted to explore whether </w:t>
        </w:r>
        <w:r w:rsidR="000A099F">
          <w:rPr>
            <w:lang w:val="en-AU"/>
          </w:rPr>
          <w:lastRenderedPageBreak/>
          <w:t>accounting for among- and within-individual effects would affect the overall estimates of mass-scaling exponents as this is rarely considered in typical metabolic scaling studies</w:t>
        </w:r>
      </w:ins>
      <w:ins w:id="389" w:author="fonti.kar@gmail.com" w:date="2019-01-11T14:27:00Z">
        <w:r w:rsidR="00DD32E4">
          <w:rPr>
            <w:lang w:val="en-AU"/>
          </w:rPr>
          <w:t xml:space="preserve"> and whether mass-scaling exponents changed with temperature.</w:t>
        </w:r>
      </w:ins>
      <w:del w:id="390" w:author="fonti.kar@gmail.com" w:date="2019-01-11T14:20:00Z">
        <w:r w:rsidR="00A527BB" w:rsidDel="000A099F">
          <w:rPr>
            <w:lang w:val="en-AU"/>
          </w:rPr>
          <w:delText>W</w:delText>
        </w:r>
        <w:r w:rsidR="00486352" w:rsidDel="000A099F">
          <w:rPr>
            <w:lang w:val="en-AU"/>
          </w:rPr>
          <w:delText xml:space="preserve">e set out to </w:delText>
        </w:r>
      </w:del>
      <w:del w:id="391" w:author="fonti.kar@gmail.com" w:date="2019-01-11T13:00:00Z">
        <w:r w:rsidR="00EB26F5" w:rsidDel="0026741D">
          <w:rPr>
            <w:lang w:val="en-AU"/>
          </w:rPr>
          <w:delText xml:space="preserve">test </w:delText>
        </w:r>
      </w:del>
      <w:del w:id="392" w:author="fonti.kar@gmail.com" w:date="2019-01-11T14:20:00Z">
        <w:r w:rsidR="00486352" w:rsidDel="000A099F">
          <w:rPr>
            <w:lang w:val="en-AU"/>
          </w:rPr>
          <w:delText xml:space="preserve">whether </w:delText>
        </w:r>
        <w:r w:rsidR="00EB26F5" w:rsidDel="000A099F">
          <w:rPr>
            <w:lang w:val="en-AU"/>
          </w:rPr>
          <w:delText xml:space="preserve">mass-scaling </w:delText>
        </w:r>
        <w:r w:rsidR="00486352" w:rsidDel="000A099F">
          <w:rPr>
            <w:lang w:val="en-AU"/>
          </w:rPr>
          <w:delText>exponents were temperature dependent</w:delText>
        </w:r>
        <w:r w:rsidR="00A527BB" w:rsidDel="000A099F">
          <w:rPr>
            <w:lang w:val="en-AU"/>
          </w:rPr>
          <w:delText xml:space="preserve"> and </w:delText>
        </w:r>
      </w:del>
      <w:del w:id="393" w:author="fonti.kar@gmail.com" w:date="2019-01-11T13:00:00Z">
        <w:r w:rsidR="00486352" w:rsidRPr="00ED4B64" w:rsidDel="00AC4470">
          <w:rPr>
            <w:lang w:val="en-AU"/>
          </w:rPr>
          <w:delText xml:space="preserve">whether </w:delText>
        </w:r>
      </w:del>
      <w:del w:id="394" w:author="fonti.kar@gmail.com" w:date="2019-01-11T14:20:00Z">
        <w:r w:rsidR="00EB26F5" w:rsidDel="000A099F">
          <w:rPr>
            <w:lang w:val="en-AU"/>
          </w:rPr>
          <w:delText xml:space="preserve">among and </w:delText>
        </w:r>
        <w:r w:rsidR="00486352" w:rsidDel="000A099F">
          <w:rPr>
            <w:lang w:val="en-AU"/>
          </w:rPr>
          <w:delText xml:space="preserve">within-individual </w:delText>
        </w:r>
      </w:del>
      <w:del w:id="395" w:author="fonti.kar@gmail.com" w:date="2019-01-11T13:00:00Z">
        <w:r w:rsidR="00EB26F5" w:rsidDel="0026741D">
          <w:rPr>
            <w:lang w:val="en-AU"/>
          </w:rPr>
          <w:delText>mass-scaling relationships differed</w:delText>
        </w:r>
        <w:r w:rsidR="008F4BC5" w:rsidDel="0026741D">
          <w:rPr>
            <w:lang w:val="en-AU"/>
          </w:rPr>
          <w:delText xml:space="preserve"> to try and understand some of the factors that </w:delText>
        </w:r>
        <w:r w:rsidR="00B474D8" w:rsidDel="0026741D">
          <w:rPr>
            <w:lang w:val="en-AU"/>
          </w:rPr>
          <w:delText>might lead to different mass-scaling exponents</w:delText>
        </w:r>
      </w:del>
      <w:del w:id="396" w:author="fonti.kar@gmail.com" w:date="2019-01-11T14:20:00Z">
        <w:r w:rsidR="00486352" w:rsidDel="000A099F">
          <w:rPr>
            <w:lang w:val="en-AU"/>
          </w:rPr>
          <w:delText>.</w:delText>
        </w:r>
        <w:r w:rsidR="00486352" w:rsidRPr="00ED4B64" w:rsidDel="000A099F">
          <w:rPr>
            <w:lang w:val="en-AU"/>
          </w:rPr>
          <w:delText xml:space="preserve"> </w:delText>
        </w:r>
      </w:del>
      <w:del w:id="397" w:author="fonti.kar@gmail.com" w:date="2019-01-11T14:19:00Z">
        <w:r w:rsidR="00A527BB" w:rsidDel="000A099F">
          <w:rPr>
            <w:lang w:val="en-AU"/>
          </w:rPr>
          <w:delText>Exploratory statistics show that the</w:delText>
        </w:r>
        <w:r w:rsidR="00486352" w:rsidDel="000A099F">
          <w:rPr>
            <w:lang w:val="en-AU"/>
          </w:rPr>
          <w:delText xml:space="preserve"> mean</w:delText>
        </w:r>
        <w:r w:rsidR="005513FC" w:rsidDel="000A099F">
          <w:rPr>
            <w:lang w:val="en-AU"/>
          </w:rPr>
          <w:delText xml:space="preserve"> percentage</w:delText>
        </w:r>
        <w:r w:rsidR="00486352" w:rsidDel="000A099F">
          <w:rPr>
            <w:lang w:val="en-AU"/>
          </w:rPr>
          <w:delText xml:space="preserve"> change in mass within an individual (mass at the first sampling session – the last sampling session) was</w:delText>
        </w:r>
        <w:r w:rsidR="005513FC" w:rsidDel="000A099F">
          <w:rPr>
            <w:lang w:val="en-AU"/>
          </w:rPr>
          <w:delText xml:space="preserve"> 9.13%</w:delText>
        </w:r>
        <w:r w:rsidR="00486352" w:rsidDel="000A099F">
          <w:rPr>
            <w:lang w:val="en-AU"/>
          </w:rPr>
          <w:delText xml:space="preserve"> (n = 42, S</w:delText>
        </w:r>
        <w:r w:rsidR="005513FC" w:rsidDel="000A099F">
          <w:rPr>
            <w:lang w:val="en-AU"/>
          </w:rPr>
          <w:delText>E</w:delText>
        </w:r>
        <w:r w:rsidR="00486352" w:rsidDel="000A099F">
          <w:rPr>
            <w:lang w:val="en-AU"/>
          </w:rPr>
          <w:delText xml:space="preserve"> = 0.</w:delText>
        </w:r>
        <w:r w:rsidR="005513FC" w:rsidDel="000A099F">
          <w:rPr>
            <w:lang w:val="en-AU"/>
          </w:rPr>
          <w:delText>32</w:delText>
        </w:r>
        <w:r w:rsidR="00486352" w:rsidDel="000A099F">
          <w:rPr>
            <w:lang w:val="en-AU"/>
          </w:rPr>
          <w:delText>, range</w:delText>
        </w:r>
        <w:r w:rsidR="00C3283A" w:rsidDel="000A099F">
          <w:rPr>
            <w:lang w:val="en-AU"/>
          </w:rPr>
          <w:delText xml:space="preserve"> in </w:delText>
        </w:r>
        <w:r w:rsidR="005513FC" w:rsidDel="000A099F">
          <w:rPr>
            <w:lang w:val="en-AU"/>
          </w:rPr>
          <w:delText>percentage change</w:delText>
        </w:r>
        <w:r w:rsidR="00486352" w:rsidDel="000A099F">
          <w:rPr>
            <w:lang w:val="en-AU"/>
          </w:rPr>
          <w:delText>= -</w:delText>
        </w:r>
        <w:r w:rsidR="005513FC" w:rsidDel="000A099F">
          <w:rPr>
            <w:lang w:val="en-AU"/>
          </w:rPr>
          <w:delText>5.15</w:delText>
        </w:r>
        <w:r w:rsidR="00486352" w:rsidDel="000A099F">
          <w:rPr>
            <w:lang w:val="en-AU"/>
          </w:rPr>
          <w:delText xml:space="preserve">, </w:delText>
        </w:r>
        <w:r w:rsidR="005513FC" w:rsidDel="000A099F">
          <w:rPr>
            <w:lang w:val="en-AU"/>
          </w:rPr>
          <w:delText>27.53</w:delText>
        </w:r>
        <w:r w:rsidR="00486352" w:rsidDel="000A099F">
          <w:rPr>
            <w:lang w:val="en-AU"/>
          </w:rPr>
          <w:delText xml:space="preserve">). </w:delText>
        </w:r>
      </w:del>
    </w:p>
    <w:p w14:paraId="1FC114E2" w14:textId="77777777" w:rsidR="00DD32E4" w:rsidRDefault="00DD32E4" w:rsidP="00DD32E4">
      <w:pPr>
        <w:spacing w:line="360" w:lineRule="auto"/>
        <w:rPr>
          <w:ins w:id="398" w:author="fonti.kar@gmail.com" w:date="2019-01-11T14:27:00Z"/>
          <w:lang w:val="en-AU"/>
        </w:rPr>
      </w:pPr>
    </w:p>
    <w:p w14:paraId="47955A86" w14:textId="02E63B12" w:rsidR="00DD32E4" w:rsidRDefault="00DD32E4" w:rsidP="00DD32E4">
      <w:pPr>
        <w:spacing w:line="360" w:lineRule="auto"/>
        <w:ind w:firstLine="720"/>
        <w:rPr>
          <w:ins w:id="399" w:author="fonti.kar@gmail.com" w:date="2019-01-11T14:28:00Z"/>
          <w:rFonts w:eastAsiaTheme="minorHAnsi"/>
          <w:lang w:val="en-US"/>
        </w:rPr>
      </w:pPr>
      <w:ins w:id="400" w:author="fonti.kar@gmail.com" w:date="2019-01-11T14:25:00Z">
        <w:r>
          <w:rPr>
            <w:lang w:val="en-AU"/>
          </w:rPr>
          <w:t>We</w:t>
        </w:r>
      </w:ins>
      <w:ins w:id="401" w:author="fonti.kar@gmail.com" w:date="2019-01-11T14:20:00Z">
        <w:r w:rsidR="000A099F">
          <w:rPr>
            <w:lang w:val="en-AU"/>
          </w:rPr>
          <w:t xml:space="preserve"> </w:t>
        </w:r>
      </w:ins>
      <w:ins w:id="402" w:author="fonti.kar@gmail.com" w:date="2019-01-11T13:53:00Z">
        <w:r w:rsidR="00E4420D">
          <w:rPr>
            <w:lang w:val="en-AU"/>
          </w:rPr>
          <w:t>partition</w:t>
        </w:r>
      </w:ins>
      <w:ins w:id="403" w:author="fonti.kar@gmail.com" w:date="2019-01-11T14:25:00Z">
        <w:r>
          <w:rPr>
            <w:lang w:val="en-AU"/>
          </w:rPr>
          <w:t>ed</w:t>
        </w:r>
      </w:ins>
      <w:ins w:id="404" w:author="fonti.kar@gmail.com" w:date="2019-01-11T14:22:00Z">
        <w:r w:rsidR="000A099F">
          <w:rPr>
            <w:lang w:val="en-AU"/>
          </w:rPr>
          <w:t xml:space="preserve"> out</w:t>
        </w:r>
      </w:ins>
      <w:ins w:id="405" w:author="fonti.kar@gmail.com" w:date="2019-01-11T14:23:00Z">
        <w:r w:rsidR="000A099F">
          <w:rPr>
            <w:lang w:val="en-AU"/>
          </w:rPr>
          <w:t xml:space="preserve"> the</w:t>
        </w:r>
      </w:ins>
      <w:ins w:id="406" w:author="fonti.kar@gmail.com" w:date="2019-01-11T13:48:00Z">
        <w:r w:rsidR="00C7638E">
          <w:rPr>
            <w:lang w:val="en-AU"/>
          </w:rPr>
          <w:t xml:space="preserve"> among- and within-individual </w:t>
        </w:r>
      </w:ins>
      <w:ins w:id="407" w:author="fonti.kar@gmail.com" w:date="2019-01-11T14:25:00Z">
        <w:r w:rsidR="000A099F">
          <w:rPr>
            <w:lang w:val="en-AU"/>
          </w:rPr>
          <w:t>variation</w:t>
        </w:r>
      </w:ins>
      <w:ins w:id="408" w:author="fonti.kar@gmail.com" w:date="2019-01-11T14:26:00Z">
        <w:r>
          <w:rPr>
            <w:lang w:val="en-AU"/>
          </w:rPr>
          <w:t xml:space="preserve"> in body mass</w:t>
        </w:r>
      </w:ins>
      <w:ins w:id="409" w:author="fonti.kar@gmail.com" w:date="2019-01-11T14:23:00Z">
        <w:r w:rsidR="000A099F">
          <w:rPr>
            <w:lang w:val="en-AU"/>
          </w:rPr>
          <w:t xml:space="preserve">, </w:t>
        </w:r>
      </w:ins>
      <w:ins w:id="410" w:author="fonti.kar@gmail.com" w:date="2019-01-11T14:25:00Z">
        <w:r>
          <w:rPr>
            <w:lang w:val="en-AU"/>
          </w:rPr>
          <w:t>by</w:t>
        </w:r>
      </w:ins>
      <w:ins w:id="411" w:author="fonti.kar@gmail.com" w:date="2019-01-11T13:53:00Z">
        <w:r w:rsidR="00E4420D">
          <w:rPr>
            <w:lang w:val="en-AU"/>
          </w:rPr>
          <w:t xml:space="preserve"> </w:t>
        </w:r>
      </w:ins>
      <w:del w:id="412" w:author="fonti.kar@gmail.com" w:date="2019-01-11T13:48:00Z">
        <w:r w:rsidR="00A527BB" w:rsidDel="00C7638E">
          <w:rPr>
            <w:lang w:val="en-AU"/>
          </w:rPr>
          <w:delText xml:space="preserve">First, </w:delText>
        </w:r>
      </w:del>
      <w:ins w:id="413" w:author="fonti.kar@gmail.com" w:date="2019-01-11T14:24:00Z">
        <w:r w:rsidR="000A099F">
          <w:rPr>
            <w:lang w:val="en-AU"/>
          </w:rPr>
          <w:t>first</w:t>
        </w:r>
      </w:ins>
      <w:del w:id="414" w:author="fonti.kar@gmail.com" w:date="2019-01-11T14:24:00Z">
        <w:r w:rsidR="00A527BB" w:rsidDel="000A099F">
          <w:rPr>
            <w:lang w:val="en-AU"/>
          </w:rPr>
          <w:delText>we</w:delText>
        </w:r>
      </w:del>
      <w:r w:rsidR="009816E5">
        <w:rPr>
          <w:lang w:val="en-AU"/>
        </w:rPr>
        <w:t xml:space="preserve"> calculat</w:t>
      </w:r>
      <w:ins w:id="415" w:author="fonti.kar@gmail.com" w:date="2019-01-11T14:26:00Z">
        <w:r>
          <w:rPr>
            <w:lang w:val="en-AU"/>
          </w:rPr>
          <w:t>ing the</w:t>
        </w:r>
      </w:ins>
      <w:del w:id="416" w:author="fonti.kar@gmail.com" w:date="2019-01-11T14:26:00Z">
        <w:r w:rsidR="009816E5" w:rsidDel="00DD32E4">
          <w:rPr>
            <w:lang w:val="en-AU"/>
          </w:rPr>
          <w:delText>ed</w:delText>
        </w:r>
      </w:del>
      <w:r w:rsidR="009816E5">
        <w:rPr>
          <w:lang w:val="en-AU"/>
        </w:rPr>
        <w:t xml:space="preserve"> </w:t>
      </w:r>
      <w:r w:rsidR="006743A0">
        <w:rPr>
          <w:lang w:val="en-AU"/>
        </w:rPr>
        <w:t>mean</w:t>
      </w:r>
      <w:r w:rsidR="009816E5">
        <w:rPr>
          <w:lang w:val="en-AU"/>
        </w:rPr>
        <w:t xml:space="preserve"> mass across all sampling sessions for each individual (among-</w:t>
      </w:r>
      <w:r w:rsidR="008B4A8C">
        <w:rPr>
          <w:lang w:val="en-AU"/>
        </w:rPr>
        <w:t>individual</w:t>
      </w:r>
      <w:r w:rsidR="009816E5">
        <w:rPr>
          <w:lang w:val="en-AU"/>
        </w:rPr>
        <w:t xml:space="preserve"> effect). </w:t>
      </w:r>
      <w:del w:id="417" w:author="fonti.kar@gmail.com" w:date="2019-01-11T14:25:00Z">
        <w:r w:rsidR="007E4605" w:rsidDel="000A099F">
          <w:rPr>
            <w:lang w:val="en-AU"/>
          </w:rPr>
          <w:delText>Second</w:delText>
        </w:r>
      </w:del>
      <w:ins w:id="418" w:author="fonti.kar@gmail.com" w:date="2019-01-11T14:25:00Z">
        <w:r w:rsidR="000A099F">
          <w:rPr>
            <w:lang w:val="en-AU"/>
          </w:rPr>
          <w:t>Then</w:t>
        </w:r>
      </w:ins>
      <w:r w:rsidR="007E4605">
        <w:rPr>
          <w:lang w:val="en-AU"/>
        </w:rPr>
        <w:t>, we</w:t>
      </w:r>
      <w:r w:rsidR="009816E5">
        <w:rPr>
          <w:lang w:val="en-AU"/>
        </w:rPr>
        <w:t xml:space="preserve"> </w:t>
      </w:r>
      <w:del w:id="419" w:author="fonti.kar@gmail.com" w:date="2019-01-11T14:25:00Z">
        <w:r w:rsidR="009816E5" w:rsidDel="000A099F">
          <w:rPr>
            <w:lang w:val="en-AU"/>
          </w:rPr>
          <w:delText>obtain</w:delText>
        </w:r>
        <w:r w:rsidR="007E4605" w:rsidDel="000A099F">
          <w:rPr>
            <w:lang w:val="en-AU"/>
          </w:rPr>
          <w:delText>ed</w:delText>
        </w:r>
        <w:r w:rsidR="009816E5" w:rsidDel="000A099F">
          <w:rPr>
            <w:lang w:val="en-AU"/>
          </w:rPr>
          <w:delText xml:space="preserve"> </w:delText>
        </w:r>
      </w:del>
      <w:ins w:id="420" w:author="fonti.kar@gmail.com" w:date="2019-01-11T14:25:00Z">
        <w:r w:rsidR="000A099F">
          <w:rPr>
            <w:lang w:val="en-AU"/>
          </w:rPr>
          <w:t xml:space="preserve">calculated </w:t>
        </w:r>
      </w:ins>
      <w:r w:rsidR="009816E5">
        <w:rPr>
          <w:lang w:val="en-AU"/>
        </w:rPr>
        <w:t>a within</w:t>
      </w:r>
      <w:ins w:id="421" w:author="fonti.kar@gmail.com" w:date="2019-01-11T13:44:00Z">
        <w:r w:rsidR="00C7638E">
          <w:rPr>
            <w:lang w:val="en-AU"/>
          </w:rPr>
          <w:t>-</w:t>
        </w:r>
      </w:ins>
      <w:del w:id="422" w:author="fonti.kar@gmail.com" w:date="2019-01-11T13:44:00Z">
        <w:r w:rsidR="008B4A8C" w:rsidDel="00C7638E">
          <w:rPr>
            <w:lang w:val="en-AU"/>
          </w:rPr>
          <w:delText xml:space="preserve"> </w:delText>
        </w:r>
      </w:del>
      <w:r w:rsidR="008B4A8C">
        <w:rPr>
          <w:lang w:val="en-AU"/>
        </w:rPr>
        <w:t xml:space="preserve">individual </w:t>
      </w:r>
      <w:r w:rsidR="009816E5">
        <w:rPr>
          <w:lang w:val="en-AU"/>
        </w:rPr>
        <w:t>effect</w:t>
      </w:r>
      <w:r w:rsidR="007E4605">
        <w:rPr>
          <w:lang w:val="en-AU"/>
        </w:rPr>
        <w:t xml:space="preserve"> by </w:t>
      </w:r>
      <w:r w:rsidR="004C354B">
        <w:rPr>
          <w:lang w:val="en-AU"/>
        </w:rPr>
        <w:t>subtracting</w:t>
      </w:r>
      <w:r w:rsidR="007E4605">
        <w:rPr>
          <w:lang w:val="en-AU"/>
        </w:rPr>
        <w:t xml:space="preserve"> an individual’s mass from its own mean </w:t>
      </w:r>
      <w:r w:rsidR="009816E5">
        <w:rPr>
          <w:lang w:val="en-AU"/>
        </w:rPr>
        <w:t xml:space="preserve">(i.e. within-individual </w:t>
      </w:r>
      <w:r w:rsidR="007E4605">
        <w:rPr>
          <w:lang w:val="en-AU"/>
        </w:rPr>
        <w:t>centering</w:t>
      </w:r>
      <w:r w:rsidR="004C40AA">
        <w:rPr>
          <w:lang w:val="en-AU"/>
        </w:rPr>
        <w:t xml:space="preserve">, </w:t>
      </w:r>
      <w:r w:rsidR="009816E5">
        <w:rPr>
          <w:lang w:val="en-AU"/>
        </w:rPr>
        <w:t>see</w:t>
      </w:r>
      <w:r w:rsidR="003F1CB2">
        <w:rPr>
          <w:rFonts w:eastAsiaTheme="minorHAnsi"/>
          <w:lang w:val="en-US"/>
        </w:rPr>
        <w:fldChar w:fldCharType="begin"/>
      </w:r>
      <w:r w:rsidR="002905E1">
        <w:rPr>
          <w:rFonts w:eastAsiaTheme="minorHAnsi"/>
          <w:lang w:val="en-US"/>
        </w:rPr>
        <w:instrText xml:space="preserve"> ADDIN PAPERS2_CITATIONS &lt;citation&gt;&lt;priority&gt;54&lt;/priority&gt;&lt;uuid&gt;65D73B05-1724-47F1-AACF-D67879582099&lt;/uuid&gt;&lt;publications&gt;&lt;publication&gt;&lt;subtype&gt;400&lt;/subtype&gt;&lt;title&gt;A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3F1CB2">
        <w:rPr>
          <w:rFonts w:eastAsiaTheme="minorHAnsi"/>
          <w:lang w:val="en-US"/>
        </w:rPr>
        <w:fldChar w:fldCharType="separate"/>
      </w:r>
      <w:r w:rsidR="007F141F">
        <w:rPr>
          <w:rFonts w:eastAsiaTheme="minorHAnsi"/>
          <w:lang w:val="en-US"/>
        </w:rPr>
        <w:t xml:space="preserve"> </w:t>
      </w:r>
      <w:r w:rsidR="004F268B">
        <w:rPr>
          <w:rFonts w:eastAsiaTheme="minorHAnsi"/>
          <w:lang w:val="en-US"/>
        </w:rPr>
        <w:t>van de Pol &amp; Wright 2009</w:t>
      </w:r>
      <w:r w:rsidR="003F1CB2">
        <w:rPr>
          <w:rFonts w:eastAsiaTheme="minorHAnsi"/>
          <w:lang w:val="en-US"/>
        </w:rPr>
        <w:fldChar w:fldCharType="end"/>
      </w:r>
      <w:del w:id="423" w:author="fonti.kar@gmail.com" w:date="2019-01-11T14:29:00Z">
        <w:r w:rsidR="00731388" w:rsidDel="00FE7A4B">
          <w:rPr>
            <w:rFonts w:eastAsiaTheme="minorHAnsi"/>
            <w:lang w:val="en-US"/>
          </w:rPr>
          <w:delText xml:space="preserve"> for more details</w:delText>
        </w:r>
      </w:del>
      <w:ins w:id="424" w:author="fonti.kar@gmail.com" w:date="2019-01-11T14:25:00Z">
        <w:r w:rsidR="000A099F">
          <w:rPr>
            <w:rFonts w:eastAsiaTheme="minorHAnsi"/>
            <w:lang w:val="en-US"/>
          </w:rPr>
          <w:t>)</w:t>
        </w:r>
      </w:ins>
      <w:ins w:id="425" w:author="fonti.kar@gmail.com" w:date="2019-01-11T14:28:00Z">
        <w:r>
          <w:rPr>
            <w:rFonts w:eastAsiaTheme="minorHAnsi"/>
            <w:lang w:val="en-US"/>
          </w:rPr>
          <w:t xml:space="preserve">. </w:t>
        </w:r>
      </w:ins>
    </w:p>
    <w:p w14:paraId="206DB590" w14:textId="4E88CCFA" w:rsidR="00A527BB" w:rsidRPr="00DD32E4" w:rsidRDefault="00FE7A4B" w:rsidP="00DD32E4">
      <w:pPr>
        <w:spacing w:line="360" w:lineRule="auto"/>
        <w:ind w:firstLine="720"/>
        <w:rPr>
          <w:rFonts w:eastAsiaTheme="minorHAnsi"/>
          <w:lang w:val="en-US"/>
          <w:rPrChange w:id="426" w:author="fonti.kar@gmail.com" w:date="2019-01-11T14:28:00Z">
            <w:rPr>
              <w:lang w:val="en-AU"/>
            </w:rPr>
          </w:rPrChange>
        </w:rPr>
      </w:pPr>
      <w:ins w:id="427" w:author="fonti.kar@gmail.com" w:date="2019-01-11T14:33:00Z">
        <w:r>
          <w:rPr>
            <w:lang w:val="en-AU"/>
          </w:rPr>
          <w:t xml:space="preserve">Using ‘brms’, </w:t>
        </w:r>
      </w:ins>
      <w:del w:id="428" w:author="fonti.kar@gmail.com" w:date="2019-01-11T13:42:00Z">
        <w:r w:rsidR="009816E5" w:rsidDel="00C7638E">
          <w:rPr>
            <w:lang w:val="en-AU"/>
          </w:rPr>
          <w:delText xml:space="preserve">). </w:delText>
        </w:r>
        <w:r w:rsidR="00A527BB" w:rsidDel="00C7638E">
          <w:rPr>
            <w:lang w:val="en-AU"/>
          </w:rPr>
          <w:delText xml:space="preserve">In order to test for temperature dependence, we </w:delText>
        </w:r>
      </w:del>
      <w:del w:id="429" w:author="fonti.kar@gmail.com" w:date="2019-01-11T13:41:00Z">
        <w:r w:rsidR="00A527BB" w:rsidDel="00C7638E">
          <w:rPr>
            <w:lang w:val="en-AU"/>
          </w:rPr>
          <w:delText xml:space="preserve">fitted two models </w:delText>
        </w:r>
      </w:del>
      <w:del w:id="430" w:author="fonti.kar@gmail.com" w:date="2019-01-11T13:42:00Z">
        <w:r w:rsidR="00A527BB" w:rsidDel="00C7638E">
          <w:rPr>
            <w:lang w:val="en-AU"/>
          </w:rPr>
          <w:delText>us</w:delText>
        </w:r>
      </w:del>
      <w:del w:id="431" w:author="fonti.kar@gmail.com" w:date="2019-01-11T13:41:00Z">
        <w:r w:rsidR="00A527BB" w:rsidDel="00C7638E">
          <w:rPr>
            <w:lang w:val="en-AU"/>
          </w:rPr>
          <w:delText>ing</w:delText>
        </w:r>
      </w:del>
      <w:del w:id="432" w:author="fonti.kar@gmail.com" w:date="2019-01-11T13:42:00Z">
        <w:r w:rsidR="00A527BB" w:rsidDel="00C7638E">
          <w:rPr>
            <w:lang w:val="en-AU"/>
          </w:rPr>
          <w:delText xml:space="preserve"> ‘brms’ and assessed whether the model containing an interaction with temperature and the</w:delText>
        </w:r>
        <w:r w:rsidR="00A527BB" w:rsidRPr="00ED4B64" w:rsidDel="00C7638E">
          <w:rPr>
            <w:lang w:val="en-AU"/>
          </w:rPr>
          <w:delText xml:space="preserve"> within</w:delText>
        </w:r>
        <w:r w:rsidR="00A527BB" w:rsidDel="00C7638E">
          <w:rPr>
            <w:lang w:val="en-AU"/>
          </w:rPr>
          <w:delText>-</w:delText>
        </w:r>
        <w:r w:rsidR="00A527BB" w:rsidRPr="00ED4B64" w:rsidDel="00C7638E">
          <w:rPr>
            <w:lang w:val="en-AU"/>
          </w:rPr>
          <w:delText xml:space="preserve"> and </w:delText>
        </w:r>
        <w:r w:rsidR="00A527BB" w:rsidDel="00C7638E">
          <w:rPr>
            <w:lang w:val="en-AU"/>
          </w:rPr>
          <w:delText>among-individual</w:delText>
        </w:r>
        <w:r w:rsidR="00A527BB" w:rsidRPr="00ED4B64" w:rsidDel="00C7638E">
          <w:rPr>
            <w:lang w:val="en-AU"/>
          </w:rPr>
          <w:delText xml:space="preserve"> </w:delText>
        </w:r>
        <w:r w:rsidR="00A527BB" w:rsidDel="00C7638E">
          <w:rPr>
            <w:lang w:val="en-AU"/>
          </w:rPr>
          <w:delText xml:space="preserve">mass </w:delText>
        </w:r>
        <w:r w:rsidR="00A527BB" w:rsidRPr="00ED4B64" w:rsidDel="00C7638E">
          <w:rPr>
            <w:lang w:val="en-AU"/>
          </w:rPr>
          <w:delText>effects</w:delText>
        </w:r>
        <w:r w:rsidR="00A527BB" w:rsidDel="00C7638E">
          <w:rPr>
            <w:lang w:val="en-AU"/>
          </w:rPr>
          <w:delText xml:space="preserve"> was better supported (</w:delText>
        </w:r>
        <w:r w:rsidR="00586099" w:rsidDel="00C7638E">
          <w:rPr>
            <w:lang w:val="en-AU"/>
          </w:rPr>
          <w:delText xml:space="preserve">using </w:delText>
        </w:r>
        <w:r w:rsidR="00A527BB" w:rsidDel="00C7638E">
          <w:rPr>
            <w:lang w:val="en-AU"/>
          </w:rPr>
          <w:delText xml:space="preserve">wAIC and loo). </w:delText>
        </w:r>
      </w:del>
      <w:del w:id="433" w:author="fonti.kar@gmail.com" w:date="2019-01-11T13:41:00Z">
        <w:r w:rsidR="00A527BB" w:rsidDel="00C7638E">
          <w:rPr>
            <w:lang w:val="en-AU"/>
          </w:rPr>
          <w:delText>T</w:delText>
        </w:r>
      </w:del>
      <w:del w:id="434" w:author="fonti.kar@gmail.com" w:date="2019-01-11T14:28:00Z">
        <w:r w:rsidR="00A527BB" w:rsidDel="00DD32E4">
          <w:rPr>
            <w:lang w:val="en-AU"/>
          </w:rPr>
          <w:delText>he first model</w:delText>
        </w:r>
      </w:del>
      <w:ins w:id="435" w:author="fonti.kar@gmail.com" w:date="2019-01-11T14:33:00Z">
        <w:r>
          <w:rPr>
            <w:lang w:val="en-AU"/>
          </w:rPr>
          <w:t>w</w:t>
        </w:r>
      </w:ins>
      <w:ins w:id="436" w:author="fonti.kar@gmail.com" w:date="2019-01-11T13:41:00Z">
        <w:r w:rsidR="00C7638E">
          <w:rPr>
            <w:lang w:val="en-AU"/>
          </w:rPr>
          <w:t>e fitted</w:t>
        </w:r>
      </w:ins>
      <w:del w:id="437" w:author="fonti.kar@gmail.com" w:date="2019-01-11T13:41:00Z">
        <w:r w:rsidR="00A527BB" w:rsidDel="00C7638E">
          <w:rPr>
            <w:lang w:val="en-AU"/>
          </w:rPr>
          <w:delText xml:space="preserve"> with </w:delText>
        </w:r>
      </w:del>
      <w:ins w:id="438" w:author="fonti.kar@gmail.com" w:date="2019-01-11T13:41:00Z">
        <w:r w:rsidR="00C7638E">
          <w:rPr>
            <w:lang w:val="en-AU"/>
          </w:rPr>
          <w:t xml:space="preserve"> </w:t>
        </w:r>
      </w:ins>
      <w:ins w:id="439" w:author="fonti.kar@gmail.com" w:date="2019-01-11T14:31:00Z">
        <w:r>
          <w:rPr>
            <w:lang w:val="en-AU"/>
          </w:rPr>
          <w:t xml:space="preserve">two models. Model 1 </w:t>
        </w:r>
      </w:ins>
      <w:del w:id="440" w:author="fonti.kar@gmail.com" w:date="2019-01-11T14:31:00Z">
        <w:r w:rsidR="00A527BB" w:rsidDel="00FE7A4B">
          <w:rPr>
            <w:lang w:val="en-AU"/>
          </w:rPr>
          <w:delText>the</w:delText>
        </w:r>
      </w:del>
      <w:del w:id="441" w:author="fonti.kar@gmail.com" w:date="2019-01-11T14:34:00Z">
        <w:r w:rsidR="004C354B" w:rsidDel="00FE7A4B">
          <w:rPr>
            <w:lang w:val="en-AU"/>
          </w:rPr>
          <w:delText xml:space="preserve"> </w:delText>
        </w:r>
      </w:del>
      <w:del w:id="442" w:author="fonti.kar@gmail.com" w:date="2019-01-11T13:44:00Z">
        <w:r w:rsidR="004C354B" w:rsidDel="00C7638E">
          <w:rPr>
            <w:lang w:val="en-AU"/>
          </w:rPr>
          <w:delText xml:space="preserve">main effects </w:delText>
        </w:r>
      </w:del>
      <w:del w:id="443" w:author="fonti.kar@gmail.com" w:date="2019-01-11T14:34:00Z">
        <w:r w:rsidR="004C354B" w:rsidDel="00FE7A4B">
          <w:rPr>
            <w:lang w:val="en-AU"/>
          </w:rPr>
          <w:delText>and their</w:delText>
        </w:r>
        <w:r w:rsidR="00A527BB" w:rsidDel="00FE7A4B">
          <w:rPr>
            <w:lang w:val="en-AU"/>
          </w:rPr>
          <w:delText xml:space="preserve"> interaction </w:delText>
        </w:r>
      </w:del>
      <w:r w:rsidR="00A527BB">
        <w:rPr>
          <w:lang w:val="en-AU"/>
        </w:rPr>
        <w:t>had the following structure,</w:t>
      </w:r>
    </w:p>
    <w:p w14:paraId="1CC22736" w14:textId="1CAFC865" w:rsidR="008366D4" w:rsidRDefault="008366D4" w:rsidP="006237AE">
      <w:pPr>
        <w:spacing w:line="36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w:t>
      </w:r>
      <w:r w:rsidRPr="00ED4B64">
        <w:rPr>
          <w:lang w:val="en-AU"/>
        </w:rPr>
        <w:t xml:space="preserve"> </w:t>
      </w:r>
      <w:r>
        <w:rPr>
          <w:lang w:val="en-AU"/>
        </w:rPr>
        <w:t xml:space="preserve">Temp * AmongIDMass + Temp * WithinIDMass </w:t>
      </w:r>
      <w:del w:id="444" w:author="fonti.kar@gmail.com" w:date="2019-01-11T14:34:00Z">
        <w:r w:rsidDel="00FE7A4B">
          <w:rPr>
            <w:lang w:val="en-AU"/>
          </w:rPr>
          <w:delText xml:space="preserve"> </w:delText>
        </w:r>
      </w:del>
      <w:r>
        <w:rPr>
          <w:lang w:val="en-AU"/>
        </w:rPr>
        <w:t>+ (1 + WithinIDMass|ID)</w:t>
      </w:r>
    </w:p>
    <w:p w14:paraId="4033E4E1" w14:textId="7DC49534" w:rsidR="00BE4B02" w:rsidRDefault="00BE4B02" w:rsidP="006237AE">
      <w:pPr>
        <w:spacing w:line="360" w:lineRule="auto"/>
        <w:rPr>
          <w:lang w:val="en-AU"/>
        </w:rPr>
      </w:pPr>
      <w:r>
        <w:rPr>
          <w:lang w:val="en-AU"/>
        </w:rPr>
        <w:t>where</w:t>
      </w:r>
      <w:r w:rsidR="004C40AA" w:rsidRPr="00ED4B64">
        <w:rPr>
          <w:lang w:val="en-AU"/>
        </w:rPr>
        <w:t xml:space="preserve"> </w:t>
      </w:r>
      <w:r w:rsidR="004C40AA">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4C40AA">
        <w:rPr>
          <w:vertAlign w:val="subscript"/>
        </w:rPr>
        <w:t xml:space="preserve"> </w:t>
      </w:r>
      <w:r w:rsidR="004C40AA" w:rsidRPr="00ED4B64">
        <w:rPr>
          <w:lang w:val="en-AU"/>
        </w:rPr>
        <w:t xml:space="preserve">as a response </w:t>
      </w:r>
      <w:ins w:id="445" w:author="fonti.kar@gmail.com" w:date="2019-01-11T14:34:00Z">
        <w:r w:rsidR="00FE7A4B">
          <w:rPr>
            <w:lang w:val="en-AU"/>
          </w:rPr>
          <w:t xml:space="preserve">and Temp * AmongIDMass is the </w:t>
        </w:r>
      </w:ins>
      <w:del w:id="446" w:author="fonti.kar@gmail.com" w:date="2019-01-11T14:34:00Z">
        <w:r w:rsidR="004C40AA" w:rsidRPr="00ED4B64" w:rsidDel="00FE7A4B">
          <w:rPr>
            <w:lang w:val="en-AU"/>
          </w:rPr>
          <w:delText xml:space="preserve">and </w:delText>
        </w:r>
        <w:r w:rsidR="004C40AA" w:rsidDel="00FE7A4B">
          <w:rPr>
            <w:lang w:val="en-AU"/>
          </w:rPr>
          <w:delText xml:space="preserve">included an </w:delText>
        </w:r>
      </w:del>
      <w:r w:rsidR="004C40AA">
        <w:rPr>
          <w:lang w:val="en-AU"/>
        </w:rPr>
        <w:t xml:space="preserve">interaction term between the among individual mass effect with temperature and </w:t>
      </w:r>
      <w:ins w:id="447" w:author="fonti.kar@gmail.com" w:date="2019-01-11T14:34:00Z">
        <w:r w:rsidR="00FE7A4B">
          <w:rPr>
            <w:lang w:val="en-AU"/>
          </w:rPr>
          <w:t xml:space="preserve">Temp * WithinIDMass is </w:t>
        </w:r>
      </w:ins>
      <w:del w:id="448" w:author="fonti.kar@gmail.com" w:date="2019-01-11T14:35:00Z">
        <w:r w:rsidR="004C40AA" w:rsidDel="00CE5C25">
          <w:rPr>
            <w:lang w:val="en-AU"/>
          </w:rPr>
          <w:delText xml:space="preserve">another </w:delText>
        </w:r>
      </w:del>
      <w:ins w:id="449" w:author="fonti.kar@gmail.com" w:date="2019-01-11T14:35:00Z">
        <w:r w:rsidR="00CE5C25">
          <w:rPr>
            <w:lang w:val="en-AU"/>
          </w:rPr>
          <w:t xml:space="preserve">the </w:t>
        </w:r>
      </w:ins>
      <w:r w:rsidR="004C40AA">
        <w:rPr>
          <w:lang w:val="en-AU"/>
        </w:rPr>
        <w:t xml:space="preserve">interaction term between the within individual mass effect with temperature. </w:t>
      </w:r>
      <w:r w:rsidR="00731388">
        <w:rPr>
          <w:lang w:val="en-AU"/>
        </w:rPr>
        <w:t xml:space="preserve">We also included individual ID as a random intercept and the within subject effect as a </w:t>
      </w:r>
      <w:r w:rsidR="00731388" w:rsidRPr="00A527BB">
        <w:rPr>
          <w:lang w:val="en-AU"/>
        </w:rPr>
        <w:t xml:space="preserve">random slope </w:t>
      </w:r>
      <w:del w:id="450" w:author="fonti.kar@gmail.com" w:date="2019-01-11T14:35:00Z">
        <w:r w:rsidR="00731388" w:rsidRPr="00A527BB" w:rsidDel="00CE5C25">
          <w:rPr>
            <w:lang w:val="en-AU"/>
          </w:rPr>
          <w:delText>since exploratory graphs show that</w:delText>
        </w:r>
      </w:del>
      <w:ins w:id="451" w:author="fonti.kar@gmail.com" w:date="2019-01-11T14:35:00Z">
        <w:r w:rsidR="00CE5C25">
          <w:rPr>
            <w:lang w:val="en-AU"/>
          </w:rPr>
          <w:t xml:space="preserve">given that </w:t>
        </w:r>
      </w:ins>
      <w:del w:id="452" w:author="fonti.kar@gmail.com" w:date="2019-01-11T14:35:00Z">
        <w:r w:rsidR="00731388" w:rsidRPr="00A527BB" w:rsidDel="00CE5C25">
          <w:rPr>
            <w:lang w:val="en-AU"/>
          </w:rPr>
          <w:delText xml:space="preserve"> </w:delText>
        </w:r>
      </w:del>
      <w:r w:rsidR="00731388" w:rsidRPr="00A527BB">
        <w:rPr>
          <w:lang w:val="en-AU"/>
        </w:rPr>
        <w:t>individuals mass change at different rates through the study</w:t>
      </w:r>
      <w:r w:rsidR="008366D4" w:rsidRPr="00A527BB">
        <w:rPr>
          <w:lang w:val="en-AU"/>
        </w:rPr>
        <w:t xml:space="preserve"> (See Fig </w:t>
      </w:r>
      <w:r w:rsidR="00640529" w:rsidRPr="00A527BB">
        <w:rPr>
          <w:lang w:val="en-AU"/>
        </w:rPr>
        <w:t>5</w:t>
      </w:r>
      <w:r w:rsidR="00A527BB" w:rsidRPr="00A527BB">
        <w:rPr>
          <w:lang w:val="en-AU"/>
        </w:rPr>
        <w:t>B</w:t>
      </w:r>
      <w:r w:rsidR="008366D4" w:rsidRPr="00A527BB">
        <w:rPr>
          <w:lang w:val="en-AU"/>
        </w:rPr>
        <w:t>)</w:t>
      </w:r>
      <w:r w:rsidR="004C40AA" w:rsidRPr="00A527BB">
        <w:rPr>
          <w:lang w:val="en-AU"/>
        </w:rPr>
        <w:t>.</w:t>
      </w:r>
      <w:r w:rsidR="008366D4" w:rsidRPr="00A527BB">
        <w:rPr>
          <w:lang w:val="en-AU"/>
        </w:rPr>
        <w:t xml:space="preserve"> </w:t>
      </w:r>
      <w:ins w:id="453" w:author="fonti.kar@gmail.com" w:date="2019-01-11T14:35:00Z">
        <w:r w:rsidR="00CE5C25">
          <w:rPr>
            <w:lang w:val="en-AU"/>
          </w:rPr>
          <w:t xml:space="preserve">Model two </w:t>
        </w:r>
      </w:ins>
      <w:del w:id="454" w:author="fonti.kar@gmail.com" w:date="2019-01-11T14:30:00Z">
        <w:r w:rsidDel="00FE7A4B">
          <w:rPr>
            <w:lang w:val="en-AU"/>
          </w:rPr>
          <w:delText xml:space="preserve">The </w:delText>
        </w:r>
      </w:del>
      <w:del w:id="455" w:author="fonti.kar@gmail.com" w:date="2019-01-11T14:31:00Z">
        <w:r w:rsidDel="00FE7A4B">
          <w:rPr>
            <w:lang w:val="en-AU"/>
          </w:rPr>
          <w:delText xml:space="preserve">second model </w:delText>
        </w:r>
      </w:del>
      <w:ins w:id="456" w:author="fonti.kar@gmail.com" w:date="2019-01-11T14:30:00Z">
        <w:r w:rsidR="00FE7A4B">
          <w:rPr>
            <w:lang w:val="en-AU"/>
          </w:rPr>
          <w:t xml:space="preserve">did not </w:t>
        </w:r>
      </w:ins>
      <w:ins w:id="457" w:author="fonti.kar@gmail.com" w:date="2019-01-11T14:32:00Z">
        <w:r w:rsidR="00FE7A4B">
          <w:rPr>
            <w:lang w:val="en-AU"/>
          </w:rPr>
          <w:t>include</w:t>
        </w:r>
      </w:ins>
      <w:ins w:id="458" w:author="fonti.kar@gmail.com" w:date="2019-01-11T14:30:00Z">
        <w:r w:rsidR="00FE7A4B">
          <w:rPr>
            <w:lang w:val="en-AU"/>
          </w:rPr>
          <w:t xml:space="preserve"> </w:t>
        </w:r>
      </w:ins>
      <w:del w:id="459" w:author="fonti.kar@gmail.com" w:date="2019-01-11T14:30:00Z">
        <w:r w:rsidDel="00FE7A4B">
          <w:rPr>
            <w:lang w:val="en-AU"/>
          </w:rPr>
          <w:delText xml:space="preserve">was fitted without </w:delText>
        </w:r>
      </w:del>
      <w:r>
        <w:rPr>
          <w:lang w:val="en-AU"/>
        </w:rPr>
        <w:t xml:space="preserve">the </w:t>
      </w:r>
      <w:ins w:id="460" w:author="fonti.kar@gmail.com" w:date="2019-01-11T14:31:00Z">
        <w:r w:rsidR="00FE7A4B">
          <w:rPr>
            <w:lang w:val="en-AU"/>
          </w:rPr>
          <w:t xml:space="preserve">temperature </w:t>
        </w:r>
      </w:ins>
      <w:r>
        <w:rPr>
          <w:lang w:val="en-AU"/>
        </w:rPr>
        <w:t>interaction</w:t>
      </w:r>
      <w:ins w:id="461" w:author="fonti.kar@gmail.com" w:date="2019-01-11T14:36:00Z">
        <w:r w:rsidR="00CE5C25">
          <w:rPr>
            <w:lang w:val="en-AU"/>
          </w:rPr>
          <w:t xml:space="preserve">s and had the </w:t>
        </w:r>
      </w:ins>
      <w:del w:id="462" w:author="fonti.kar@gmail.com" w:date="2019-01-11T14:36:00Z">
        <w:r w:rsidDel="00CE5C25">
          <w:rPr>
            <w:lang w:val="en-AU"/>
          </w:rPr>
          <w:delText xml:space="preserve"> as </w:delText>
        </w:r>
      </w:del>
      <w:r>
        <w:rPr>
          <w:lang w:val="en-AU"/>
        </w:rPr>
        <w:t>following</w:t>
      </w:r>
      <w:ins w:id="463" w:author="fonti.kar@gmail.com" w:date="2019-01-11T14:36:00Z">
        <w:r w:rsidR="00CE5C25">
          <w:rPr>
            <w:lang w:val="en-AU"/>
          </w:rPr>
          <w:t xml:space="preserve"> structure</w:t>
        </w:r>
      </w:ins>
      <w:r>
        <w:rPr>
          <w:lang w:val="en-AU"/>
        </w:rPr>
        <w:t>,</w:t>
      </w:r>
    </w:p>
    <w:p w14:paraId="3202D281" w14:textId="6F19C038" w:rsidR="00BE4B02" w:rsidRDefault="00BE4B02" w:rsidP="006237AE">
      <w:pPr>
        <w:spacing w:line="36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w:t>
      </w:r>
      <w:r w:rsidRPr="00ED4B64">
        <w:rPr>
          <w:lang w:val="en-AU"/>
        </w:rPr>
        <w:t xml:space="preserve"> </w:t>
      </w:r>
      <w:r>
        <w:rPr>
          <w:lang w:val="en-AU"/>
        </w:rPr>
        <w:t>Temp + AmongIDMass + WithinIDMass  + (1 + WithinIDMass|ID)</w:t>
      </w:r>
    </w:p>
    <w:p w14:paraId="1063D7BD" w14:textId="36A470DA" w:rsidR="00D5267A" w:rsidRDefault="00C7638E" w:rsidP="006237AE">
      <w:pPr>
        <w:spacing w:line="360" w:lineRule="auto"/>
        <w:ind w:firstLine="720"/>
        <w:rPr>
          <w:lang w:val="en-AU"/>
        </w:rPr>
      </w:pPr>
      <w:ins w:id="464" w:author="fonti.kar@gmail.com" w:date="2019-01-11T13:42:00Z">
        <w:r>
          <w:rPr>
            <w:lang w:val="en-AU"/>
          </w:rPr>
          <w:t xml:space="preserve">In order to test for temperature dependence, we </w:t>
        </w:r>
      </w:ins>
      <w:ins w:id="465" w:author="fonti.kar@gmail.com" w:date="2019-01-11T14:32:00Z">
        <w:r w:rsidR="00FE7A4B">
          <w:rPr>
            <w:lang w:val="en-AU"/>
          </w:rPr>
          <w:t xml:space="preserve">compared </w:t>
        </w:r>
      </w:ins>
      <w:ins w:id="466" w:author="fonti.kar@gmail.com" w:date="2019-01-11T14:36:00Z">
        <w:r w:rsidR="00612547">
          <w:rPr>
            <w:lang w:val="en-AU"/>
          </w:rPr>
          <w:t>information criterions (</w:t>
        </w:r>
      </w:ins>
      <w:ins w:id="467" w:author="fonti.kar@gmail.com" w:date="2019-01-11T14:32:00Z">
        <w:r w:rsidR="00FE7A4B">
          <w:rPr>
            <w:lang w:val="en-AU"/>
          </w:rPr>
          <w:t>wAIC and loo values</w:t>
        </w:r>
      </w:ins>
      <w:ins w:id="468" w:author="fonti.kar@gmail.com" w:date="2019-01-11T14:36:00Z">
        <w:r w:rsidR="00612547">
          <w:rPr>
            <w:lang w:val="en-AU"/>
          </w:rPr>
          <w:t>)</w:t>
        </w:r>
      </w:ins>
      <w:ins w:id="469" w:author="fonti.kar@gmail.com" w:date="2019-01-11T14:32:00Z">
        <w:r w:rsidR="00FE7A4B">
          <w:rPr>
            <w:lang w:val="en-AU"/>
          </w:rPr>
          <w:t xml:space="preserve"> between model </w:t>
        </w:r>
      </w:ins>
      <w:ins w:id="470" w:author="fonti.kar@gmail.com" w:date="2019-01-11T14:36:00Z">
        <w:r w:rsidR="00612547">
          <w:rPr>
            <w:lang w:val="en-AU"/>
          </w:rPr>
          <w:t>one</w:t>
        </w:r>
      </w:ins>
      <w:ins w:id="471" w:author="fonti.kar@gmail.com" w:date="2019-01-11T14:32:00Z">
        <w:r w:rsidR="00FE7A4B">
          <w:rPr>
            <w:lang w:val="en-AU"/>
          </w:rPr>
          <w:t xml:space="preserve"> and </w:t>
        </w:r>
      </w:ins>
      <w:ins w:id="472" w:author="fonti.kar@gmail.com" w:date="2019-01-11T14:36:00Z">
        <w:r w:rsidR="00612547">
          <w:rPr>
            <w:lang w:val="en-AU"/>
          </w:rPr>
          <w:t>two</w:t>
        </w:r>
      </w:ins>
      <w:ins w:id="473" w:author="fonti.kar@gmail.com" w:date="2019-01-11T14:32:00Z">
        <w:r w:rsidR="00FE7A4B">
          <w:rPr>
            <w:lang w:val="en-AU"/>
          </w:rPr>
          <w:t xml:space="preserve"> to see which model was a better </w:t>
        </w:r>
      </w:ins>
      <w:ins w:id="474" w:author="fonti.kar@gmail.com" w:date="2019-01-11T14:33:00Z">
        <w:r w:rsidR="00FE7A4B">
          <w:rPr>
            <w:lang w:val="en-AU"/>
          </w:rPr>
          <w:t xml:space="preserve">supported. </w:t>
        </w:r>
      </w:ins>
      <w:del w:id="475" w:author="fonti.kar@gmail.com" w:date="2019-01-11T14:30:00Z">
        <w:r w:rsidR="00D5267A" w:rsidDel="00FE7A4B">
          <w:rPr>
            <w:lang w:val="en-AU"/>
          </w:rPr>
          <w:delText>To test whether the contrast between among and within individual mass scaling significantly different from zero or not at each temperature, w</w:delText>
        </w:r>
        <w:r w:rsidR="009816E5" w:rsidRPr="00A527BB" w:rsidDel="00FE7A4B">
          <w:rPr>
            <w:lang w:val="en-AU"/>
          </w:rPr>
          <w:delText>e subtracted</w:delText>
        </w:r>
        <w:r w:rsidR="009816E5" w:rsidDel="00FE7A4B">
          <w:rPr>
            <w:lang w:val="en-AU"/>
          </w:rPr>
          <w:delText xml:space="preserve"> the </w:delText>
        </w:r>
        <w:r w:rsidR="00731388" w:rsidDel="00FE7A4B">
          <w:rPr>
            <w:lang w:val="en-AU"/>
          </w:rPr>
          <w:delText xml:space="preserve">coefficient for Temp * WithinIDMass </w:delText>
        </w:r>
        <w:r w:rsidR="009816E5" w:rsidDel="00FE7A4B">
          <w:rPr>
            <w:lang w:val="en-AU"/>
          </w:rPr>
          <w:delText xml:space="preserve">from the </w:delText>
        </w:r>
        <w:r w:rsidR="00731388" w:rsidDel="00FE7A4B">
          <w:rPr>
            <w:lang w:val="en-AU"/>
          </w:rPr>
          <w:delText>coefficient of AmongIDMass</w:delText>
        </w:r>
        <w:r w:rsidR="00D5267A" w:rsidDel="00FE7A4B">
          <w:rPr>
            <w:lang w:val="en-AU"/>
          </w:rPr>
          <w:delText>*</w:delText>
        </w:r>
        <w:r w:rsidR="00731388" w:rsidDel="00FE7A4B">
          <w:rPr>
            <w:lang w:val="en-AU"/>
          </w:rPr>
          <w:delText>Temp</w:delText>
        </w:r>
        <w:r w:rsidR="00D5267A" w:rsidDel="00FE7A4B">
          <w:rPr>
            <w:lang w:val="en-AU"/>
          </w:rPr>
          <w:delText xml:space="preserve">. </w:delText>
        </w:r>
      </w:del>
    </w:p>
    <w:p w14:paraId="320D9F0E" w14:textId="0103F8F6" w:rsidR="004C40AA" w:rsidRDefault="009816E5" w:rsidP="006237AE">
      <w:pPr>
        <w:spacing w:line="360" w:lineRule="auto"/>
        <w:ind w:firstLine="720"/>
        <w:rPr>
          <w:lang w:val="en-AU"/>
        </w:rPr>
      </w:pPr>
      <w:r>
        <w:rPr>
          <w:lang w:val="en-AU"/>
        </w:rPr>
        <w:t>We</w:t>
      </w:r>
      <w:r w:rsidR="007E29A1">
        <w:rPr>
          <w:lang w:val="en-AU"/>
        </w:rPr>
        <w:t xml:space="preserve"> also</w:t>
      </w:r>
      <w:r>
        <w:rPr>
          <w:lang w:val="en-AU"/>
        </w:rPr>
        <w:t xml:space="preserve"> compared the within- and among individual scaling exponents with </w:t>
      </w:r>
      <w:r w:rsidR="005312C8">
        <w:rPr>
          <w:lang w:val="en-AU"/>
        </w:rPr>
        <w:t xml:space="preserve">exponents from </w:t>
      </w:r>
      <w:r>
        <w:rPr>
          <w:lang w:val="en-AU"/>
        </w:rPr>
        <w:t>a</w:t>
      </w:r>
      <w:r w:rsidR="005312C8">
        <w:rPr>
          <w:lang w:val="en-AU"/>
        </w:rPr>
        <w:t xml:space="preserve"> </w:t>
      </w:r>
      <w:r w:rsidR="00396E3E">
        <w:rPr>
          <w:lang w:val="en-AU"/>
        </w:rPr>
        <w:t xml:space="preserve">model that represents the typical analysis of a metabolic scaling study </w:t>
      </w:r>
      <w:r>
        <w:rPr>
          <w:lang w:val="en-AU"/>
        </w:rPr>
        <w:t xml:space="preserve">model </w:t>
      </w:r>
      <w:r w:rsidR="005312C8">
        <w:rPr>
          <w:lang w:val="en-AU"/>
        </w:rPr>
        <w:t>(i.e</w:t>
      </w:r>
      <w:r w:rsidR="00A063CC">
        <w:rPr>
          <w:lang w:val="en-AU"/>
        </w:rPr>
        <w:t>.</w:t>
      </w:r>
      <w:r w:rsidR="005312C8">
        <w:rPr>
          <w:lang w:val="en-AU"/>
        </w:rPr>
        <w:t xml:space="preserve"> </w:t>
      </w:r>
      <w:r>
        <w:rPr>
          <w:lang w:val="en-AU"/>
        </w:rPr>
        <w:t>does</w:t>
      </w:r>
      <w:r w:rsidR="00FB113A">
        <w:rPr>
          <w:lang w:val="en-AU"/>
        </w:rPr>
        <w:t xml:space="preserve"> </w:t>
      </w:r>
      <w:r>
        <w:rPr>
          <w:lang w:val="en-AU"/>
        </w:rPr>
        <w:t>n</w:t>
      </w:r>
      <w:r w:rsidR="00FB113A">
        <w:rPr>
          <w:lang w:val="en-AU"/>
        </w:rPr>
        <w:t>o</w:t>
      </w:r>
      <w:r>
        <w:rPr>
          <w:lang w:val="en-AU"/>
        </w:rPr>
        <w:t xml:space="preserve">t account for the hierarchal </w:t>
      </w:r>
      <w:del w:id="476" w:author="fonti.kar@gmail.com" w:date="2019-01-11T14:37:00Z">
        <w:r w:rsidDel="009426D1">
          <w:rPr>
            <w:lang w:val="en-AU"/>
          </w:rPr>
          <w:delText xml:space="preserve">structure </w:delText>
        </w:r>
      </w:del>
      <w:ins w:id="477" w:author="fonti.kar@gmail.com" w:date="2019-01-11T14:37:00Z">
        <w:r w:rsidR="009426D1">
          <w:rPr>
            <w:lang w:val="en-AU"/>
          </w:rPr>
          <w:t xml:space="preserve">variation </w:t>
        </w:r>
      </w:ins>
      <w:r>
        <w:rPr>
          <w:lang w:val="en-AU"/>
        </w:rPr>
        <w:t>in the data</w:t>
      </w:r>
      <w:r w:rsidR="005312C8">
        <w:rPr>
          <w:lang w:val="en-AU"/>
        </w:rPr>
        <w:t>)</w:t>
      </w:r>
      <w:r>
        <w:rPr>
          <w:lang w:val="en-AU"/>
        </w:rPr>
        <w:t>.</w:t>
      </w:r>
      <w:r w:rsidR="0079053F">
        <w:rPr>
          <w:lang w:val="en-AU"/>
        </w:rPr>
        <w:t xml:space="preserve"> This </w:t>
      </w:r>
      <w:r w:rsidR="00C85ABD">
        <w:rPr>
          <w:lang w:val="en-AU"/>
        </w:rPr>
        <w:t xml:space="preserve">analysis </w:t>
      </w:r>
      <w:r w:rsidR="00530ECA">
        <w:rPr>
          <w:lang w:val="en-AU"/>
        </w:rPr>
        <w:t xml:space="preserve">is </w:t>
      </w:r>
      <w:r w:rsidR="0079053F">
        <w:rPr>
          <w:lang w:val="en-AU"/>
        </w:rPr>
        <w:t xml:space="preserve">presented in the ESM. </w:t>
      </w:r>
    </w:p>
    <w:p w14:paraId="133DAF8F" w14:textId="77777777" w:rsidR="004C40AA" w:rsidRPr="00ED4B64" w:rsidRDefault="004C40AA" w:rsidP="006237AE">
      <w:pPr>
        <w:spacing w:line="360" w:lineRule="auto"/>
        <w:rPr>
          <w:lang w:val="en-AU"/>
        </w:rPr>
      </w:pPr>
    </w:p>
    <w:p w14:paraId="3679ECD1" w14:textId="2F2020E0" w:rsidR="009816E5" w:rsidRDefault="009816E5" w:rsidP="006237AE">
      <w:pPr>
        <w:spacing w:line="360" w:lineRule="auto"/>
        <w:rPr>
          <w:lang w:val="en-AU"/>
        </w:rPr>
        <w:sectPr w:rsidR="009816E5" w:rsidSect="002E3D3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1241B22F" w14:textId="77777777" w:rsidR="008C0F01" w:rsidRDefault="00D24BC6" w:rsidP="006237AE">
      <w:pPr>
        <w:pStyle w:val="Heading1"/>
        <w:spacing w:line="360" w:lineRule="auto"/>
        <w:rPr>
          <w:lang w:val="en-AU"/>
        </w:rPr>
      </w:pPr>
      <w:r>
        <w:rPr>
          <w:lang w:val="en-AU"/>
        </w:rPr>
        <w:lastRenderedPageBreak/>
        <w:t>Results</w:t>
      </w:r>
    </w:p>
    <w:p w14:paraId="70DBBEDA" w14:textId="6A2DD2C4" w:rsidR="008C0F01" w:rsidRDefault="008C0F01" w:rsidP="006237AE">
      <w:pPr>
        <w:pStyle w:val="Heading2"/>
        <w:spacing w:line="360" w:lineRule="auto"/>
        <w:rPr>
          <w:lang w:val="en-AU"/>
        </w:rPr>
      </w:pPr>
      <w:r w:rsidRPr="008C0F01">
        <w:rPr>
          <w:lang w:val="en-AU"/>
        </w:rPr>
        <w:t xml:space="preserve"> </w:t>
      </w:r>
      <w:r>
        <w:rPr>
          <w:lang w:val="en-AU"/>
        </w:rPr>
        <w:t>Repeatability of thermal reaction norms</w:t>
      </w:r>
    </w:p>
    <w:p w14:paraId="759F4E36" w14:textId="3ADFF718" w:rsidR="00176DCC" w:rsidRDefault="00B9394B" w:rsidP="006237AE">
      <w:pPr>
        <w:spacing w:line="360" w:lineRule="auto"/>
        <w:rPr>
          <w:lang w:val="en-AU"/>
        </w:rPr>
      </w:pPr>
      <w:r>
        <w:t xml:space="preserve">Overall, repeatability in </w:t>
      </w:r>
      <w:r w:rsidR="00F63D14">
        <w:t>metabolic rate</w:t>
      </w:r>
      <w:r>
        <w:t xml:space="preserve"> increased with </w:t>
      </w:r>
      <w:r w:rsidRPr="009810CD">
        <w:t>temperature</w:t>
      </w:r>
      <w:r w:rsidR="00176DCC" w:rsidRPr="009810CD">
        <w:t xml:space="preserve"> (Fig. </w:t>
      </w:r>
      <w:r w:rsidR="009810CD" w:rsidRPr="009810CD">
        <w:t>2</w:t>
      </w:r>
      <w:r w:rsidR="0002758B">
        <w:t>A</w:t>
      </w:r>
      <w:r w:rsidR="00176DCC" w:rsidRPr="009810CD">
        <w:t>)</w:t>
      </w:r>
      <w:r w:rsidRPr="009810CD">
        <w:t>.</w:t>
      </w:r>
      <w:r w:rsidR="00F45EE2" w:rsidRPr="009810CD">
        <w:t xml:space="preserve"> </w:t>
      </w:r>
      <w:r w:rsidR="00D53FD1">
        <w:t>Although there was a trend for metabolic rate and body mass to decrease across the sampling sessions (Fig. S</w:t>
      </w:r>
      <w:r w:rsidR="00B725E2">
        <w:t>4</w:t>
      </w:r>
      <w:r w:rsidR="00D53FD1">
        <w:t xml:space="preserve">), there was significant among-individual variation in intercepts (average metabolic rate) at all temperatures over short and long temporal scales (Table 1a). </w:t>
      </w:r>
      <w:r w:rsidR="00E67F40">
        <w:t xml:space="preserve">Both </w:t>
      </w:r>
      <w:r w:rsidR="004E5B78">
        <w:t xml:space="preserve">function-valued </w:t>
      </w:r>
      <w:r w:rsidR="00666E21" w:rsidRPr="009810CD">
        <w:t>method</w:t>
      </w:r>
      <w:r w:rsidR="00E67F40">
        <w:t>s</w:t>
      </w:r>
      <w:r w:rsidRPr="009810CD">
        <w:t xml:space="preserve"> showed highest repeatability </w:t>
      </w:r>
      <w:r>
        <w:t>at 3</w:t>
      </w:r>
      <w:r w:rsidR="00E67F40">
        <w:t>2</w:t>
      </w:r>
      <w:r>
        <w:t xml:space="preserve">ºC. </w:t>
      </w:r>
      <w:r w:rsidR="00E67F40">
        <w:t>On the other hand</w:t>
      </w:r>
      <w:r>
        <w:t xml:space="preserve">, the </w:t>
      </w:r>
      <w:r w:rsidR="004E5B78">
        <w:t>character-state</w:t>
      </w:r>
      <w:r>
        <w:t xml:space="preserve"> approach found repeatability highest at 30ºC</w:t>
      </w:r>
      <w:r w:rsidR="009810CD">
        <w:t xml:space="preserve"> (Fig. 2</w:t>
      </w:r>
      <w:r w:rsidR="0002758B">
        <w:t>A</w:t>
      </w:r>
      <w:r w:rsidR="009810CD">
        <w:t>)</w:t>
      </w:r>
      <w:r>
        <w:t>. Upon closer inspection of the variance components at each temperature, within individual variation decreased over the temperature gradient, whereas among individual variation remained relatively consistent and only increased slightly with temperature</w:t>
      </w:r>
      <w:r w:rsidR="00176DCC">
        <w:t xml:space="preserve"> (Fig 2B)</w:t>
      </w:r>
      <w:r>
        <w:t>. In other words, individuals were responding more consistently as temperatures became hotter and there was a very slight increase in the between individual variation, explaining the higher repeatability. Congruent with the change in repeatability with temperature, individual slopes were significantly repeatable (R</w:t>
      </w:r>
      <w:r w:rsidRPr="00184C31">
        <w:rPr>
          <w:vertAlign w:val="subscript"/>
        </w:rPr>
        <w:t>slope</w:t>
      </w:r>
      <w:r>
        <w:t xml:space="preserve"> = 0.48, </w:t>
      </w:r>
      <w:r w:rsidR="00E34602">
        <w:t xml:space="preserve">Lower C.I = </w:t>
      </w:r>
      <w:r>
        <w:t>0.06</w:t>
      </w:r>
      <w:r w:rsidR="00E34602">
        <w:t>, Upper C.I =</w:t>
      </w:r>
      <w:r>
        <w:t xml:space="preserve"> 0.91) indicating a significant </w:t>
      </w:r>
      <w:r w:rsidR="00B73A58">
        <w:t xml:space="preserve">individual by environment </w:t>
      </w:r>
      <w:r>
        <w:t>interaction</w:t>
      </w:r>
      <w:r w:rsidR="00586099">
        <w:t xml:space="preserve"> </w:t>
      </w:r>
      <w:r w:rsidR="00B73A58">
        <w:t xml:space="preserve">(I x E) </w:t>
      </w:r>
      <w:r>
        <w:t xml:space="preserve">that was consistent over time (Fig. </w:t>
      </w:r>
      <w:r w:rsidR="00176DCC">
        <w:t>3</w:t>
      </w:r>
      <w:r>
        <w:t>).</w:t>
      </w:r>
    </w:p>
    <w:p w14:paraId="2C34C835" w14:textId="4A7F3B69" w:rsidR="00176DCC" w:rsidRPr="00DE16D2" w:rsidRDefault="00160165" w:rsidP="006237AE">
      <w:pPr>
        <w:spacing w:line="360" w:lineRule="auto"/>
        <w:rPr>
          <w:lang w:val="en-AU"/>
        </w:rPr>
      </w:pPr>
      <w:r>
        <w:rPr>
          <w:noProof/>
          <w:lang w:val="en-US"/>
        </w:rPr>
        <w:drawing>
          <wp:inline distT="0" distB="0" distL="0" distR="0" wp14:anchorId="1AEA7C7F" wp14:editId="0B67564F">
            <wp:extent cx="5727700" cy="3211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A_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75758774" w14:textId="554879B7" w:rsidR="008C0F01" w:rsidRPr="00176DCC" w:rsidRDefault="008C0F01" w:rsidP="006237AE">
      <w:pPr>
        <w:spacing w:line="360" w:lineRule="auto"/>
        <w:rPr>
          <w:sz w:val="21"/>
          <w:lang w:val="en-AU"/>
        </w:rPr>
      </w:pPr>
      <w:r w:rsidRPr="00041169">
        <w:rPr>
          <w:b/>
          <w:sz w:val="21"/>
          <w:lang w:val="en-AU"/>
        </w:rPr>
        <w:t xml:space="preserve">Figure </w:t>
      </w:r>
      <w:r w:rsidR="00176DCC">
        <w:rPr>
          <w:b/>
          <w:sz w:val="21"/>
          <w:lang w:val="en-AU"/>
        </w:rPr>
        <w:t>2</w:t>
      </w:r>
      <w:r>
        <w:rPr>
          <w:sz w:val="21"/>
          <w:lang w:val="en-AU"/>
        </w:rPr>
        <w:t xml:space="preserve"> –</w:t>
      </w:r>
      <w:r w:rsidRPr="008D57AD">
        <w:rPr>
          <w:sz w:val="21"/>
          <w:lang w:val="en-AU"/>
        </w:rPr>
        <w:t xml:space="preserve"> A) Posterior mean of </w:t>
      </w:r>
      <w:r w:rsidRPr="0048012E">
        <w:rPr>
          <w:sz w:val="21"/>
          <w:szCs w:val="21"/>
          <w:lang w:val="en-AU"/>
        </w:rPr>
        <w:t xml:space="preserve">repeatability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48012E" w:rsidRPr="00035262">
        <w:rPr>
          <w:sz w:val="21"/>
          <w:szCs w:val="21"/>
          <w:lang w:val="en-AU"/>
        </w:rPr>
        <w:t>(mL)</w:t>
      </w:r>
      <w:r w:rsidRPr="0048012E">
        <w:rPr>
          <w:sz w:val="21"/>
          <w:szCs w:val="21"/>
        </w:rPr>
        <w:t xml:space="preserve"> at six measurement temperatures. Orange circles represent function-valued approaches in modelling thermal plasticity, orange open circles represent the </w:t>
      </w:r>
      <w:r w:rsidR="004E5B78" w:rsidRPr="0048012E">
        <w:rPr>
          <w:sz w:val="21"/>
          <w:szCs w:val="21"/>
        </w:rPr>
        <w:t xml:space="preserve">function-valued </w:t>
      </w:r>
      <w:r w:rsidR="00060279" w:rsidRPr="0048012E">
        <w:rPr>
          <w:sz w:val="21"/>
          <w:szCs w:val="21"/>
        </w:rPr>
        <w:t>‘conditional’ repeatability method (equation 6)</w:t>
      </w:r>
      <w:r w:rsidRPr="0048012E">
        <w:rPr>
          <w:sz w:val="21"/>
          <w:szCs w:val="21"/>
        </w:rPr>
        <w:t xml:space="preserve">, orange filled circles </w:t>
      </w:r>
      <w:r w:rsidR="009810CD" w:rsidRPr="0048012E">
        <w:rPr>
          <w:sz w:val="21"/>
          <w:szCs w:val="21"/>
        </w:rPr>
        <w:t>re</w:t>
      </w:r>
      <w:r w:rsidRPr="0048012E">
        <w:rPr>
          <w:sz w:val="21"/>
          <w:szCs w:val="21"/>
        </w:rPr>
        <w:t xml:space="preserve">present the </w:t>
      </w:r>
      <w:r w:rsidR="004E5B78" w:rsidRPr="0048012E">
        <w:rPr>
          <w:sz w:val="21"/>
          <w:szCs w:val="21"/>
        </w:rPr>
        <w:t xml:space="preserve">function-valued </w:t>
      </w:r>
      <w:r w:rsidR="00B40A1F" w:rsidRPr="0048012E">
        <w:rPr>
          <w:sz w:val="21"/>
          <w:szCs w:val="21"/>
        </w:rPr>
        <w:t xml:space="preserve">‘long’ term repeatability </w:t>
      </w:r>
      <w:r w:rsidRPr="0048012E">
        <w:rPr>
          <w:sz w:val="21"/>
          <w:szCs w:val="21"/>
        </w:rPr>
        <w:t>method</w:t>
      </w:r>
      <w:r w:rsidR="00B40A1F" w:rsidRPr="0048012E">
        <w:rPr>
          <w:sz w:val="21"/>
          <w:szCs w:val="21"/>
        </w:rPr>
        <w:t xml:space="preserve"> (equation 5)</w:t>
      </w:r>
      <w:r w:rsidRPr="0048012E">
        <w:rPr>
          <w:sz w:val="21"/>
          <w:szCs w:val="21"/>
        </w:rPr>
        <w:t xml:space="preserve">. Blue filled circles represent the character state approach in estimating repeatability. See Statistical analyses for more details. Error bars represent </w:t>
      </w:r>
      <w:r w:rsidRPr="0048012E">
        <w:rPr>
          <w:sz w:val="21"/>
          <w:szCs w:val="21"/>
          <w:lang w:val="en-AU"/>
        </w:rPr>
        <w:lastRenderedPageBreak/>
        <w:t xml:space="preserve">95% </w:t>
      </w:r>
      <w:r w:rsidRPr="0048012E">
        <w:rPr>
          <w:sz w:val="21"/>
          <w:szCs w:val="21"/>
        </w:rPr>
        <w:t>credible intervals.</w:t>
      </w:r>
      <w:r w:rsidRPr="0048012E">
        <w:rPr>
          <w:sz w:val="21"/>
          <w:szCs w:val="21"/>
          <w:lang w:val="en-AU"/>
        </w:rPr>
        <w:t xml:space="preserve"> B) Posterior mean of variance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rPr>
        <w:t xml:space="preserve"> </w:t>
      </w:r>
      <w:r w:rsidR="0048012E" w:rsidRPr="0048012E">
        <w:rPr>
          <w:sz w:val="21"/>
          <w:szCs w:val="21"/>
          <w:lang w:val="en-AU"/>
        </w:rPr>
        <w:t>(mL)</w:t>
      </w:r>
      <w:r w:rsidR="0048012E" w:rsidRPr="0048012E">
        <w:rPr>
          <w:sz w:val="21"/>
          <w:szCs w:val="21"/>
        </w:rPr>
        <w:t xml:space="preserve"> </w:t>
      </w:r>
      <w:r w:rsidRPr="0048012E">
        <w:rPr>
          <w:sz w:val="21"/>
          <w:szCs w:val="21"/>
          <w:lang w:val="en-AU"/>
        </w:rPr>
        <w:t>at the among (right panel) and within (left panel) individual level across six measurement temperatures. Error bars represent</w:t>
      </w:r>
      <w:r w:rsidRPr="008D57AD">
        <w:rPr>
          <w:sz w:val="21"/>
          <w:lang w:val="en-AU"/>
        </w:rPr>
        <w:t xml:space="preserve"> 95% credible intervals. </w:t>
      </w:r>
      <w:r w:rsidR="00160165">
        <w:rPr>
          <w:noProof/>
          <w:sz w:val="21"/>
          <w:lang w:val="en-US"/>
        </w:rPr>
        <w:drawing>
          <wp:inline distT="0" distB="0" distL="0" distR="0" wp14:anchorId="0E240093" wp14:editId="44514CD1">
            <wp:extent cx="5727700" cy="2780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A_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780665"/>
                    </a:xfrm>
                    <a:prstGeom prst="rect">
                      <a:avLst/>
                    </a:prstGeom>
                  </pic:spPr>
                </pic:pic>
              </a:graphicData>
            </a:graphic>
          </wp:inline>
        </w:drawing>
      </w:r>
    </w:p>
    <w:p w14:paraId="289F6298" w14:textId="2FE36448" w:rsidR="008C0F01" w:rsidRDefault="008C0F01" w:rsidP="006237AE">
      <w:pPr>
        <w:spacing w:line="360" w:lineRule="auto"/>
        <w:rPr>
          <w:sz w:val="21"/>
          <w:szCs w:val="21"/>
          <w:lang w:val="en-AU"/>
        </w:rPr>
      </w:pPr>
      <w:r w:rsidRPr="0048012E">
        <w:rPr>
          <w:b/>
          <w:sz w:val="21"/>
          <w:szCs w:val="21"/>
          <w:lang w:val="en-AU"/>
        </w:rPr>
        <w:t xml:space="preserve">Figure </w:t>
      </w:r>
      <w:r w:rsidR="00176DCC" w:rsidRPr="0048012E">
        <w:rPr>
          <w:b/>
          <w:sz w:val="21"/>
          <w:szCs w:val="21"/>
          <w:lang w:val="en-AU"/>
        </w:rPr>
        <w:t>3</w:t>
      </w:r>
      <w:r w:rsidRPr="0048012E">
        <w:rPr>
          <w:sz w:val="21"/>
          <w:szCs w:val="21"/>
          <w:lang w:val="en-AU"/>
        </w:rPr>
        <w:t xml:space="preserve"> –</w:t>
      </w:r>
      <w:r w:rsidR="00586099" w:rsidRPr="0048012E">
        <w:rPr>
          <w:sz w:val="21"/>
          <w:szCs w:val="21"/>
          <w:lang w:val="en-AU"/>
        </w:rPr>
        <w:t xml:space="preserve"> </w:t>
      </w:r>
      <w:r w:rsidRPr="0048012E">
        <w:rPr>
          <w:sz w:val="21"/>
          <w:szCs w:val="21"/>
          <w:lang w:val="en-AU"/>
        </w:rPr>
        <w:t>Predicted individual reaction norms</w:t>
      </w:r>
      <w:r w:rsidR="008A237C" w:rsidRPr="0048012E">
        <w:rPr>
          <w:sz w:val="21"/>
          <w:szCs w:val="21"/>
          <w:lang w:val="en-AU"/>
        </w:rPr>
        <w:t xml:space="preserve"> for </w:t>
      </w:r>
      <w:r w:rsidR="00BF3619" w:rsidRPr="0048012E">
        <w:rPr>
          <w:sz w:val="21"/>
          <w:szCs w:val="21"/>
          <w:lang w:val="en-AU"/>
        </w:rPr>
        <w:t>forty</w:t>
      </w:r>
      <w:r w:rsidR="008A237C" w:rsidRPr="0048012E">
        <w:rPr>
          <w:sz w:val="21"/>
          <w:szCs w:val="21"/>
          <w:lang w:val="en-AU"/>
        </w:rPr>
        <w:t>-two individuals</w:t>
      </w:r>
      <w:r w:rsidRPr="0048012E">
        <w:rPr>
          <w:sz w:val="21"/>
          <w:szCs w:val="21"/>
          <w:lang w:val="en-AU"/>
        </w:rPr>
        <w:t xml:space="preserv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lang w:val="en-AU"/>
        </w:rPr>
        <w:t xml:space="preserve"> </w:t>
      </w:r>
      <w:r w:rsidR="0048012E" w:rsidRPr="0048012E">
        <w:rPr>
          <w:sz w:val="21"/>
          <w:szCs w:val="21"/>
          <w:lang w:val="en-AU"/>
        </w:rPr>
        <w:t>(mL)</w:t>
      </w:r>
      <w:r w:rsidR="0048012E" w:rsidRPr="0048012E">
        <w:rPr>
          <w:sz w:val="21"/>
          <w:szCs w:val="21"/>
        </w:rPr>
        <w:t xml:space="preserve"> </w:t>
      </w:r>
      <w:r w:rsidRPr="0048012E">
        <w:rPr>
          <w:sz w:val="21"/>
          <w:szCs w:val="21"/>
          <w:lang w:val="en-AU"/>
        </w:rPr>
        <w:t>across six measurement temperature</w:t>
      </w:r>
      <w:r w:rsidR="008A237C" w:rsidRPr="0048012E">
        <w:rPr>
          <w:sz w:val="21"/>
          <w:szCs w:val="21"/>
          <w:lang w:val="en-AU"/>
        </w:rPr>
        <w:t>s</w:t>
      </w:r>
      <w:r w:rsidR="00C559AA" w:rsidRPr="0048012E">
        <w:rPr>
          <w:sz w:val="21"/>
          <w:szCs w:val="21"/>
          <w:lang w:val="en-AU"/>
        </w:rPr>
        <w:t xml:space="preserve"> at an average log mass</w:t>
      </w:r>
      <w:r w:rsidR="00306180" w:rsidRPr="0048012E">
        <w:rPr>
          <w:sz w:val="21"/>
          <w:szCs w:val="21"/>
          <w:lang w:val="en-AU"/>
        </w:rPr>
        <w:t xml:space="preserve"> at sampling session one (left panel), five (middle panel) and ten (right panel)</w:t>
      </w:r>
      <w:r w:rsidR="008A237C" w:rsidRPr="0048012E">
        <w:rPr>
          <w:sz w:val="21"/>
          <w:szCs w:val="21"/>
          <w:lang w:val="en-AU"/>
        </w:rPr>
        <w:t xml:space="preserve"> </w:t>
      </w:r>
      <w:r w:rsidR="00586099" w:rsidRPr="0048012E">
        <w:rPr>
          <w:sz w:val="21"/>
          <w:szCs w:val="21"/>
          <w:lang w:val="en-AU"/>
        </w:rPr>
        <w:t>r</w:t>
      </w:r>
      <w:r w:rsidR="008A237C" w:rsidRPr="0048012E">
        <w:rPr>
          <w:sz w:val="21"/>
          <w:szCs w:val="21"/>
          <w:lang w:val="en-AU"/>
        </w:rPr>
        <w:t>eaction norms were</w:t>
      </w:r>
      <w:r w:rsidRPr="0048012E">
        <w:rPr>
          <w:sz w:val="21"/>
          <w:szCs w:val="21"/>
          <w:lang w:val="en-AU"/>
        </w:rPr>
        <w:t xml:space="preserve"> estimated using </w:t>
      </w:r>
      <w:r w:rsidR="00586099" w:rsidRPr="0048012E">
        <w:rPr>
          <w:sz w:val="21"/>
          <w:szCs w:val="21"/>
          <w:lang w:val="en-AU"/>
        </w:rPr>
        <w:t xml:space="preserve">(A) </w:t>
      </w:r>
      <w:r w:rsidRPr="0048012E">
        <w:rPr>
          <w:sz w:val="21"/>
          <w:szCs w:val="21"/>
          <w:lang w:val="en-AU"/>
        </w:rPr>
        <w:t xml:space="preserve">function-valued approaches </w:t>
      </w:r>
      <w:r w:rsidR="008A237C" w:rsidRPr="0048012E">
        <w:rPr>
          <w:sz w:val="21"/>
          <w:szCs w:val="21"/>
          <w:lang w:val="en-AU"/>
        </w:rPr>
        <w:t xml:space="preserve">and </w:t>
      </w:r>
      <w:r w:rsidR="00586099" w:rsidRPr="0048012E">
        <w:rPr>
          <w:sz w:val="21"/>
          <w:szCs w:val="21"/>
          <w:lang w:val="en-AU"/>
        </w:rPr>
        <w:t>(B</w:t>
      </w:r>
      <w:r w:rsidR="00586099">
        <w:rPr>
          <w:sz w:val="21"/>
          <w:szCs w:val="21"/>
          <w:lang w:val="en-AU"/>
        </w:rPr>
        <w:t xml:space="preserve">) </w:t>
      </w:r>
      <w:r w:rsidR="008A237C">
        <w:rPr>
          <w:sz w:val="21"/>
          <w:szCs w:val="21"/>
          <w:lang w:val="en-AU"/>
        </w:rPr>
        <w:t>character-state approaches</w:t>
      </w:r>
      <w:r w:rsidRPr="00D065F9">
        <w:rPr>
          <w:sz w:val="21"/>
          <w:szCs w:val="21"/>
          <w:lang w:val="en-AU"/>
        </w:rPr>
        <w:t xml:space="preserve">. Points represent predicted trait values. Each line represents a unique individual (n = 42) </w:t>
      </w:r>
    </w:p>
    <w:p w14:paraId="3AB2E66F" w14:textId="77777777" w:rsidR="00400B14" w:rsidRDefault="00400B14" w:rsidP="006237AE">
      <w:pPr>
        <w:spacing w:line="360" w:lineRule="auto"/>
        <w:rPr>
          <w:sz w:val="21"/>
          <w:szCs w:val="21"/>
          <w:lang w:val="en-AU"/>
        </w:rPr>
      </w:pPr>
    </w:p>
    <w:p w14:paraId="6D318189" w14:textId="77777777" w:rsidR="008C0F01" w:rsidRDefault="008C0F01" w:rsidP="006237AE">
      <w:pPr>
        <w:pStyle w:val="Heading2"/>
        <w:spacing w:line="360" w:lineRule="auto"/>
        <w:rPr>
          <w:lang w:val="en-AU"/>
        </w:rPr>
      </w:pPr>
      <w:r>
        <w:rPr>
          <w:lang w:val="en-AU"/>
        </w:rPr>
        <w:t>Cross-temperature correlations in metabolic rate</w:t>
      </w:r>
    </w:p>
    <w:p w14:paraId="1F435CCF" w14:textId="4CCC7479" w:rsidR="008C0F01" w:rsidRDefault="008C0F01" w:rsidP="006237AE">
      <w:pPr>
        <w:spacing w:line="360" w:lineRule="auto"/>
      </w:pPr>
      <w:r>
        <w:t xml:space="preserve">Metabolic rate across temperatures were positively correlated at </w:t>
      </w:r>
      <w:r w:rsidR="00DC4804">
        <w:t xml:space="preserve">both the </w:t>
      </w:r>
      <w:r w:rsidR="00176DCC">
        <w:t>among</w:t>
      </w:r>
      <w:r w:rsidR="00DC4804">
        <w:t>-</w:t>
      </w:r>
      <w:r>
        <w:t xml:space="preserve">individual </w:t>
      </w:r>
      <w:r w:rsidR="00DC4804">
        <w:t xml:space="preserve">and within-individual </w:t>
      </w:r>
      <w:r>
        <w:t xml:space="preserve">level (Fig. </w:t>
      </w:r>
      <w:r w:rsidR="00176DCC">
        <w:t>4</w:t>
      </w:r>
      <w:r w:rsidR="005F2C01">
        <w:t>, Table 3</w:t>
      </w:r>
      <w:r>
        <w:t xml:space="preserve">). </w:t>
      </w:r>
      <w:r w:rsidR="00DC4804">
        <w:t xml:space="preserve">However the magnitude of correlations were weaker at the within-individual level. </w:t>
      </w:r>
      <w:r>
        <w:t>Certain individuals maintained a high metabolic rate</w:t>
      </w:r>
      <w:r w:rsidR="00DC4804">
        <w:t xml:space="preserve"> relative to other individuals</w:t>
      </w:r>
      <w:r>
        <w:t xml:space="preserve">, while others had a relatively low metabolic rate across all </w:t>
      </w:r>
      <w:r w:rsidRPr="00993441">
        <w:t>temperatures (Fig. S</w:t>
      </w:r>
      <w:r w:rsidR="00EF4F04" w:rsidRPr="00993441">
        <w:t>3</w:t>
      </w:r>
      <w:r w:rsidRPr="00993441">
        <w:t>)</w:t>
      </w:r>
      <w:r w:rsidR="00176DCC" w:rsidRPr="00993441">
        <w:t>. This</w:t>
      </w:r>
      <w:r w:rsidR="00176DCC">
        <w:t xml:space="preserve"> </w:t>
      </w:r>
      <w:r>
        <w:t>creat</w:t>
      </w:r>
      <w:r w:rsidR="00176DCC">
        <w:t>es</w:t>
      </w:r>
      <w:r>
        <w:t xml:space="preserve"> a positive relationship between metabolic rate at the </w:t>
      </w:r>
      <w:r w:rsidR="00176DCC">
        <w:t xml:space="preserve">among </w:t>
      </w:r>
      <w:r>
        <w:t>individual-level. Metabolic rate measured at neighbouring temperatures (e.g. 22ºC and 24ºC) are strongly correlated, but the strength of this correlation decreased with increasing differences between the two temperatures (Fig. 4).</w:t>
      </w:r>
      <w:r w:rsidR="005F2C01">
        <w:t xml:space="preserve"> </w:t>
      </w:r>
    </w:p>
    <w:p w14:paraId="764C245F" w14:textId="5E2DDDEE" w:rsidR="008C0F01" w:rsidRDefault="008C0F01" w:rsidP="006237AE">
      <w:pPr>
        <w:spacing w:line="360" w:lineRule="auto"/>
        <w:ind w:firstLine="720"/>
      </w:pPr>
      <w:r>
        <w:t xml:space="preserve">Overall, cross-temperature correlations estimated using the </w:t>
      </w:r>
      <w:r w:rsidR="004E5B78">
        <w:t>function-valued</w:t>
      </w:r>
      <w:r>
        <w:t xml:space="preserve"> approaches were a lot higher and the credible intervals were very narrow. </w:t>
      </w:r>
      <w:r w:rsidR="00176DCC">
        <w:t>T</w:t>
      </w:r>
      <w:r>
        <w:t xml:space="preserve">he correlations estimated using </w:t>
      </w:r>
      <w:r w:rsidR="004E5B78">
        <w:t>function-valued</w:t>
      </w:r>
      <w:r>
        <w:t xml:space="preserve"> approaches are congruent with the </w:t>
      </w:r>
      <w:r w:rsidR="004E5B78">
        <w:t>character-state</w:t>
      </w:r>
      <w:r>
        <w:t xml:space="preserve"> approach</w:t>
      </w:r>
      <w:r w:rsidR="00A31483">
        <w:t>. The function-val</w:t>
      </w:r>
      <w:r w:rsidR="006275EE">
        <w:t>u</w:t>
      </w:r>
      <w:r w:rsidR="00A31483">
        <w:t>ed</w:t>
      </w:r>
      <w:r w:rsidR="008F43E4">
        <w:t xml:space="preserve"> </w:t>
      </w:r>
      <w:r>
        <w:t xml:space="preserve">estimates </w:t>
      </w:r>
      <w:r w:rsidR="008F43E4">
        <w:t xml:space="preserve">were generally </w:t>
      </w:r>
      <w:r w:rsidR="00A31483">
        <w:t>larger (i.e. stronger correlation) however</w:t>
      </w:r>
      <w:r>
        <w:t xml:space="preserve"> </w:t>
      </w:r>
      <w:r w:rsidR="00A31483">
        <w:t xml:space="preserve">there were estimation issues with the </w:t>
      </w:r>
      <w:r>
        <w:t xml:space="preserve">credible intervals </w:t>
      </w:r>
      <w:r w:rsidR="008F43E4">
        <w:t xml:space="preserve">as some </w:t>
      </w:r>
      <w:r w:rsidR="008F43E4" w:rsidRPr="00A31483">
        <w:rPr>
          <w:i/>
        </w:rPr>
        <w:t>R</w:t>
      </w:r>
      <w:r w:rsidR="008F43E4" w:rsidRPr="00A31483">
        <w:rPr>
          <w:vertAlign w:val="superscript"/>
        </w:rPr>
        <w:t>2</w:t>
      </w:r>
      <w:r w:rsidR="008F43E4">
        <w:t xml:space="preserve"> exceeded 1</w:t>
      </w:r>
      <w:r>
        <w:t xml:space="preserve">. </w:t>
      </w:r>
    </w:p>
    <w:p w14:paraId="621C5309" w14:textId="0B730E9D" w:rsidR="008C0F01" w:rsidRDefault="001A0549" w:rsidP="006237AE">
      <w:pPr>
        <w:spacing w:line="360" w:lineRule="auto"/>
        <w:rPr>
          <w:lang w:val="en-AU"/>
        </w:rPr>
      </w:pPr>
      <w:r>
        <w:rPr>
          <w:noProof/>
          <w:lang w:val="en-US"/>
        </w:rPr>
        <w:lastRenderedPageBreak/>
        <w:drawing>
          <wp:inline distT="0" distB="0" distL="0" distR="0" wp14:anchorId="5804523C" wp14:editId="38FD5AD3">
            <wp:extent cx="5727700" cy="396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plot.pdf"/>
                    <pic:cNvPicPr/>
                  </pic:nvPicPr>
                  <pic:blipFill>
                    <a:blip r:embed="rId17">
                      <a:extLst>
                        <a:ext uri="{28A0092B-C50C-407E-A947-70E740481C1C}">
                          <a14:useLocalDpi xmlns:a14="http://schemas.microsoft.com/office/drawing/2010/main" val="0"/>
                        </a:ext>
                      </a:extLst>
                    </a:blip>
                    <a:stretch>
                      <a:fillRect/>
                    </a:stretch>
                  </pic:blipFill>
                  <pic:spPr>
                    <a:xfrm>
                      <a:off x="0" y="0"/>
                      <a:ext cx="5727700" cy="3965575"/>
                    </a:xfrm>
                    <a:prstGeom prst="rect">
                      <a:avLst/>
                    </a:prstGeom>
                  </pic:spPr>
                </pic:pic>
              </a:graphicData>
            </a:graphic>
          </wp:inline>
        </w:drawing>
      </w:r>
    </w:p>
    <w:p w14:paraId="73AA6A4A" w14:textId="66E23C0E" w:rsidR="008C0F01" w:rsidRPr="0023227F" w:rsidRDefault="008C0F01" w:rsidP="006237AE">
      <w:pPr>
        <w:spacing w:line="360" w:lineRule="auto"/>
        <w:rPr>
          <w:lang w:val="en-AU"/>
        </w:rPr>
      </w:pPr>
      <w:r w:rsidRPr="00041169">
        <w:rPr>
          <w:b/>
          <w:sz w:val="21"/>
          <w:lang w:val="en-AU"/>
        </w:rPr>
        <w:t xml:space="preserve">Figure </w:t>
      </w:r>
      <w:r w:rsidR="00176DCC">
        <w:rPr>
          <w:b/>
          <w:sz w:val="21"/>
          <w:lang w:val="en-AU"/>
        </w:rPr>
        <w:t>4</w:t>
      </w:r>
      <w:r>
        <w:rPr>
          <w:sz w:val="21"/>
          <w:lang w:val="en-AU"/>
        </w:rPr>
        <w:t xml:space="preserve"> – </w:t>
      </w:r>
      <w:r w:rsidRPr="00A7676C">
        <w:rPr>
          <w:sz w:val="21"/>
          <w:szCs w:val="21"/>
          <w:lang w:val="en-AU"/>
        </w:rPr>
        <w:t xml:space="preserve">Cross-temperature correlations of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lang w:val="en-AU"/>
        </w:rPr>
        <w:t>(mL)</w:t>
      </w:r>
      <w:r w:rsidR="00A7676C" w:rsidRPr="00A7676C">
        <w:rPr>
          <w:sz w:val="21"/>
          <w:szCs w:val="21"/>
        </w:rPr>
        <w:t xml:space="preserve"> </w:t>
      </w:r>
      <w:r w:rsidR="00A7676C" w:rsidRPr="00A7676C">
        <w:rPr>
          <w:sz w:val="21"/>
          <w:szCs w:val="21"/>
          <w:vertAlign w:val="subscript"/>
          <w:lang w:val="en-AU"/>
        </w:rPr>
        <w:t xml:space="preserve"> </w:t>
      </w:r>
      <w:r w:rsidRPr="00A7676C">
        <w:rPr>
          <w:sz w:val="21"/>
          <w:szCs w:val="21"/>
          <w:lang w:val="en-AU"/>
        </w:rPr>
        <w:t xml:space="preserve">estimated using the function-valued approach (top) and the character-state approach </w:t>
      </w:r>
      <w:r w:rsidR="007349D4" w:rsidRPr="00A7676C">
        <w:rPr>
          <w:sz w:val="21"/>
          <w:szCs w:val="21"/>
          <w:lang w:val="en-AU"/>
        </w:rPr>
        <w:t xml:space="preserve">using ‘brms’ </w:t>
      </w:r>
      <w:r w:rsidRPr="00A7676C">
        <w:rPr>
          <w:sz w:val="21"/>
          <w:szCs w:val="21"/>
          <w:lang w:val="en-AU"/>
        </w:rPr>
        <w:t>(bottom) at the among-individual level (left) and at the within-individual level (right). Lower triangle represents posterior mean estimate</w:t>
      </w:r>
      <w:r>
        <w:rPr>
          <w:sz w:val="21"/>
          <w:lang w:val="en-AU"/>
        </w:rPr>
        <w:t>s, width and colour of the ellipse represents the strength of the correlation.</w:t>
      </w:r>
      <w:r w:rsidR="000F0F7C">
        <w:rPr>
          <w:sz w:val="21"/>
          <w:lang w:val="en-AU"/>
        </w:rPr>
        <w:t xml:space="preserve"> </w:t>
      </w:r>
    </w:p>
    <w:p w14:paraId="2524EEB9" w14:textId="77777777" w:rsidR="008C0F01" w:rsidRPr="00B9394B" w:rsidRDefault="008C0F01" w:rsidP="006237AE">
      <w:pPr>
        <w:spacing w:line="360" w:lineRule="auto"/>
        <w:rPr>
          <w:sz w:val="21"/>
          <w:szCs w:val="21"/>
          <w:lang w:val="en-AU"/>
        </w:rPr>
      </w:pPr>
    </w:p>
    <w:p w14:paraId="08027C5C" w14:textId="4F8F564B" w:rsidR="00BD366B" w:rsidRDefault="00CF421A" w:rsidP="006237AE">
      <w:pPr>
        <w:pStyle w:val="Heading2"/>
        <w:spacing w:line="360" w:lineRule="auto"/>
        <w:rPr>
          <w:lang w:val="en-AU"/>
        </w:rPr>
      </w:pPr>
      <w:ins w:id="478" w:author="fonti.kar@gmail.com" w:date="2019-01-15T09:49:00Z">
        <w:r>
          <w:rPr>
            <w:lang w:val="en-AU"/>
          </w:rPr>
          <w:t>Temperature dependenc</w:t>
        </w:r>
      </w:ins>
      <w:ins w:id="479" w:author="fonti.kar@gmail.com" w:date="2019-01-15T09:50:00Z">
        <w:r>
          <w:rPr>
            <w:lang w:val="en-AU"/>
          </w:rPr>
          <w:t xml:space="preserve">e of </w:t>
        </w:r>
      </w:ins>
      <w:del w:id="480" w:author="fonti.kar@gmail.com" w:date="2019-01-15T09:49:00Z">
        <w:r w:rsidR="00A07A29" w:rsidDel="00CF421A">
          <w:rPr>
            <w:lang w:val="en-AU"/>
          </w:rPr>
          <w:delText>M</w:delText>
        </w:r>
        <w:r w:rsidR="00EA5AE8" w:rsidDel="00CF421A">
          <w:rPr>
            <w:lang w:val="en-AU"/>
          </w:rPr>
          <w:delText xml:space="preserve">ultilevel </w:delText>
        </w:r>
      </w:del>
      <w:r w:rsidR="00391A25">
        <w:rPr>
          <w:lang w:val="en-AU"/>
        </w:rPr>
        <w:t>mass</w:t>
      </w:r>
      <w:r w:rsidR="009A5C4A">
        <w:rPr>
          <w:lang w:val="en-AU"/>
        </w:rPr>
        <w:t xml:space="preserve"> </w:t>
      </w:r>
      <w:r w:rsidR="00B51327">
        <w:rPr>
          <w:lang w:val="en-AU"/>
        </w:rPr>
        <w:t>scaling</w:t>
      </w:r>
      <w:r w:rsidR="00EA5AE8">
        <w:rPr>
          <w:lang w:val="en-AU"/>
        </w:rPr>
        <w:t xml:space="preserve"> exponents</w:t>
      </w:r>
      <w:r w:rsidR="00391A25">
        <w:rPr>
          <w:lang w:val="en-AU"/>
        </w:rPr>
        <w:t xml:space="preserve"> </w:t>
      </w:r>
      <w:ins w:id="481" w:author="fonti.kar@gmail.com" w:date="2019-01-15T09:50:00Z">
        <w:r>
          <w:rPr>
            <w:lang w:val="en-AU"/>
          </w:rPr>
          <w:t>at the among-individual level</w:t>
        </w:r>
      </w:ins>
      <w:del w:id="482" w:author="fonti.kar@gmail.com" w:date="2019-01-15T09:49:00Z">
        <w:r w:rsidR="00391A25" w:rsidDel="00CF421A">
          <w:rPr>
            <w:lang w:val="en-AU"/>
          </w:rPr>
          <w:delText>and temperature dependence</w:delText>
        </w:r>
      </w:del>
    </w:p>
    <w:p w14:paraId="34F420CD" w14:textId="371A2A89" w:rsidR="008C0F01" w:rsidRDefault="0039575B" w:rsidP="006237AE">
      <w:pPr>
        <w:spacing w:line="360" w:lineRule="auto"/>
        <w:rPr>
          <w:lang w:val="en-AU"/>
        </w:rPr>
      </w:pPr>
      <w:r>
        <w:rPr>
          <w:lang w:val="en-AU"/>
        </w:rPr>
        <w:t>The model containing no interactions between temperature and our among- and within-individual mass effects was better supported than a model that included the interaction</w:t>
      </w:r>
      <w:r w:rsidR="00561BA5">
        <w:rPr>
          <w:lang w:val="en-AU"/>
        </w:rPr>
        <w:t xml:space="preserve"> (</w:t>
      </w:r>
      <w:r w:rsidR="001F57E9">
        <w:rPr>
          <w:lang w:val="en-AU"/>
        </w:rPr>
        <w:t xml:space="preserve">Model with no interaction: wAIC = </w:t>
      </w:r>
      <w:r w:rsidR="00A70B6C" w:rsidRPr="00A70B6C">
        <w:rPr>
          <w:lang w:val="en-AU"/>
        </w:rPr>
        <w:t>1868.53</w:t>
      </w:r>
      <w:r w:rsidR="001F57E9">
        <w:rPr>
          <w:lang w:val="en-AU"/>
        </w:rPr>
        <w:t>,</w:t>
      </w:r>
      <w:r w:rsidR="00A70B6C">
        <w:rPr>
          <w:lang w:val="en-AU"/>
        </w:rPr>
        <w:t xml:space="preserve"> </w:t>
      </w:r>
      <w:r w:rsidR="001F57E9">
        <w:rPr>
          <w:lang w:val="en-AU"/>
        </w:rPr>
        <w:t xml:space="preserve">loo = </w:t>
      </w:r>
      <w:r w:rsidR="00A70B6C" w:rsidRPr="00A70B6C">
        <w:rPr>
          <w:lang w:val="en-AU"/>
        </w:rPr>
        <w:t>1869.02</w:t>
      </w:r>
      <w:r w:rsidR="001F57E9">
        <w:rPr>
          <w:lang w:val="en-AU"/>
        </w:rPr>
        <w:t xml:space="preserve">, Model with interaction: wAIC = </w:t>
      </w:r>
      <w:r w:rsidR="00A70B6C" w:rsidRPr="00A70B6C">
        <w:rPr>
          <w:lang w:val="en-AU"/>
        </w:rPr>
        <w:t>1876.58</w:t>
      </w:r>
      <w:r w:rsidR="001F57E9">
        <w:rPr>
          <w:lang w:val="en-AU"/>
        </w:rPr>
        <w:t xml:space="preserve">, loo = </w:t>
      </w:r>
      <w:r w:rsidR="00A70B6C" w:rsidRPr="00A70B6C">
        <w:rPr>
          <w:lang w:val="en-AU"/>
        </w:rPr>
        <w:t>1877.34</w:t>
      </w:r>
      <w:r w:rsidR="00561BA5">
        <w:rPr>
          <w:lang w:val="en-AU"/>
        </w:rPr>
        <w:t>)</w:t>
      </w:r>
      <w:r w:rsidR="006B00F1">
        <w:rPr>
          <w:lang w:val="en-AU"/>
        </w:rPr>
        <w:t xml:space="preserve"> suggesting a lack of</w:t>
      </w:r>
      <w:r w:rsidRPr="00AC6459">
        <w:rPr>
          <w:lang w:val="en-AU"/>
        </w:rPr>
        <w:t xml:space="preserve"> temperature dependen</w:t>
      </w:r>
      <w:r w:rsidR="006B00F1">
        <w:rPr>
          <w:lang w:val="en-AU"/>
        </w:rPr>
        <w:t>ce</w:t>
      </w:r>
      <w:r w:rsidR="0084593A">
        <w:rPr>
          <w:lang w:val="en-AU"/>
        </w:rPr>
        <w:t xml:space="preserve"> in coefficients</w:t>
      </w:r>
      <w:r w:rsidRPr="00AC6459">
        <w:rPr>
          <w:lang w:val="en-AU"/>
        </w:rPr>
        <w:t xml:space="preserve">. </w:t>
      </w:r>
      <w:r w:rsidR="00D9243B">
        <w:rPr>
          <w:lang w:val="en-AU"/>
        </w:rPr>
        <w:t>However, t</w:t>
      </w:r>
      <w:r w:rsidR="00C97994" w:rsidRPr="00AC6459">
        <w:rPr>
          <w:lang w:val="en-AU"/>
        </w:rPr>
        <w:t>here was a trend for within</w:t>
      </w:r>
      <w:r w:rsidR="00D9243B">
        <w:rPr>
          <w:lang w:val="en-AU"/>
        </w:rPr>
        <w:t>-</w:t>
      </w:r>
      <w:r w:rsidR="00C97994" w:rsidRPr="00AC6459">
        <w:rPr>
          <w:lang w:val="en-AU"/>
        </w:rPr>
        <w:t xml:space="preserve">individual exponents to be larger than </w:t>
      </w:r>
      <w:r w:rsidR="00C97994" w:rsidRPr="00AC6459">
        <w:t>among</w:t>
      </w:r>
      <w:r w:rsidR="00F82235">
        <w:t>-</w:t>
      </w:r>
      <w:r w:rsidR="00C97994" w:rsidRPr="00AC6459">
        <w:rPr>
          <w:lang w:val="en-AU"/>
        </w:rPr>
        <w:t xml:space="preserve">individual exponents (Fig. 5A, Table 4). </w:t>
      </w:r>
      <w:r w:rsidR="008C0F01" w:rsidRPr="00AC6459">
        <w:rPr>
          <w:lang w:val="en-AU"/>
        </w:rPr>
        <w:t>Among</w:t>
      </w:r>
      <w:r w:rsidR="00806490" w:rsidRPr="00AC6459">
        <w:rPr>
          <w:lang w:val="en-AU"/>
        </w:rPr>
        <w:t>-</w:t>
      </w:r>
      <w:r w:rsidR="008C0F01" w:rsidRPr="00AC6459">
        <w:rPr>
          <w:lang w:val="en-AU"/>
        </w:rPr>
        <w:t xml:space="preserve"> and within</w:t>
      </w:r>
      <w:r w:rsidR="00806490" w:rsidRPr="00AC6459">
        <w:rPr>
          <w:lang w:val="en-AU"/>
        </w:rPr>
        <w:t xml:space="preserve">- </w:t>
      </w:r>
      <w:r w:rsidR="008C0F01" w:rsidRPr="00AC6459">
        <w:rPr>
          <w:lang w:val="en-AU"/>
        </w:rPr>
        <w:t xml:space="preserve">individual mass scaling exponents were significantly different from each other </w:t>
      </w:r>
      <w:r w:rsidR="00914D7D" w:rsidRPr="00AC6459">
        <w:rPr>
          <w:lang w:val="en-AU"/>
        </w:rPr>
        <w:t>at 24ºC</w:t>
      </w:r>
      <w:r w:rsidR="008C0F01" w:rsidRPr="00AC6459">
        <w:rPr>
          <w:lang w:val="en-AU"/>
        </w:rPr>
        <w:t xml:space="preserve"> and 28ºC (Fig. </w:t>
      </w:r>
      <w:r w:rsidR="00266556" w:rsidRPr="00AC6459">
        <w:rPr>
          <w:lang w:val="en-AU"/>
        </w:rPr>
        <w:t>5</w:t>
      </w:r>
      <w:r w:rsidR="008C0F01" w:rsidRPr="00AC6459">
        <w:rPr>
          <w:lang w:val="en-AU"/>
        </w:rPr>
        <w:t>A</w:t>
      </w:r>
      <w:r w:rsidR="00914D7D" w:rsidRPr="00AC6459">
        <w:rPr>
          <w:lang w:val="en-AU"/>
        </w:rPr>
        <w:t>, Table 4</w:t>
      </w:r>
      <w:r w:rsidR="008C0F01" w:rsidRPr="00AC6459">
        <w:rPr>
          <w:lang w:val="en-AU"/>
        </w:rPr>
        <w:t>).</w:t>
      </w:r>
      <w:r w:rsidR="00C97994" w:rsidRPr="00AC6459">
        <w:rPr>
          <w:lang w:val="en-AU"/>
        </w:rPr>
        <w:t xml:space="preserve"> The largest difference between within and among individual exponents </w:t>
      </w:r>
      <w:r w:rsidR="0084593A">
        <w:rPr>
          <w:lang w:val="en-AU"/>
        </w:rPr>
        <w:t>was</w:t>
      </w:r>
      <w:r w:rsidR="0084593A" w:rsidRPr="00AC6459">
        <w:rPr>
          <w:lang w:val="en-AU"/>
        </w:rPr>
        <w:t xml:space="preserve"> </w:t>
      </w:r>
      <w:r w:rsidR="00C97994" w:rsidRPr="00AC6459">
        <w:rPr>
          <w:lang w:val="en-AU"/>
        </w:rPr>
        <w:t xml:space="preserve">at 24ºC (Difference =-2.09, lower = -3.05, upper =-1.14, Fig. </w:t>
      </w:r>
      <w:r w:rsidR="00722F72">
        <w:rPr>
          <w:lang w:val="en-AU"/>
        </w:rPr>
        <w:t>5</w:t>
      </w:r>
      <w:r w:rsidR="00C97994" w:rsidRPr="00AC6459">
        <w:rPr>
          <w:lang w:val="en-AU"/>
        </w:rPr>
        <w:t>A). W</w:t>
      </w:r>
      <w:r w:rsidR="008C0F01" w:rsidRPr="00AC6459">
        <w:rPr>
          <w:lang w:val="en-AU"/>
        </w:rPr>
        <w:t>hen the within- and among-individual effects were not statistically accounted for</w:t>
      </w:r>
      <w:r w:rsidR="00C97994">
        <w:rPr>
          <w:lang w:val="en-AU"/>
        </w:rPr>
        <w:t xml:space="preserve">, mass-scaling exponents </w:t>
      </w:r>
      <w:r w:rsidR="00722F72">
        <w:rPr>
          <w:lang w:val="en-AU"/>
        </w:rPr>
        <w:t>tended to be</w:t>
      </w:r>
      <w:r w:rsidR="00C97994">
        <w:rPr>
          <w:lang w:val="en-AU"/>
        </w:rPr>
        <w:t xml:space="preserve"> quite spurious</w:t>
      </w:r>
      <w:r w:rsidR="00722F72">
        <w:rPr>
          <w:lang w:val="en-AU"/>
        </w:rPr>
        <w:t xml:space="preserve"> and estimated with a large degree of error</w:t>
      </w:r>
      <w:r w:rsidR="00C97994">
        <w:rPr>
          <w:lang w:val="en-AU"/>
        </w:rPr>
        <w:t xml:space="preserve"> (Table S3)</w:t>
      </w:r>
      <w:r w:rsidR="008C0F01">
        <w:rPr>
          <w:lang w:val="en-AU"/>
        </w:rPr>
        <w:t xml:space="preserve">. </w:t>
      </w:r>
    </w:p>
    <w:p w14:paraId="56F840E4" w14:textId="77777777" w:rsidR="00C97994" w:rsidRPr="00A07A29" w:rsidRDefault="00C97994" w:rsidP="006237AE">
      <w:pPr>
        <w:spacing w:line="360" w:lineRule="auto"/>
        <w:rPr>
          <w:lang w:val="en-AU"/>
        </w:rPr>
      </w:pPr>
    </w:p>
    <w:p w14:paraId="27328375" w14:textId="5E8294C9" w:rsidR="008C0F01" w:rsidRPr="008C0F01" w:rsidDel="00CF421A" w:rsidRDefault="00160165" w:rsidP="006237AE">
      <w:pPr>
        <w:spacing w:line="360" w:lineRule="auto"/>
        <w:jc w:val="center"/>
        <w:rPr>
          <w:del w:id="483" w:author="fonti.kar@gmail.com" w:date="2019-01-15T09:51:00Z"/>
          <w:lang w:val="en-AU"/>
        </w:rPr>
      </w:pPr>
      <w:del w:id="484" w:author="fonti.kar@gmail.com" w:date="2019-01-15T09:50:00Z">
        <w:r w:rsidDel="00CF421A">
          <w:rPr>
            <w:rFonts w:eastAsiaTheme="minorEastAsia" w:cstheme="minorBidi"/>
            <w:noProof/>
            <w:sz w:val="18"/>
            <w:szCs w:val="18"/>
            <w:lang w:val="en-US"/>
          </w:rPr>
          <w:lastRenderedPageBreak/>
          <w:drawing>
            <wp:inline distT="0" distB="0" distL="0" distR="0" wp14:anchorId="747BD481" wp14:editId="6B50ACD8">
              <wp:extent cx="5727700" cy="4665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5A_B.png"/>
                      <pic:cNvPicPr/>
                    </pic:nvPicPr>
                    <pic:blipFill>
                      <a:blip r:embed="rId18">
                        <a:extLst>
                          <a:ext uri="{28A0092B-C50C-407E-A947-70E740481C1C}">
                            <a14:useLocalDpi xmlns:a14="http://schemas.microsoft.com/office/drawing/2010/main" val="0"/>
                          </a:ext>
                        </a:extLst>
                      </a:blip>
                      <a:stretch>
                        <a:fillRect/>
                      </a:stretch>
                    </pic:blipFill>
                    <pic:spPr>
                      <a:xfrm rot="5400000">
                        <a:off x="0" y="0"/>
                        <a:ext cx="5727700" cy="4665345"/>
                      </a:xfrm>
                      <a:prstGeom prst="rect">
                        <a:avLst/>
                      </a:prstGeom>
                    </pic:spPr>
                  </pic:pic>
                </a:graphicData>
              </a:graphic>
            </wp:inline>
          </w:drawing>
        </w:r>
      </w:del>
    </w:p>
    <w:p w14:paraId="43AC94FB" w14:textId="52A5338F" w:rsidR="00CF421A" w:rsidRDefault="00CF421A" w:rsidP="00CF421A">
      <w:pPr>
        <w:spacing w:line="360" w:lineRule="auto"/>
        <w:jc w:val="center"/>
        <w:rPr>
          <w:ins w:id="485" w:author="fonti.kar@gmail.com" w:date="2019-01-15T09:51:00Z"/>
          <w:b/>
          <w:sz w:val="21"/>
          <w:szCs w:val="21"/>
          <w:lang w:val="en-AU"/>
        </w:rPr>
      </w:pPr>
      <w:commentRangeStart w:id="486"/>
      <w:ins w:id="487" w:author="fonti.kar@gmail.com" w:date="2019-01-15T09:51:00Z">
        <w:r>
          <w:rPr>
            <w:b/>
            <w:noProof/>
            <w:sz w:val="21"/>
            <w:szCs w:val="21"/>
            <w:lang w:val="en-AU"/>
          </w:rPr>
          <w:drawing>
            <wp:inline distT="0" distB="0" distL="0" distR="0" wp14:anchorId="26B7E8F1" wp14:editId="65D8277D">
              <wp:extent cx="4873069" cy="541440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5_v2.pdf"/>
                      <pic:cNvPicPr/>
                    </pic:nvPicPr>
                    <pic:blipFill>
                      <a:blip r:embed="rId19">
                        <a:extLst>
                          <a:ext uri="{28A0092B-C50C-407E-A947-70E740481C1C}">
                            <a14:useLocalDpi xmlns:a14="http://schemas.microsoft.com/office/drawing/2010/main" val="0"/>
                          </a:ext>
                        </a:extLst>
                      </a:blip>
                      <a:stretch>
                        <a:fillRect/>
                      </a:stretch>
                    </pic:blipFill>
                    <pic:spPr>
                      <a:xfrm>
                        <a:off x="0" y="0"/>
                        <a:ext cx="4875024" cy="5416573"/>
                      </a:xfrm>
                      <a:prstGeom prst="rect">
                        <a:avLst/>
                      </a:prstGeom>
                    </pic:spPr>
                  </pic:pic>
                </a:graphicData>
              </a:graphic>
            </wp:inline>
          </w:drawing>
        </w:r>
      </w:ins>
      <w:commentRangeEnd w:id="486"/>
      <w:ins w:id="488" w:author="fonti.kar@gmail.com" w:date="2019-01-15T14:02:00Z">
        <w:r w:rsidR="00620336">
          <w:rPr>
            <w:rStyle w:val="CommentReference"/>
            <w:rFonts w:eastAsiaTheme="minorEastAsia" w:cstheme="minorBidi"/>
            <w:lang w:val="en-AU"/>
          </w:rPr>
          <w:commentReference w:id="486"/>
        </w:r>
      </w:ins>
    </w:p>
    <w:p w14:paraId="2FCAC5AB" w14:textId="0ABDF5BD" w:rsidR="0023227F" w:rsidRPr="00035262" w:rsidRDefault="005B5B1A" w:rsidP="00CF421A">
      <w:pPr>
        <w:spacing w:line="360" w:lineRule="auto"/>
        <w:rPr>
          <w:sz w:val="21"/>
          <w:szCs w:val="21"/>
          <w:lang w:val="en-AU"/>
        </w:rPr>
      </w:pPr>
      <w:r w:rsidRPr="00A7676C">
        <w:rPr>
          <w:b/>
          <w:sz w:val="21"/>
          <w:szCs w:val="21"/>
          <w:lang w:val="en-AU"/>
        </w:rPr>
        <w:t xml:space="preserve">Figure </w:t>
      </w:r>
      <w:r w:rsidR="00F45EE2" w:rsidRPr="00A7676C">
        <w:rPr>
          <w:b/>
          <w:sz w:val="21"/>
          <w:szCs w:val="21"/>
          <w:lang w:val="en-AU"/>
        </w:rPr>
        <w:t>5</w:t>
      </w:r>
      <w:r w:rsidR="00123786" w:rsidRPr="00A7676C">
        <w:rPr>
          <w:sz w:val="21"/>
          <w:szCs w:val="21"/>
          <w:lang w:val="en-AU"/>
        </w:rPr>
        <w:t xml:space="preserve"> – </w:t>
      </w:r>
      <w:r w:rsidR="00B35FF3" w:rsidRPr="00A7676C">
        <w:rPr>
          <w:sz w:val="21"/>
          <w:szCs w:val="21"/>
          <w:lang w:val="en-AU"/>
        </w:rPr>
        <w:t>(</w:t>
      </w:r>
      <w:r w:rsidR="002A320C" w:rsidRPr="00A7676C">
        <w:rPr>
          <w:sz w:val="21"/>
          <w:szCs w:val="21"/>
          <w:lang w:val="en-AU"/>
        </w:rPr>
        <w:t xml:space="preserve">A) </w:t>
      </w:r>
      <w:r w:rsidR="00034A32" w:rsidRPr="00A7676C">
        <w:rPr>
          <w:sz w:val="21"/>
          <w:szCs w:val="21"/>
          <w:lang w:val="en-AU"/>
        </w:rPr>
        <w:t xml:space="preserve">Posterior mean estimates of </w:t>
      </w:r>
      <w:del w:id="490" w:author="fonti.kar@gmail.com" w:date="2019-01-15T09:52:00Z">
        <w:r w:rsidR="00034A32" w:rsidRPr="00A7676C" w:rsidDel="00CF421A">
          <w:rPr>
            <w:sz w:val="21"/>
            <w:szCs w:val="21"/>
            <w:lang w:val="en-AU"/>
          </w:rPr>
          <w:delText>three types of</w:delText>
        </w:r>
      </w:del>
      <w:ins w:id="491" w:author="fonti.kar@gmail.com" w:date="2019-01-15T09:52:00Z">
        <w:r w:rsidR="00CF421A">
          <w:rPr>
            <w:sz w:val="21"/>
            <w:szCs w:val="21"/>
            <w:lang w:val="en-AU"/>
          </w:rPr>
          <w:t>among-individual</w:t>
        </w:r>
      </w:ins>
      <w:r w:rsidR="00034A32" w:rsidRPr="00A7676C">
        <w:rPr>
          <w:sz w:val="21"/>
          <w:szCs w:val="21"/>
          <w:lang w:val="en-AU"/>
        </w:rPr>
        <w:t xml:space="preserve"> mass-scaling exponents</w:t>
      </w:r>
      <w:r w:rsidR="00074E81">
        <w:rPr>
          <w:sz w:val="21"/>
          <w:szCs w:val="21"/>
          <w:lang w:val="en-AU"/>
        </w:rPr>
        <w:t xml:space="preserve"> of</w:t>
      </w:r>
      <w:r w:rsidR="00034A32" w:rsidRPr="00A7676C">
        <w:rPr>
          <w:sz w:val="21"/>
          <w:szCs w:val="21"/>
          <w:lang w:val="en-AU"/>
        </w:rPr>
        <w:t xml:space="preserve">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074E81" w:rsidRPr="00A7676C">
        <w:rPr>
          <w:sz w:val="21"/>
          <w:szCs w:val="21"/>
          <w:lang w:val="en-AU"/>
        </w:rPr>
        <w:t>(mL)</w:t>
      </w:r>
      <w:r w:rsidR="00074E81" w:rsidRPr="00A7676C">
        <w:rPr>
          <w:sz w:val="21"/>
          <w:szCs w:val="21"/>
        </w:rPr>
        <w:t xml:space="preserve"> </w:t>
      </w:r>
      <w:r w:rsidR="00034A32" w:rsidRPr="00A7676C">
        <w:rPr>
          <w:sz w:val="21"/>
          <w:szCs w:val="21"/>
          <w:lang w:val="en-AU"/>
        </w:rPr>
        <w:t>across six measurement temperatures</w:t>
      </w:r>
      <w:ins w:id="492" w:author="fonti.kar@gmail.com" w:date="2019-01-15T09:52:00Z">
        <w:r w:rsidR="00CF421A">
          <w:rPr>
            <w:sz w:val="21"/>
            <w:szCs w:val="21"/>
            <w:lang w:val="en-AU"/>
          </w:rPr>
          <w:t xml:space="preserve"> when w</w:t>
        </w:r>
      </w:ins>
      <w:del w:id="493" w:author="fonti.kar@gmail.com" w:date="2019-01-15T09:52:00Z">
        <w:r w:rsidR="00034A32" w:rsidRPr="00A7676C" w:rsidDel="00CF421A">
          <w:rPr>
            <w:sz w:val="21"/>
            <w:szCs w:val="21"/>
            <w:lang w:val="en-AU"/>
          </w:rPr>
          <w:delText>. W</w:delText>
        </w:r>
      </w:del>
      <w:r w:rsidR="00034A32" w:rsidRPr="00A7676C">
        <w:rPr>
          <w:sz w:val="21"/>
          <w:szCs w:val="21"/>
          <w:lang w:val="en-AU"/>
        </w:rPr>
        <w:t xml:space="preserve">ithin individual </w:t>
      </w:r>
      <w:del w:id="494" w:author="fonti.kar@gmail.com" w:date="2019-01-15T09:52:00Z">
        <w:r w:rsidR="00E6222C" w:rsidRPr="00A7676C" w:rsidDel="00CF421A">
          <w:rPr>
            <w:sz w:val="21"/>
            <w:szCs w:val="21"/>
            <w:lang w:val="en-AU"/>
          </w:rPr>
          <w:delText>scaling exponents</w:delText>
        </w:r>
      </w:del>
      <w:ins w:id="495" w:author="fonti.kar@gmail.com" w:date="2019-01-15T09:52:00Z">
        <w:r w:rsidR="00CF421A">
          <w:rPr>
            <w:sz w:val="21"/>
            <w:szCs w:val="21"/>
            <w:lang w:val="en-AU"/>
          </w:rPr>
          <w:t xml:space="preserve">variation has been </w:t>
        </w:r>
      </w:ins>
      <w:ins w:id="496" w:author="fonti.kar@gmail.com" w:date="2019-01-15T09:53:00Z">
        <w:r w:rsidR="00CF421A">
          <w:rPr>
            <w:sz w:val="21"/>
            <w:szCs w:val="21"/>
            <w:lang w:val="en-AU"/>
          </w:rPr>
          <w:t xml:space="preserve">properly </w:t>
        </w:r>
      </w:ins>
      <w:ins w:id="497" w:author="fonti.kar@gmail.com" w:date="2019-01-15T09:52:00Z">
        <w:r w:rsidR="00CF421A">
          <w:rPr>
            <w:sz w:val="21"/>
            <w:szCs w:val="21"/>
            <w:lang w:val="en-AU"/>
          </w:rPr>
          <w:t>partitioned</w:t>
        </w:r>
      </w:ins>
      <w:del w:id="498" w:author="fonti.kar@gmail.com" w:date="2019-01-15T09:53:00Z">
        <w:r w:rsidR="005956D7" w:rsidRPr="00A7676C" w:rsidDel="00CF421A">
          <w:rPr>
            <w:sz w:val="21"/>
            <w:szCs w:val="21"/>
            <w:lang w:val="en-AU"/>
          </w:rPr>
          <w:delText xml:space="preserve"> </w:delText>
        </w:r>
      </w:del>
      <w:del w:id="499" w:author="fonti.kar@gmail.com" w:date="2019-01-15T09:52:00Z">
        <w:r w:rsidR="005956D7" w:rsidRPr="00A7676C" w:rsidDel="00CF421A">
          <w:rPr>
            <w:sz w:val="21"/>
            <w:szCs w:val="21"/>
            <w:lang w:val="en-AU"/>
          </w:rPr>
          <w:delText xml:space="preserve">(Black </w:delText>
        </w:r>
        <w:r w:rsidR="00DC07C8" w:rsidRPr="00A7676C" w:rsidDel="00CF421A">
          <w:rPr>
            <w:sz w:val="21"/>
            <w:szCs w:val="21"/>
            <w:lang w:val="en-AU"/>
          </w:rPr>
          <w:delText>square</w:delText>
        </w:r>
        <w:r w:rsidR="005956D7" w:rsidRPr="00A7676C" w:rsidDel="00CF421A">
          <w:rPr>
            <w:sz w:val="21"/>
            <w:szCs w:val="21"/>
            <w:lang w:val="en-AU"/>
          </w:rPr>
          <w:delText>)</w:delText>
        </w:r>
      </w:del>
      <w:ins w:id="500" w:author="fonti.kar@gmail.com" w:date="2019-01-15T09:53:00Z">
        <w:r w:rsidR="00CF421A">
          <w:rPr>
            <w:sz w:val="21"/>
            <w:szCs w:val="21"/>
            <w:lang w:val="en-AU"/>
          </w:rPr>
          <w:t xml:space="preserve">. </w:t>
        </w:r>
      </w:ins>
      <w:del w:id="501" w:author="fonti.kar@gmail.com" w:date="2019-01-15T09:52:00Z">
        <w:r w:rsidR="00034A32" w:rsidRPr="00A7676C" w:rsidDel="00CF421A">
          <w:rPr>
            <w:sz w:val="21"/>
            <w:szCs w:val="21"/>
            <w:lang w:val="en-AU"/>
          </w:rPr>
          <w:delText xml:space="preserve"> </w:delText>
        </w:r>
      </w:del>
      <w:del w:id="502" w:author="fonti.kar@gmail.com" w:date="2019-01-15T09:53:00Z">
        <w:r w:rsidR="00034A32" w:rsidRPr="00A7676C" w:rsidDel="00CF421A">
          <w:rPr>
            <w:sz w:val="21"/>
            <w:szCs w:val="21"/>
            <w:lang w:val="en-AU"/>
          </w:rPr>
          <w:delText>describes the change in log as an individual’s mass changes</w:delText>
        </w:r>
        <w:r w:rsidR="005956D7" w:rsidRPr="00A7676C" w:rsidDel="00CF421A">
          <w:rPr>
            <w:sz w:val="21"/>
            <w:szCs w:val="21"/>
            <w:lang w:val="en-AU"/>
          </w:rPr>
          <w:delText xml:space="preserve"> on the logarithmic scale</w:delText>
        </w:r>
        <w:r w:rsidR="00034A32" w:rsidRPr="00A7676C" w:rsidDel="00CF421A">
          <w:rPr>
            <w:sz w:val="21"/>
            <w:szCs w:val="21"/>
            <w:lang w:val="en-AU"/>
          </w:rPr>
          <w:delText>. Between individual scaling exponents</w:delText>
        </w:r>
        <w:r w:rsidR="005956D7" w:rsidRPr="00A7676C" w:rsidDel="00CF421A">
          <w:rPr>
            <w:sz w:val="21"/>
            <w:szCs w:val="21"/>
            <w:lang w:val="en-AU"/>
          </w:rPr>
          <w:delText xml:space="preserve"> (Black triangle) describes the change in </w:delText>
        </w:r>
        <w:r w:rsidR="00A7676C" w:rsidRPr="00A7676C" w:rsidDel="00CF421A">
          <w:rPr>
            <w:sz w:val="21"/>
            <w:szCs w:val="21"/>
            <w:lang w:val="en-AU"/>
          </w:rPr>
          <w:delText xml:space="preserve">log </w:delTex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5956D7" w:rsidRPr="00A7676C" w:rsidDel="00CF421A">
          <w:rPr>
            <w:sz w:val="21"/>
            <w:szCs w:val="21"/>
            <w:lang w:val="en-AU"/>
          </w:rPr>
          <w:delText>across individuals as mass changes</w:delText>
        </w:r>
        <w:r w:rsidR="00034A32" w:rsidRPr="00A7676C" w:rsidDel="00CF421A">
          <w:rPr>
            <w:sz w:val="21"/>
            <w:szCs w:val="21"/>
            <w:lang w:val="en-AU"/>
          </w:rPr>
          <w:delText xml:space="preserve"> </w:delText>
        </w:r>
        <w:r w:rsidR="005956D7" w:rsidRPr="00A7676C" w:rsidDel="00CF421A">
          <w:rPr>
            <w:sz w:val="21"/>
            <w:szCs w:val="21"/>
            <w:lang w:val="en-AU"/>
          </w:rPr>
          <w:delText xml:space="preserve">on the logarithmic scale after accounting for within individual effects. </w:delText>
        </w:r>
        <w:r w:rsidR="006070FC" w:rsidRPr="00A7676C" w:rsidDel="00CF421A">
          <w:rPr>
            <w:sz w:val="21"/>
            <w:szCs w:val="21"/>
            <w:lang w:val="en-AU"/>
          </w:rPr>
          <w:delText>The grey diamonds</w:delText>
        </w:r>
        <w:r w:rsidR="00A31483" w:rsidRPr="00035262" w:rsidDel="00CF421A">
          <w:rPr>
            <w:color w:val="A6A6A6" w:themeColor="background1" w:themeShade="A6"/>
            <w:sz w:val="21"/>
            <w:szCs w:val="21"/>
            <w:lang w:val="en-AU"/>
          </w:rPr>
          <w:delText xml:space="preserve"> </w:delText>
        </w:r>
        <w:r w:rsidR="006070FC" w:rsidRPr="00A7676C" w:rsidDel="00CF421A">
          <w:rPr>
            <w:color w:val="000000" w:themeColor="text1"/>
            <w:sz w:val="21"/>
            <w:szCs w:val="21"/>
            <w:lang w:val="en-AU"/>
          </w:rPr>
          <w:delText xml:space="preserve">represent the difference between the </w:delText>
        </w:r>
        <w:r w:rsidR="007E527C" w:rsidRPr="00A7676C" w:rsidDel="00CF421A">
          <w:rPr>
            <w:color w:val="000000" w:themeColor="text1"/>
            <w:sz w:val="21"/>
            <w:szCs w:val="21"/>
            <w:lang w:val="en-AU"/>
          </w:rPr>
          <w:delText xml:space="preserve">among- </w:delText>
        </w:r>
        <w:r w:rsidR="006070FC" w:rsidRPr="00A7676C" w:rsidDel="00CF421A">
          <w:rPr>
            <w:color w:val="000000" w:themeColor="text1"/>
            <w:sz w:val="21"/>
            <w:szCs w:val="21"/>
            <w:lang w:val="en-AU"/>
          </w:rPr>
          <w:delText>and within</w:delText>
        </w:r>
        <w:r w:rsidR="007E527C" w:rsidRPr="00A7676C" w:rsidDel="00CF421A">
          <w:rPr>
            <w:color w:val="000000" w:themeColor="text1"/>
            <w:sz w:val="21"/>
            <w:szCs w:val="21"/>
            <w:lang w:val="en-AU"/>
          </w:rPr>
          <w:delText>-</w:delText>
        </w:r>
        <w:r w:rsidR="006070FC" w:rsidRPr="00A7676C" w:rsidDel="00CF421A">
          <w:rPr>
            <w:color w:val="000000" w:themeColor="text1"/>
            <w:sz w:val="21"/>
            <w:szCs w:val="21"/>
            <w:lang w:val="en-AU"/>
          </w:rPr>
          <w:delText>individual scaling exponents.</w:delText>
        </w:r>
        <w:r w:rsidR="005956D7" w:rsidRPr="00A7676C" w:rsidDel="00CF421A">
          <w:rPr>
            <w:sz w:val="21"/>
            <w:szCs w:val="21"/>
            <w:lang w:val="en-AU"/>
          </w:rPr>
          <w:delText xml:space="preserve"> </w:delText>
        </w:r>
      </w:del>
      <w:r w:rsidR="006070FC" w:rsidRPr="00A7676C">
        <w:rPr>
          <w:sz w:val="21"/>
          <w:szCs w:val="21"/>
          <w:lang w:val="en-AU"/>
        </w:rPr>
        <w:t>The dashed line represents the exponent of 0.83 estimated for squamates from Uyeda (</w:t>
      </w:r>
      <w:r w:rsidR="00487F8D" w:rsidRPr="00A7676C">
        <w:rPr>
          <w:sz w:val="21"/>
          <w:szCs w:val="21"/>
          <w:lang w:val="en-AU"/>
        </w:rPr>
        <w:t>2017</w:t>
      </w:r>
      <w:r w:rsidR="006070FC" w:rsidRPr="00A7676C">
        <w:rPr>
          <w:sz w:val="21"/>
          <w:szCs w:val="21"/>
          <w:lang w:val="en-AU"/>
        </w:rPr>
        <w:t xml:space="preserve">). </w:t>
      </w:r>
      <w:del w:id="503" w:author="fonti.kar@gmail.com" w:date="2019-01-15T09:53:00Z">
        <w:r w:rsidR="006070FC" w:rsidRPr="00A7676C" w:rsidDel="00CF421A">
          <w:rPr>
            <w:sz w:val="21"/>
            <w:szCs w:val="21"/>
            <w:lang w:val="en-AU"/>
          </w:rPr>
          <w:delText xml:space="preserve">The dotted line represents 0. </w:delText>
        </w:r>
      </w:del>
      <w:r w:rsidR="00974F38" w:rsidRPr="00A7676C">
        <w:rPr>
          <w:sz w:val="21"/>
          <w:szCs w:val="21"/>
          <w:lang w:val="en-AU"/>
        </w:rPr>
        <w:t xml:space="preserve">Error bars represent </w:t>
      </w:r>
      <w:r w:rsidR="008D57AD" w:rsidRPr="00A7676C">
        <w:rPr>
          <w:sz w:val="21"/>
          <w:szCs w:val="21"/>
          <w:lang w:val="en-AU"/>
        </w:rPr>
        <w:t xml:space="preserve">95% </w:t>
      </w:r>
      <w:r w:rsidR="00974F38" w:rsidRPr="00A7676C">
        <w:rPr>
          <w:sz w:val="21"/>
          <w:szCs w:val="21"/>
          <w:lang w:val="en-AU"/>
        </w:rPr>
        <w:t xml:space="preserve">credible intervals. </w:t>
      </w:r>
      <w:r w:rsidR="00B35FF3" w:rsidRPr="00A7676C">
        <w:rPr>
          <w:sz w:val="21"/>
          <w:szCs w:val="21"/>
          <w:lang w:val="en-AU"/>
        </w:rPr>
        <w:t>(</w:t>
      </w:r>
      <w:r w:rsidR="002A320C" w:rsidRPr="00A7676C">
        <w:rPr>
          <w:sz w:val="21"/>
          <w:szCs w:val="21"/>
          <w:lang w:val="en-AU"/>
        </w:rPr>
        <w:t>B)</w:t>
      </w:r>
      <w:r w:rsidR="00214A84" w:rsidRPr="00A7676C">
        <w:rPr>
          <w:sz w:val="21"/>
          <w:szCs w:val="21"/>
          <w:lang w:val="en-AU"/>
        </w:rPr>
        <w:t xml:space="preserve"> Raw log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 xml:space="preserve">plotted against log body mass for a random subset of </w:t>
      </w:r>
      <w:r w:rsidR="005F21E8" w:rsidRPr="00A7676C">
        <w:rPr>
          <w:sz w:val="21"/>
          <w:szCs w:val="21"/>
          <w:lang w:val="en-AU"/>
        </w:rPr>
        <w:t>20</w:t>
      </w:r>
      <w:r w:rsidR="00214A84" w:rsidRPr="00A7676C">
        <w:rPr>
          <w:sz w:val="21"/>
          <w:szCs w:val="21"/>
          <w:lang w:val="en-AU"/>
        </w:rPr>
        <w:t xml:space="preserve"> individuals across six measurement temperatures. Each uniquely coloured point represents one individual.</w:t>
      </w:r>
      <w:r w:rsidR="00A22440">
        <w:rPr>
          <w:sz w:val="21"/>
          <w:szCs w:val="21"/>
          <w:lang w:val="en-AU"/>
        </w:rPr>
        <w:t xml:space="preserve"> Parameter estimates and credible intervals are presented in Table 4. </w:t>
      </w:r>
      <w:r w:rsidR="00214A84" w:rsidRPr="00A7676C">
        <w:rPr>
          <w:sz w:val="21"/>
          <w:szCs w:val="21"/>
          <w:lang w:val="en-AU"/>
        </w:rPr>
        <w:t xml:space="preserve">Thick bold line represents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rPr>
        <w:t xml:space="preserve"> </w:t>
      </w:r>
      <w:r w:rsidR="00214A84" w:rsidRPr="00A7676C">
        <w:rPr>
          <w:sz w:val="21"/>
          <w:szCs w:val="21"/>
          <w:lang w:val="en-AU"/>
        </w:rPr>
        <w:t xml:space="preserve">over log body mass across all individuals. Faint grey lines represent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over log body mass within an individual</w:t>
      </w:r>
      <w:r w:rsidR="000272F9" w:rsidRPr="00A7676C">
        <w:rPr>
          <w:sz w:val="21"/>
          <w:szCs w:val="21"/>
          <w:lang w:val="en-AU"/>
        </w:rPr>
        <w:t>.</w:t>
      </w:r>
    </w:p>
    <w:p w14:paraId="596FED92" w14:textId="77777777" w:rsidR="00444B65" w:rsidRDefault="00444B65" w:rsidP="006237AE">
      <w:pPr>
        <w:pStyle w:val="Heading1"/>
        <w:spacing w:line="360" w:lineRule="auto"/>
        <w:rPr>
          <w:lang w:val="en-AU"/>
        </w:rPr>
      </w:pPr>
      <w:r>
        <w:rPr>
          <w:lang w:val="en-AU"/>
        </w:rPr>
        <w:t>Discussion</w:t>
      </w:r>
    </w:p>
    <w:p w14:paraId="4B30AF8B" w14:textId="254E9F41" w:rsidR="00B62207" w:rsidRDefault="00B62207" w:rsidP="00B62207">
      <w:pPr>
        <w:spacing w:line="360" w:lineRule="auto"/>
        <w:rPr>
          <w:lang w:val="en-AU"/>
        </w:rPr>
      </w:pPr>
      <w:r>
        <w:rPr>
          <w:lang w:val="en-AU"/>
        </w:rPr>
        <w:t xml:space="preserve">We take advantage of both function-valued and character-state approaches to investigate the repeatability of thermal plasticity in metabolic rate. In addition, we </w:t>
      </w:r>
      <w:del w:id="504" w:author="fonti.kar@gmail.com" w:date="2019-01-15T09:54:00Z">
        <w:r w:rsidDel="00CF421A">
          <w:rPr>
            <w:lang w:val="en-AU"/>
          </w:rPr>
          <w:delText xml:space="preserve">also </w:delText>
        </w:r>
      </w:del>
      <w:del w:id="505" w:author="fonti.kar@gmail.com" w:date="2019-01-15T09:53:00Z">
        <w:r w:rsidDel="00CF421A">
          <w:rPr>
            <w:lang w:val="en-AU"/>
          </w:rPr>
          <w:delText xml:space="preserve">explored </w:delText>
        </w:r>
      </w:del>
      <w:ins w:id="506" w:author="fonti.kar@gmail.com" w:date="2019-01-15T09:54:00Z">
        <w:r w:rsidR="00CF421A">
          <w:rPr>
            <w:lang w:val="en-AU"/>
          </w:rPr>
          <w:t>characterised</w:t>
        </w:r>
      </w:ins>
      <w:ins w:id="507" w:author="fonti.kar@gmail.com" w:date="2019-01-15T09:53:00Z">
        <w:r w:rsidR="00CF421A">
          <w:rPr>
            <w:lang w:val="en-AU"/>
          </w:rPr>
          <w:t xml:space="preserve"> </w:t>
        </w:r>
      </w:ins>
      <w:r>
        <w:rPr>
          <w:lang w:val="en-AU"/>
        </w:rPr>
        <w:t xml:space="preserve">the patterns of cross-temperature correlations in </w:t>
      </w:r>
      <w:del w:id="508" w:author="fonti.kar@gmail.com" w:date="2019-01-15T09:54:00Z">
        <w:r w:rsidDel="00CF421A">
          <w:rPr>
            <w:lang w:val="en-AU"/>
          </w:rPr>
          <w:delText xml:space="preserve">these </w:delText>
        </w:r>
      </w:del>
      <w:r>
        <w:rPr>
          <w:lang w:val="en-AU"/>
        </w:rPr>
        <w:t xml:space="preserve">thermal reaction norms at the among- and within-individual level and </w:t>
      </w:r>
      <w:del w:id="509" w:author="fonti.kar@gmail.com" w:date="2019-01-15T09:54:00Z">
        <w:r w:rsidDel="00CF421A">
          <w:rPr>
            <w:lang w:val="en-AU"/>
          </w:rPr>
          <w:delText xml:space="preserve">tested </w:delText>
        </w:r>
      </w:del>
      <w:ins w:id="510" w:author="fonti.kar@gmail.com" w:date="2019-01-15T09:54:00Z">
        <w:r w:rsidR="00CF421A">
          <w:rPr>
            <w:lang w:val="en-AU"/>
          </w:rPr>
          <w:t xml:space="preserve">also explored </w:t>
        </w:r>
      </w:ins>
      <w:del w:id="511" w:author="fonti.kar@gmail.com" w:date="2019-01-15T09:54:00Z">
        <w:r w:rsidDel="00CF421A">
          <w:rPr>
            <w:lang w:val="en-AU"/>
          </w:rPr>
          <w:delText xml:space="preserve">whether </w:delText>
        </w:r>
      </w:del>
      <w:ins w:id="512" w:author="fonti.kar@gmail.com" w:date="2019-01-15T09:54:00Z">
        <w:r w:rsidR="00CF421A">
          <w:rPr>
            <w:lang w:val="en-AU"/>
          </w:rPr>
          <w:t xml:space="preserve">how </w:t>
        </w:r>
      </w:ins>
      <w:r>
        <w:rPr>
          <w:lang w:val="en-AU"/>
        </w:rPr>
        <w:t xml:space="preserve">mass-scaling exponents changed with temperature </w:t>
      </w:r>
      <w:del w:id="513" w:author="fonti.kar@gmail.com" w:date="2019-01-15T09:54:00Z">
        <w:r w:rsidDel="00CF421A">
          <w:rPr>
            <w:lang w:val="en-AU"/>
          </w:rPr>
          <w:lastRenderedPageBreak/>
          <w:delText>and differed at the among- and</w:delText>
        </w:r>
      </w:del>
      <w:ins w:id="514" w:author="fonti.kar@gmail.com" w:date="2019-01-15T09:54:00Z">
        <w:r w:rsidR="00CF421A">
          <w:rPr>
            <w:lang w:val="en-AU"/>
          </w:rPr>
          <w:t>when</w:t>
        </w:r>
      </w:ins>
      <w:r>
        <w:rPr>
          <w:lang w:val="en-AU"/>
        </w:rPr>
        <w:t xml:space="preserve"> within-individual </w:t>
      </w:r>
      <w:del w:id="515" w:author="fonti.kar@gmail.com" w:date="2019-01-15T09:54:00Z">
        <w:r w:rsidDel="00CF421A">
          <w:rPr>
            <w:lang w:val="en-AU"/>
          </w:rPr>
          <w:delText>level</w:delText>
        </w:r>
      </w:del>
      <w:ins w:id="516" w:author="fonti.kar@gmail.com" w:date="2019-01-15T09:54:00Z">
        <w:r w:rsidR="00CF421A">
          <w:rPr>
            <w:lang w:val="en-AU"/>
          </w:rPr>
          <w:t>variatio</w:t>
        </w:r>
      </w:ins>
      <w:ins w:id="517" w:author="fonti.kar@gmail.com" w:date="2019-01-15T09:55:00Z">
        <w:r w:rsidR="00CF421A">
          <w:rPr>
            <w:lang w:val="en-AU"/>
          </w:rPr>
          <w:t>n</w:t>
        </w:r>
      </w:ins>
      <w:ins w:id="518" w:author="fonti.kar@gmail.com" w:date="2019-01-15T09:54:00Z">
        <w:r w:rsidR="00CF421A">
          <w:rPr>
            <w:lang w:val="en-AU"/>
          </w:rPr>
          <w:t xml:space="preserve"> in </w:t>
        </w:r>
      </w:ins>
      <w:ins w:id="519" w:author="fonti.kar@gmail.com" w:date="2019-01-15T09:55:00Z">
        <w:r w:rsidR="00CF421A">
          <w:rPr>
            <w:lang w:val="en-AU"/>
          </w:rPr>
          <w:t xml:space="preserve">statistically </w:t>
        </w:r>
      </w:ins>
      <w:ins w:id="520" w:author="fonti.kar@gmail.com" w:date="2019-01-15T09:54:00Z">
        <w:r w:rsidR="00CF421A">
          <w:rPr>
            <w:lang w:val="en-AU"/>
          </w:rPr>
          <w:t>accounted for</w:t>
        </w:r>
      </w:ins>
      <w:r>
        <w:rPr>
          <w:lang w:val="en-AU"/>
        </w:rPr>
        <w:t xml:space="preserve">. Our results show consistent among-individual differences in how metabolic rate plastically responds to the environment, over both short and long-time scales. Overall, cross-temperature correlations of metabolic rate were positive at the among- and within-individual level. However, the strength of these cross-temperature correlations was not uniform across all temperatures and differed between the character-state and function-valued approach. </w:t>
      </w:r>
      <w:ins w:id="521" w:author="fonti.kar@gmail.com" w:date="2019-01-15T09:57:00Z">
        <w:r w:rsidR="002C05D6">
          <w:rPr>
            <w:lang w:val="en-AU"/>
          </w:rPr>
          <w:t>Mass-scaling exponents did not change with temperature, however w</w:t>
        </w:r>
      </w:ins>
      <w:del w:id="522" w:author="fonti.kar@gmail.com" w:date="2019-01-15T09:57:00Z">
        <w:r w:rsidRPr="00AC75D4" w:rsidDel="002C05D6">
          <w:rPr>
            <w:lang w:val="en-AU"/>
          </w:rPr>
          <w:delText>W</w:delText>
        </w:r>
      </w:del>
      <w:r w:rsidRPr="00AC75D4">
        <w:rPr>
          <w:lang w:val="en-AU"/>
        </w:rPr>
        <w:t xml:space="preserve">e </w:t>
      </w:r>
      <w:del w:id="523" w:author="fonti.kar@gmail.com" w:date="2019-01-15T10:00:00Z">
        <w:r w:rsidRPr="00AC75D4" w:rsidDel="002C05D6">
          <w:rPr>
            <w:lang w:val="en-AU"/>
          </w:rPr>
          <w:delText xml:space="preserve">demonstrate </w:delText>
        </w:r>
      </w:del>
      <w:ins w:id="524" w:author="fonti.kar@gmail.com" w:date="2019-01-15T10:00:00Z">
        <w:r w:rsidR="002C05D6">
          <w:rPr>
            <w:lang w:val="en-AU"/>
          </w:rPr>
          <w:t>showed</w:t>
        </w:r>
        <w:r w:rsidR="002C05D6" w:rsidRPr="00AC75D4">
          <w:rPr>
            <w:lang w:val="en-AU"/>
          </w:rPr>
          <w:t xml:space="preserve"> </w:t>
        </w:r>
      </w:ins>
      <w:ins w:id="525" w:author="fonti.kar@gmail.com" w:date="2019-01-15T09:55:00Z">
        <w:r w:rsidR="00CF421A">
          <w:rPr>
            <w:lang w:val="en-AU"/>
          </w:rPr>
          <w:t>that</w:t>
        </w:r>
      </w:ins>
      <w:ins w:id="526" w:author="fonti.kar@gmail.com" w:date="2019-01-15T09:56:00Z">
        <w:r w:rsidR="00CF421A">
          <w:rPr>
            <w:lang w:val="en-AU"/>
          </w:rPr>
          <w:t xml:space="preserve"> by partitioning out within individual effects,</w:t>
        </w:r>
      </w:ins>
      <w:ins w:id="527" w:author="fonti.kar@gmail.com" w:date="2019-01-15T09:55:00Z">
        <w:r w:rsidR="00CF421A">
          <w:rPr>
            <w:lang w:val="en-AU"/>
          </w:rPr>
          <w:t xml:space="preserve"> </w:t>
        </w:r>
      </w:ins>
      <w:r>
        <w:rPr>
          <w:lang w:val="en-AU"/>
        </w:rPr>
        <w:t xml:space="preserve">mass-scaling exponents </w:t>
      </w:r>
      <w:ins w:id="528" w:author="fonti.kar@gmail.com" w:date="2019-01-15T09:56:00Z">
        <w:r w:rsidR="00CF421A">
          <w:rPr>
            <w:lang w:val="en-AU"/>
          </w:rPr>
          <w:t xml:space="preserve">were more </w:t>
        </w:r>
      </w:ins>
      <w:ins w:id="529" w:author="fonti.kar@gmail.com" w:date="2019-01-15T09:57:00Z">
        <w:r w:rsidR="002C05D6">
          <w:rPr>
            <w:lang w:val="en-AU"/>
          </w:rPr>
          <w:t>precise</w:t>
        </w:r>
      </w:ins>
      <w:ins w:id="530" w:author="fonti.kar@gmail.com" w:date="2019-01-15T09:56:00Z">
        <w:r w:rsidR="00CF421A">
          <w:rPr>
            <w:lang w:val="en-AU"/>
          </w:rPr>
          <w:t xml:space="preserve"> and in line with</w:t>
        </w:r>
      </w:ins>
      <w:ins w:id="531" w:author="fonti.kar@gmail.com" w:date="2019-01-15T09:57:00Z">
        <w:r w:rsidR="002C05D6">
          <w:rPr>
            <w:lang w:val="en-AU"/>
          </w:rPr>
          <w:t xml:space="preserve"> values reported for lizards</w:t>
        </w:r>
      </w:ins>
      <w:ins w:id="532" w:author="fonti.kar@gmail.com" w:date="2019-01-15T09:58:00Z">
        <w:r w:rsidR="002C05D6">
          <w:rPr>
            <w:lang w:val="en-AU"/>
          </w:rPr>
          <w:t xml:space="preserve"> and snakes.</w:t>
        </w:r>
      </w:ins>
      <w:ins w:id="533" w:author="fonti.kar@gmail.com" w:date="2019-01-15T09:57:00Z">
        <w:r w:rsidR="002C05D6">
          <w:rPr>
            <w:lang w:val="en-AU"/>
          </w:rPr>
          <w:t xml:space="preserve"> </w:t>
        </w:r>
      </w:ins>
      <w:del w:id="534" w:author="fonti.kar@gmail.com" w:date="2019-01-15T09:57:00Z">
        <w:r w:rsidDel="002C05D6">
          <w:rPr>
            <w:lang w:val="en-AU"/>
          </w:rPr>
          <w:delText xml:space="preserve">did not change with temperature, </w:delText>
        </w:r>
      </w:del>
      <w:del w:id="535" w:author="fonti.kar@gmail.com" w:date="2019-01-15T09:58:00Z">
        <w:r w:rsidDel="002C05D6">
          <w:rPr>
            <w:lang w:val="en-AU"/>
          </w:rPr>
          <w:delText>but</w:delText>
        </w:r>
        <w:r w:rsidRPr="00AC75D4" w:rsidDel="002C05D6">
          <w:rPr>
            <w:lang w:val="en-AU"/>
          </w:rPr>
          <w:delText xml:space="preserve"> </w:delText>
        </w:r>
        <w:r w:rsidDel="002C05D6">
          <w:rPr>
            <w:lang w:val="en-AU"/>
          </w:rPr>
          <w:delText xml:space="preserve">within-individual exponents </w:delText>
        </w:r>
        <w:r w:rsidRPr="00AC75D4" w:rsidDel="002C05D6">
          <w:rPr>
            <w:lang w:val="en-AU"/>
          </w:rPr>
          <w:delText xml:space="preserve">can </w:delText>
        </w:r>
        <w:r w:rsidDel="002C05D6">
          <w:rPr>
            <w:lang w:val="en-AU"/>
          </w:rPr>
          <w:delText>be considerably larger than</w:delText>
        </w:r>
        <w:r w:rsidRPr="00400B14" w:rsidDel="002C05D6">
          <w:rPr>
            <w:lang w:val="en-AU"/>
          </w:rPr>
          <w:delText xml:space="preserve"> </w:delText>
        </w:r>
        <w:r w:rsidDel="002C05D6">
          <w:rPr>
            <w:lang w:val="en-AU"/>
          </w:rPr>
          <w:delText xml:space="preserve">among-individual </w:delText>
        </w:r>
        <w:r w:rsidRPr="00AC75D4" w:rsidDel="002C05D6">
          <w:rPr>
            <w:lang w:val="en-AU"/>
          </w:rPr>
          <w:delText>exponents</w:delText>
        </w:r>
        <w:r w:rsidDel="002C05D6">
          <w:rPr>
            <w:lang w:val="en-AU"/>
          </w:rPr>
          <w:delText xml:space="preserve">. </w:delText>
        </w:r>
      </w:del>
      <w:r>
        <w:rPr>
          <w:lang w:val="en-AU"/>
        </w:rPr>
        <w:t>Mass-scaling exponents</w:t>
      </w:r>
      <w:ins w:id="536" w:author="fonti.kar@gmail.com" w:date="2019-01-15T09:58:00Z">
        <w:r w:rsidR="002C05D6">
          <w:rPr>
            <w:lang w:val="en-AU"/>
          </w:rPr>
          <w:t xml:space="preserve"> </w:t>
        </w:r>
      </w:ins>
      <w:del w:id="537" w:author="fonti.kar@gmail.com" w:date="2019-01-15T09:58:00Z">
        <w:r w:rsidR="002775C7" w:rsidDel="002C05D6">
          <w:rPr>
            <w:lang w:val="en-AU"/>
          </w:rPr>
          <w:delText>, therefore,</w:delText>
        </w:r>
        <w:r w:rsidDel="002C05D6">
          <w:rPr>
            <w:lang w:val="en-AU"/>
          </w:rPr>
          <w:delText xml:space="preserve"> </w:delText>
        </w:r>
      </w:del>
      <w:r>
        <w:rPr>
          <w:lang w:val="en-AU"/>
        </w:rPr>
        <w:t xml:space="preserve">may confound among- and within- individual effects if </w:t>
      </w:r>
      <w:r w:rsidRPr="00AC75D4">
        <w:rPr>
          <w:lang w:val="en-AU"/>
        </w:rPr>
        <w:t xml:space="preserve">the hierarchical structure of </w:t>
      </w:r>
      <w:ins w:id="538" w:author="fonti.kar@gmail.com" w:date="2019-01-15T09:58:00Z">
        <w:r w:rsidR="002C05D6">
          <w:rPr>
            <w:lang w:val="en-AU"/>
          </w:rPr>
          <w:t xml:space="preserve">the </w:t>
        </w:r>
      </w:ins>
      <w:del w:id="539" w:author="fonti.kar@gmail.com" w:date="2019-01-15T09:58:00Z">
        <w:r w:rsidRPr="00AC75D4" w:rsidDel="002C05D6">
          <w:rPr>
            <w:lang w:val="en-AU"/>
          </w:rPr>
          <w:delText xml:space="preserve">population-level </w:delText>
        </w:r>
      </w:del>
      <w:r w:rsidRPr="00AC75D4">
        <w:rPr>
          <w:lang w:val="en-AU"/>
        </w:rPr>
        <w:t xml:space="preserve">data </w:t>
      </w:r>
      <w:r>
        <w:rPr>
          <w:lang w:val="en-AU"/>
        </w:rPr>
        <w:t xml:space="preserve">is not correctly modelled. Below we discuss the details of our main results, and their implications on understanding how plasticity may evolve and how metabolic rate scales at different hierarchical levels. </w:t>
      </w:r>
    </w:p>
    <w:p w14:paraId="4C11529C" w14:textId="77777777" w:rsidR="00444B65" w:rsidRDefault="00444B65" w:rsidP="006237AE">
      <w:pPr>
        <w:pStyle w:val="Heading2"/>
        <w:spacing w:line="360" w:lineRule="auto"/>
        <w:rPr>
          <w:lang w:val="en-AU"/>
        </w:rPr>
      </w:pPr>
      <w:r>
        <w:rPr>
          <w:lang w:val="en-AU"/>
        </w:rPr>
        <w:t>Consistent variation in thermal reaction norms</w:t>
      </w:r>
    </w:p>
    <w:p w14:paraId="0ACC5C05" w14:textId="045225E1" w:rsidR="002905E1" w:rsidRDefault="00674D49" w:rsidP="00674D49">
      <w:pPr>
        <w:pStyle w:val="Thesisnormal"/>
        <w:spacing w:line="360" w:lineRule="auto"/>
      </w:pPr>
      <w:r>
        <w:t>Consistent among-individual variation is a key prerequisite for any trait to evolve and sets the ‘upper limit of heritability’ because it is the raw material that natural selection acts on (</w:t>
      </w:r>
      <w:r>
        <w:fldChar w:fldCharType="begin"/>
      </w:r>
      <w:r w:rsidR="002905E1">
        <w:instrText xml:space="preserve"> ADDIN PAPERS2_CITATIONS &lt;citation&gt;&lt;priority&gt;0&lt;/priority&gt;&lt;uuid&gt;CB83845C-B5DC-4DFF-ACBC-0591D1898B33&lt;/uuid&gt;&lt;publications&gt;&lt;publication&gt;&lt;subtype&gt;400&lt;/subtype&gt;&lt;title&gt;The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sidR="002905E1">
        <w:rPr>
          <w:rFonts w:eastAsiaTheme="minorHAnsi"/>
          <w:lang w:val="en-US"/>
        </w:rPr>
        <w:t>Falconer 1952</w:t>
      </w:r>
      <w:r>
        <w:fldChar w:fldCharType="end"/>
      </w:r>
      <w:r>
        <w:t xml:space="preserve">, c.f. </w:t>
      </w:r>
      <w:r>
        <w:fldChar w:fldCharType="begin"/>
      </w:r>
      <w:r w:rsidR="002905E1">
        <w:instrText xml:space="preserve"> ADDIN PAPERS2_CITATIONS &lt;citation&gt;&lt;priority&gt;0&lt;/priority&gt;&lt;uuid&gt;99C80332-B7EC-447B-A01A-4C85E99CD474&lt;/uuid&gt;&lt;publications&gt;&lt;publication&gt;&lt;subtype&gt;400&lt;/subtype&gt;&lt;title&gt;Repeatability estimates do not always set an upper limit to heritability&lt;/title&gt;&lt;url&gt;http://doi.wiley.com/10.1046/j.1365-2435.2002.00621.x&lt;/url&gt;&lt;volume&gt;16&lt;/volume&gt;&lt;publication_date&gt;99200204001200000000220000&lt;/publication_date&gt;&lt;uuid&gt;81F0061B-583D-4BF8-8333-0593FBAEEAC9&lt;/uuid&gt;&lt;version&gt;3&lt;/version&gt;&lt;type&gt;400&lt;/type&gt;&lt;number&gt;2&lt;/number&gt;&lt;citekey&gt;MR:2002bn&lt;/citekey&gt;&lt;doi&gt;10.1046/j.1365-2435.2002.00621.x&lt;/doi&gt;&lt;startpage&gt;273&lt;/startpage&gt;&lt;endpage&gt;280&lt;/endpage&gt;&lt;bundle&gt;&lt;publication&gt;&lt;title&gt;Functional Ecology&lt;/title&gt;&lt;uuid&gt;6C8EC5AD-2EA3-49E8-9900-637D53C3674F&lt;/uuid&gt;&lt;subtype&gt;-100&lt;/subtype&gt;&lt;publisher&gt;Blackwell Publishing Ltd&lt;/publisher&gt;&lt;type&gt;-100&lt;/type&gt;&lt;/publication&gt;&lt;/bundle&gt;&lt;authors&gt;&lt;author&gt;&lt;lastName&gt;M R&lt;/lastName&gt;&lt;firstName&gt;Dohm&lt;/firstName&gt;&lt;/author&gt;&lt;/authors&gt;&lt;/publication&gt;&lt;/publications&gt;&lt;cites&gt;&lt;/cites&gt;&lt;/citation&gt;</w:instrText>
      </w:r>
      <w:r>
        <w:fldChar w:fldCharType="separate"/>
      </w:r>
      <w:r w:rsidR="008A415A">
        <w:rPr>
          <w:rFonts w:eastAsiaTheme="minorHAnsi"/>
          <w:lang w:val="en-US"/>
        </w:rPr>
        <w:t>Dohm</w:t>
      </w:r>
      <w:r w:rsidR="002905E1">
        <w:rPr>
          <w:rFonts w:eastAsiaTheme="minorHAnsi"/>
          <w:lang w:val="en-US"/>
        </w:rPr>
        <w:t xml:space="preserve"> 2002</w:t>
      </w:r>
      <w:r>
        <w:fldChar w:fldCharType="end"/>
      </w:r>
      <w:r>
        <w:t>). Our findings show that metabolic plasticity (i.e., the slope of metabolic reaction norms) was significantly repeatable over time, in other words, there was significant consistent among-individual differences in plasticity. Repeatability of metabolic rate increased as a function of temperature owing to the changes in the relative contributions of among- and within- individual variance components.</w:t>
      </w:r>
      <w:r w:rsidRPr="00CD7D6D">
        <w:t xml:space="preserve"> </w:t>
      </w:r>
      <w:r>
        <w:t xml:space="preserve">Within-individual variation, also referred to as ‘predictability’, constitutes as the deviation of an individual relative it its own mean </w:t>
      </w:r>
      <w:r>
        <w:rPr>
          <w:rFonts w:eastAsiaTheme="minorHAnsi"/>
          <w:lang w:val="en-US"/>
        </w:rPr>
        <w:fldChar w:fldCharType="begin"/>
      </w:r>
      <w:r w:rsidR="002905E1">
        <w:rPr>
          <w:rFonts w:eastAsiaTheme="minorHAnsi"/>
          <w:lang w:val="en-US"/>
        </w:rPr>
        <w:instrText xml:space="preserve"> ADDIN PAPERS2_CITATIONS &lt;citation&gt;&lt;priority&gt;44&lt;/priority&gt;&lt;uuid&gt;89DAE2C6-8F01-4151-BE25-394770ABA5FA&lt;/uuid&gt;&lt;publications&gt;&lt;publication&gt;&lt;subtype&gt;400&lt;/subtype&gt;&lt;title&gt;The biology hidden inside residual within-individual phenotypic variation&lt;/title&gt;&lt;url&gt;http://doi.wiley.com/10.1111/brv.12131&lt;/url&gt;&lt;volume&gt;90&lt;/volume&gt;&lt;publication_date&gt;99201407301200000000222000&lt;/publication_date&gt;&lt;uuid&gt;24294489-A3DB-4836-BFCC-1D44970B0BCC&lt;/uuid&gt;&lt;type&gt;400&lt;/type&gt;&lt;number&gt;3&lt;/number&gt;&lt;citekey&gt;Westneat:2014ki&lt;/citekey&gt;&lt;subtitle&gt;The biology of residual phenotypic variance&lt;/subtitle&gt;&lt;doi&gt;10.1111/brv.12131&lt;/doi&gt;&lt;startpage&gt;729&lt;/startpage&gt;&lt;endpage&gt;743&lt;/endpage&gt;&lt;bundle&gt;&lt;publication&gt;&lt;title&gt;Biological Reviews&lt;/title&gt;&lt;uuid&gt;68872F8F-22DF-45EC-BC5D-2C76293E18F5&lt;/uuid&gt;&lt;subtype&gt;-100&lt;/subtype&gt;&lt;publisher&gt;Blackwell Publishing Ltd&lt;/publisher&gt;&lt;type&gt;-100&lt;/type&gt;&lt;/publication&gt;&lt;/bundle&gt;&lt;authors&gt;&lt;author&gt;&lt;lastName&gt;Westneat&lt;/lastName&gt;&lt;firstName&gt;David&lt;/firstName&gt;&lt;middleNames&gt;F&lt;/middleNames&gt;&lt;/author&gt;&lt;author&gt;&lt;lastName&gt;Wright&lt;/lastName&gt;&lt;firstName&gt;Jonathan&lt;/firstName&gt;&lt;/author&gt;&lt;author&gt;&lt;lastName&gt;Dingemanse&lt;/lastName&gt;&lt;firstName&gt;Niels&lt;/firstName&gt;&lt;middleNames&gt;J&lt;/middleNames&gt;&lt;/author&gt;&lt;/authors&gt;&lt;/publication&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s&gt;&lt;cites&gt;&lt;/cites&gt;&lt;/citation&gt;</w:instrText>
      </w:r>
      <w:r>
        <w:rPr>
          <w:rFonts w:eastAsiaTheme="minorHAnsi"/>
          <w:lang w:val="en-US"/>
        </w:rPr>
        <w:fldChar w:fldCharType="separate"/>
      </w:r>
      <w:r>
        <w:rPr>
          <w:rFonts w:eastAsiaTheme="minorHAnsi"/>
          <w:lang w:val="en-US"/>
        </w:rPr>
        <w:t>(Westneat, Wright &amp; Dingemanse 2014; Cleasby, Nakagawa &amp; Schielzeth 2014)</w:t>
      </w:r>
      <w:r>
        <w:rPr>
          <w:rFonts w:eastAsiaTheme="minorHAnsi"/>
          <w:lang w:val="en-US"/>
        </w:rPr>
        <w:fldChar w:fldCharType="end"/>
      </w:r>
      <w:r>
        <w:t xml:space="preserve">. Interestingly, while the variation among individuals were relatively consistent across temperatures, within individual variance decreased with increasing temperature. In other words, an individual’s metabolic rate had greater predictability as temperatures became hotter. It is unlikely that individuals reached a physiological ‘ceiling’ given that we were not measuring maximal metabolic rate (Biro et al 2018). Alternatively, the breakdown of macronutrients and the production of ATP may be at a homestatic balance at warmer temperatures which could promote consistency within individuals </w:t>
      </w:r>
      <w:r>
        <w:fldChar w:fldCharType="begin"/>
      </w:r>
      <w:r w:rsidR="002905E1">
        <w:instrText xml:space="preserve"> ADDIN PAPERS2_CITATIONS &lt;citation&gt;&lt;priority&gt;0&lt;/priority&gt;&lt;uuid&gt;62DD5E67-37AF-46D2-870B-691F704903F4&lt;/uuid&gt;&lt;publications&gt;&lt;publication&gt;&lt;subtype&gt;400&lt;/subtype&gt;&lt;title&gt;Temperature Adaptation of Enzymes: Biological Optimization Through Structure-Function </w:instrText>
      </w:r>
    </w:p>
    <w:p w14:paraId="627BFEEB" w14:textId="77777777" w:rsidR="002905E1" w:rsidRDefault="002905E1" w:rsidP="00674D49">
      <w:pPr>
        <w:pStyle w:val="Thesisnormal"/>
        <w:spacing w:line="360" w:lineRule="auto"/>
      </w:pPr>
      <w:r>
        <w:instrText>Compromises </w:instrText>
      </w:r>
    </w:p>
    <w:p w14:paraId="4CDA45CD" w14:textId="507B040C" w:rsidR="00674D49" w:rsidRDefault="002905E1" w:rsidP="00674D49">
      <w:pPr>
        <w:pStyle w:val="Thesisnormal"/>
        <w:spacing w:line="360" w:lineRule="auto"/>
      </w:pPr>
      <w: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674D49">
        <w:fldChar w:fldCharType="separate"/>
      </w:r>
      <w:r w:rsidR="00674D49">
        <w:rPr>
          <w:rFonts w:eastAsiaTheme="minorHAnsi"/>
          <w:lang w:val="en-US"/>
        </w:rPr>
        <w:t>(Somero 1978)</w:t>
      </w:r>
      <w:r w:rsidR="00674D49">
        <w:fldChar w:fldCharType="end"/>
      </w:r>
      <w:r w:rsidR="00674D49">
        <w:t xml:space="preserve">. Indeed, 32ºC is well within the range of preferred temperatures of this species where biochemical activities are likely to be operating optimally </w:t>
      </w:r>
      <w:r w:rsidR="00674D49">
        <w:rPr>
          <w:rFonts w:eastAsiaTheme="minorHAnsi"/>
          <w:lang w:val="en-US"/>
        </w:rPr>
        <w:fldChar w:fldCharType="begin"/>
      </w:r>
      <w:r>
        <w:rPr>
          <w:rFonts w:eastAsiaTheme="minorHAnsi"/>
          <w:lang w:val="en-US"/>
        </w:rPr>
        <w:instrText xml:space="preserve"> ADDIN PAPERS2_CITATIONS &lt;citation&gt;&lt;priority&gt;45&lt;/priority&gt;&lt;uuid&gt;E9BCCA6C-B0DD-40B6-9A71-AE5D67A32826&lt;/uuid&gt;&lt;publications&gt;&lt;publication&gt;&lt;subtype&gt;400&lt;/subtype&gt;&lt;title&gt;Repeatability and correlation of physiological traits: Do ectotherms have a “thermal type”?&lt;/title&gt;&lt;url&gt;http://doi.wiley.com/10.1002/ece3.2632&lt;/url&gt;&lt;volume&gt;7&lt;/volume&gt;&lt;publication_date&gt;99201612221200000000222000&lt;/publication_date&gt;&lt;uuid&gt;AD5763B9-3B75-4D9B-B9AC-730ED6F7CFAD&lt;/uuid&gt;&lt;type&gt;400&lt;/type&gt;&lt;number&gt;2&lt;/number&gt;&lt;citekey&gt;Goulet:2016dt&lt;/citekey&gt;&lt;doi&gt;10.1002/ece3.2632&lt;/doi&gt;&lt;startpage&gt;710&lt;/startpage&gt;&lt;endpage&gt;719&lt;/endpage&gt;&lt;bundle&gt;&lt;publication&gt;&lt;title&gt;Ecology and evolution&lt;/title&gt;&lt;uuid&gt;10F44489-5DAE-4EE2-9272-4E8B105F6FFF&lt;/uuid&gt;&lt;subtype&gt;-100&lt;/subtype&gt;&lt;type&gt;-100&lt;/type&gt;&lt;/publication&gt;&lt;/bundle&gt;&lt;authors&gt;&lt;author&gt;&lt;lastName&gt;Goulet&lt;/lastName&gt;&lt;firstName&gt;Celine&lt;/firstName&gt;&lt;middleNames&gt;T&lt;/middleNames&gt;&lt;/author&gt;&lt;author&gt;&lt;lastName&gt;Thompson&lt;/lastName&gt;&lt;firstName&gt;Michael&lt;/firstName&gt;&lt;middleNames&gt;B&lt;/middleNames&gt;&lt;/author&gt;&lt;author&gt;&lt;lastName&gt;Chapple&lt;/lastName&gt;&lt;firstName&gt;David&lt;/firstName&gt;&lt;middleNames&gt;G&lt;/middleNames&gt;&lt;/author&gt;&lt;/authors&gt;&lt;/publication&gt;&lt;publication&gt;&lt;subtype&gt;400&lt;/subtype&gt;&lt;title&gt;Performance correlates of resting metabolic rate in garden skinks Lampropholis delicata&lt;/title&gt;&lt;url&gt;http://link.springer.com/10.1007/s00360-012-0736-x&lt;/url&gt;&lt;volume&gt;183&lt;/volume&gt;&lt;publication_date&gt;99201307001200000000220000&lt;/publication_date&gt;&lt;uuid&gt;E69E9FA7-07CC-498C-B982-E2CF3E31E064&lt;/uuid&gt;&lt;type&gt;400&lt;/type&gt;&lt;number&gt;5&lt;/number&gt;&lt;citekey&gt;Merritt:2013cba&lt;/citekey&gt;&lt;doi&gt;10.1007/s00360-012-0736-x&lt;/doi&gt;&lt;startpage&gt;663&lt;/startpage&gt;&lt;endpage&gt;673&lt;/endpage&gt;&lt;bundle&gt;&lt;publication&gt;&lt;title&gt;Journal of Comparative Physiology B&lt;/title&gt;&lt;uuid&gt;291C23EF-5FDF-41B7-9319-8986E2922914&lt;/uuid&gt;&lt;subtype&gt;-100&lt;/subtype&gt;&lt;type&gt;-100&lt;/type&gt;&lt;/publication&gt;&lt;/bundle&gt;&lt;authors&gt;&lt;author&gt;&lt;lastName&gt;Merritt&lt;/lastName&gt;&lt;firstName&gt;Lucy&lt;/firstName&gt;&lt;/author&gt;&lt;author&gt;&lt;lastName&gt;Matthews&lt;/lastName&gt;&lt;firstName&gt;Philip&lt;/firstName&gt;&lt;middleNames&gt;G D&lt;/middleNames&gt;&lt;/author&gt;&lt;author&gt;&lt;lastName&gt;White&lt;/lastName&gt;&lt;firstName&gt;Craig&lt;/firstName&gt;&lt;middleNames&gt;R&lt;/middleNames&gt;&lt;/author&gt;&lt;/authors&gt;&lt;/publication&gt;&lt;/publications&gt;&lt;cites&gt;&lt;/cites&gt;&lt;/citation&gt;</w:instrText>
      </w:r>
      <w:r w:rsidR="00674D49">
        <w:rPr>
          <w:rFonts w:eastAsiaTheme="minorHAnsi"/>
          <w:lang w:val="en-US"/>
        </w:rPr>
        <w:fldChar w:fldCharType="separate"/>
      </w:r>
      <w:r w:rsidR="00674D49">
        <w:rPr>
          <w:rFonts w:eastAsiaTheme="minorHAnsi"/>
          <w:lang w:val="en-US"/>
        </w:rPr>
        <w:t>(Merritt, Matthews &amp; White 2013; Goulet, Thompson &amp; Chapple 2016)</w:t>
      </w:r>
      <w:r w:rsidR="00674D49">
        <w:rPr>
          <w:rFonts w:eastAsiaTheme="minorHAnsi"/>
          <w:lang w:val="en-US"/>
        </w:rPr>
        <w:fldChar w:fldCharType="end"/>
      </w:r>
      <w:r w:rsidR="00674D49">
        <w:t xml:space="preserve">. The compounded effect of high among-individual and low within-individual variation in warmer environments may mean that, not only is there a greater opportunity for selection in hot thermal environments, but selection can operate more effectively </w:t>
      </w:r>
      <w:r w:rsidR="00674D49">
        <w:rPr>
          <w:rFonts w:eastAsiaTheme="minorHAnsi"/>
          <w:lang w:val="en-US"/>
        </w:rPr>
        <w:fldChar w:fldCharType="begin"/>
      </w:r>
      <w:r>
        <w:rPr>
          <w:rFonts w:eastAsiaTheme="minorHAnsi"/>
          <w:lang w:val="en-US"/>
        </w:rPr>
        <w:instrText xml:space="preserve"> ADDIN PAPERS2_CITATIONS &lt;citation&gt;&lt;priority&gt;60&lt;/priority&gt;&lt;uuid&gt;F060DE84-76EA-4BC6-AAFD-3A851EC6DB0F&lt;/uuid&gt;&lt;publications&gt;&lt;publication&gt;&lt;subtype&gt;400&lt;/subtype&gt;&lt;title&gt;Quantifying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gt;&lt;subtype&gt;400&lt;/subtype&gt;&lt;title&gt;Meta-analysis of variation: ecological and evolutionary applications and beyond&lt;/title&gt;&lt;url&gt;http://doi.wiley.com/10.1111/2041-210X.12309&lt;/url&gt;&lt;volume&gt;6&lt;/volume&gt;&lt;publication_date&gt;99201502001200000000220000&lt;/publication_date&gt;&lt;uuid&gt;BD15CC0E-25BF-422B-987D-12BF7CDEF8F0&lt;/uuid&gt;&lt;version&gt;2&lt;/version&gt;&lt;type&gt;400&lt;/type&gt;&lt;number&gt;2&lt;/number&gt;&lt;doi&gt;10.1111/2041-210X.12309&lt;/doi&gt;&lt;startpage&gt;143&lt;/startpage&gt;&lt;endpage&gt;152&lt;/endpage&gt;&lt;bundle&gt;&lt;publication&gt;&lt;title&gt;Methods in Ecology …&lt;/title&gt;&lt;uuid&gt;2D0CB5C4-63F6-4A88-AB54-FB459CAEB914&lt;/uuid&gt;&lt;subtype&gt;-100&lt;/subtype&gt;&lt;publisher&gt;Blackwell Publishing Ltd&lt;/publisher&gt;&lt;type&gt;-100&lt;/type&gt;&lt;/publication&gt;&lt;/bundle&gt;&lt;authors&gt;&lt;author&gt;&lt;lastName&gt;Nakagawa&lt;/lastName&gt;&lt;firstName&gt;Shinichi&lt;/firstName&gt;&lt;/author&gt;&lt;author&gt;&lt;lastName&gt;Poulin&lt;/lastName&gt;&lt;firstName&gt;Robert&lt;/firstName&gt;&lt;/author&gt;&lt;author&gt;&lt;lastName&gt;Mengersen&lt;/lastName&gt;&lt;firstName&gt;Kerrie&lt;/firstName&gt;&lt;/author&gt;&lt;author&gt;&lt;lastName&gt;Reinhold&lt;/lastName&gt;&lt;firstName&gt;Klaus&lt;/firstName&gt;&lt;/author&gt;&lt;author&gt;&lt;lastName&gt;Engqvist&lt;/lastName&gt;&lt;firstName&gt;Leif&lt;/firstName&gt;&lt;/author&gt;&lt;author&gt;&lt;lastName&gt;Lagisz&lt;/lastName&gt;&lt;firstName&gt;Malgorzata&lt;/firstName&gt;&lt;/author&gt;&lt;author&gt;&lt;lastName&gt;Senior&lt;/lastName&gt;&lt;firstName&gt;Alistair&lt;/firstName&gt;&lt;middleNames&gt;M&lt;/middleNames&gt;&lt;/author&gt;&lt;/authors&gt;&lt;editors&gt;&lt;author&gt;&lt;lastName&gt;O'Hara&lt;/lastName&gt;&lt;firstName&gt;Robert&lt;/firstName&gt;&lt;middleNames&gt;B&lt;/middleNames&gt;&lt;/author&gt;&lt;/editors&gt;&lt;/publication&gt;&lt;/publications&gt;&lt;cites&gt;&lt;/cites&gt;&lt;/citation&gt;</w:instrText>
      </w:r>
      <w:r w:rsidR="00674D49">
        <w:rPr>
          <w:rFonts w:eastAsiaTheme="minorHAnsi"/>
          <w:lang w:val="en-US"/>
        </w:rPr>
        <w:fldChar w:fldCharType="separate"/>
      </w:r>
      <w:r w:rsidR="00674D49">
        <w:rPr>
          <w:rFonts w:eastAsiaTheme="minorHAnsi"/>
          <w:lang w:val="en-US"/>
        </w:rPr>
        <w:t xml:space="preserve">(Cleasby </w:t>
      </w:r>
      <w:r w:rsidR="00674D49">
        <w:rPr>
          <w:rFonts w:eastAsiaTheme="minorHAnsi"/>
          <w:i/>
          <w:iCs/>
          <w:lang w:val="en-US"/>
        </w:rPr>
        <w:t>et al.</w:t>
      </w:r>
      <w:r w:rsidR="00674D49">
        <w:rPr>
          <w:rFonts w:eastAsiaTheme="minorHAnsi"/>
          <w:lang w:val="en-US"/>
        </w:rPr>
        <w:t xml:space="preserve"> 2014; Nakagawa </w:t>
      </w:r>
      <w:r w:rsidR="00674D49">
        <w:rPr>
          <w:rFonts w:eastAsiaTheme="minorHAnsi"/>
          <w:i/>
          <w:iCs/>
          <w:lang w:val="en-US"/>
        </w:rPr>
        <w:t>et al.</w:t>
      </w:r>
      <w:r w:rsidR="00674D49">
        <w:rPr>
          <w:rFonts w:eastAsiaTheme="minorHAnsi"/>
          <w:lang w:val="en-US"/>
        </w:rPr>
        <w:t xml:space="preserve"> 2015)</w:t>
      </w:r>
      <w:r w:rsidR="00674D49">
        <w:rPr>
          <w:rFonts w:eastAsiaTheme="minorHAnsi"/>
          <w:lang w:val="en-US"/>
        </w:rPr>
        <w:fldChar w:fldCharType="end"/>
      </w:r>
      <w:r w:rsidR="00674D49">
        <w:t xml:space="preserve">. This may facilitate adaptive </w:t>
      </w:r>
      <w:r w:rsidR="00674D49">
        <w:lastRenderedPageBreak/>
        <w:t>evolutionary changes in the population metabolic reaction norm, particularly in thermal environments that are novel to the population</w:t>
      </w:r>
      <w:r w:rsidR="00674D49">
        <w:rPr>
          <w:rFonts w:eastAsiaTheme="minorHAnsi"/>
          <w:lang w:val="en-US"/>
        </w:rPr>
        <w:t xml:space="preserve"> </w:t>
      </w:r>
      <w:r w:rsidR="00674D49">
        <w:rPr>
          <w:rFonts w:eastAsiaTheme="minorHAnsi"/>
          <w:lang w:val="en-US"/>
        </w:rPr>
        <w:fldChar w:fldCharType="begin"/>
      </w:r>
      <w:r>
        <w:rPr>
          <w:rFonts w:eastAsiaTheme="minorHAnsi"/>
          <w:lang w:val="en-US"/>
        </w:rPr>
        <w:instrText xml:space="preserve"> ADDIN PAPERS2_CITATIONS &lt;citation&gt;&lt;priority&gt;46&lt;/priority&gt;&lt;uuid&gt;FACF0E52-5C69-4B12-99E0-99B9094A9DD6&lt;/uuid&gt;&lt;publications&gt;&lt;publication&gt;&lt;subtype&gt;400&lt;/subtype&gt;&lt;publisher&gt;Blackwell Publishing Ltd&lt;/publisher&gt;&lt;title&gt;Adaptive versus non‐adaptive phenotypic plasticity and the potential for contemporary adaptation in new environments&lt;/title&gt;&lt;url&gt;http://onlinelibrary.wiley.com.simsrad.net.ocs.mq.edu.au/doi/10.1111/j.1365-2435.2007.01283.x/full&lt;/url&gt;&lt;volume&gt;21&lt;/volume&gt;&lt;publication_date&gt;99200706011200000000222000&lt;/publication_date&gt;&lt;uuid&gt;0972873A-427B-4039-86A7-FD9BD77642B0&lt;/uuid&gt;&lt;type&gt;400&lt;/type&gt;&lt;number&gt;3&lt;/number&gt;&lt;citekey&gt;Ghalambor:2007bc&lt;/citekey&gt;&lt;doi&gt;10.1111/j.1365-2435.2007.01283.x&lt;/doi&gt;&lt;startpage&gt;394&lt;/startpage&gt;&lt;endpage&gt;407&lt;/endpage&gt;&lt;bundle&gt;&lt;publication&gt;&lt;title&gt;Functional Ecology&lt;/title&gt;&lt;uuid&gt;6C8EC5AD-2EA3-49E8-9900-637D53C3674F&lt;/uuid&gt;&lt;subtype&gt;-100&lt;/subtype&gt;&lt;publisher&gt;Blackwell Publishing Ltd&lt;/publisher&gt;&lt;type&gt;-100&lt;/type&gt;&lt;/publication&gt;&lt;/bundle&gt;&lt;authors&gt;&lt;author&gt;&lt;lastName&gt;Ghalambor&lt;/lastName&gt;&lt;firstName&gt;C&lt;/firstName&gt;&lt;middleNames&gt;K&lt;/middleNames&gt;&lt;/author&gt;&lt;author&gt;&lt;lastName&gt;McKay&lt;/lastName&gt;&lt;firstName&gt;J&lt;/firstName&gt;&lt;middleNames&gt;K&lt;/middleNames&gt;&lt;/author&gt;&lt;author&gt;&lt;lastName&gt;Carroll&lt;/lastName&gt;&lt;firstName&gt;S&lt;/firstName&gt;&lt;middleNames&gt;P&lt;/middleNames&gt;&lt;/author&gt;&lt;author&gt;&lt;lastName&gt;REZNICK&lt;/lastName&gt;&lt;firstName&gt;D&lt;/firstName&gt;&lt;middleNames&gt;N&lt;/middleNames&gt;&lt;/author&gt;&lt;/authors&gt;&lt;/publication&gt;&lt;/publications&gt;&lt;cites&gt;&lt;/cites&gt;&lt;/citation&gt;</w:instrText>
      </w:r>
      <w:r w:rsidR="00674D49">
        <w:rPr>
          <w:rFonts w:eastAsiaTheme="minorHAnsi"/>
          <w:lang w:val="en-US"/>
        </w:rPr>
        <w:fldChar w:fldCharType="separate"/>
      </w:r>
      <w:r w:rsidR="00674D49">
        <w:rPr>
          <w:rFonts w:eastAsiaTheme="minorHAnsi"/>
          <w:lang w:val="en-US"/>
        </w:rPr>
        <w:t xml:space="preserve">(Ghalambor </w:t>
      </w:r>
      <w:r w:rsidR="00674D49">
        <w:rPr>
          <w:rFonts w:eastAsiaTheme="minorHAnsi"/>
          <w:i/>
          <w:iCs/>
          <w:lang w:val="en-US"/>
        </w:rPr>
        <w:t>et al.</w:t>
      </w:r>
      <w:r w:rsidR="00674D49">
        <w:rPr>
          <w:rFonts w:eastAsiaTheme="minorHAnsi"/>
          <w:lang w:val="en-US"/>
        </w:rPr>
        <w:t xml:space="preserve"> 2007)</w:t>
      </w:r>
      <w:r w:rsidR="00674D49">
        <w:rPr>
          <w:rFonts w:eastAsiaTheme="minorHAnsi"/>
          <w:lang w:val="en-US"/>
        </w:rPr>
        <w:fldChar w:fldCharType="end"/>
      </w:r>
      <w:r w:rsidR="00674D49">
        <w:t xml:space="preserve">. </w:t>
      </w:r>
    </w:p>
    <w:p w14:paraId="07F7D38D" w14:textId="45105541" w:rsidR="00444B65" w:rsidRDefault="00444B65" w:rsidP="006C5382">
      <w:pPr>
        <w:pStyle w:val="Heading2"/>
        <w:spacing w:line="360" w:lineRule="auto"/>
        <w:rPr>
          <w:lang w:val="en-AU"/>
        </w:rPr>
      </w:pPr>
      <w:r>
        <w:rPr>
          <w:lang w:val="en-AU"/>
        </w:rPr>
        <w:t>Cross-temperature correlations of metabolic rate</w:t>
      </w:r>
      <w:r w:rsidR="00080ACB">
        <w:rPr>
          <w:lang w:val="en-AU"/>
        </w:rPr>
        <w:t>: Implications of different modelling approac</w:t>
      </w:r>
      <w:r w:rsidR="000600BF">
        <w:rPr>
          <w:lang w:val="en-AU"/>
        </w:rPr>
        <w:t>h</w:t>
      </w:r>
      <w:r w:rsidR="00080ACB">
        <w:rPr>
          <w:lang w:val="en-AU"/>
        </w:rPr>
        <w:t>es</w:t>
      </w:r>
      <w:r w:rsidR="000600BF">
        <w:rPr>
          <w:lang w:val="en-AU"/>
        </w:rPr>
        <w:t xml:space="preserve"> for understanding metabolic plasticity</w:t>
      </w:r>
    </w:p>
    <w:p w14:paraId="33B4DE4E" w14:textId="51B32BDA" w:rsidR="001540F1" w:rsidRPr="000F5C23" w:rsidRDefault="001540F1" w:rsidP="001540F1">
      <w:pPr>
        <w:pStyle w:val="Thesisnormal"/>
        <w:spacing w:line="360" w:lineRule="auto"/>
      </w:pPr>
      <w:r w:rsidRPr="000F5C23">
        <w:t>Metabolic rate was positively correlated across all temperatures at both the within- and among-individual level. This suggests that</w:t>
      </w:r>
      <w:r>
        <w:t xml:space="preserve"> </w:t>
      </w:r>
      <w:r w:rsidRPr="000F5C23">
        <w:t>individuals differ in their plastic responses</w:t>
      </w:r>
      <w:r>
        <w:t xml:space="preserve"> but </w:t>
      </w:r>
      <w:r w:rsidRPr="000F5C23">
        <w:t xml:space="preserve">their rank order in metabolic rate is maintained across different thermal environments. This result is contrary to the idea </w:t>
      </w:r>
      <w:r>
        <w:t xml:space="preserve">that </w:t>
      </w:r>
      <w:r w:rsidRPr="000F5C23">
        <w:t xml:space="preserve">individuals can trade-off between better </w:t>
      </w:r>
      <w:r>
        <w:t>performance</w:t>
      </w:r>
      <w:r w:rsidRPr="000F5C23">
        <w:t xml:space="preserve"> at one temperature</w:t>
      </w:r>
      <w:r>
        <w:t>,</w:t>
      </w:r>
      <w:r w:rsidRPr="000F5C23">
        <w:t xml:space="preserve"> at a cost of function at another temperature as seen in killifish (</w:t>
      </w:r>
      <w:r w:rsidRPr="003D589E">
        <w:rPr>
          <w:i/>
        </w:rPr>
        <w:t>Fundulus heteroclitus</w:t>
      </w:r>
      <w:r w:rsidRPr="000F5C23">
        <w:t xml:space="preserve">) where </w:t>
      </w:r>
      <w:r>
        <w:t xml:space="preserve">there are </w:t>
      </w:r>
      <w:r w:rsidRPr="000F5C23">
        <w:t xml:space="preserve">hot and cold temperature specialists for swimming endurance within </w:t>
      </w:r>
      <w:r>
        <w:t>the same</w:t>
      </w:r>
      <w:r w:rsidRPr="000F5C23">
        <w:t xml:space="preserve"> population </w:t>
      </w:r>
      <w:r>
        <w:rPr>
          <w:rFonts w:eastAsiaTheme="minorHAnsi"/>
          <w:lang w:val="en-US"/>
        </w:rPr>
        <w:fldChar w:fldCharType="begin"/>
      </w:r>
      <w:r w:rsidR="002905E1">
        <w:rPr>
          <w:rFonts w:eastAsiaTheme="minorHAnsi"/>
          <w:lang w:val="en-US"/>
        </w:rPr>
        <w:instrText xml:space="preserve"> ADDIN PAPERS2_CITATIONS &lt;citation&gt;&lt;priority&gt;47&lt;/priority&gt;&lt;uuid&gt;3ACBC171-1B49-44ED-AF02-80D3F7513B3F&lt;/uuid&gt;&lt;publications&gt;&lt;publication&gt;&lt;subtype&gt;400&lt;/subtype&gt;&lt;publisher&gt;John Wiley &amp;amp; Sons, Ltd&lt;/publisher&gt;&lt;title&gt;Evolutionary adaptations of gene structure and expression in natural populations in relation to a changing environment: A multidisciplinary approach to address the million‐year saga of a small fish&lt;/title&gt;&lt;url&gt;https://onlinelibrary-wiley-com.wwwproxy1.library.unsw.edu.au/doi/full/10.1002/%28SICI%291097-010X%28199809/10%29282%3A1/2%3C71%3A%3AAID-JEZ11%3E3.0.CO%3B2-J&lt;/url&gt;&lt;volume&gt;282&lt;/volume&gt;&lt;publication_date&gt;99199809011200000000222000&lt;/publication_date&gt;&lt;uuid&gt;1CC8AEAF-D49C-4AFB-B7C3-E1F34C393B11&lt;/uuid&gt;&lt;type&gt;400&lt;/type&gt;&lt;number&gt;1‐2&lt;/number&gt;&lt;doi&gt;10.1002/(SICI)1097-010X(199809/10)282:1/2&amp;lt;71::AID-JEZ11&amp;gt;3.0.CO;2-J&lt;/doi&gt;&lt;startpage&gt;71&lt;/startpage&gt;&lt;endpage&gt;94&lt;/endpage&gt;&lt;bundle&gt;&lt;publication&gt;&lt;title&gt;Journal of Experimental Zoology&lt;/title&gt;&lt;uuid&gt;0C4BD4A2-1A98-48A7-AC94-408476FFF2E0&lt;/uuid&gt;&lt;subtype&gt;-100&lt;/subtype&gt;&lt;publisher&gt;John Wiley &amp;amp; Sons, Ltd&lt;/publisher&gt;&lt;type&gt;-100&lt;/type&gt;&lt;/publication&gt;&lt;/bundle&gt;&lt;authors&gt;&lt;author&gt;&lt;lastName&gt;Powers&lt;/lastName&gt;&lt;firstName&gt;Dennis&lt;/firstName&gt;&lt;middleNames&gt;A&lt;/middleNames&gt;&lt;/author&gt;&lt;author&gt;&lt;lastName&gt;Schulte&lt;/lastName&gt;&lt;firstName&gt;Patricia&lt;/firstName&gt;&lt;middleNames&gt;M&lt;/middleNames&gt;&lt;/author&gt;&lt;/authors&gt;&lt;/publication&gt;&lt;publication&gt;&lt;subtype&gt;400&lt;/subtype&gt;&lt;title&gt;Tradeoffs and the evolution of thermal reaction norms&lt;/title&gt;&lt;url&gt;http://linkinghub.elsevier.com/retrieve/pii/S0169534703000879&lt;/url&gt;&lt;volume&gt;18&lt;/volume&gt;&lt;publication_date&gt;99200305001200000000220000&lt;/publication_date&gt;&lt;uuid&gt;26469B48-210B-43EE-8E90-1187D6C7F791&lt;/uuid&gt;&lt;type&gt;400&lt;/type&gt;&lt;number&gt;5&lt;/number&gt;&lt;citekey&gt;AngillettaJr:2003cpa&lt;/citekey&gt;&lt;doi&gt;10.1016/S0169-5347(03)00087-9&lt;/doi&gt;&lt;startpage&gt;234&lt;/startpage&gt;&lt;endpage&gt;240&lt;/endpage&gt;&lt;authors&gt;&lt;author&gt;&lt;lastName&gt;Angilletta&lt;/lastName&gt;&lt;firstName&gt;Michael&lt;/firstName&gt;&lt;middleNames&gt;J&lt;/middleNames&gt;&lt;suffix&gt;Jr&lt;/suffix&gt;&lt;/author&gt;&lt;author&gt;&lt;lastName&gt;Wilson&lt;/lastName&gt;&lt;firstName&gt;Robbie&lt;/firstName&gt;&lt;middleNames&gt;S&lt;/middleNames&gt;&lt;/author&gt;&lt;author&gt;&lt;lastName&gt;Navas&lt;/lastName&gt;&lt;firstName&gt;Carlos&lt;/firstName&gt;&lt;middleNames&gt;A&lt;/middleNames&gt;&lt;/author&gt;&lt;author&gt;&lt;lastName&gt;James&lt;/lastName&gt;&lt;firstName&gt;Rob&lt;/firstName&gt;&lt;middleNames&gt;S&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(Powers &amp; Schulte 1998; Angilletta </w:t>
      </w:r>
      <w:r>
        <w:rPr>
          <w:rFonts w:eastAsiaTheme="minorHAnsi"/>
          <w:i/>
          <w:iCs/>
          <w:lang w:val="en-US"/>
        </w:rPr>
        <w:t>et al.</w:t>
      </w:r>
      <w:r>
        <w:rPr>
          <w:rFonts w:eastAsiaTheme="minorHAnsi"/>
          <w:lang w:val="en-US"/>
        </w:rPr>
        <w:t xml:space="preserve"> 2003)</w:t>
      </w:r>
      <w:r>
        <w:rPr>
          <w:rFonts w:eastAsiaTheme="minorHAnsi"/>
          <w:lang w:val="en-US"/>
        </w:rPr>
        <w:fldChar w:fldCharType="end"/>
      </w:r>
      <w:r w:rsidRPr="000F5C23">
        <w:t xml:space="preserve">. </w:t>
      </w:r>
      <w:r>
        <w:t>It is important to note that</w:t>
      </w:r>
      <w:r w:rsidRPr="000F5C23">
        <w:t xml:space="preserve"> consistent individual differences in metabolic rate</w:t>
      </w:r>
      <w:r>
        <w:t>,</w:t>
      </w:r>
      <w:r w:rsidRPr="000F5C23">
        <w:t xml:space="preserve"> </w:t>
      </w:r>
      <w:r>
        <w:t xml:space="preserve">irrespective of the thermal environment, may be functionally linked with </w:t>
      </w:r>
      <w:r w:rsidRPr="000F5C23">
        <w:t>consistent</w:t>
      </w:r>
      <w:r>
        <w:t xml:space="preserve"> differences in behaviour and life-history. Our results supports that notion that individual differences in energetic expenditure could</w:t>
      </w:r>
      <w:r w:rsidRPr="000F5C23">
        <w:t xml:space="preserve"> drive different ‘paces-of-life’</w:t>
      </w:r>
      <w:r>
        <w:t xml:space="preserve"> or correlated suites of traits within the same population </w:t>
      </w:r>
      <w:r>
        <w:rPr>
          <w:rFonts w:eastAsiaTheme="minorHAnsi"/>
          <w:lang w:val="en-US"/>
        </w:rPr>
        <w:fldChar w:fldCharType="begin"/>
      </w:r>
      <w:r w:rsidR="002905E1">
        <w:rPr>
          <w:rFonts w:eastAsiaTheme="minorHAnsi"/>
          <w:lang w:val="en-US"/>
        </w:rPr>
        <w:instrText xml:space="preserve"> ADDIN PAPERS2_CITATIONS &lt;citation&gt;&lt;priority&gt;63&lt;/priority&gt;&lt;uuid&gt;D4533E9A-FC0A-4024-8123-8271ECB2A254&lt;/uuid&gt;&lt;publications&gt;&lt;publication&gt;&lt;subtype&gt;400&lt;/subtype&gt;&lt;title&gt;Are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publisher&gt;Blackwell Publishing Ltd&lt;/publisher&gt;&lt;title&gt;Exploration strategies map along fast–slow metabolic and life-history continua in muroid rodents&lt;/title&gt;&lt;url&gt;http://dx.doi.org/10.1111/j.1365-2435.2008.01468.x&lt;/url&gt;&lt;volume&gt;23&lt;/volume&gt;&lt;publication_date&gt;99200900001200000000200000&lt;/publication_date&gt;&lt;uuid&gt;8BC687DB-BC29-4645-A8A3-FCB9CAFD5AD6&lt;/uuid&gt;&lt;type&gt;400&lt;/type&gt;&lt;number&gt;1&lt;/number&gt;&lt;citekey&gt;Careau:2009hj&lt;/citekey&gt;&lt;subtitle&gt;Functional Ecology&lt;/subtitle&gt;&lt;doi&gt;10.1111/j.1365-2435.2008.01468.x&lt;/doi&gt;&lt;startpage&gt;150&lt;/startpage&gt;&lt;endpage&gt;156&lt;/endpage&gt;&lt;bundle&gt;&lt;publication&gt;&lt;title&gt;Functional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lt;/firstName&gt;&lt;/author&gt;&lt;author&gt;&lt;lastName&gt;Bininda-Emonds&lt;/lastName&gt;&lt;firstName&gt;O&lt;/firstName&gt;&lt;middleNames&gt;R P&lt;/middleNames&gt;&lt;/author&gt;&lt;author&gt;&lt;lastName&gt;Thomas&lt;/lastName&gt;&lt;firstName&gt;D&lt;/firstName&gt;&lt;middleNames&gt;W&lt;/middleNames&gt;&lt;/author&gt;&lt;author&gt;&lt;lastName&gt;Réale&lt;/lastName&gt;&lt;firstName&gt;D&lt;/firstName&gt;&lt;/author&gt;&lt;author&gt;&lt;lastName&gt;Humphries&lt;/lastName&gt;&lt;firstName&gt;M&lt;/firstName&gt;&lt;middleNames&gt;M&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(Biro &amp; Stamps 2008; Careau </w:t>
      </w:r>
      <w:r>
        <w:rPr>
          <w:rFonts w:eastAsiaTheme="minorHAnsi"/>
          <w:i/>
          <w:iCs/>
          <w:lang w:val="en-US"/>
        </w:rPr>
        <w:t>et al.</w:t>
      </w:r>
      <w:r>
        <w:rPr>
          <w:rFonts w:eastAsiaTheme="minorHAnsi"/>
          <w:lang w:val="en-US"/>
        </w:rPr>
        <w:t xml:space="preserve"> 2009)</w:t>
      </w:r>
      <w:r>
        <w:rPr>
          <w:rFonts w:eastAsiaTheme="minorHAnsi"/>
          <w:lang w:val="en-US"/>
        </w:rPr>
        <w:fldChar w:fldCharType="end"/>
      </w:r>
      <w:r w:rsidRPr="000F5C23">
        <w:t xml:space="preserve">. For example, trade-offs between energy availability, reproduction and longevity can favour ‘proactive’ individuals with a high metabolic rate, active and bold personalities, that reproduce earlier at the cost of a shorter lifespan </w:t>
      </w:r>
      <w:r w:rsidRPr="000F5C23">
        <w:fldChar w:fldCharType="begin"/>
      </w:r>
      <w:r w:rsidR="002905E1">
        <w:instrText xml:space="preserve"> ADDIN PAPERS2_CITATIONS &lt;citation&gt;&lt;priority&gt;0&lt;/priority&gt;&lt;uuid&gt;4C16CE1C-3B04-40E6-8A34-8DBB4FE363B5&lt;/uuid&gt;&lt;publications&gt;&lt;publication&gt;&lt;subtype&gt;400&lt;/subtype&gt;&lt;title&gt;Personality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s&gt;&lt;cites&gt;&lt;/cites&gt;&lt;/citation&gt;</w:instrText>
      </w:r>
      <w:r w:rsidRPr="000F5C23">
        <w:fldChar w:fldCharType="separate"/>
      </w:r>
      <w:r>
        <w:rPr>
          <w:rFonts w:eastAsiaTheme="minorHAnsi"/>
          <w:lang w:val="en-US"/>
        </w:rPr>
        <w:t xml:space="preserve">(Réale </w:t>
      </w:r>
      <w:r>
        <w:rPr>
          <w:rFonts w:eastAsiaTheme="minorHAnsi"/>
          <w:i/>
          <w:iCs/>
          <w:lang w:val="en-US"/>
        </w:rPr>
        <w:t>et al.</w:t>
      </w:r>
      <w:r>
        <w:rPr>
          <w:rFonts w:eastAsiaTheme="minorHAnsi"/>
          <w:lang w:val="en-US"/>
        </w:rPr>
        <w:t xml:space="preserve"> 2010)</w:t>
      </w:r>
      <w:r w:rsidRPr="000F5C23">
        <w:fldChar w:fldCharType="end"/>
      </w:r>
      <w:r w:rsidRPr="000F5C23">
        <w:t xml:space="preserve">. </w:t>
      </w:r>
    </w:p>
    <w:p w14:paraId="432597F2" w14:textId="3FA621E0" w:rsidR="0076784C" w:rsidRPr="00EC13E0" w:rsidRDefault="00110317" w:rsidP="006237AE">
      <w:pPr>
        <w:spacing w:line="360" w:lineRule="auto"/>
        <w:ind w:firstLine="720"/>
      </w:pPr>
      <w:r>
        <w:t xml:space="preserve">Assuming phenotypic correlations are congruent with underlying genetic correlations </w:t>
      </w:r>
      <w:r w:rsidR="006D3483">
        <w:rPr>
          <w:rFonts w:eastAsiaTheme="minorHAnsi"/>
          <w:lang w:val="en-US"/>
        </w:rPr>
        <w:fldChar w:fldCharType="begin"/>
      </w:r>
      <w:r w:rsidR="002905E1">
        <w:rPr>
          <w:rFonts w:eastAsiaTheme="minorHAnsi"/>
          <w:lang w:val="en-US"/>
        </w:rPr>
        <w:instrText xml:space="preserve"> ADDIN PAPERS2_CITATIONS &lt;citation&gt;&lt;priority&gt;49&lt;/priority&gt;&lt;uuid&gt;409DED55-12B9-4932-9F78-A82AA5F594A6&lt;/uuid&gt;&lt;publications&gt;&lt;publication&gt;&lt;subtype&gt;400&lt;/subtype&gt;&lt;title&gt;The estimation of genetic correlations from phenotypic correlations: a test of Cheverud's conjecture&lt;/title&gt;&lt;url&gt;http://www.nature.com/articles/hdy199568&lt;/url&gt;&lt;volume&gt;74&lt;/volume&gt;&lt;publication_date&gt;99199505011200000000222000&lt;/publication_date&gt;&lt;uuid&gt;3E92AA46-8804-4B56-B3B7-51F257C00552&lt;/uuid&gt;&lt;type&gt;400&lt;/type&gt;&lt;number&gt;5&lt;/number&gt;&lt;doi&gt;10.1038/hdy.1995.68&lt;/doi&gt;&lt;startpage&gt;481&lt;/startpage&gt;&lt;endpage&gt;490&lt;/endpage&gt;&lt;bundle&gt;&lt;publication&gt;&lt;title&gt;Heredity&lt;/title&gt;&lt;uuid&gt;EFC941CF-7AB6-4EB3-9CE2-4549C26311C5&lt;/uuid&gt;&lt;subtype&gt;-100&lt;/subtype&gt;&lt;publisher&gt;Nature Publishing Group&lt;/publisher&gt;&lt;type&gt;-100&lt;/type&gt;&lt;/publication&gt;&lt;/bundle&gt;&lt;authors&gt;&lt;author&gt;&lt;lastName&gt;Roff&lt;/lastName&gt;&lt;firstName&gt;Derek&lt;/firstName&gt;&lt;middleNames&gt;A&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(Roff 1995)</w:t>
      </w:r>
      <w:r w:rsidR="006D3483">
        <w:rPr>
          <w:rFonts w:eastAsiaTheme="minorHAnsi"/>
          <w:lang w:val="en-US"/>
        </w:rPr>
        <w:fldChar w:fldCharType="end"/>
      </w:r>
      <w:r>
        <w:t xml:space="preserve">, </w:t>
      </w:r>
      <w:r w:rsidR="00084EB7">
        <w:t>cross-temperature correlations</w:t>
      </w:r>
      <w:r w:rsidR="00FF22D6">
        <w:t xml:space="preserve"> </w:t>
      </w:r>
      <w:r w:rsidR="00084EB7">
        <w:t>may</w:t>
      </w:r>
      <w:r w:rsidR="00272034">
        <w:t xml:space="preserve"> have</w:t>
      </w:r>
      <w:r w:rsidR="00BB287C">
        <w:t xml:space="preserve"> important implications in understanding </w:t>
      </w:r>
      <w:r w:rsidR="00084EB7">
        <w:t xml:space="preserve">the </w:t>
      </w:r>
      <w:r w:rsidR="00BB287C">
        <w:t xml:space="preserve">constraints on the evolution of metabolic plasticity. </w:t>
      </w:r>
      <w:r w:rsidR="00FF22D6">
        <w:t xml:space="preserve">The strength of correlations can dictate how strongly selection </w:t>
      </w:r>
      <w:r w:rsidR="00084EB7">
        <w:t xml:space="preserve">acting </w:t>
      </w:r>
      <w:r w:rsidR="00FF22D6">
        <w:t xml:space="preserve">on one component </w:t>
      </w:r>
      <w:r w:rsidR="00EE46AB">
        <w:t xml:space="preserve">of the reaction norm </w:t>
      </w:r>
      <w:r w:rsidR="00FF22D6">
        <w:t xml:space="preserve">will result in indirect selection on another </w:t>
      </w:r>
      <w:r w:rsidR="00D445CF">
        <w:rPr>
          <w:highlight w:val="yellow"/>
        </w:rPr>
        <w:fldChar w:fldCharType="begin"/>
      </w:r>
      <w:r w:rsidR="002905E1">
        <w:rPr>
          <w:highlight w:val="yellow"/>
        </w:rPr>
        <w:instrText xml:space="preserve"> ADDIN PAPERS2_CITATIONS &lt;citation&gt;&lt;priority&gt;0&lt;/priority&gt;&lt;uuid&gt;11A527BD-DCA6-4A5E-ABAA-41FA27D763FD&lt;/uuid&gt;&lt;publications&gt;&lt;publication&gt;&lt;subtype&gt;400&lt;/subtype&gt;&lt;title&gt;Adaptive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D445CF">
        <w:rPr>
          <w:highlight w:val="yellow"/>
        </w:rPr>
        <w:fldChar w:fldCharType="separate"/>
      </w:r>
      <w:r w:rsidR="004F268B">
        <w:rPr>
          <w:rFonts w:eastAsiaTheme="minorHAnsi"/>
          <w:lang w:val="en-US"/>
        </w:rPr>
        <w:t xml:space="preserve">(Via </w:t>
      </w:r>
      <w:r w:rsidR="004F268B">
        <w:rPr>
          <w:rFonts w:eastAsiaTheme="minorHAnsi"/>
          <w:i/>
          <w:iCs/>
          <w:lang w:val="en-US"/>
        </w:rPr>
        <w:t>et al.</w:t>
      </w:r>
      <w:r w:rsidR="004F268B">
        <w:rPr>
          <w:rFonts w:eastAsiaTheme="minorHAnsi"/>
          <w:lang w:val="en-US"/>
        </w:rPr>
        <w:t xml:space="preserve"> 1995)</w:t>
      </w:r>
      <w:r w:rsidR="00D445CF">
        <w:rPr>
          <w:highlight w:val="yellow"/>
        </w:rPr>
        <w:fldChar w:fldCharType="end"/>
      </w:r>
      <w:r w:rsidR="00FF22D6">
        <w:t xml:space="preserve">. </w:t>
      </w:r>
      <w:r w:rsidR="00EE46AB">
        <w:t xml:space="preserve">We found that </w:t>
      </w:r>
      <w:r w:rsidR="00084EB7">
        <w:t xml:space="preserve">the strength of </w:t>
      </w:r>
      <w:r w:rsidR="00EE46AB">
        <w:t>c</w:t>
      </w:r>
      <w:r w:rsidR="00444B65">
        <w:t>ross-temperature correlation</w:t>
      </w:r>
      <w:r w:rsidR="00BB287C">
        <w:t>s</w:t>
      </w:r>
      <w:r w:rsidR="00444B65">
        <w:t xml:space="preserve"> between neighbouring temperatures</w:t>
      </w:r>
      <w:r w:rsidR="006F374F">
        <w:t xml:space="preserve"> (e.g., 28 C vs</w:t>
      </w:r>
      <w:r w:rsidR="00272034">
        <w:t>.</w:t>
      </w:r>
      <w:r w:rsidR="006F374F">
        <w:t xml:space="preserve"> 32C) </w:t>
      </w:r>
      <w:r w:rsidR="00444B65">
        <w:t xml:space="preserve">were </w:t>
      </w:r>
      <w:r w:rsidR="00BB287C">
        <w:t>strong</w:t>
      </w:r>
      <w:r w:rsidR="00084EB7">
        <w:t>er compared to</w:t>
      </w:r>
      <w:r w:rsidR="00444B65">
        <w:t xml:space="preserve"> correlation</w:t>
      </w:r>
      <w:r w:rsidR="00084EB7">
        <w:t>s</w:t>
      </w:r>
      <w:r w:rsidR="00444B65">
        <w:t xml:space="preserve"> </w:t>
      </w:r>
      <w:r w:rsidR="00BB287C">
        <w:t xml:space="preserve">at more </w:t>
      </w:r>
      <w:r w:rsidR="00444B65">
        <w:t>distinct</w:t>
      </w:r>
      <w:r w:rsidR="00BB287C">
        <w:t xml:space="preserve"> temperatures </w:t>
      </w:r>
      <w:r w:rsidR="006F374F">
        <w:t>(e.g., 22C vs</w:t>
      </w:r>
      <w:r w:rsidR="00272034">
        <w:t>.</w:t>
      </w:r>
      <w:r w:rsidR="006F374F">
        <w:t xml:space="preserve"> 32C) </w:t>
      </w:r>
      <w:r w:rsidR="00BB287C">
        <w:t xml:space="preserve">when </w:t>
      </w:r>
      <w:r w:rsidR="006F374F">
        <w:t>modelling with</w:t>
      </w:r>
      <w:r w:rsidR="00BB287C">
        <w:t xml:space="preserve"> the character-state approach. </w:t>
      </w:r>
      <w:r w:rsidR="004D03D7">
        <w:t>G</w:t>
      </w:r>
      <w:r w:rsidR="00C5179C">
        <w:t xml:space="preserve">reater measurement error at cooler temperatures </w:t>
      </w:r>
      <w:r w:rsidR="004D03D7">
        <w:t>could explain this change in correlation strength as</w:t>
      </w:r>
      <w:r w:rsidR="00C5179C">
        <w:t xml:space="preserve"> lizards were not respiring as much as they did in warmer temperature</w:t>
      </w:r>
      <w:r w:rsidR="004D03D7">
        <w:t>s</w:t>
      </w:r>
      <w:r w:rsidR="00C5179C">
        <w:t xml:space="preserve">. </w:t>
      </w:r>
      <w:r w:rsidR="004D03D7">
        <w:t>While</w:t>
      </w:r>
      <w:r w:rsidR="004D03D7" w:rsidRPr="00EC13E0">
        <w:t xml:space="preserve"> the</w:t>
      </w:r>
      <w:r w:rsidR="004642B5">
        <w:t xml:space="preserve">re </w:t>
      </w:r>
      <w:ins w:id="540" w:author="fonti.kar@gmail.com" w:date="2019-01-11T10:21:00Z">
        <w:r w:rsidR="009A09EA">
          <w:t>were estimation issues with</w:t>
        </w:r>
      </w:ins>
      <w:r w:rsidR="004D03D7" w:rsidRPr="00EC13E0">
        <w:t xml:space="preserve"> </w:t>
      </w:r>
      <w:del w:id="541" w:author="fonti.kar@gmail.com" w:date="2019-01-11T10:21:00Z">
        <w:r w:rsidR="004D03D7" w:rsidRPr="00EC13E0" w:rsidDel="009A09EA">
          <w:delText xml:space="preserve">correlations from </w:delText>
        </w:r>
      </w:del>
      <w:r w:rsidR="004D03D7" w:rsidRPr="00EC13E0">
        <w:t xml:space="preserve">the </w:t>
      </w:r>
      <w:r w:rsidR="004D03D7">
        <w:t>function-valued</w:t>
      </w:r>
      <w:r w:rsidR="004D03D7" w:rsidRPr="00EC13E0">
        <w:t xml:space="preserve"> approach</w:t>
      </w:r>
      <w:ins w:id="542" w:author="fonti.kar@gmail.com" w:date="2019-01-11T10:21:00Z">
        <w:r w:rsidR="009A09EA">
          <w:t xml:space="preserve">, </w:t>
        </w:r>
        <w:r w:rsidR="009A09EA" w:rsidRPr="00EC13E0">
          <w:t xml:space="preserve">correlations </w:t>
        </w:r>
        <w:r w:rsidR="009A09EA">
          <w:t xml:space="preserve">across all temperatures remained strong and </w:t>
        </w:r>
      </w:ins>
      <w:del w:id="543" w:author="fonti.kar@gmail.com" w:date="2019-01-11T10:21:00Z">
        <w:r w:rsidR="004D03D7" w:rsidRPr="00EC13E0" w:rsidDel="009A09EA">
          <w:delText xml:space="preserve"> </w:delText>
        </w:r>
      </w:del>
      <w:ins w:id="544" w:author="fonti.kar@gmail.com" w:date="2019-01-11T10:21:00Z">
        <w:r w:rsidR="009A09EA">
          <w:t xml:space="preserve">were </w:t>
        </w:r>
      </w:ins>
      <w:del w:id="545" w:author="fonti.kar@gmail.com" w:date="2019-01-11T10:21:00Z">
        <w:r w:rsidR="004D03D7" w:rsidRPr="00EC13E0" w:rsidDel="009A09EA">
          <w:delText xml:space="preserve">are </w:delText>
        </w:r>
      </w:del>
      <w:r w:rsidR="004D03D7">
        <w:t>in agreement</w:t>
      </w:r>
      <w:r w:rsidR="004D03D7" w:rsidRPr="00EC13E0">
        <w:t xml:space="preserve"> with the </w:t>
      </w:r>
      <w:r w:rsidR="004D03D7">
        <w:t xml:space="preserve">character-state </w:t>
      </w:r>
      <w:r w:rsidR="004D03D7" w:rsidRPr="00EC13E0">
        <w:t>approach</w:t>
      </w:r>
      <w:del w:id="546" w:author="fonti.kar@gmail.com" w:date="2019-01-11T10:21:00Z">
        <w:r w:rsidR="004D03D7" w:rsidRPr="00EC13E0" w:rsidDel="009A09EA">
          <w:delText xml:space="preserve">, the magnitude of correlations </w:delText>
        </w:r>
        <w:r w:rsidR="004D03D7" w:rsidDel="009A09EA">
          <w:delText>across all temperatures remained strong</w:delText>
        </w:r>
      </w:del>
      <w:r w:rsidR="004D03D7">
        <w:t>.</w:t>
      </w:r>
      <w:r w:rsidR="004D03D7" w:rsidRPr="00EC13E0">
        <w:t xml:space="preserve"> </w:t>
      </w:r>
      <w:r w:rsidR="004D03D7">
        <w:t xml:space="preserve">This </w:t>
      </w:r>
      <w:r w:rsidR="00C5179C">
        <w:t>may</w:t>
      </w:r>
      <w:r w:rsidR="004D03D7">
        <w:t xml:space="preserve"> be due to </w:t>
      </w:r>
      <w:r w:rsidR="003069CA">
        <w:t>the</w:t>
      </w:r>
      <w:r w:rsidR="006F374F" w:rsidRPr="00EC13E0">
        <w:t xml:space="preserve"> </w:t>
      </w:r>
      <w:r w:rsidR="00FB3511">
        <w:t xml:space="preserve">important </w:t>
      </w:r>
      <w:r w:rsidR="00461616">
        <w:t>assumption</w:t>
      </w:r>
      <w:r w:rsidR="00FB3511">
        <w:t xml:space="preserve"> </w:t>
      </w:r>
      <w:r w:rsidR="003069CA">
        <w:t>of function-valued approach</w:t>
      </w:r>
      <w:r w:rsidR="00083ACA">
        <w:t>es</w:t>
      </w:r>
      <w:r w:rsidR="003069CA">
        <w:t xml:space="preserve"> whereby phenotypic values are strongly dependent on the</w:t>
      </w:r>
      <w:r w:rsidR="006F374F" w:rsidRPr="00EC13E0">
        <w:t xml:space="preserve"> covariance between the intercept and slope</w:t>
      </w:r>
      <w:r w:rsidR="003069CA">
        <w:t xml:space="preserve">. </w:t>
      </w:r>
      <w:r w:rsidR="00D32FD8">
        <w:t>W</w:t>
      </w:r>
      <w:r w:rsidR="003069CA">
        <w:t xml:space="preserve">hen modelling under the assumptions of the character-state approach, the shape of thermal reaction norms </w:t>
      </w:r>
      <w:r w:rsidR="00D32FD8">
        <w:t xml:space="preserve">may </w:t>
      </w:r>
      <w:r w:rsidR="003069CA">
        <w:t xml:space="preserve">evolve with </w:t>
      </w:r>
      <w:r w:rsidR="00BB287C">
        <w:t xml:space="preserve">weaker constraints </w:t>
      </w:r>
      <w:r w:rsidR="00EE3E40">
        <w:t xml:space="preserve">and greater </w:t>
      </w:r>
      <w:r w:rsidR="00272034">
        <w:t>malleability</w:t>
      </w:r>
      <w:r w:rsidR="00EE3E40">
        <w:t xml:space="preserve">. </w:t>
      </w:r>
      <w:r w:rsidR="00D445CF">
        <w:t>Although both approaches are equivalent</w:t>
      </w:r>
      <w:r w:rsidR="00083ACA">
        <w:t xml:space="preserve"> </w:t>
      </w:r>
      <w:r w:rsidR="005756FF">
        <w:t xml:space="preserve">when </w:t>
      </w:r>
      <w:r w:rsidR="00083ACA">
        <w:lastRenderedPageBreak/>
        <w:t>modelling</w:t>
      </w:r>
      <w:r w:rsidR="00D445CF">
        <w:t xml:space="preserve"> </w:t>
      </w:r>
      <w:r w:rsidR="00083ACA">
        <w:t>phenotypic change</w:t>
      </w:r>
      <w:r w:rsidR="00D445CF">
        <w:t xml:space="preserve"> in two environments </w:t>
      </w:r>
      <w:r w:rsidR="006D3483">
        <w:rPr>
          <w:rFonts w:eastAsiaTheme="minorHAnsi"/>
          <w:lang w:val="en-US"/>
        </w:rPr>
        <w:fldChar w:fldCharType="begin"/>
      </w:r>
      <w:r w:rsidR="002905E1">
        <w:rPr>
          <w:rFonts w:eastAsiaTheme="minorHAnsi"/>
          <w:lang w:val="en-US"/>
        </w:rPr>
        <w:instrText xml:space="preserve"> ADDIN PAPERS2_CITATIONS &lt;citation&gt;&lt;priority&gt;51&lt;/priority&gt;&lt;uuid&gt;1885DE36-F8A1-4A9F-8C97-DAA6FC24E95E&lt;/uuid&gt;&lt;publications&gt;&lt;publication&gt;&lt;subtype&gt;400&lt;/subtype&gt;&lt;title&gt;Genotype-by-Environment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(Via </w:t>
      </w:r>
      <w:r w:rsidR="004F268B">
        <w:rPr>
          <w:rFonts w:eastAsiaTheme="minorHAnsi"/>
          <w:i/>
          <w:iCs/>
          <w:lang w:val="en-US"/>
        </w:rPr>
        <w:t>et al.</w:t>
      </w:r>
      <w:r w:rsidR="004F268B">
        <w:rPr>
          <w:rFonts w:eastAsiaTheme="minorHAnsi"/>
          <w:lang w:val="en-US"/>
        </w:rPr>
        <w:t xml:space="preserve"> 1995; Hunt 2014)</w:t>
      </w:r>
      <w:r w:rsidR="006D3483">
        <w:rPr>
          <w:rFonts w:eastAsiaTheme="minorHAnsi"/>
          <w:lang w:val="en-US"/>
        </w:rPr>
        <w:fldChar w:fldCharType="end"/>
      </w:r>
      <w:r w:rsidR="00D445CF">
        <w:rPr>
          <w:rFonts w:eastAsiaTheme="minorHAnsi"/>
          <w:lang w:val="en-US"/>
        </w:rPr>
        <w:t xml:space="preserve">, </w:t>
      </w:r>
      <w:r w:rsidR="00F81C96">
        <w:rPr>
          <w:rFonts w:eastAsiaTheme="minorHAnsi"/>
          <w:lang w:val="en-US"/>
        </w:rPr>
        <w:t xml:space="preserve">one advantage of function-valued approaches is the </w:t>
      </w:r>
      <w:r w:rsidR="0035339D">
        <w:rPr>
          <w:rFonts w:eastAsiaTheme="minorHAnsi"/>
          <w:lang w:val="en-US"/>
        </w:rPr>
        <w:t>feasibility</w:t>
      </w:r>
      <w:r w:rsidR="00F81C96">
        <w:rPr>
          <w:rFonts w:eastAsiaTheme="minorHAnsi"/>
          <w:lang w:val="en-US"/>
        </w:rPr>
        <w:t xml:space="preserve"> to describe </w:t>
      </w:r>
      <w:r w:rsidR="005756FF">
        <w:rPr>
          <w:rFonts w:eastAsiaTheme="minorHAnsi"/>
          <w:lang w:val="en-US"/>
        </w:rPr>
        <w:t>more complex</w:t>
      </w:r>
      <w:r w:rsidR="00F81C96">
        <w:rPr>
          <w:rFonts w:eastAsiaTheme="minorHAnsi"/>
          <w:lang w:val="en-US"/>
        </w:rPr>
        <w:t xml:space="preserve"> reaction norm shape</w:t>
      </w:r>
      <w:r w:rsidR="00B40C2D">
        <w:rPr>
          <w:rFonts w:eastAsiaTheme="minorHAnsi"/>
          <w:lang w:val="en-US"/>
        </w:rPr>
        <w:t>s</w:t>
      </w:r>
      <w:r w:rsidR="00F81C96">
        <w:rPr>
          <w:rFonts w:eastAsiaTheme="minorHAnsi"/>
          <w:lang w:val="en-US"/>
        </w:rPr>
        <w:t xml:space="preserve"> by fitting higher order polynomials</w:t>
      </w:r>
      <w:r w:rsidR="00461616">
        <w:rPr>
          <w:rFonts w:eastAsiaTheme="minorHAnsi"/>
          <w:lang w:val="en-US"/>
        </w:rPr>
        <w:t xml:space="preserve"> using fewer parameters</w:t>
      </w:r>
      <w:r w:rsidR="00F81C96">
        <w:rPr>
          <w:rFonts w:eastAsiaTheme="minorHAnsi"/>
          <w:lang w:val="en-US"/>
        </w:rPr>
        <w:t>.</w:t>
      </w:r>
      <w:r w:rsidR="005756FF">
        <w:rPr>
          <w:rFonts w:eastAsiaTheme="minorHAnsi"/>
          <w:lang w:val="en-US"/>
        </w:rPr>
        <w:t xml:space="preserve"> </w:t>
      </w:r>
      <w:r w:rsidR="00652B33">
        <w:rPr>
          <w:rFonts w:eastAsiaTheme="minorHAnsi"/>
          <w:lang w:val="en-US"/>
        </w:rPr>
        <w:t xml:space="preserve">Differences between </w:t>
      </w:r>
      <w:r w:rsidR="00B1227C">
        <w:rPr>
          <w:rFonts w:eastAsiaTheme="minorHAnsi"/>
          <w:lang w:val="en-US"/>
        </w:rPr>
        <w:t xml:space="preserve">statistical </w:t>
      </w:r>
      <w:r w:rsidR="00652B33">
        <w:rPr>
          <w:rFonts w:eastAsiaTheme="minorHAnsi"/>
          <w:lang w:val="en-US"/>
        </w:rPr>
        <w:t>approaches may be</w:t>
      </w:r>
      <w:r w:rsidR="00F81C96">
        <w:rPr>
          <w:rFonts w:eastAsiaTheme="minorHAnsi"/>
          <w:lang w:val="en-US"/>
        </w:rPr>
        <w:t xml:space="preserve"> ameliorate</w:t>
      </w:r>
      <w:r w:rsidR="00652B33">
        <w:rPr>
          <w:rFonts w:eastAsiaTheme="minorHAnsi"/>
          <w:lang w:val="en-US"/>
        </w:rPr>
        <w:t>d</w:t>
      </w:r>
      <w:r w:rsidR="00F81C96">
        <w:rPr>
          <w:rFonts w:eastAsiaTheme="minorHAnsi"/>
          <w:lang w:val="en-US"/>
        </w:rPr>
        <w:t xml:space="preserve"> </w:t>
      </w:r>
      <w:r w:rsidR="00652B33">
        <w:rPr>
          <w:rFonts w:eastAsiaTheme="minorHAnsi"/>
          <w:lang w:val="en-US"/>
        </w:rPr>
        <w:t xml:space="preserve">when curvature is properly </w:t>
      </w:r>
      <w:r w:rsidR="00B1227C">
        <w:rPr>
          <w:rFonts w:eastAsiaTheme="minorHAnsi"/>
          <w:lang w:val="en-US"/>
        </w:rPr>
        <w:t>modelled</w:t>
      </w:r>
      <w:r w:rsidR="00652B33">
        <w:rPr>
          <w:rFonts w:eastAsiaTheme="minorHAnsi"/>
          <w:lang w:val="en-US"/>
        </w:rPr>
        <w:t xml:space="preserve"> in non-linear reaction norms</w:t>
      </w:r>
      <w:r w:rsidR="00DD5D41">
        <w:rPr>
          <w:rFonts w:eastAsiaTheme="minorHAnsi"/>
          <w:lang w:val="en-US"/>
        </w:rPr>
        <w:t>.</w:t>
      </w:r>
      <w:r w:rsidR="005756FF">
        <w:rPr>
          <w:rFonts w:eastAsiaTheme="minorHAnsi"/>
          <w:lang w:val="en-US"/>
        </w:rPr>
        <w:t xml:space="preserve"> </w:t>
      </w:r>
      <w:r w:rsidR="00DD5D41">
        <w:rPr>
          <w:rFonts w:eastAsiaTheme="minorHAnsi"/>
          <w:lang w:val="en-US"/>
        </w:rPr>
        <w:t>H</w:t>
      </w:r>
      <w:r w:rsidR="005756FF">
        <w:rPr>
          <w:rFonts w:eastAsiaTheme="minorHAnsi"/>
          <w:lang w:val="en-US"/>
        </w:rPr>
        <w:t>owever</w:t>
      </w:r>
      <w:r w:rsidR="00DD5D41">
        <w:rPr>
          <w:rFonts w:eastAsiaTheme="minorHAnsi"/>
          <w:lang w:val="en-US"/>
        </w:rPr>
        <w:t>,</w:t>
      </w:r>
      <w:r w:rsidR="005756FF">
        <w:rPr>
          <w:rFonts w:eastAsiaTheme="minorHAnsi"/>
          <w:lang w:val="en-US"/>
        </w:rPr>
        <w:t xml:space="preserve"> we</w:t>
      </w:r>
      <w:r w:rsidR="00652B33">
        <w:rPr>
          <w:rFonts w:eastAsiaTheme="minorHAnsi"/>
          <w:lang w:val="en-US"/>
        </w:rPr>
        <w:t xml:space="preserve"> were unable to test this because </w:t>
      </w:r>
      <w:r w:rsidR="005756FF">
        <w:rPr>
          <w:rFonts w:eastAsiaTheme="minorHAnsi"/>
          <w:lang w:val="en-US"/>
        </w:rPr>
        <w:t xml:space="preserve">our </w:t>
      </w:r>
      <w:r w:rsidR="00F81C96">
        <w:rPr>
          <w:rFonts w:eastAsiaTheme="minorHAnsi"/>
          <w:lang w:val="en-US"/>
        </w:rPr>
        <w:t xml:space="preserve">measurement temperatures </w:t>
      </w:r>
      <w:r w:rsidR="00FC0633">
        <w:rPr>
          <w:rFonts w:eastAsiaTheme="minorHAnsi"/>
          <w:lang w:val="en-US"/>
        </w:rPr>
        <w:t>span</w:t>
      </w:r>
      <w:r w:rsidR="00B40C2D">
        <w:rPr>
          <w:rFonts w:eastAsiaTheme="minorHAnsi"/>
          <w:lang w:val="en-US"/>
        </w:rPr>
        <w:t>ned</w:t>
      </w:r>
      <w:r w:rsidR="00F81C96">
        <w:rPr>
          <w:rFonts w:eastAsiaTheme="minorHAnsi"/>
          <w:lang w:val="en-US"/>
        </w:rPr>
        <w:t xml:space="preserve"> the normal operative temperature of the species where the reaction norm is </w:t>
      </w:r>
      <w:r w:rsidR="00B1227C">
        <w:rPr>
          <w:rFonts w:eastAsiaTheme="minorHAnsi"/>
          <w:lang w:val="en-US"/>
        </w:rPr>
        <w:t>mostly</w:t>
      </w:r>
      <w:r w:rsidR="00F81C96">
        <w:rPr>
          <w:rFonts w:eastAsiaTheme="minorHAnsi"/>
          <w:lang w:val="en-US"/>
        </w:rPr>
        <w:t xml:space="preserve"> linear </w:t>
      </w:r>
      <w:r w:rsidR="006D3483">
        <w:rPr>
          <w:rFonts w:eastAsiaTheme="minorHAnsi"/>
          <w:lang w:val="en-US"/>
        </w:rPr>
        <w:fldChar w:fldCharType="begin"/>
      </w:r>
      <w:r w:rsidR="002905E1">
        <w:rPr>
          <w:rFonts w:eastAsiaTheme="minorHAnsi"/>
          <w:lang w:val="en-US"/>
        </w:rPr>
        <w:instrText xml:space="preserve"> ADDIN PAPERS2_CITATIONS &lt;citation&gt;&lt;priority&gt;52&lt;/priority&gt;&lt;uuid&gt;8EEAEB3D-D2ED-49C9-8D83-A8FB639F5B4A&lt;/uuid&gt;&lt;publications&gt;&lt;publication&gt;&lt;subtype&gt;400&lt;/subtype&gt;&lt;publisher&gt;Blackwell Publishing Asia&lt;/publisher&gt;&lt;title&gt;Superficial lizards in cold climates: Nest site choice along an elevational gradient&lt;/title&gt;&lt;url&gt;http://doi.wiley.com/10.1111/j.1442-9993.2009.01983.x&lt;/url&gt;&lt;volume&gt;34&lt;/volume&gt;&lt;publication_date&gt;99200911001200000000220000&lt;/publication_date&gt;&lt;uuid&gt;EC3DF4B5-D47C-4E57-87F9-BEB341F9770C&lt;/uuid&gt;&lt;type&gt;400&lt;/type&gt;&lt;number&gt;7&lt;/number&gt;&lt;doi&gt;10.1111/j.1442-9993.2009.01983.x&lt;/doi&gt;&lt;startpage&gt;773&lt;/startpage&gt;&lt;endpage&gt;779&lt;/endpage&gt;&lt;bundle&gt;&lt;publication&gt;&lt;title&gt;Austral Ecology&lt;/title&gt;&lt;uuid&gt;548CB8BA-B022-4861-A08B-994D44409AC5&lt;/uuid&gt;&lt;subtype&gt;-100&lt;/subtype&gt;&lt;type&gt;-100&lt;/type&gt;&lt;/publication&gt;&lt;/bundle&gt;&lt;authors&gt;&lt;author&gt;&lt;lastName&gt;Doody&lt;/lastName&gt;&lt;firstName&gt;J&lt;/firstName&gt;&lt;middleNames&gt;Sean&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(Doody 2009)</w:t>
      </w:r>
      <w:r w:rsidR="006D3483">
        <w:rPr>
          <w:rFonts w:eastAsiaTheme="minorHAnsi"/>
          <w:lang w:val="en-US"/>
        </w:rPr>
        <w:fldChar w:fldCharType="end"/>
      </w:r>
      <w:r w:rsidR="00F81C96">
        <w:rPr>
          <w:rFonts w:eastAsiaTheme="minorHAnsi"/>
          <w:lang w:val="en-US"/>
        </w:rPr>
        <w:t xml:space="preserve">. </w:t>
      </w:r>
    </w:p>
    <w:p w14:paraId="2261E6E6" w14:textId="3CCFC9F3" w:rsidR="00444B65" w:rsidRDefault="00444B65" w:rsidP="006237AE">
      <w:pPr>
        <w:pStyle w:val="Heading2"/>
        <w:spacing w:line="360" w:lineRule="auto"/>
        <w:rPr>
          <w:lang w:val="en-AU"/>
        </w:rPr>
      </w:pPr>
      <w:del w:id="547" w:author="fonti.kar@gmail.com" w:date="2019-01-15T10:00:00Z">
        <w:r w:rsidDel="002C05D6">
          <w:rPr>
            <w:lang w:val="en-AU"/>
          </w:rPr>
          <w:delText xml:space="preserve">Hierarchical differences in </w:delText>
        </w:r>
      </w:del>
      <w:ins w:id="548" w:author="fonti.kar@gmail.com" w:date="2019-01-15T10:00:00Z">
        <w:r w:rsidR="002C05D6">
          <w:rPr>
            <w:lang w:val="en-AU"/>
          </w:rPr>
          <w:t>M</w:t>
        </w:r>
      </w:ins>
      <w:del w:id="549" w:author="fonti.kar@gmail.com" w:date="2019-01-15T10:00:00Z">
        <w:r w:rsidDel="002C05D6">
          <w:rPr>
            <w:lang w:val="en-AU"/>
          </w:rPr>
          <w:delText>m</w:delText>
        </w:r>
      </w:del>
      <w:r>
        <w:rPr>
          <w:lang w:val="en-AU"/>
        </w:rPr>
        <w:t>etabolic scaling at</w:t>
      </w:r>
      <w:ins w:id="550" w:author="fonti.kar@gmail.com" w:date="2019-01-15T10:00:00Z">
        <w:r w:rsidR="002C05D6">
          <w:rPr>
            <w:lang w:val="en-AU"/>
          </w:rPr>
          <w:t xml:space="preserve"> the individual level</w:t>
        </w:r>
      </w:ins>
      <w:ins w:id="551" w:author="fonti.kar@gmail.com" w:date="2019-01-15T10:01:00Z">
        <w:r w:rsidR="002C05D6">
          <w:rPr>
            <w:lang w:val="en-AU"/>
          </w:rPr>
          <w:t xml:space="preserve"> across</w:t>
        </w:r>
      </w:ins>
      <w:r>
        <w:rPr>
          <w:lang w:val="en-AU"/>
        </w:rPr>
        <w:t xml:space="preserve"> different temperatures</w:t>
      </w:r>
    </w:p>
    <w:p w14:paraId="3717A243" w14:textId="73A40F3A" w:rsidR="000A69AC" w:rsidRDefault="00444B65" w:rsidP="00CC3C74">
      <w:pPr>
        <w:spacing w:line="360" w:lineRule="auto"/>
        <w:ind w:firstLine="720"/>
        <w:rPr>
          <w:ins w:id="552" w:author="fonti.kar@gmail.com" w:date="2019-01-15T10:26:00Z"/>
          <w:rFonts w:eastAsiaTheme="minorHAnsi"/>
          <w:lang w:val="en-US"/>
        </w:rPr>
      </w:pPr>
      <w:r>
        <w:rPr>
          <w:lang w:val="en-AU"/>
        </w:rPr>
        <w:t xml:space="preserve">Our results are </w:t>
      </w:r>
      <w:r w:rsidR="00DE3228">
        <w:rPr>
          <w:lang w:val="en-AU"/>
        </w:rPr>
        <w:t>in</w:t>
      </w:r>
      <w:r>
        <w:rPr>
          <w:lang w:val="en-AU"/>
        </w:rPr>
        <w:t xml:space="preserve">consistent with the growing number of </w:t>
      </w:r>
      <w:r w:rsidR="00D77621">
        <w:rPr>
          <w:lang w:val="en-AU"/>
        </w:rPr>
        <w:t xml:space="preserve">interspecific </w:t>
      </w:r>
      <w:r>
        <w:rPr>
          <w:lang w:val="en-AU"/>
        </w:rPr>
        <w:t>studies that show temperature</w:t>
      </w:r>
      <w:r w:rsidR="00D72967">
        <w:rPr>
          <w:lang w:val="en-AU"/>
        </w:rPr>
        <w:t xml:space="preserve"> dependence of </w:t>
      </w:r>
      <w:r>
        <w:rPr>
          <w:lang w:val="en-AU"/>
        </w:rPr>
        <w:t>mass-scaling exponents</w:t>
      </w:r>
      <w:r w:rsidR="00202DC5">
        <w:rPr>
          <w:lang w:val="en-AU"/>
        </w:rPr>
        <w:t xml:space="preserve"> </w:t>
      </w:r>
      <w:r w:rsidR="006D3483">
        <w:rPr>
          <w:rFonts w:eastAsiaTheme="minorHAnsi"/>
          <w:lang w:val="en-US"/>
        </w:rPr>
        <w:fldChar w:fldCharType="begin"/>
      </w:r>
      <w:r w:rsidR="002905E1">
        <w:rPr>
          <w:rFonts w:eastAsiaTheme="minorHAnsi"/>
          <w:lang w:val="en-US"/>
        </w:rPr>
        <w:instrText xml:space="preserve"> ADDIN PAPERS2_CITATIONS &lt;citation&gt;&lt;priority&gt;53&lt;/priority&gt;&lt;uuid&gt;DE83A1D5-9F8F-4E59-917E-718D4948341F&lt;/uuid&gt;&lt;publications&gt;&lt;publication&gt;&lt;subtype&gt;400&lt;/subtype&gt;&lt;title&gt;The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Testing the metabolic theory of ecology&lt;/title&gt;&lt;url&gt;http://doi.wiley.com/10.1111/j.1461-0248.2012.01860.x&lt;/url&gt;&lt;volume&gt;15&lt;/volume&gt;&lt;revision_date&gt;99201204301200000000222000&lt;/revision_date&gt;&lt;publication_date&gt;99201212001200000000220000&lt;/publication_date&gt;&lt;uuid&gt;FE313908-BADD-4FBB-BCC1-A637A7A41623&lt;/uuid&gt;&lt;type&gt;400&lt;/type&gt;&lt;accepted_date&gt;99201208011200000000222000&lt;/accepted_date&gt;&lt;number&gt;12&lt;/number&gt;&lt;submission_date&gt;99201203281200000000222000&lt;/submission_date&gt;&lt;doi&gt;10.1111/j.1461-0248.2012.01860.x&lt;/doi&gt;&lt;institution&gt;University of Western Australia, Perth, Australia&lt;/institution&gt;&lt;startpage&gt;1465&lt;/startpage&gt;&lt;endpage&gt;1474&lt;/endpage&gt;&lt;bundle&gt;&lt;publication&gt;&lt;title&gt;Ecol Lett&lt;/title&gt;&lt;uuid&gt;5F80A1A1-E52B-4BAB-88B5-F8C94DCC311F&lt;/uuid&gt;&lt;subtype&gt;-100&lt;/subtype&gt;&lt;publisher&gt;Blackwell Publishing Ltd&lt;/publisher&gt;&lt;type&gt;-100&lt;/type&gt;&lt;/publication&gt;&lt;/bundle&gt;&lt;authors&gt;&lt;author&gt;&lt;lastName&gt;Price&lt;/lastName&gt;&lt;firstName&gt;Charles&lt;/firstName&gt;&lt;middleNames&gt;A&lt;/middleNames&gt;&lt;/author&gt;&lt;author&gt;&lt;lastName&gt;Weitz&lt;/lastName&gt;&lt;firstName&gt;Joshua&lt;/firstName&gt;&lt;middleNames&gt;S&lt;/middleNames&gt;&lt;/author&gt;&lt;author&gt;&lt;lastName&gt;Savage&lt;/lastName&gt;&lt;firstName&gt;Van&lt;/firstName&gt;&lt;middleNames&gt;M&lt;/middleNames&gt;&lt;/author&gt;&lt;author&gt;&lt;lastName&gt;Stegen&lt;/lastName&gt;&lt;firstName&gt;James&lt;/firstName&gt;&lt;/author&gt;&lt;author&gt;&lt;lastName&gt;Clarke&lt;/lastName&gt;&lt;firstName&gt;Andrew&lt;/firstName&gt;&lt;/author&gt;&lt;author&gt;&lt;lastName&gt;Coomes&lt;/lastName&gt;&lt;firstName&gt;David&lt;/firstName&gt;&lt;middleNames&gt;A&lt;/middleNames&gt;&lt;/author&gt;&lt;author&gt;&lt;lastName&gt;Dodds&lt;/lastName&gt;&lt;firstName&gt;Peter&lt;/firstName&gt;&lt;middleNames&gt;S&lt;/middleNames&gt;&lt;/author&gt;&lt;author&gt;&lt;lastName&gt;Etienne&lt;/lastName&gt;&lt;firstName&gt;Rampal&lt;/firstName&gt;&lt;middleNames&gt;S&lt;/middleNames&gt;&lt;/author&gt;&lt;author&gt;&lt;lastName&gt;Kerkhoff&lt;/lastName&gt;&lt;firstName&gt;Andrew&lt;/firstName&gt;&lt;middleNames&gt;J&lt;/middleNames&gt;&lt;/author&gt;&lt;author&gt;&lt;lastName&gt;McCulloh&lt;/lastName&gt;&lt;firstName&gt;Katherine&lt;/firstName&gt;&lt;/author&gt;&lt;author&gt;&lt;lastName&gt;Niklas&lt;/lastName&gt;&lt;firstName&gt;Karl&lt;/firstName&gt;&lt;middleNames&gt;J&lt;/middleNames&gt;&lt;/author&gt;&lt;author&gt;&lt;lastName&gt;Olff&lt;/lastName&gt;&lt;firstName&gt;Han&lt;/firstName&gt;&lt;/author&gt;&lt;author&gt;&lt;lastName&gt;Swenson&lt;/lastName&gt;&lt;firstName&gt;Nathan&lt;/firstName&gt;&lt;middleNames&gt;G&lt;/middleNames&gt;&lt;/author&gt;&lt;/authors&gt;&lt;editors&gt;&lt;author&gt;&lt;lastName&gt;Chave&lt;/lastName&gt;&lt;firstName&gt;Jerome&lt;/firstName&gt;&lt;/author&gt;&lt;/edit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(Glazier 2005; Killen </w:t>
      </w:r>
      <w:r w:rsidR="004F268B">
        <w:rPr>
          <w:rFonts w:eastAsiaTheme="minorHAnsi"/>
          <w:i/>
          <w:iCs/>
          <w:lang w:val="en-US"/>
        </w:rPr>
        <w:t>et al.</w:t>
      </w:r>
      <w:r w:rsidR="004F268B">
        <w:rPr>
          <w:rFonts w:eastAsiaTheme="minorHAnsi"/>
          <w:lang w:val="en-US"/>
        </w:rPr>
        <w:t xml:space="preserve"> 2010; Price </w:t>
      </w:r>
      <w:r w:rsidR="004F268B">
        <w:rPr>
          <w:rFonts w:eastAsiaTheme="minorHAnsi"/>
          <w:i/>
          <w:iCs/>
          <w:lang w:val="en-US"/>
        </w:rPr>
        <w:t>et al.</w:t>
      </w:r>
      <w:r w:rsidR="004F268B">
        <w:rPr>
          <w:rFonts w:eastAsiaTheme="minorHAnsi"/>
          <w:lang w:val="en-US"/>
        </w:rPr>
        <w:t xml:space="preserve"> 2012; Glazier 2015; Barneche </w:t>
      </w:r>
      <w:r w:rsidR="004F268B">
        <w:rPr>
          <w:rFonts w:eastAsiaTheme="minorHAnsi"/>
          <w:i/>
          <w:iCs/>
          <w:lang w:val="en-US"/>
        </w:rPr>
        <w:t>et al.</w:t>
      </w:r>
      <w:r w:rsidR="004F268B">
        <w:rPr>
          <w:rFonts w:eastAsiaTheme="minorHAnsi"/>
          <w:lang w:val="en-US"/>
        </w:rPr>
        <w:t xml:space="preserve"> 2016)</w:t>
      </w:r>
      <w:r w:rsidR="006D3483">
        <w:rPr>
          <w:rFonts w:eastAsiaTheme="minorHAnsi"/>
          <w:lang w:val="en-US"/>
        </w:rPr>
        <w:fldChar w:fldCharType="end"/>
      </w:r>
      <w:r w:rsidR="00202DC5">
        <w:rPr>
          <w:lang w:val="en-AU"/>
        </w:rPr>
        <w:t xml:space="preserve">. </w:t>
      </w:r>
      <w:r w:rsidR="00D77621">
        <w:rPr>
          <w:lang w:val="en-AU"/>
        </w:rPr>
        <w:t>Generally, the</w:t>
      </w:r>
      <w:r w:rsidR="004B197F">
        <w:rPr>
          <w:lang w:val="en-AU"/>
        </w:rPr>
        <w:t>se</w:t>
      </w:r>
      <w:r w:rsidR="00D77621">
        <w:rPr>
          <w:lang w:val="en-AU"/>
        </w:rPr>
        <w:t xml:space="preserve"> studies demonstrate </w:t>
      </w:r>
      <w:r w:rsidR="00687FAF">
        <w:rPr>
          <w:lang w:val="en-AU"/>
        </w:rPr>
        <w:t>that</w:t>
      </w:r>
      <w:r w:rsidR="00D77621">
        <w:rPr>
          <w:lang w:val="en-AU"/>
        </w:rPr>
        <w:t xml:space="preserve"> mass scaling exponents increased with temperature</w:t>
      </w:r>
      <w:r w:rsidR="00B1227C">
        <w:rPr>
          <w:lang w:val="en-AU"/>
        </w:rPr>
        <w:t xml:space="preserve"> and</w:t>
      </w:r>
      <w:r w:rsidR="00D77621">
        <w:rPr>
          <w:lang w:val="en-AU"/>
        </w:rPr>
        <w:t xml:space="preserve"> vary among species of different ecology</w:t>
      </w:r>
      <w:r w:rsidR="004B197F">
        <w:rPr>
          <w:lang w:val="en-AU"/>
        </w:rPr>
        <w:t xml:space="preserve"> (e.g. benthic or pelagic</w:t>
      </w:r>
      <w:r w:rsidR="00AE7594">
        <w:rPr>
          <w:lang w:val="en-AU"/>
        </w:rPr>
        <w:t xml:space="preserve"> lifestyle</w:t>
      </w:r>
      <w:r w:rsidR="00687FAF">
        <w:rPr>
          <w:lang w:val="en-AU"/>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&lt;citation&gt;&lt;priority&gt;70&lt;/priority&gt;&lt;uuid&gt;03E3BB20-D0E5-4F39-B81B-A10F11D28A6A&lt;/uuid&gt;&lt;publications&gt;&lt;publication&gt;&lt;subtype&gt;400&lt;/subtype&gt;&lt;title&gt;The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Killen </w:t>
      </w:r>
      <w:r w:rsidR="004F268B">
        <w:rPr>
          <w:rFonts w:eastAsiaTheme="minorHAnsi"/>
          <w:i/>
          <w:iCs/>
          <w:lang w:val="en-US"/>
        </w:rPr>
        <w:t>et al.</w:t>
      </w:r>
      <w:r w:rsidR="004F268B">
        <w:rPr>
          <w:rFonts w:eastAsiaTheme="minorHAnsi"/>
          <w:lang w:val="en-US"/>
        </w:rPr>
        <w:t xml:space="preserve"> 2010</w:t>
      </w:r>
      <w:r w:rsidR="003F1CB2">
        <w:rPr>
          <w:rFonts w:eastAsiaTheme="minorHAnsi"/>
          <w:lang w:val="en-US"/>
        </w:rPr>
        <w:fldChar w:fldCharType="end"/>
      </w:r>
      <w:r w:rsidR="004B197F">
        <w:rPr>
          <w:lang w:val="en-AU"/>
        </w:rPr>
        <w:t xml:space="preserve">). </w:t>
      </w:r>
      <w:r w:rsidR="00687FAF">
        <w:rPr>
          <w:lang w:val="en-AU"/>
        </w:rPr>
        <w:t xml:space="preserve">Disparity between our results and these studies may be due to the method with which we quantified </w:t>
      </w:r>
      <w:del w:id="553" w:author="fonti.kar@gmail.com" w:date="2019-01-15T10:25:00Z">
        <w:r w:rsidR="00687FAF" w:rsidDel="000A69AC">
          <w:rPr>
            <w:lang w:val="en-AU"/>
          </w:rPr>
          <w:delText>within-individual metabolic allometry</w:delText>
        </w:r>
      </w:del>
      <w:ins w:id="554" w:author="fonti.kar@gmail.com" w:date="2019-01-15T10:25:00Z">
        <w:r w:rsidR="000A69AC">
          <w:rPr>
            <w:lang w:val="en-AU"/>
          </w:rPr>
          <w:t>mass-scaling exponents</w:t>
        </w:r>
      </w:ins>
      <w:r w:rsidR="00687FAF">
        <w:rPr>
          <w:lang w:val="en-AU"/>
        </w:rPr>
        <w:t xml:space="preserve">. In our study, we sampled sexual mature adults repeatedly in order to estimate </w:t>
      </w:r>
      <w:ins w:id="555" w:author="fonti.kar@gmail.com" w:date="2019-01-15T13:50:00Z">
        <w:r w:rsidR="00D86B18">
          <w:rPr>
            <w:lang w:val="en-AU"/>
          </w:rPr>
          <w:t xml:space="preserve">a </w:t>
        </w:r>
      </w:ins>
      <w:del w:id="556" w:author="fonti.kar@gmail.com" w:date="2019-01-15T13:50:00Z">
        <w:r w:rsidR="00687FAF" w:rsidDel="00D86B18">
          <w:rPr>
            <w:lang w:val="en-AU"/>
          </w:rPr>
          <w:delText xml:space="preserve">the </w:delText>
        </w:r>
      </w:del>
      <w:ins w:id="557" w:author="fonti.kar@gmail.com" w:date="2019-01-15T13:50:00Z">
        <w:r w:rsidR="00D86B18">
          <w:rPr>
            <w:lang w:val="en-AU"/>
          </w:rPr>
          <w:t xml:space="preserve">static </w:t>
        </w:r>
      </w:ins>
      <w:del w:id="558" w:author="fonti.kar@gmail.com" w:date="2019-01-15T10:25:00Z">
        <w:r w:rsidR="00687FAF" w:rsidDel="000A69AC">
          <w:rPr>
            <w:lang w:val="en-AU"/>
          </w:rPr>
          <w:delText xml:space="preserve">intra-individual </w:delText>
        </w:r>
      </w:del>
      <w:r w:rsidR="00687FAF">
        <w:rPr>
          <w:lang w:val="en-AU"/>
        </w:rPr>
        <w:t>mass-scaling relationship</w:t>
      </w:r>
      <w:r w:rsidR="00251BD7">
        <w:rPr>
          <w:lang w:val="en-AU"/>
        </w:rPr>
        <w:t>, w</w:t>
      </w:r>
      <w:r w:rsidR="00687FAF">
        <w:rPr>
          <w:lang w:val="en-AU"/>
        </w:rPr>
        <w:t xml:space="preserve">hile other studies tend to measure ontogenetic allometry (i.e. measure body mass and metabolic rate throughout development, e.g. </w:t>
      </w:r>
      <w:r w:rsidR="003F1CB2">
        <w:rPr>
          <w:rFonts w:eastAsiaTheme="minorHAnsi"/>
          <w:lang w:val="en-US"/>
        </w:rPr>
        <w:fldChar w:fldCharType="begin"/>
      </w:r>
      <w:r w:rsidR="002905E1">
        <w:rPr>
          <w:rFonts w:eastAsiaTheme="minorHAnsi"/>
          <w:lang w:val="en-US"/>
        </w:rPr>
        <w:instrText xml:space="preserve"> ADDIN PAPERS2_CITATIONS &lt;citation&gt;&lt;priority&gt;71&lt;/priority&gt;&lt;uuid&gt;69D8DC8A-B60D-4188-8949-18DFF3F15A19&lt;/uuid&gt;&lt;publications&gt;&lt;publication&gt;&lt;subtype&gt;400&lt;/subtype&gt;&lt;title&gt;Ontogenetic body-mass scaling of resting metabolic rate covaries with species-specific metabolic level and body size in spiders and snakes&lt;/title&gt;&lt;url&gt;http://linkinghub.elsevier.com/retrieve/pii/S1095643309000993&lt;/url&gt;&lt;volume&gt;153&lt;/volume&gt;&lt;revision_date&gt;99200903251200000000222000&lt;/revision_date&gt;&lt;publication_date&gt;99200908001200000000220000&lt;/publication_date&gt;&lt;uuid&gt;416386D9-1598-4536-B42E-108EFA270461&lt;/uuid&gt;&lt;type&gt;400&lt;/type&gt;&lt;accepted_date&gt;99200903281200000000222000&lt;/accepted_date&gt;&lt;number&gt;4&lt;/number&gt;&lt;submission_date&gt;99200901111200000000222000&lt;/submission_date&gt;&lt;doi&gt;10.1016/j.cbpa.2009.03.020&lt;/doi&gt;&lt;institution&gt;Department of Biology, Juniata College, Huntingdon, PA 16652, USA. glazier@juniata.edu&lt;/institution&gt;&lt;startpage&gt;403&lt;/startpage&gt;&lt;endpage&gt;407&lt;/endpage&gt;&lt;bundle&gt;&lt;publication&gt;&lt;title&gt;Comparative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Glazier 2009</w:t>
      </w:r>
      <w:r w:rsidR="003F1CB2">
        <w:rPr>
          <w:rFonts w:eastAsiaTheme="minorHAnsi"/>
          <w:lang w:val="en-US"/>
        </w:rPr>
        <w:fldChar w:fldCharType="end"/>
      </w:r>
      <w:r w:rsidR="00687FAF">
        <w:rPr>
          <w:lang w:val="en-AU"/>
        </w:rPr>
        <w:t>). The energetic demands of growth during ontogeny may be more sensitive to changes to temperature and therefore result in temperature-dependence in</w:t>
      </w:r>
      <w:r w:rsidR="0023198E" w:rsidRPr="0023198E">
        <w:rPr>
          <w:lang w:val="en-AU"/>
        </w:rPr>
        <w:t xml:space="preserve"> </w:t>
      </w:r>
      <w:r w:rsidR="0023198E">
        <w:rPr>
          <w:lang w:val="en-AU"/>
        </w:rPr>
        <w:t>ontogenetic</w:t>
      </w:r>
      <w:r w:rsidR="00687FAF">
        <w:rPr>
          <w:lang w:val="en-AU"/>
        </w:rPr>
        <w:t xml:space="preserve"> mass-scaling exponents</w:t>
      </w:r>
      <w:r w:rsidR="003F1CB2">
        <w:rPr>
          <w:lang w:val="en-AU"/>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&lt;citation&gt;&lt;priority&gt;72&lt;/priority&gt;&lt;uuid&gt;93EC6C08-4E85-43DD-8C6C-A1317525873C&lt;/uuid&gt;&lt;publications&gt;&lt;publication&gt;&lt;subtype&gt;400&lt;/subtype&gt;&lt;title&gt;The energetics of fish growth and how it constrains food-web trophic structure&lt;/title&gt;&lt;url&gt;http://doi.wiley.com/10.1111/ele.12947&lt;/url&gt;&lt;volume&gt;21&lt;/volume&gt;&lt;publication_date&gt;99201804031200000000222000&lt;/publication_date&gt;&lt;uuid&gt;DEA69B85-CFC6-4510-B981-59A7EF399605&lt;/uuid&gt;&lt;version&gt;3&lt;/version&gt;&lt;type&gt;400&lt;/type&gt;&lt;number&gt;6&lt;/number&gt;&lt;doi&gt;10.1111/ele.12947&lt;/doi&gt;&lt;startpage&gt;836&lt;/startpage&gt;&lt;endpage&gt;844&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iego&lt;/firstName&gt;&lt;middleNames&gt;R&lt;/middleNames&gt;&lt;/author&gt;&lt;author&gt;&lt;lastName&gt;Allen&lt;/lastName&gt;&lt;firstName&gt;Andrew&lt;/firstName&gt;&lt;middleNames&gt;P&lt;/middleNames&gt;&lt;/author&gt;&lt;/authors&gt;&lt;editors&gt;&lt;author&gt;&lt;lastName&gt;Mumby&lt;/lastName&gt;&lt;firstName&gt;Peter&lt;/firstName&gt;&lt;/author&gt;&lt;/editors&gt;&lt;/publication&gt;&lt;publication&gt;&lt;subtype&gt;400&lt;/subtype&gt;&lt;title&gt;Body shape shifting during growth permits tests that distinguish between competing geometric theories of metabolic scaling&lt;/title&gt;&lt;url&gt;http://doi.wiley.com/10.1111/ele.12334&lt;/url&gt;&lt;volume&gt;17&lt;/volume&gt;&lt;publication_date&gt;99201407241200000000222000&lt;/publication_date&gt;&lt;uuid&gt;FCCD4963-0D88-4EE5-8FE1-0EA37AE933BF&lt;/uuid&gt;&lt;type&gt;400&lt;/type&gt;&lt;number&gt;10&lt;/number&gt;&lt;doi&gt;10.1111/ele.12334&lt;/doi&gt;&lt;startpage&gt;1274&lt;/startpage&gt;&lt;endpage&gt;1281&lt;/endpage&gt;&lt;bundle&gt;&lt;publication&gt;&lt;title&gt;Ecol Lett&lt;/title&gt;&lt;uuid&gt;5F80A1A1-E52B-4BAB-88B5-F8C94DCC311F&lt;/uuid&gt;&lt;subtype&gt;-100&lt;/subtype&gt;&lt;publisher&gt;Blackwell Publishing Ltd&lt;/publisher&gt;&lt;type&gt;-100&lt;/type&gt;&lt;/publication&gt;&lt;/bundle&gt;&lt;authors&gt;&lt;author&gt;&lt;lastName&gt;Hirst&lt;/lastName&gt;&lt;firstName&gt;Andrew&lt;/firstName&gt;&lt;middleNames&gt;G&lt;/middleNames&gt;&lt;/author&gt;&lt;author&gt;&lt;lastName&gt;Glazier&lt;/lastName&gt;&lt;firstName&gt;Douglas&lt;/firstName&gt;&lt;middleNames&gt;S&lt;/middleNames&gt;&lt;/author&gt;&lt;author&gt;&lt;lastName&gt;Atkinson&lt;/lastName&gt;&lt;firstName&gt;David&lt;/firstName&gt;&lt;/author&gt;&lt;/authors&gt;&lt;editors&gt;&lt;author&gt;&lt;lastName&gt;Marshall&lt;/lastName&gt;&lt;firstName&gt;Dustin&lt;/firstName&gt;&lt;/author&gt;&lt;/editors&gt;&lt;/publication&gt;&lt;/publications&gt;&lt;cites&gt;&lt;/cites&gt;&lt;/citation&gt;</w:instrText>
      </w:r>
      <w:r w:rsidR="003F1CB2">
        <w:rPr>
          <w:rFonts w:eastAsiaTheme="minorHAnsi"/>
          <w:lang w:val="en-US"/>
        </w:rPr>
        <w:fldChar w:fldCharType="separate"/>
      </w:r>
      <w:r w:rsidR="004F268B">
        <w:rPr>
          <w:rFonts w:eastAsiaTheme="minorHAnsi"/>
          <w:lang w:val="en-US"/>
        </w:rPr>
        <w:t>(Hirst, Glazier &amp; Atkinson 2014; Barneche &amp; Allen 2018)</w:t>
      </w:r>
      <w:r w:rsidR="003F1CB2">
        <w:rPr>
          <w:rFonts w:eastAsiaTheme="minorHAnsi"/>
          <w:lang w:val="en-US"/>
        </w:rPr>
        <w:fldChar w:fldCharType="end"/>
      </w:r>
      <w:r w:rsidR="00687FAF">
        <w:rPr>
          <w:lang w:val="en-AU"/>
        </w:rPr>
        <w:t xml:space="preserve">. </w:t>
      </w:r>
      <w:r w:rsidR="00217633">
        <w:rPr>
          <w:lang w:val="en-AU"/>
        </w:rPr>
        <w:t xml:space="preserve">In support of this, a recent comparative analysis </w:t>
      </w:r>
      <w:r w:rsidR="00D70344">
        <w:rPr>
          <w:lang w:val="en-AU"/>
        </w:rPr>
        <w:t xml:space="preserve">has shown that </w:t>
      </w:r>
      <w:r w:rsidR="00217633">
        <w:rPr>
          <w:lang w:val="en-AU"/>
        </w:rPr>
        <w:t>development (the rate at which individuals passes through life-stages) shows stronger temperature dependence than growth (the increase in mass</w:t>
      </w:r>
      <w:r w:rsidR="00155A2F">
        <w:rPr>
          <w:lang w:val="en-AU"/>
        </w:rPr>
        <w:t>,</w:t>
      </w:r>
      <w:r w:rsidR="00D70344">
        <w:rPr>
          <w:lang w:val="en-AU"/>
        </w:rPr>
        <w:t xml:space="preserve"> </w:t>
      </w:r>
      <w:r w:rsidR="004F268B">
        <w:rPr>
          <w:rFonts w:eastAsiaTheme="minorHAnsi"/>
          <w:lang w:val="en-US"/>
        </w:rPr>
        <w:fldChar w:fldCharType="begin"/>
      </w:r>
      <w:r w:rsidR="002905E1">
        <w:rPr>
          <w:rFonts w:eastAsiaTheme="minorHAnsi"/>
          <w:lang w:val="en-US"/>
        </w:rPr>
        <w:instrText xml:space="preserve"> ADDIN PAPERS2_CITATIONS &lt;citation&gt;&lt;priority&gt;73&lt;/priority&gt;&lt;uuid&gt;42FC040E-C398-4A50-A11C-915DEA42412E&lt;/uuid&gt;&lt;publications&gt;&lt;publication&gt;&lt;subtype&gt;400&lt;/subtype&gt;&lt;title&gt;Growth and Development Rates Have Different Thermal Responses&lt;/title&gt;&lt;url&gt;https://www.journals.uchicago.edu/doi/10.1086/662174&lt;/url&gt;&lt;volume&gt;178&lt;/volume&gt;&lt;publication_date&gt;99201111001200000000220000&lt;/publication_date&gt;&lt;uuid&gt;70E8B8E6-276B-4C2C-B9A8-03633F61D8E5&lt;/uuid&gt;&lt;type&gt;400&lt;/type&gt;&lt;number&gt;5&lt;/number&gt;&lt;doi&gt;10.1086/662174&lt;/doi&gt;&lt;startpage&gt;668&lt;/startpage&gt;&lt;endpage&gt;678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orster&lt;/lastName&gt;&lt;firstName&gt;Jack&lt;/firstName&gt;&lt;/author&gt;&lt;author&gt;&lt;lastName&gt;Hirst&lt;/lastName&gt;&lt;firstName&gt;Andrew&lt;/firstName&gt;&lt;middleNames&gt;G&lt;/middleNames&gt;&lt;/author&gt;&lt;author&gt;&lt;lastName&gt;Woodward&lt;/lastName&gt;&lt;firstName&gt;Guy&lt;/firstName&gt;&lt;/author&gt;&lt;/authors&gt;&lt;/publication&gt;&lt;/publications&gt;&lt;cites&gt;&lt;/cites&gt;&lt;/citation&gt;</w:instrText>
      </w:r>
      <w:r w:rsidR="004F268B">
        <w:rPr>
          <w:rFonts w:eastAsiaTheme="minorHAnsi"/>
          <w:lang w:val="en-US"/>
        </w:rPr>
        <w:fldChar w:fldCharType="separate"/>
      </w:r>
      <w:r w:rsidR="004F268B">
        <w:rPr>
          <w:rFonts w:eastAsiaTheme="minorHAnsi"/>
          <w:lang w:val="en-US"/>
        </w:rPr>
        <w:t>Forster, Hirst &amp; Woodward 2011)</w:t>
      </w:r>
      <w:r w:rsidR="004F268B">
        <w:rPr>
          <w:rFonts w:eastAsiaTheme="minorHAnsi"/>
          <w:lang w:val="en-US"/>
        </w:rPr>
        <w:fldChar w:fldCharType="end"/>
      </w:r>
      <w:r w:rsidR="00217633">
        <w:rPr>
          <w:rFonts w:eastAsiaTheme="minorHAnsi"/>
          <w:lang w:val="en-US"/>
        </w:rPr>
        <w:t xml:space="preserve">. </w:t>
      </w:r>
    </w:p>
    <w:p w14:paraId="6725B380" w14:textId="7D1F93BB" w:rsidR="00856E27" w:rsidRDefault="000A69AC" w:rsidP="00CC3C74">
      <w:pPr>
        <w:spacing w:line="360" w:lineRule="auto"/>
        <w:ind w:firstLine="720"/>
        <w:rPr>
          <w:ins w:id="559" w:author="fonti.kar@gmail.com" w:date="2019-01-15T13:51:00Z"/>
          <w:lang w:val="en-AU"/>
        </w:rPr>
      </w:pPr>
      <w:ins w:id="560" w:author="fonti.kar@gmail.com" w:date="2019-01-15T10:26:00Z">
        <w:r>
          <w:rPr>
            <w:lang w:val="en-AU"/>
          </w:rPr>
          <w:t>The precision of mass-scaling exponents</w:t>
        </w:r>
      </w:ins>
      <w:ins w:id="561" w:author="fonti.kar@gmail.com" w:date="2019-01-15T10:27:00Z">
        <w:r>
          <w:rPr>
            <w:lang w:val="en-AU"/>
          </w:rPr>
          <w:t xml:space="preserve"> can be affected </w:t>
        </w:r>
      </w:ins>
      <w:ins w:id="562" w:author="fonti.kar@gmail.com" w:date="2019-01-15T13:42:00Z">
        <w:r w:rsidR="00D86B18">
          <w:rPr>
            <w:lang w:val="en-AU"/>
          </w:rPr>
          <w:t>b</w:t>
        </w:r>
      </w:ins>
      <w:ins w:id="563" w:author="fonti.kar@gmail.com" w:date="2019-01-15T10:27:00Z">
        <w:r>
          <w:rPr>
            <w:lang w:val="en-AU"/>
          </w:rPr>
          <w:t xml:space="preserve">y </w:t>
        </w:r>
      </w:ins>
      <w:ins w:id="564" w:author="fonti.kar@gmail.com" w:date="2019-01-15T13:52:00Z">
        <w:r w:rsidR="00856E27">
          <w:rPr>
            <w:lang w:val="en-AU"/>
          </w:rPr>
          <w:t>processes</w:t>
        </w:r>
      </w:ins>
      <w:ins w:id="565" w:author="fonti.kar@gmail.com" w:date="2019-01-15T13:53:00Z">
        <w:r w:rsidR="00856E27">
          <w:rPr>
            <w:lang w:val="en-AU"/>
          </w:rPr>
          <w:t xml:space="preserve"> </w:t>
        </w:r>
      </w:ins>
      <w:ins w:id="566" w:author="fonti.kar@gmail.com" w:date="2019-01-15T13:57:00Z">
        <w:r w:rsidR="00B9623D">
          <w:rPr>
            <w:lang w:val="en-AU"/>
          </w:rPr>
          <w:t>occurring</w:t>
        </w:r>
      </w:ins>
      <w:ins w:id="567" w:author="fonti.kar@gmail.com" w:date="2019-01-15T13:52:00Z">
        <w:r w:rsidR="00856E27">
          <w:rPr>
            <w:lang w:val="en-AU"/>
          </w:rPr>
          <w:t xml:space="preserve"> at the</w:t>
        </w:r>
      </w:ins>
      <w:ins w:id="568" w:author="fonti.kar@gmail.com" w:date="2019-01-15T13:42:00Z">
        <w:r w:rsidR="00D86B18">
          <w:rPr>
            <w:lang w:val="en-AU"/>
          </w:rPr>
          <w:t xml:space="preserve"> </w:t>
        </w:r>
      </w:ins>
      <w:ins w:id="569" w:author="fonti.kar@gmail.com" w:date="2019-01-15T10:27:00Z">
        <w:r>
          <w:rPr>
            <w:lang w:val="en-AU"/>
          </w:rPr>
          <w:t>among</w:t>
        </w:r>
      </w:ins>
      <w:ins w:id="570" w:author="fonti.kar@gmail.com" w:date="2019-01-15T13:53:00Z">
        <w:r w:rsidR="00856E27">
          <w:rPr>
            <w:lang w:val="en-AU"/>
          </w:rPr>
          <w:t>-</w:t>
        </w:r>
      </w:ins>
      <w:ins w:id="571" w:author="fonti.kar@gmail.com" w:date="2019-01-15T13:52:00Z">
        <w:r w:rsidR="00856E27">
          <w:rPr>
            <w:lang w:val="en-AU"/>
          </w:rPr>
          <w:t>and within i</w:t>
        </w:r>
      </w:ins>
      <w:ins w:id="572" w:author="fonti.kar@gmail.com" w:date="2019-01-15T13:53:00Z">
        <w:r w:rsidR="00856E27">
          <w:rPr>
            <w:lang w:val="en-AU"/>
          </w:rPr>
          <w:t>ndividual level</w:t>
        </w:r>
      </w:ins>
      <w:ins w:id="573" w:author="fonti.kar@gmail.com" w:date="2019-01-15T10:27:00Z">
        <w:r>
          <w:rPr>
            <w:lang w:val="en-AU"/>
          </w:rPr>
          <w:t>.</w:t>
        </w:r>
      </w:ins>
      <w:ins w:id="574" w:author="fonti.kar@gmail.com" w:date="2019-01-15T10:26:00Z">
        <w:r>
          <w:rPr>
            <w:lang w:val="en-AU"/>
          </w:rPr>
          <w:t xml:space="preserve"> </w:t>
        </w:r>
      </w:ins>
      <w:ins w:id="575" w:author="fonti.kar@gmail.com" w:date="2019-01-15T13:51:00Z">
        <w:r w:rsidR="00856E27">
          <w:rPr>
            <w:lang w:val="en-AU"/>
          </w:rPr>
          <w:t>Genetic</w:t>
        </w:r>
      </w:ins>
      <w:ins w:id="576" w:author="fonti.kar@gmail.com" w:date="2019-01-15T13:52:00Z">
        <w:r w:rsidR="00856E27">
          <w:rPr>
            <w:lang w:val="en-AU"/>
          </w:rPr>
          <w:t xml:space="preserve"> and </w:t>
        </w:r>
      </w:ins>
      <w:ins w:id="577" w:author="fonti.kar@gmail.com" w:date="2019-01-15T13:51:00Z">
        <w:r w:rsidR="00856E27">
          <w:rPr>
            <w:lang w:val="en-AU"/>
          </w:rPr>
          <w:t xml:space="preserve">developmental differences </w:t>
        </w:r>
      </w:ins>
      <w:ins w:id="578" w:author="fonti.kar@gmail.com" w:date="2019-01-15T13:53:00Z">
        <w:r w:rsidR="00856E27">
          <w:rPr>
            <w:lang w:val="en-AU"/>
          </w:rPr>
          <w:t xml:space="preserve">that impact the physiological system </w:t>
        </w:r>
      </w:ins>
      <w:ins w:id="579" w:author="fonti.kar@gmail.com" w:date="2019-01-15T13:51:00Z">
        <w:r w:rsidR="00856E27">
          <w:rPr>
            <w:lang w:val="en-AU"/>
          </w:rPr>
          <w:t xml:space="preserve">can </w:t>
        </w:r>
      </w:ins>
      <w:ins w:id="580" w:author="fonti.kar@gmail.com" w:date="2019-01-15T13:52:00Z">
        <w:r w:rsidR="00856E27">
          <w:rPr>
            <w:lang w:val="en-AU"/>
          </w:rPr>
          <w:t>maintain variation among individuals</w:t>
        </w:r>
      </w:ins>
      <w:ins w:id="581" w:author="fonti.kar@gmail.com" w:date="2019-01-15T13:53:00Z">
        <w:r w:rsidR="00856E27">
          <w:rPr>
            <w:lang w:val="en-AU"/>
          </w:rPr>
          <w:t>. W</w:t>
        </w:r>
      </w:ins>
      <w:ins w:id="582" w:author="fonti.kar@gmail.com" w:date="2019-01-15T13:52:00Z">
        <w:r w:rsidR="00856E27">
          <w:rPr>
            <w:lang w:val="en-AU"/>
          </w:rPr>
          <w:t xml:space="preserve">hile reversible fluctuations in the internal environment </w:t>
        </w:r>
      </w:ins>
      <w:ins w:id="583" w:author="fonti.kar@gmail.com" w:date="2019-01-15T13:53:00Z">
        <w:r w:rsidR="00856E27">
          <w:rPr>
            <w:lang w:val="en-AU"/>
          </w:rPr>
          <w:t xml:space="preserve">such as circulating </w:t>
        </w:r>
      </w:ins>
      <w:ins w:id="584" w:author="fonti.kar@gmail.com" w:date="2019-01-15T13:54:00Z">
        <w:r w:rsidR="00856E27">
          <w:rPr>
            <w:lang w:val="en-AU"/>
          </w:rPr>
          <w:t xml:space="preserve">hormones and body composition can affect an individual’s response relative to its own mean </w:t>
        </w:r>
      </w:ins>
      <w:ins w:id="585" w:author="fonti.kar@gmail.com" w:date="2019-01-15T13:56:00Z">
        <w:r w:rsidR="00B9623D">
          <w:rPr>
            <w:rFonts w:eastAsiaTheme="minorHAnsi"/>
            <w:lang w:val="en-US"/>
          </w:rPr>
          <w:t>(Scott, Mitchell &amp; Evans 1996</w:t>
        </w:r>
      </w:ins>
      <w:ins w:id="586" w:author="fonti.kar@gmail.com" w:date="2019-01-15T13:57:00Z">
        <w:r w:rsidR="00B9623D">
          <w:rPr>
            <w:rFonts w:eastAsiaTheme="minorHAnsi"/>
            <w:lang w:val="en-US"/>
          </w:rPr>
          <w:t>; McCue 2010</w:t>
        </w:r>
      </w:ins>
      <w:ins w:id="587" w:author="fonti.kar@gmail.com" w:date="2019-01-15T13:56:00Z">
        <w:r w:rsidR="00B9623D">
          <w:rPr>
            <w:rFonts w:eastAsiaTheme="minorHAnsi"/>
            <w:lang w:val="en-US"/>
          </w:rPr>
          <w:t xml:space="preserve"> </w:t>
        </w:r>
      </w:ins>
      <w:ins w:id="588" w:author="fonti.kar@gmail.com" w:date="2019-01-15T13:54:00Z">
        <w:r w:rsidR="00856E27">
          <w:rPr>
            <w:lang w:val="en-AU"/>
          </w:rPr>
          <w:t xml:space="preserve">). </w:t>
        </w:r>
      </w:ins>
    </w:p>
    <w:p w14:paraId="20E3C698" w14:textId="547255AC" w:rsidR="00444B65" w:rsidDel="009204F2" w:rsidRDefault="009204F2" w:rsidP="00B9623D">
      <w:pPr>
        <w:spacing w:line="360" w:lineRule="auto"/>
        <w:rPr>
          <w:del w:id="589" w:author="fonti.kar@gmail.com" w:date="2019-01-15T10:06:00Z"/>
          <w:lang w:val="en-AU"/>
        </w:rPr>
        <w:pPrChange w:id="590" w:author="fonti.kar@gmail.com" w:date="2019-01-15T13:57:00Z">
          <w:pPr>
            <w:spacing w:line="360" w:lineRule="auto"/>
            <w:ind w:firstLine="720"/>
          </w:pPr>
        </w:pPrChange>
      </w:pPr>
      <w:ins w:id="591" w:author="fonti.kar@gmail.com" w:date="2019-01-15T10:06:00Z">
        <w:r>
          <w:rPr>
            <w:lang w:val="en-AU"/>
          </w:rPr>
          <w:t xml:space="preserve">When the hierarchical levels of metabolic scaling data </w:t>
        </w:r>
      </w:ins>
      <w:ins w:id="592" w:author="fonti.kar@gmail.com" w:date="2019-01-15T10:26:00Z">
        <w:r w:rsidR="000A69AC">
          <w:rPr>
            <w:lang w:val="en-AU"/>
          </w:rPr>
          <w:t>are</w:t>
        </w:r>
      </w:ins>
      <w:ins w:id="593" w:author="fonti.kar@gmail.com" w:date="2019-01-15T10:06:00Z">
        <w:r>
          <w:rPr>
            <w:lang w:val="en-AU"/>
          </w:rPr>
          <w:t xml:space="preserve"> not correctly modelled, mass-scaling exponent </w:t>
        </w:r>
      </w:ins>
      <w:ins w:id="594" w:author="fonti.kar@gmail.com" w:date="2019-01-15T13:55:00Z">
        <w:r w:rsidR="00856E27">
          <w:rPr>
            <w:lang w:val="en-AU"/>
          </w:rPr>
          <w:t xml:space="preserve">may be biased because </w:t>
        </w:r>
      </w:ins>
      <w:ins w:id="595" w:author="fonti.kar@gmail.com" w:date="2019-01-15T10:06:00Z">
        <w:r>
          <w:rPr>
            <w:lang w:val="en-AU"/>
          </w:rPr>
          <w:t>among- and within-individual effects</w:t>
        </w:r>
      </w:ins>
      <w:ins w:id="596" w:author="fonti.kar@gmail.com" w:date="2019-01-15T13:55:00Z">
        <w:r w:rsidR="00856E27">
          <w:rPr>
            <w:lang w:val="en-AU"/>
          </w:rPr>
          <w:t xml:space="preserve"> are confounded</w:t>
        </w:r>
      </w:ins>
      <w:ins w:id="597" w:author="fonti.kar@gmail.com" w:date="2019-01-15T10:06:00Z">
        <w:r>
          <w:rPr>
            <w:lang w:val="en-AU"/>
          </w:rPr>
          <w:t xml:space="preserve">. We show that mass-scaling exponents are more precise when variation at the within individual level is partitioned out. </w:t>
        </w:r>
      </w:ins>
      <w:del w:id="598" w:author="fonti.kar@gmail.com" w:date="2019-01-15T10:06:00Z">
        <w:r w:rsidR="00E12380" w:rsidDel="009204F2">
          <w:rPr>
            <w:lang w:val="en-AU"/>
          </w:rPr>
          <w:delText>Alternative</w:delText>
        </w:r>
        <w:r w:rsidR="00217633" w:rsidDel="009204F2">
          <w:rPr>
            <w:lang w:val="en-AU"/>
          </w:rPr>
          <w:delText>ly</w:delText>
        </w:r>
        <w:r w:rsidR="00E12380" w:rsidDel="009204F2">
          <w:rPr>
            <w:lang w:val="en-AU"/>
          </w:rPr>
          <w:delText xml:space="preserve">, </w:delText>
        </w:r>
        <w:r w:rsidR="004B197F" w:rsidDel="009204F2">
          <w:rPr>
            <w:lang w:val="en-AU"/>
          </w:rPr>
          <w:delText>compensatory</w:delText>
        </w:r>
        <w:r w:rsidR="007B41FD" w:rsidRPr="007B41FD" w:rsidDel="009204F2">
          <w:rPr>
            <w:lang w:val="en-AU"/>
          </w:rPr>
          <w:delText xml:space="preserve"> adjustments </w:delText>
        </w:r>
        <w:r w:rsidR="00FC0633" w:rsidRPr="007B41FD" w:rsidDel="009204F2">
          <w:rPr>
            <w:lang w:val="en-AU"/>
          </w:rPr>
          <w:delText>involv</w:delText>
        </w:r>
        <w:r w:rsidR="00E12380" w:rsidDel="009204F2">
          <w:rPr>
            <w:lang w:val="en-AU"/>
          </w:rPr>
          <w:delText>ing</w:delText>
        </w:r>
        <w:r w:rsidR="007B41FD" w:rsidRPr="007B41FD" w:rsidDel="009204F2">
          <w:rPr>
            <w:lang w:val="en-AU"/>
          </w:rPr>
          <w:delText xml:space="preserve"> changes in </w:delText>
        </w:r>
        <w:r w:rsidR="007B41FD" w:rsidDel="009204F2">
          <w:rPr>
            <w:lang w:val="en-AU"/>
          </w:rPr>
          <w:delText>membrane composition or enzyme efficiency</w:delText>
        </w:r>
        <w:r w:rsidR="00E12380" w:rsidDel="009204F2">
          <w:rPr>
            <w:lang w:val="en-AU"/>
          </w:rPr>
          <w:delText xml:space="preserve"> </w:delText>
        </w:r>
        <w:r w:rsidR="004B197F" w:rsidDel="009204F2">
          <w:rPr>
            <w:lang w:val="en-AU"/>
          </w:rPr>
          <w:delText>can</w:delText>
        </w:r>
        <w:r w:rsidR="007B41FD" w:rsidRPr="007B41FD" w:rsidDel="009204F2">
          <w:rPr>
            <w:lang w:val="en-AU"/>
          </w:rPr>
          <w:delText xml:space="preserve"> alter how individuals of </w:delText>
        </w:r>
        <w:r w:rsidR="007B41FD" w:rsidDel="009204F2">
          <w:rPr>
            <w:lang w:val="en-AU"/>
          </w:rPr>
          <w:delText xml:space="preserve">different </w:delText>
        </w:r>
        <w:r w:rsidR="007B41FD" w:rsidRPr="007B41FD" w:rsidDel="009204F2">
          <w:rPr>
            <w:lang w:val="en-AU"/>
          </w:rPr>
          <w:delText>masses</w:delText>
        </w:r>
        <w:r w:rsidR="007B41FD" w:rsidDel="009204F2">
          <w:rPr>
            <w:lang w:val="en-AU"/>
          </w:rPr>
          <w:delText xml:space="preserve"> to</w:delText>
        </w:r>
        <w:r w:rsidR="007B41FD" w:rsidRPr="007B41FD" w:rsidDel="009204F2">
          <w:rPr>
            <w:lang w:val="en-AU"/>
          </w:rPr>
          <w:delText xml:space="preserve"> </w:delText>
        </w:r>
        <w:r w:rsidR="007B41FD" w:rsidRPr="002B7ACB" w:rsidDel="009204F2">
          <w:rPr>
            <w:lang w:val="en-AU"/>
          </w:rPr>
          <w:delText xml:space="preserve">respire at different rates across at different temperatures, thereby impacting mass scaling exponents </w:delText>
        </w:r>
        <w:r w:rsidR="00C57E38" w:rsidRPr="002B7ACB" w:rsidDel="009204F2">
          <w:rPr>
            <w:lang w:val="en-AU"/>
          </w:rPr>
          <w:delText xml:space="preserve">(Reviewed in </w:delText>
        </w:r>
        <w:r w:rsidR="006D3483" w:rsidRPr="002B7ACB" w:rsidDel="009204F2">
          <w:rPr>
            <w:rFonts w:eastAsiaTheme="minorHAnsi"/>
            <w:lang w:val="en-US"/>
          </w:rPr>
          <w:fldChar w:fldCharType="begin"/>
        </w:r>
        <w:r w:rsidR="002905E1" w:rsidRPr="002B7ACB" w:rsidDel="009204F2">
          <w:rPr>
            <w:rFonts w:eastAsiaTheme="minorHAnsi"/>
            <w:lang w:val="en-US"/>
          </w:rPr>
          <w:delInstrText xml:space="preserve"> ADDIN PAPERS2_CITATIONS &lt;citation&gt;&lt;priority&gt;59&lt;/priority&gt;&lt;uuid&gt;EC8B1ACD-5724-4ADE-9480-2E09E0DEEB4C&lt;/uuid&gt;&lt;publications&gt;&lt;publication&gt;&lt;subtype&gt;400&lt;/subtype&gt;&lt;title&gt;Plasticity of Oxidative Metabolism in Variable Climates: Molecular Mechanisms&lt;/title&gt;&lt;url&gt;https://www.journals.uchicago.edu/doi/10.1086/649964&lt;/url&gt;&lt;volume&gt;83&lt;/volume&gt;&lt;publication_date&gt;99201009001200000000220000&lt;/publication_date&gt;&lt;uuid&gt;8DF5B71F-1A1D-4E57-97B9-3AC677ED469B&lt;/uuid&gt;&lt;type&gt;400&lt;/type&gt;&lt;number&gt;5&lt;/number&gt;&lt;doi&gt;10.1086/649964&lt;/doi&gt;&lt;startpage&gt;721&lt;/startpage&gt;&lt;endpage&gt;732&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Seebacher&lt;/lastName&gt;&lt;firstName&gt;Frank&lt;/firstName&gt;&lt;/author&gt;&lt;author&gt;&lt;lastName&gt;Brand&lt;/lastName&gt;&lt;firstName&gt;Martin&lt;/firstName&gt;&lt;middleNames&gt;D&lt;/middleNames&gt;&lt;/author&gt;&lt;author&gt;&lt;lastName&gt;Else&lt;/lastName&gt;&lt;firstName&gt;Paul&lt;/firstName&gt;&lt;middleNames&gt;L&lt;/middleNames&gt;&lt;/author&gt;&lt;author&gt;&lt;lastName&gt;Guderley&lt;/lastName&gt;&lt;firstName&gt;Helga&lt;/firstName&gt;&lt;/author&gt;&lt;author&gt;&lt;lastName&gt;Hulbert&lt;/lastName&gt;&lt;firstName&gt;Anthony&lt;/firstName&gt;&lt;middleNames&gt;J&lt;/middleNames&gt;&lt;/author&gt;&lt;author&gt;&lt;lastName&gt;Moyes&lt;/lastName&gt;&lt;firstName&gt;Christopher&lt;/firstName&gt;&lt;middleNames&gt;D&lt;/middleNames&gt;&lt;/author&gt;&lt;/authors&gt;&lt;/publication&gt;&lt;/publications&gt;&lt;cites&gt;&lt;/cites&gt;&lt;/citation&gt;</w:delInstrText>
        </w:r>
        <w:r w:rsidR="006D3483" w:rsidRPr="002B7ACB" w:rsidDel="009204F2">
          <w:rPr>
            <w:rFonts w:eastAsiaTheme="minorHAnsi"/>
            <w:lang w:val="en-US"/>
          </w:rPr>
          <w:fldChar w:fldCharType="separate"/>
        </w:r>
        <w:r w:rsidR="004F268B" w:rsidRPr="002B7ACB" w:rsidDel="009204F2">
          <w:rPr>
            <w:rFonts w:eastAsiaTheme="minorHAnsi"/>
            <w:lang w:val="en-US"/>
          </w:rPr>
          <w:delText xml:space="preserve">Seebacher </w:delText>
        </w:r>
        <w:r w:rsidR="004F268B" w:rsidRPr="002B7ACB" w:rsidDel="009204F2">
          <w:rPr>
            <w:rFonts w:eastAsiaTheme="minorHAnsi"/>
            <w:i/>
            <w:iCs/>
            <w:lang w:val="en-US"/>
          </w:rPr>
          <w:delText>et al.</w:delText>
        </w:r>
        <w:r w:rsidR="004F268B" w:rsidRPr="002B7ACB" w:rsidDel="009204F2">
          <w:rPr>
            <w:rFonts w:eastAsiaTheme="minorHAnsi"/>
            <w:lang w:val="en-US"/>
          </w:rPr>
          <w:delText xml:space="preserve"> 2010</w:delText>
        </w:r>
        <w:r w:rsidR="006D3483" w:rsidRPr="002B7ACB" w:rsidDel="009204F2">
          <w:rPr>
            <w:rFonts w:eastAsiaTheme="minorHAnsi"/>
            <w:lang w:val="en-US"/>
          </w:rPr>
          <w:fldChar w:fldCharType="end"/>
        </w:r>
        <w:r w:rsidR="00FC0633" w:rsidRPr="002B7ACB" w:rsidDel="009204F2">
          <w:rPr>
            <w:rFonts w:eastAsiaTheme="minorHAnsi"/>
            <w:lang w:val="en-US"/>
          </w:rPr>
          <w:delText xml:space="preserve">, </w:delText>
        </w:r>
        <w:r w:rsidR="006D3483" w:rsidRPr="002B7ACB" w:rsidDel="009204F2">
          <w:rPr>
            <w:rFonts w:eastAsiaTheme="minorHAnsi"/>
            <w:lang w:val="en-US"/>
          </w:rPr>
          <w:fldChar w:fldCharType="begin"/>
        </w:r>
        <w:r w:rsidR="002905E1" w:rsidRPr="002B7ACB" w:rsidDel="009204F2">
          <w:rPr>
            <w:rFonts w:eastAsiaTheme="minorHAnsi"/>
            <w:lang w:val="en-US"/>
          </w:rPr>
          <w:delInstrText xml:space="preserve"> ADDIN PAPERS2_CITATIONS &lt;citation&gt;&lt;priority&gt;60&lt;/priority&gt;&lt;uuid&gt;E89B273D-310D-48E9-8EBF-934494504669&lt;/uuid&gt;&lt;publications&gt;&lt;publication&gt;&lt;subtype&gt;400&lt;/subtype&gt;&lt;publisher&gt;The Company of Biologists Ltd&lt;/publisher&gt;&lt;title&gt;Compensation for environmental change by complementary shifts of thermal sensitivity and thermoregulatory behaviour in an ectotherm.&lt;/title&gt;&lt;url&gt;http://jeb.biologists.org/cgi/doi/10.1242/jeb.02585&lt;/url&gt;&lt;volume&gt;209&lt;/volume&gt;&lt;publication_date&gt;99200612001200000000220000&lt;/publication_date&gt;&lt;uuid&gt;2DF4CF30-05F1-454F-9E3F-6FDB810308DB&lt;/uuid&gt;&lt;type&gt;400&lt;/type&gt;&lt;number&gt;Pt 24&lt;/number&gt;&lt;doi&gt;10.1242/jeb.02585&lt;/doi&gt;&lt;institution&gt;School of Biological Sciences A08, University of Sydney, NSW 2006, Australia.&lt;/institution&gt;&lt;startpage&gt;4869&lt;/startpage&gt;&lt;endpage&gt;4877&lt;/endpage&gt;&lt;bundle&gt;&lt;publication&gt;&lt;title&gt;The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Glanville&lt;/lastName&gt;&lt;firstName&gt;E&lt;/firstName&gt;&lt;middleNames&gt;J&lt;/middleNames&gt;&lt;/author&gt;&lt;author&gt;&lt;lastName&gt;Seebacher&lt;/lastName&gt;&lt;firstName&gt;F&lt;/firstName&gt;&lt;/author&gt;&lt;/authors&gt;&lt;/publication&gt;&lt;/publications&gt;&lt;cites&gt;&lt;/cites&gt;&lt;/citation&gt;</w:delInstrText>
        </w:r>
        <w:r w:rsidR="006D3483" w:rsidRPr="002B7ACB" w:rsidDel="009204F2">
          <w:rPr>
            <w:rFonts w:eastAsiaTheme="minorHAnsi"/>
            <w:lang w:val="en-US"/>
          </w:rPr>
          <w:fldChar w:fldCharType="separate"/>
        </w:r>
        <w:r w:rsidR="004F268B" w:rsidRPr="002B7ACB" w:rsidDel="009204F2">
          <w:rPr>
            <w:rFonts w:eastAsiaTheme="minorHAnsi"/>
            <w:lang w:val="en-US"/>
          </w:rPr>
          <w:delText>Glanville &amp; Seebacher 2006)</w:delText>
        </w:r>
        <w:r w:rsidR="006D3483" w:rsidRPr="002B7ACB" w:rsidDel="009204F2">
          <w:rPr>
            <w:rFonts w:eastAsiaTheme="minorHAnsi"/>
            <w:lang w:val="en-US"/>
          </w:rPr>
          <w:fldChar w:fldCharType="end"/>
        </w:r>
        <w:r w:rsidR="007B41FD" w:rsidRPr="002B7ACB" w:rsidDel="009204F2">
          <w:rPr>
            <w:lang w:val="en-AU"/>
          </w:rPr>
          <w:delText>.</w:delText>
        </w:r>
      </w:del>
    </w:p>
    <w:p w14:paraId="19BACD76" w14:textId="0EE095A1" w:rsidR="00444B65" w:rsidRPr="003D589E" w:rsidRDefault="00444B65" w:rsidP="00B9623D">
      <w:pPr>
        <w:spacing w:line="360" w:lineRule="auto"/>
        <w:rPr>
          <w:lang w:val="en-AU"/>
        </w:rPr>
        <w:pPrChange w:id="599" w:author="fonti.kar@gmail.com" w:date="2019-01-15T13:57:00Z">
          <w:pPr>
            <w:spacing w:line="360" w:lineRule="auto"/>
            <w:ind w:firstLine="720"/>
          </w:pPr>
        </w:pPrChange>
      </w:pPr>
      <w:del w:id="600" w:author="fonti.kar@gmail.com" w:date="2019-01-15T10:06:00Z">
        <w:r w:rsidDel="009204F2">
          <w:rPr>
            <w:lang w:val="en-AU"/>
          </w:rPr>
          <w:delText xml:space="preserve">Body mass is a key driver of metabolic processes and varies within the life time of an individual. </w:delText>
        </w:r>
      </w:del>
      <w:del w:id="601" w:author="fonti.kar@gmail.com" w:date="2019-01-15T10:03:00Z">
        <w:r w:rsidDel="009204F2">
          <w:rPr>
            <w:lang w:val="en-AU"/>
          </w:rPr>
          <w:delText xml:space="preserve">We found </w:delText>
        </w:r>
      </w:del>
      <w:del w:id="602" w:author="fonti.kar@gmail.com" w:date="2019-01-15T10:01:00Z">
        <w:r w:rsidR="00E16C72" w:rsidDel="009204F2">
          <w:rPr>
            <w:lang w:val="en-AU"/>
          </w:rPr>
          <w:delText xml:space="preserve">significant differences in the </w:delText>
        </w:r>
      </w:del>
      <w:del w:id="603" w:author="fonti.kar@gmail.com" w:date="2019-01-15T10:03:00Z">
        <w:r w:rsidR="00E16C72" w:rsidDel="009204F2">
          <w:rPr>
            <w:lang w:val="en-AU"/>
          </w:rPr>
          <w:delText xml:space="preserve">mass-scaling </w:delText>
        </w:r>
      </w:del>
      <w:del w:id="604" w:author="fonti.kar@gmail.com" w:date="2019-01-15T10:01:00Z">
        <w:r w:rsidR="00E16C72" w:rsidDel="009204F2">
          <w:rPr>
            <w:lang w:val="en-AU"/>
          </w:rPr>
          <w:delText xml:space="preserve">relationship </w:delText>
        </w:r>
      </w:del>
      <w:del w:id="605" w:author="fonti.kar@gmail.com" w:date="2019-01-15T10:03:00Z">
        <w:r w:rsidR="00E16C72" w:rsidDel="009204F2">
          <w:rPr>
            <w:lang w:val="en-AU"/>
          </w:rPr>
          <w:delText xml:space="preserve">at </w:delText>
        </w:r>
      </w:del>
      <w:del w:id="606" w:author="fonti.kar@gmail.com" w:date="2019-01-15T10:01:00Z">
        <w:r w:rsidR="00E16C72" w:rsidDel="009204F2">
          <w:rPr>
            <w:lang w:val="en-AU"/>
          </w:rPr>
          <w:delText>the within-individual level an</w:delText>
        </w:r>
        <w:r w:rsidR="003F1995" w:rsidDel="009204F2">
          <w:rPr>
            <w:lang w:val="en-AU"/>
          </w:rPr>
          <w:delText xml:space="preserve">d </w:delText>
        </w:r>
      </w:del>
      <w:del w:id="607" w:author="fonti.kar@gmail.com" w:date="2019-01-15T10:03:00Z">
        <w:r w:rsidR="003F1995" w:rsidDel="009204F2">
          <w:rPr>
            <w:lang w:val="en-AU"/>
          </w:rPr>
          <w:delText xml:space="preserve">the among-individual level. </w:delText>
        </w:r>
      </w:del>
      <w:del w:id="608" w:author="fonti.kar@gmail.com" w:date="2019-01-15T10:06:00Z">
        <w:r w:rsidR="008E669E" w:rsidDel="009204F2">
          <w:rPr>
            <w:lang w:val="en-AU"/>
          </w:rPr>
          <w:delText>W</w:delText>
        </w:r>
        <w:r w:rsidR="003F1995" w:rsidDel="009204F2">
          <w:rPr>
            <w:lang w:val="en-AU"/>
          </w:rPr>
          <w:delText xml:space="preserve">hen the </w:delText>
        </w:r>
        <w:r w:rsidR="00541186" w:rsidDel="009204F2">
          <w:rPr>
            <w:lang w:val="en-AU"/>
          </w:rPr>
          <w:delText>levels of aggregation</w:delText>
        </w:r>
        <w:r w:rsidR="003F1995" w:rsidDel="009204F2">
          <w:rPr>
            <w:lang w:val="en-AU"/>
          </w:rPr>
          <w:delText xml:space="preserve"> of metabolic scaling data is not correctly modelled, </w:delText>
        </w:r>
      </w:del>
      <w:del w:id="609" w:author="fonti.kar@gmail.com" w:date="2019-01-15T10:02:00Z">
        <w:r w:rsidR="003F1995" w:rsidDel="009204F2">
          <w:rPr>
            <w:lang w:val="en-AU"/>
          </w:rPr>
          <w:delText xml:space="preserve">as </w:delText>
        </w:r>
        <w:r w:rsidR="008E669E" w:rsidDel="009204F2">
          <w:rPr>
            <w:lang w:val="en-AU"/>
          </w:rPr>
          <w:delText>is</w:delText>
        </w:r>
        <w:r w:rsidR="003F1995" w:rsidDel="009204F2">
          <w:rPr>
            <w:lang w:val="en-AU"/>
          </w:rPr>
          <w:delText xml:space="preserve"> typical </w:delText>
        </w:r>
        <w:r w:rsidR="008E669E" w:rsidDel="009204F2">
          <w:rPr>
            <w:lang w:val="en-AU"/>
          </w:rPr>
          <w:delText xml:space="preserve">in </w:delText>
        </w:r>
        <w:r w:rsidR="003F1995" w:rsidDel="009204F2">
          <w:rPr>
            <w:lang w:val="en-AU"/>
          </w:rPr>
          <w:delText>metabolic scaling studies, species</w:delText>
        </w:r>
      </w:del>
      <w:del w:id="610" w:author="fonti.kar@gmail.com" w:date="2019-01-15T10:06:00Z">
        <w:r w:rsidDel="009204F2">
          <w:rPr>
            <w:lang w:val="en-AU"/>
          </w:rPr>
          <w:delText xml:space="preserve"> </w:delText>
        </w:r>
        <w:r w:rsidR="00541186" w:rsidDel="009204F2">
          <w:rPr>
            <w:lang w:val="en-AU"/>
          </w:rPr>
          <w:delText>estimates</w:delText>
        </w:r>
        <w:r w:rsidDel="009204F2">
          <w:rPr>
            <w:lang w:val="en-AU"/>
          </w:rPr>
          <w:delText xml:space="preserve"> </w:delText>
        </w:r>
        <w:r w:rsidR="00C80F60" w:rsidDel="009204F2">
          <w:rPr>
            <w:lang w:val="en-AU"/>
          </w:rPr>
          <w:delText>represent as a</w:delText>
        </w:r>
        <w:r w:rsidR="003F1995" w:rsidDel="009204F2">
          <w:rPr>
            <w:lang w:val="en-AU"/>
          </w:rPr>
          <w:delText xml:space="preserve"> composite for among- and within-individual effects</w:delText>
        </w:r>
        <w:r w:rsidR="004432C9" w:rsidDel="009204F2">
          <w:rPr>
            <w:lang w:val="en-AU"/>
          </w:rPr>
          <w:delText>.</w:delText>
        </w:r>
        <w:r w:rsidR="00CA61E4" w:rsidDel="009204F2">
          <w:rPr>
            <w:lang w:val="en-AU"/>
          </w:rPr>
          <w:delText xml:space="preserve"> </w:delText>
        </w:r>
      </w:del>
      <w:r w:rsidR="00CA61E4">
        <w:rPr>
          <w:lang w:val="en-AU"/>
        </w:rPr>
        <w:t xml:space="preserve">This has important implications for </w:t>
      </w:r>
      <w:ins w:id="611" w:author="fonti.kar@gmail.com" w:date="2019-01-15T10:28:00Z">
        <w:r w:rsidR="000A69AC">
          <w:rPr>
            <w:lang w:val="en-AU"/>
          </w:rPr>
          <w:t xml:space="preserve">current designs of metabolic scaling studies as metabolic rate and body mass tend to only be measured once, making them sensitive to sampling error and within-individual ‘noise. </w:t>
        </w:r>
        <w:r w:rsidR="00AF54CC">
          <w:rPr>
            <w:lang w:val="en-AU"/>
          </w:rPr>
          <w:t>Moreove</w:t>
        </w:r>
      </w:ins>
      <w:ins w:id="612" w:author="fonti.kar@gmail.com" w:date="2019-01-15T10:29:00Z">
        <w:r w:rsidR="00AF54CC">
          <w:rPr>
            <w:lang w:val="en-AU"/>
          </w:rPr>
          <w:t xml:space="preserve">r, </w:t>
        </w:r>
      </w:ins>
      <w:r w:rsidR="00CA61E4">
        <w:rPr>
          <w:lang w:val="en-AU"/>
        </w:rPr>
        <w:t xml:space="preserve">predictive models that make use of </w:t>
      </w:r>
      <w:del w:id="613" w:author="fonti.kar@gmail.com" w:date="2019-01-15T10:03:00Z">
        <w:r w:rsidR="003F1995" w:rsidDel="009204F2">
          <w:rPr>
            <w:lang w:val="en-AU"/>
          </w:rPr>
          <w:delText xml:space="preserve">interspecific </w:delText>
        </w:r>
      </w:del>
      <w:r w:rsidR="00E421DB">
        <w:rPr>
          <w:lang w:val="en-AU"/>
        </w:rPr>
        <w:t>energetic scaling</w:t>
      </w:r>
      <w:r w:rsidR="00CA61E4">
        <w:rPr>
          <w:lang w:val="en-AU"/>
        </w:rPr>
        <w:t xml:space="preserve"> </w:t>
      </w:r>
      <w:del w:id="614" w:author="fonti.kar@gmail.com" w:date="2019-01-15T10:29:00Z">
        <w:r w:rsidR="00CA61E4" w:rsidDel="00AF54CC">
          <w:rPr>
            <w:lang w:val="en-AU"/>
          </w:rPr>
          <w:delText>to extrapolate individual level processes to ecosyste</w:delText>
        </w:r>
        <w:r w:rsidR="00047C50" w:rsidDel="00AF54CC">
          <w:rPr>
            <w:lang w:val="en-AU"/>
          </w:rPr>
          <w:delText>ms</w:delText>
        </w:r>
      </w:del>
      <w:ins w:id="615" w:author="fonti.kar@gmail.com" w:date="2019-01-15T10:29:00Z">
        <w:r w:rsidR="00AF54CC">
          <w:rPr>
            <w:lang w:val="en-AU"/>
          </w:rPr>
          <w:t xml:space="preserve">should be more aware of the different sources of </w:t>
        </w:r>
        <w:r w:rsidR="00AF54CC">
          <w:rPr>
            <w:lang w:val="en-AU"/>
          </w:rPr>
          <w:lastRenderedPageBreak/>
          <w:t>variation when trying to extrapolate individual level processes to ecosystems</w:t>
        </w:r>
      </w:ins>
      <w:ins w:id="616" w:author="fonti.kar@gmail.com" w:date="2019-01-15T14:00:00Z">
        <w:r w:rsidR="00B9623D">
          <w:rPr>
            <w:lang w:val="en-AU"/>
          </w:rPr>
          <w:t xml:space="preserve">. </w:t>
        </w:r>
      </w:ins>
      <w:del w:id="617" w:author="fonti.kar@gmail.com" w:date="2019-01-15T14:00:00Z">
        <w:r w:rsidR="00CA61E4" w:rsidDel="00B9623D">
          <w:rPr>
            <w:lang w:val="en-AU"/>
          </w:rPr>
          <w:delText xml:space="preserve">. </w:delText>
        </w:r>
        <w:r w:rsidR="002066FD" w:rsidDel="00B9623D">
          <w:rPr>
            <w:lang w:val="en-AU"/>
          </w:rPr>
          <w:delText>N</w:delText>
        </w:r>
        <w:r w:rsidDel="00B9623D">
          <w:rPr>
            <w:lang w:val="en-AU"/>
          </w:rPr>
          <w:delText>otably, o</w:delText>
        </w:r>
        <w:r w:rsidRPr="005636D4" w:rsidDel="00B9623D">
          <w:rPr>
            <w:lang w:val="en-AU"/>
          </w:rPr>
          <w:delText xml:space="preserve">ur within-individual estimates were </w:delText>
        </w:r>
        <w:r w:rsidR="005636D4" w:rsidDel="00B9623D">
          <w:rPr>
            <w:lang w:val="en-AU"/>
          </w:rPr>
          <w:delText xml:space="preserve">at least </w:delText>
        </w:r>
        <w:r w:rsidRPr="005636D4" w:rsidDel="00B9623D">
          <w:rPr>
            <w:lang w:val="en-AU"/>
          </w:rPr>
          <w:delText xml:space="preserve">three times greater than the </w:delText>
        </w:r>
        <w:r w:rsidR="008C6431" w:rsidDel="00B9623D">
          <w:rPr>
            <w:lang w:val="en-AU"/>
          </w:rPr>
          <w:delText>widely</w:delText>
        </w:r>
        <w:r w:rsidR="00251BD7" w:rsidDel="00B9623D">
          <w:rPr>
            <w:lang w:val="en-AU"/>
          </w:rPr>
          <w:delText xml:space="preserve"> adopted </w:delText>
        </w:r>
        <w:r w:rsidR="004432C9" w:rsidDel="00B9623D">
          <w:rPr>
            <w:lang w:val="en-AU"/>
          </w:rPr>
          <w:delText xml:space="preserve">3/4 power law </w:delText>
        </w:r>
        <w:r w:rsidRPr="005636D4" w:rsidDel="00B9623D">
          <w:rPr>
            <w:lang w:val="en-AU"/>
          </w:rPr>
          <w:delText>(1.</w:delText>
        </w:r>
        <w:r w:rsidR="005D736C" w:rsidDel="00B9623D">
          <w:rPr>
            <w:lang w:val="en-AU"/>
          </w:rPr>
          <w:delText>7</w:delText>
        </w:r>
        <w:r w:rsidRPr="005636D4" w:rsidDel="00B9623D">
          <w:rPr>
            <w:lang w:val="en-AU"/>
          </w:rPr>
          <w:delText xml:space="preserve">3 </w:delText>
        </w:r>
        <w:r w:rsidR="005636D4" w:rsidDel="00B9623D">
          <w:rPr>
            <w:lang w:val="en-AU"/>
          </w:rPr>
          <w:delText>–</w:delText>
        </w:r>
        <w:r w:rsidRPr="005636D4" w:rsidDel="00B9623D">
          <w:rPr>
            <w:lang w:val="en-AU"/>
          </w:rPr>
          <w:delText xml:space="preserve"> 2.</w:delText>
        </w:r>
        <w:r w:rsidR="005D736C" w:rsidDel="00B9623D">
          <w:rPr>
            <w:lang w:val="en-AU"/>
          </w:rPr>
          <w:delText>71</w:delText>
        </w:r>
        <w:r w:rsidRPr="005636D4" w:rsidDel="00B9623D">
          <w:rPr>
            <w:lang w:val="en-AU"/>
          </w:rPr>
          <w:delText>)</w:delText>
        </w:r>
        <w:r w:rsidR="005636D4" w:rsidDel="00B9623D">
          <w:rPr>
            <w:lang w:val="en-AU"/>
          </w:rPr>
          <w:delText>,</w:delText>
        </w:r>
        <w:r w:rsidR="00750E82" w:rsidDel="00B9623D">
          <w:rPr>
            <w:lang w:val="en-AU"/>
          </w:rPr>
          <w:delText xml:space="preserve"> which </w:delText>
        </w:r>
        <w:r w:rsidR="0035144C" w:rsidDel="00B9623D">
          <w:rPr>
            <w:lang w:val="en-AU"/>
          </w:rPr>
          <w:delText xml:space="preserve">is </w:delText>
        </w:r>
        <w:r w:rsidR="006A7703" w:rsidDel="00B9623D">
          <w:rPr>
            <w:lang w:val="en-AU"/>
          </w:rPr>
          <w:delText xml:space="preserve">substantially higher than the within-individual scaling exponent of 0.79 reported in </w:delText>
        </w:r>
        <w:r w:rsidR="00680C6D" w:rsidDel="00B9623D">
          <w:rPr>
            <w:lang w:val="en-AU"/>
          </w:rPr>
          <w:delText xml:space="preserve">another reptile </w:delText>
        </w:r>
        <w:r w:rsidR="001D4E3A" w:rsidDel="00B9623D">
          <w:rPr>
            <w:lang w:val="en-AU"/>
          </w:rPr>
          <w:delText>species</w:delText>
        </w:r>
        <w:r w:rsidR="00680C6D" w:rsidDel="00B9623D">
          <w:rPr>
            <w:lang w:val="en-AU"/>
          </w:rPr>
          <w:delText xml:space="preserve">, </w:delText>
        </w:r>
        <w:r w:rsidR="004432C9" w:rsidDel="00B9623D">
          <w:rPr>
            <w:lang w:val="en-AU"/>
          </w:rPr>
          <w:delText xml:space="preserve">the </w:delText>
        </w:r>
        <w:r w:rsidR="006A7703" w:rsidDel="00B9623D">
          <w:rPr>
            <w:lang w:val="en-AU"/>
          </w:rPr>
          <w:delText xml:space="preserve">green iguanas </w:delText>
        </w:r>
        <w:r w:rsidR="006D3483" w:rsidDel="00B9623D">
          <w:rPr>
            <w:rFonts w:eastAsiaTheme="minorHAnsi"/>
            <w:lang w:val="en-US"/>
          </w:rPr>
          <w:fldChar w:fldCharType="begin"/>
        </w:r>
        <w:r w:rsidR="002905E1" w:rsidDel="00B9623D">
          <w:rPr>
            <w:rFonts w:eastAsiaTheme="minorHAnsi"/>
            <w:lang w:val="en-US"/>
          </w:rPr>
          <w:delInstrText xml:space="preserve"> ADDIN PAPERS2_CITATIONS &lt;citation&gt;&lt;priority&gt;62&lt;/priority&gt;&lt;uuid&gt;027883A0-0552-46F0-AE06-0C19A7C97719&lt;/uuid&gt;&lt;publications&gt;&lt;publication&gt;&lt;subtype&gt;400&lt;/subtype&gt;&lt;title&gt;Intraspecific allometry of standard metabolic rate in green iguanas, Iguana iguana.&lt;/title&gt;&lt;url&gt;http://linkinghub.elsevier.com/retrieve/pii/S1095643303001454&lt;/url&gt;&lt;volume&gt;136&lt;/volume&gt;&lt;publication_date&gt;99200310001200000000220000&lt;/publication_date&gt;&lt;uuid&gt;08A7345E-687C-4E7D-BEE4-6954659D2070&lt;/uuid&gt;&lt;type&gt;400&lt;/type&gt;&lt;number&gt;2&lt;/number&gt;&lt;doi&gt;10.1016/S1095-6433(03)00145-4&lt;/doi&gt;&lt;institution&gt;Departments of Physiological Sciences, College of Veterinary Medicine, University of Florida, Gainesville, FL 32610, USA. lkmaxwell@ucdavis.edu&lt;/institution&gt;&lt;startpage&gt;301&lt;/startpage&gt;&lt;endpage&gt;310&lt;/endpage&gt;&lt;bundle&gt;&lt;publication&gt;&lt;title&gt;Comparative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Maxwell&lt;/lastName&gt;&lt;firstName&gt;Lara&lt;/firstName&gt;&lt;middleNames&gt;K&lt;/middleNames&gt;&lt;/author&gt;&lt;author&gt;&lt;lastName&gt;Jacobson&lt;/lastName&gt;&lt;firstName&gt;Elliott&lt;/firstName&gt;&lt;middleNames&gt;R&lt;/middleNames&gt;&lt;/author&gt;&lt;author&gt;&lt;lastName&gt;McNab&lt;/lastName&gt;&lt;firstName&gt;Brian&lt;/firstName&gt;&lt;middleNames&gt;K&lt;/middleNames&gt;&lt;/author&gt;&lt;/authors&gt;&lt;/publication&gt;&lt;/publications&gt;&lt;cites&gt;&lt;/cites&gt;&lt;/citation&gt;</w:delInstrText>
        </w:r>
        <w:r w:rsidR="006D3483" w:rsidDel="00B9623D">
          <w:rPr>
            <w:rFonts w:eastAsiaTheme="minorHAnsi"/>
            <w:lang w:val="en-US"/>
          </w:rPr>
          <w:fldChar w:fldCharType="separate"/>
        </w:r>
        <w:r w:rsidR="004F268B" w:rsidDel="00B9623D">
          <w:rPr>
            <w:rFonts w:eastAsiaTheme="minorHAnsi"/>
            <w:lang w:val="en-US"/>
          </w:rPr>
          <w:delText>(Maxwell, Jacobson &amp; McNab 2003)</w:delText>
        </w:r>
        <w:r w:rsidR="006D3483" w:rsidDel="00B9623D">
          <w:rPr>
            <w:rFonts w:eastAsiaTheme="minorHAnsi"/>
            <w:lang w:val="en-US"/>
          </w:rPr>
          <w:fldChar w:fldCharType="end"/>
        </w:r>
        <w:r w:rsidR="006A7703" w:rsidDel="00B9623D">
          <w:rPr>
            <w:lang w:val="en-AU"/>
          </w:rPr>
          <w:delText xml:space="preserve">. </w:delText>
        </w:r>
        <w:r w:rsidR="002066FD" w:rsidDel="00B9623D">
          <w:rPr>
            <w:lang w:val="en-AU"/>
          </w:rPr>
          <w:delText>It is important to note that</w:delText>
        </w:r>
        <w:r w:rsidR="004432C9" w:rsidDel="00B9623D">
          <w:rPr>
            <w:lang w:val="en-AU"/>
          </w:rPr>
          <w:delText xml:space="preserve"> the</w:delText>
        </w:r>
        <w:r w:rsidR="002066FD" w:rsidDel="00B9623D">
          <w:rPr>
            <w:lang w:val="en-AU"/>
          </w:rPr>
          <w:delText xml:space="preserve"> </w:delText>
        </w:r>
        <w:r w:rsidR="004432C9" w:rsidDel="00B9623D">
          <w:rPr>
            <w:lang w:val="en-AU"/>
          </w:rPr>
          <w:delText>range</w:delText>
        </w:r>
        <w:r w:rsidR="002066FD" w:rsidDel="00B9623D">
          <w:rPr>
            <w:lang w:val="en-AU"/>
          </w:rPr>
          <w:delText xml:space="preserve"> in body mass in our </w:delText>
        </w:r>
        <w:r w:rsidR="00E70CC5" w:rsidDel="00B9623D">
          <w:rPr>
            <w:lang w:val="en-AU"/>
          </w:rPr>
          <w:delText xml:space="preserve">study </w:delText>
        </w:r>
        <w:r w:rsidR="002066FD" w:rsidDel="00B9623D">
          <w:rPr>
            <w:lang w:val="en-AU"/>
          </w:rPr>
          <w:delText>is small</w:delText>
        </w:r>
        <w:r w:rsidR="00C3283A" w:rsidDel="00B9623D">
          <w:rPr>
            <w:lang w:val="en-AU"/>
          </w:rPr>
          <w:delText xml:space="preserve"> (range in mass = 0.75</w:delText>
        </w:r>
        <w:r w:rsidR="005D736C" w:rsidDel="00B9623D">
          <w:rPr>
            <w:lang w:val="en-AU"/>
          </w:rPr>
          <w:delText>g</w:delText>
        </w:r>
        <w:r w:rsidR="00C3283A" w:rsidDel="00B9623D">
          <w:rPr>
            <w:lang w:val="en-AU"/>
          </w:rPr>
          <w:delText xml:space="preserve"> – 1.637</w:delText>
        </w:r>
        <w:r w:rsidR="005D736C" w:rsidDel="00B9623D">
          <w:rPr>
            <w:lang w:val="en-AU"/>
          </w:rPr>
          <w:delText>g</w:delText>
        </w:r>
        <w:r w:rsidR="00E70CC5" w:rsidDel="00B9623D">
          <w:rPr>
            <w:lang w:val="en-AU"/>
          </w:rPr>
          <w:delText>). This</w:delText>
        </w:r>
        <w:r w:rsidR="002066FD" w:rsidDel="00B9623D">
          <w:rPr>
            <w:lang w:val="en-AU"/>
          </w:rPr>
          <w:delText xml:space="preserve"> could give rise to large </w:delText>
        </w:r>
        <w:r w:rsidR="00047C50" w:rsidDel="00B9623D">
          <w:rPr>
            <w:lang w:val="en-AU"/>
          </w:rPr>
          <w:delText>values</w:delText>
        </w:r>
        <w:r w:rsidR="002066FD" w:rsidDel="00B9623D">
          <w:rPr>
            <w:lang w:val="en-AU"/>
          </w:rPr>
          <w:delText xml:space="preserve"> of within-individual mass-scaling exponents</w:delText>
        </w:r>
        <w:r w:rsidR="00E70CC5" w:rsidDel="00B9623D">
          <w:rPr>
            <w:lang w:val="en-AU"/>
          </w:rPr>
          <w:delText xml:space="preserve"> due to sampling error</w:delText>
        </w:r>
        <w:r w:rsidR="002066FD" w:rsidDel="00B9623D">
          <w:rPr>
            <w:lang w:val="en-AU"/>
          </w:rPr>
          <w:delText xml:space="preserve">. </w:delText>
        </w:r>
        <w:r w:rsidR="00047C50" w:rsidDel="00B9623D">
          <w:rPr>
            <w:lang w:val="en-AU"/>
          </w:rPr>
          <w:delText>Nonetheless</w:delText>
        </w:r>
        <w:r w:rsidR="002066FD" w:rsidDel="00B9623D">
          <w:rPr>
            <w:lang w:val="en-AU"/>
          </w:rPr>
          <w:delText>, it is still intriguing that o</w:delText>
        </w:r>
        <w:r w:rsidR="006A7703" w:rsidDel="00B9623D">
          <w:rPr>
            <w:lang w:val="en-AU"/>
          </w:rPr>
          <w:delText xml:space="preserve">ur estimates were in line </w:delText>
        </w:r>
        <w:r w:rsidR="00160049" w:rsidDel="00B9623D">
          <w:rPr>
            <w:lang w:val="en-AU"/>
          </w:rPr>
          <w:delText xml:space="preserve">with </w:delText>
        </w:r>
        <w:r w:rsidR="006A7703" w:rsidDel="00B9623D">
          <w:rPr>
            <w:lang w:val="en-AU"/>
          </w:rPr>
          <w:delText xml:space="preserve">studies of endotherms such as </w:delText>
        </w:r>
        <w:r w:rsidR="006A7703" w:rsidRPr="00A45003" w:rsidDel="00B9623D">
          <w:rPr>
            <w:lang w:val="en-AU"/>
          </w:rPr>
          <w:delText xml:space="preserve">bats and birds </w:delText>
        </w:r>
        <w:r w:rsidR="006D3483" w:rsidRPr="00A45003" w:rsidDel="00B9623D">
          <w:rPr>
            <w:rFonts w:eastAsiaTheme="minorHAnsi"/>
            <w:lang w:val="en-US"/>
          </w:rPr>
          <w:fldChar w:fldCharType="begin"/>
        </w:r>
        <w:r w:rsidR="002905E1" w:rsidRPr="00A45003" w:rsidDel="00B9623D">
          <w:rPr>
            <w:rFonts w:eastAsiaTheme="minorHAnsi"/>
            <w:lang w:val="en-US"/>
          </w:rPr>
          <w:delInstrText xml:space="preserve"> ADDIN PAPERS2_CITATIONS &lt;citation&gt;&lt;priority&gt;63&lt;/priority&gt;&lt;uuid&gt;F3A634F5-9D98-45CB-A03A-4950B087010E&lt;/uuid&gt;&lt;publications&gt;&lt;publication&gt;&lt;subtype&gt;400&lt;/subtype&gt;&lt;title&gt;Effects of Body Mass and Reproduction on the Basal Metabolic Rate of Brown Long-Eared Bats (Plecotus auritus)&lt;/title&gt;&lt;url&gt;https://www.journals.uchicago.edu/doi/pdfplus/10.1086/316715&lt;/url&gt;&lt;publication_date&gt;99200706231200000000222000&lt;/publication_date&gt;&lt;uuid&gt;BE2F82D4-CF34-4014-AAE6-EE6CCBEFC7FF&lt;/uuid&gt;&lt;type&gt;400&lt;/type&gt;&lt;startpage&gt;1&lt;/startpage&gt;&lt;endpage&gt;10&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McLean&lt;/lastName&gt;&lt;firstName&gt;J&lt;/firstName&gt;&lt;middleNames&gt;A&lt;/middleNames&gt;&lt;/author&gt;&lt;author&gt;&lt;lastName&gt;Speakman&lt;/lastName&gt;&lt;firstName&gt;J&lt;/firstName&gt;&lt;middleNames&gt;R&lt;/middleNames&gt;&lt;/author&gt;&lt;/authors&gt;&lt;/publication&gt;&lt;/publications&gt;&lt;cites&gt;&lt;/cites&gt;&lt;/citation&gt;</w:delInstrText>
        </w:r>
        <w:r w:rsidR="006D3483" w:rsidRPr="00A45003" w:rsidDel="00B9623D">
          <w:rPr>
            <w:rFonts w:eastAsiaTheme="minorHAnsi"/>
            <w:lang w:val="en-US"/>
          </w:rPr>
          <w:fldChar w:fldCharType="separate"/>
        </w:r>
        <w:r w:rsidR="004F268B" w:rsidRPr="00A45003" w:rsidDel="00B9623D">
          <w:rPr>
            <w:rFonts w:eastAsiaTheme="minorHAnsi"/>
            <w:lang w:val="en-US"/>
          </w:rPr>
          <w:delText>(McLean &amp; Speakman 2007</w:delText>
        </w:r>
        <w:r w:rsidR="006D3483" w:rsidRPr="00A45003" w:rsidDel="00B9623D">
          <w:rPr>
            <w:rFonts w:eastAsiaTheme="minorHAnsi"/>
            <w:lang w:val="en-US"/>
          </w:rPr>
          <w:fldChar w:fldCharType="end"/>
        </w:r>
        <w:r w:rsidR="006A7703" w:rsidRPr="00A45003" w:rsidDel="00B9623D">
          <w:rPr>
            <w:rFonts w:eastAsiaTheme="minorHAnsi"/>
            <w:lang w:val="en-US"/>
          </w:rPr>
          <w:delText xml:space="preserve">, </w:delText>
        </w:r>
        <w:r w:rsidR="006D3483" w:rsidRPr="00A45003" w:rsidDel="00B9623D">
          <w:rPr>
            <w:rFonts w:eastAsiaTheme="minorHAnsi"/>
            <w:lang w:val="en-US"/>
          </w:rPr>
          <w:fldChar w:fldCharType="begin"/>
        </w:r>
        <w:r w:rsidR="002905E1" w:rsidRPr="00A45003" w:rsidDel="00B9623D">
          <w:rPr>
            <w:rFonts w:eastAsiaTheme="minorHAnsi"/>
            <w:lang w:val="en-US"/>
          </w:rPr>
          <w:delInstrText xml:space="preserve"> ADDIN PAPERS2_CITATIONS &lt;citation&gt;&lt;priority&gt;64&lt;/priority&gt;&lt;uuid&gt;101C6913-CB70-4B46-ABA1-43042AB65271&lt;/uuid&gt;&lt;publications&gt;&lt;publication&gt;&lt;subtype&gt;400&lt;/subtype&gt;&lt;title&gt;Basal metabolic rate in migratory waders: intra-individual, intraspecific, interspecific and seasonal variation&lt;/title&gt;&lt;url&gt;https://www.readcube.com/articles/10.1046/j.0269-8463.2001.00549.x?no_additional_access=1&amp;amp;tracking_referrer=besjournals.onlinelibrary.wiley.com&amp;amp;purchase_referrer=besjournals.onlinelibrary.wiley.com&amp;amp;publisher=wiley&amp;amp;access_api=1&amp;amp;parent_url=https:%2F%2Fbesjournals.onlinelibrary.wiley.com%2Fdoi%2Fepdf%2F10.1046%2Fj.0269-8463.2001.00549.x&amp;amp;preview=1&amp;amp;ssl=1&lt;/url&gt;&lt;publication_date&gt;99200107031200000000222000&lt;/publication_date&gt;&lt;uuid&gt;9DAD9BE1-4615-4E86-B096-7AD6FA9D4E25&lt;/uuid&gt;&lt;type&gt;400&lt;/type&gt;&lt;startpage&gt;1&lt;/startpage&gt;&lt;endpage&gt;9&lt;/endpage&gt;&lt;bundle&gt;&lt;publication&gt;&lt;title&gt;Functional Ecology&lt;/title&gt;&lt;uuid&gt;6C8EC5AD-2EA3-49E8-9900-637D53C3674F&lt;/uuid&gt;&lt;subtype&gt;-100&lt;/subtype&gt;&lt;publisher&gt;Blackwell Publishing Ltd&lt;/publisher&gt;&lt;type&gt;-100&lt;/type&gt;&lt;/publication&gt;&lt;/bundle&gt;&lt;authors&gt;&lt;author&gt;&lt;lastName&gt;Kvist&lt;/lastName&gt;&lt;firstName&gt;A&lt;/firstName&gt;&lt;/author&gt;&lt;author&gt;&lt;lastName&gt;Lindstrom&lt;/lastName&gt;&lt;firstName&gt;Å&lt;/firstName&gt;&lt;/author&gt;&lt;/authors&gt;&lt;/publication&gt;&lt;/publications&gt;&lt;cites&gt;&lt;/cites&gt;&lt;/citation&gt;</w:delInstrText>
        </w:r>
        <w:r w:rsidR="006D3483" w:rsidRPr="00A45003" w:rsidDel="00B9623D">
          <w:rPr>
            <w:rFonts w:eastAsiaTheme="minorHAnsi"/>
            <w:lang w:val="en-US"/>
          </w:rPr>
          <w:fldChar w:fldCharType="separate"/>
        </w:r>
        <w:r w:rsidR="004F268B" w:rsidRPr="00A45003" w:rsidDel="00B9623D">
          <w:rPr>
            <w:rFonts w:eastAsiaTheme="minorHAnsi"/>
            <w:lang w:val="en-US"/>
          </w:rPr>
          <w:delText>Kvist &amp; Lindstrom 2001)</w:delText>
        </w:r>
        <w:r w:rsidR="006D3483" w:rsidRPr="00A45003" w:rsidDel="00B9623D">
          <w:rPr>
            <w:rFonts w:eastAsiaTheme="minorHAnsi"/>
            <w:lang w:val="en-US"/>
          </w:rPr>
          <w:fldChar w:fldCharType="end"/>
        </w:r>
        <w:r w:rsidR="00C3283A" w:rsidRPr="00A45003" w:rsidDel="00B9623D">
          <w:rPr>
            <w:lang w:val="en-AU"/>
          </w:rPr>
          <w:delText>,</w:delText>
        </w:r>
        <w:r w:rsidR="00C3283A" w:rsidDel="00B9623D">
          <w:rPr>
            <w:lang w:val="en-AU"/>
          </w:rPr>
          <w:delText xml:space="preserve"> </w:delText>
        </w:r>
        <w:r w:rsidR="002066FD" w:rsidDel="00B9623D">
          <w:rPr>
            <w:lang w:val="en-AU"/>
          </w:rPr>
          <w:delText xml:space="preserve">possibly </w:delText>
        </w:r>
        <w:r w:rsidR="005636D4" w:rsidDel="00B9623D">
          <w:rPr>
            <w:lang w:val="en-AU"/>
          </w:rPr>
          <w:delText>indicat</w:delText>
        </w:r>
        <w:r w:rsidR="00C3283A" w:rsidDel="00B9623D">
          <w:rPr>
            <w:lang w:val="en-AU"/>
          </w:rPr>
          <w:delText>ing</w:delText>
        </w:r>
        <w:r w:rsidR="005636D4" w:rsidDel="00B9623D">
          <w:rPr>
            <w:lang w:val="en-AU"/>
          </w:rPr>
          <w:delText xml:space="preserve"> that even the slightest changes </w:delText>
        </w:r>
        <w:r w:rsidR="00944AE7" w:rsidDel="00B9623D">
          <w:rPr>
            <w:lang w:val="en-AU"/>
          </w:rPr>
          <w:delText>body composition within an individual’s life</w:delText>
        </w:r>
        <w:r w:rsidR="00C3283A" w:rsidDel="00B9623D">
          <w:rPr>
            <w:lang w:val="en-AU"/>
          </w:rPr>
          <w:delText xml:space="preserve"> </w:delText>
        </w:r>
        <w:r w:rsidR="00944AE7" w:rsidDel="00B9623D">
          <w:rPr>
            <w:lang w:val="en-AU"/>
          </w:rPr>
          <w:delText xml:space="preserve">can </w:delText>
        </w:r>
        <w:r w:rsidR="00047C50" w:rsidDel="00B9623D">
          <w:rPr>
            <w:lang w:val="en-AU"/>
          </w:rPr>
          <w:delText>impact</w:delText>
        </w:r>
        <w:r w:rsidR="00944AE7" w:rsidDel="00B9623D">
          <w:rPr>
            <w:lang w:val="en-AU"/>
          </w:rPr>
          <w:delText xml:space="preserve"> </w:delText>
        </w:r>
        <w:r w:rsidR="00160049" w:rsidDel="00B9623D">
          <w:rPr>
            <w:lang w:val="en-AU"/>
          </w:rPr>
          <w:delText>metabolism</w:delText>
        </w:r>
        <w:r w:rsidR="00944AE7" w:rsidDel="00B9623D">
          <w:rPr>
            <w:lang w:val="en-AU"/>
          </w:rPr>
          <w:delText xml:space="preserve"> </w:delText>
        </w:r>
        <w:r w:rsidR="006D3483" w:rsidDel="00B9623D">
          <w:rPr>
            <w:rFonts w:eastAsiaTheme="minorHAnsi"/>
            <w:lang w:val="en-US"/>
          </w:rPr>
          <w:fldChar w:fldCharType="begin"/>
        </w:r>
        <w:r w:rsidR="002905E1" w:rsidDel="00B9623D">
          <w:rPr>
            <w:rFonts w:eastAsiaTheme="minorHAnsi"/>
            <w:lang w:val="en-US"/>
          </w:rPr>
          <w:delInstrText xml:space="preserve"> ADDIN PAPERS2_CITATIONS &lt;citation&gt;&lt;priority&gt;65&lt;/priority&gt;&lt;uuid&gt;5CB497FD-BCEE-4126-A927-730ADEDC3E0A&lt;/uuid&gt;&lt;publications&gt;&lt;publication&gt;&lt;subtype&gt;400&lt;/subtype&gt;&lt;title&gt;How does Variation Body Composition Affect the Basal Metabolic Rates of Birds of Birds?&lt;/title&gt;&lt;url&gt;https://www.jstor.org/stable/2390277?origin=crossref&lt;/url&gt;&lt;volume&gt;10&lt;/volume&gt;&lt;publication_date&gt;99199606001200000000220000&lt;/publication_date&gt;&lt;uuid&gt;AC75FFEC-D5F1-4C9B-804B-CAA787D8CB8B&lt;/uuid&gt;&lt;type&gt;400&lt;/type&gt;&lt;number&gt;3&lt;/number&gt;&lt;doi&gt;10.2307/2390277&lt;/doi&gt;&lt;startpage&gt;307&lt;/startpage&gt;&lt;bundle&gt;&lt;publication&gt;&lt;title&gt;Functional Ecology&lt;/title&gt;&lt;uuid&gt;6C8EC5AD-2EA3-49E8-9900-637D53C3674F&lt;/uuid&gt;&lt;subtype&gt;-100&lt;/subtype&gt;&lt;publisher&gt;Blackwell Publishing Ltd&lt;/publisher&gt;&lt;type&gt;-100&lt;/type&gt;&lt;/publication&gt;&lt;/bundle&gt;&lt;authors&gt;&lt;author&gt;&lt;lastName&gt;Scott&lt;/lastName&gt;&lt;firstName&gt;I&lt;/firstName&gt;&lt;/author&gt;&lt;author&gt;&lt;lastName&gt;Mitchell&lt;/lastName&gt;&lt;firstName&gt;P&lt;/firstName&gt;&lt;middleNames&gt;I&lt;/middleNames&gt;&lt;/author&gt;&lt;author&gt;&lt;lastName&gt;Evans&lt;/lastName&gt;&lt;firstName&gt;P&lt;/firstName&gt;&lt;middleNames&gt;R&lt;/middleNames&gt;&lt;/author&gt;&lt;/authors&gt;&lt;/publication&gt;&lt;/publications&gt;&lt;cites&gt;&lt;/cites&gt;&lt;/citation&gt;</w:delInstrText>
        </w:r>
        <w:r w:rsidR="006D3483" w:rsidDel="00B9623D">
          <w:rPr>
            <w:rFonts w:eastAsiaTheme="minorHAnsi"/>
            <w:lang w:val="en-US"/>
          </w:rPr>
          <w:fldChar w:fldCharType="separate"/>
        </w:r>
        <w:r w:rsidR="004F268B" w:rsidDel="00B9623D">
          <w:rPr>
            <w:rFonts w:eastAsiaTheme="minorHAnsi"/>
            <w:lang w:val="en-US"/>
          </w:rPr>
          <w:delText>(Scott, Mitchell &amp; Evans 1996)</w:delText>
        </w:r>
        <w:r w:rsidR="006D3483" w:rsidDel="00B9623D">
          <w:rPr>
            <w:rFonts w:eastAsiaTheme="minorHAnsi"/>
            <w:lang w:val="en-US"/>
          </w:rPr>
          <w:fldChar w:fldCharType="end"/>
        </w:r>
        <w:r w:rsidR="00120F41" w:rsidRPr="005636D4" w:rsidDel="00B9623D">
          <w:rPr>
            <w:lang w:val="en-AU"/>
          </w:rPr>
          <w:delText>.</w:delText>
        </w:r>
        <w:r w:rsidR="00120F41" w:rsidDel="00B9623D">
          <w:rPr>
            <w:lang w:val="en-AU"/>
          </w:rPr>
          <w:delText xml:space="preserve"> </w:delText>
        </w:r>
        <w:r w:rsidR="00944AE7" w:rsidDel="00B9623D">
          <w:rPr>
            <w:lang w:val="en-AU"/>
          </w:rPr>
          <w:delText xml:space="preserve">In support of this, changes in fat mass strongly predicted within-individual variation in basal metabolic rate in Redshanks, a species of migratory bird </w:delText>
        </w:r>
        <w:r w:rsidR="006D3483" w:rsidDel="00B9623D">
          <w:rPr>
            <w:rFonts w:eastAsiaTheme="minorHAnsi"/>
            <w:lang w:val="en-US"/>
          </w:rPr>
          <w:fldChar w:fldCharType="begin"/>
        </w:r>
        <w:r w:rsidR="002905E1" w:rsidDel="00B9623D">
          <w:rPr>
            <w:rFonts w:eastAsiaTheme="minorHAnsi"/>
            <w:lang w:val="en-US"/>
          </w:rPr>
          <w:delInstrText xml:space="preserve"> ADDIN PAPERS2_CITATIONS &lt;citation&gt;&lt;priority&gt;66&lt;/priority&gt;&lt;uuid&gt;315B93B4-3B6E-4EA1-83F7-C27D609E3FF4&lt;/uuid&gt;&lt;publications&gt;&lt;publication&gt;&lt;subtype&gt;400&lt;/subtype&gt;&lt;title&gt;How does Variation Body Composition Affect the Basal Metabolic Rates of Birds of Birds?&lt;/title&gt;&lt;url&gt;https://www.jstor.org/stable/2390277?origin=crossref&lt;/url&gt;&lt;volume&gt;10&lt;/volume&gt;&lt;publication_date&gt;99199606001200000000220000&lt;/publication_date&gt;&lt;uuid&gt;AC75FFEC-D5F1-4C9B-804B-CAA787D8CB8B&lt;/uuid&gt;&lt;type&gt;400&lt;/type&gt;&lt;number&gt;3&lt;/number&gt;&lt;doi&gt;10.2307/2390277&lt;/doi&gt;&lt;startpage&gt;307&lt;/startpage&gt;&lt;bundle&gt;&lt;publication&gt;&lt;title&gt;Functional Ecology&lt;/title&gt;&lt;uuid&gt;6C8EC5AD-2EA3-49E8-9900-637D53C3674F&lt;/uuid&gt;&lt;subtype&gt;-100&lt;/subtype&gt;&lt;publisher&gt;Blackwell Publishing Ltd&lt;/publisher&gt;&lt;type&gt;-100&lt;/type&gt;&lt;/publication&gt;&lt;/bundle&gt;&lt;authors&gt;&lt;author&gt;&lt;lastName&gt;Scott&lt;/lastName&gt;&lt;firstName&gt;I&lt;/firstName&gt;&lt;/author&gt;&lt;author&gt;&lt;lastName&gt;Mitchell&lt;/lastName&gt;&lt;firstName&gt;P&lt;/firstName&gt;&lt;middleNames&gt;I&lt;/middleNames&gt;&lt;/author&gt;&lt;author&gt;&lt;lastName&gt;Evans&lt;/lastName&gt;&lt;firstName&gt;P&lt;/firstName&gt;&lt;middleNames&gt;R&lt;/middleNames&gt;&lt;/author&gt;&lt;/authors&gt;&lt;/publication&gt;&lt;/publications&gt;&lt;cites&gt;&lt;/cites&gt;&lt;/citation&gt;</w:delInstrText>
        </w:r>
        <w:r w:rsidR="006D3483" w:rsidDel="00B9623D">
          <w:rPr>
            <w:rFonts w:eastAsiaTheme="minorHAnsi"/>
            <w:lang w:val="en-US"/>
          </w:rPr>
          <w:fldChar w:fldCharType="separate"/>
        </w:r>
        <w:r w:rsidR="004F268B" w:rsidDel="00B9623D">
          <w:rPr>
            <w:rFonts w:eastAsiaTheme="minorHAnsi"/>
            <w:lang w:val="en-US"/>
          </w:rPr>
          <w:delText xml:space="preserve">(Scott </w:delText>
        </w:r>
        <w:r w:rsidR="004F268B" w:rsidDel="00B9623D">
          <w:rPr>
            <w:rFonts w:eastAsiaTheme="minorHAnsi"/>
            <w:i/>
            <w:iCs/>
            <w:lang w:val="en-US"/>
          </w:rPr>
          <w:delText>et al.</w:delText>
        </w:r>
        <w:r w:rsidR="004F268B" w:rsidDel="00B9623D">
          <w:rPr>
            <w:rFonts w:eastAsiaTheme="minorHAnsi"/>
            <w:lang w:val="en-US"/>
          </w:rPr>
          <w:delText xml:space="preserve"> 1996)</w:delText>
        </w:r>
        <w:r w:rsidR="006D3483" w:rsidDel="00B9623D">
          <w:rPr>
            <w:rFonts w:eastAsiaTheme="minorHAnsi"/>
            <w:lang w:val="en-US"/>
          </w:rPr>
          <w:fldChar w:fldCharType="end"/>
        </w:r>
        <w:r w:rsidR="00944AE7" w:rsidDel="00B9623D">
          <w:rPr>
            <w:lang w:val="en-AU"/>
          </w:rPr>
          <w:delText xml:space="preserve">. </w:delText>
        </w:r>
        <w:r w:rsidDel="00B9623D">
          <w:rPr>
            <w:lang w:val="en-AU"/>
          </w:rPr>
          <w:delText xml:space="preserve">Food limitation and metabolising different energy stores could help explain these within individual effects </w:delText>
        </w:r>
        <w:r w:rsidR="00CC68E4" w:rsidDel="00B9623D">
          <w:rPr>
            <w:lang w:val="en-AU"/>
          </w:rPr>
          <w:delText>given animals were intermittently fasted prior to measurements</w:delText>
        </w:r>
        <w:r w:rsidR="00C27523" w:rsidDel="00B9623D">
          <w:rPr>
            <w:lang w:val="en-AU"/>
          </w:rPr>
          <w:delText xml:space="preserve"> </w:delText>
        </w:r>
        <w:r w:rsidR="00CC68E4" w:rsidDel="00B9623D">
          <w:rPr>
            <w:lang w:val="en-AU"/>
          </w:rPr>
          <w:delText>and were measured over a long period of time (</w:delText>
        </w:r>
        <w:r w:rsidR="00C27523" w:rsidDel="00B9623D">
          <w:rPr>
            <w:lang w:val="en-AU"/>
          </w:rPr>
          <w:delText xml:space="preserve">4 </w:delText>
        </w:r>
        <w:r w:rsidR="00CC68E4" w:rsidDel="00B9623D">
          <w:rPr>
            <w:lang w:val="en-AU"/>
          </w:rPr>
          <w:delText xml:space="preserve">months) </w:delText>
        </w:r>
        <w:r w:rsidR="006D3483" w:rsidDel="00B9623D">
          <w:rPr>
            <w:rFonts w:eastAsiaTheme="minorHAnsi"/>
            <w:lang w:val="en-US"/>
          </w:rPr>
          <w:fldChar w:fldCharType="begin"/>
        </w:r>
        <w:r w:rsidR="002905E1" w:rsidDel="00B9623D">
          <w:rPr>
            <w:rFonts w:eastAsiaTheme="minorHAnsi"/>
            <w:lang w:val="en-US"/>
          </w:rPr>
          <w:delInstrText xml:space="preserve"> ADDIN PAPERS2_CITATIONS &lt;citation&gt;&lt;priority&gt;67&lt;/priority&gt;&lt;uuid&gt;6D3635AD-C22C-4188-90F3-9EDD96FECF9D&lt;/uuid&gt;&lt;publications&gt;&lt;publication&gt;&lt;subtype&gt;400&lt;/subtype&gt;&lt;publisher&gt;Pergamon&lt;/publisher&gt;&lt;title&gt;Starvation physiology: Reviewing the different strategies animals use to survive a common challenge&lt;/title&gt;&lt;url&gt;http://linkinghub.elsevier.com/retrieve/pii/S109564331000005X&lt;/url&gt;&lt;volume&gt;156&lt;/volume&gt;&lt;publication_date&gt;99201005011200000000222000&lt;/publication_date&gt;&lt;uuid&gt;69C1B2D9-EF01-474D-8E1D-ED5CB3E76ECA&lt;/uuid&gt;&lt;type&gt;400&lt;/type&gt;&lt;number&gt;1&lt;/number&gt;&lt;doi&gt;10.1016/j.cbpa.2010.01.002&lt;/doi&gt;&lt;startpage&gt;1&lt;/startpage&gt;&lt;endpage&gt;18&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McCue&lt;/lastName&gt;&lt;firstName&gt;Marshall&lt;/firstName&gt;&lt;middleNames&gt;D&lt;/middleNames&gt;&lt;/author&gt;&lt;/authors&gt;&lt;/publication&gt;&lt;/publications&gt;&lt;cites&gt;&lt;/cites&gt;&lt;/citation&gt;</w:delInstrText>
        </w:r>
        <w:r w:rsidR="006D3483" w:rsidDel="00B9623D">
          <w:rPr>
            <w:rFonts w:eastAsiaTheme="minorHAnsi"/>
            <w:lang w:val="en-US"/>
          </w:rPr>
          <w:fldChar w:fldCharType="separate"/>
        </w:r>
        <w:r w:rsidR="004F268B" w:rsidDel="00B9623D">
          <w:rPr>
            <w:rFonts w:eastAsiaTheme="minorHAnsi"/>
            <w:lang w:val="en-US"/>
          </w:rPr>
          <w:delText>(McCue 2010)</w:delText>
        </w:r>
        <w:r w:rsidR="006D3483" w:rsidDel="00B9623D">
          <w:rPr>
            <w:rFonts w:eastAsiaTheme="minorHAnsi"/>
            <w:lang w:val="en-US"/>
          </w:rPr>
          <w:fldChar w:fldCharType="end"/>
        </w:r>
        <w:r w:rsidDel="00B9623D">
          <w:rPr>
            <w:lang w:val="en-AU"/>
          </w:rPr>
          <w:delText xml:space="preserve">. Animals are known to adjust their physiological systems by shifting from carbohydrate-based energy reserves to more lipid- or protein-based reserves </w:delText>
        </w:r>
        <w:r w:rsidR="00C27523" w:rsidDel="00B9623D">
          <w:rPr>
            <w:lang w:val="en-AU"/>
          </w:rPr>
          <w:delText xml:space="preserve">during periods of intermittent fasting </w:delText>
        </w:r>
        <w:r w:rsidR="003F1CB2" w:rsidDel="00B9623D">
          <w:rPr>
            <w:rFonts w:eastAsiaTheme="minorHAnsi"/>
            <w:lang w:val="en-US"/>
          </w:rPr>
          <w:fldChar w:fldCharType="begin"/>
        </w:r>
        <w:r w:rsidR="002905E1" w:rsidDel="00B9623D">
          <w:rPr>
            <w:rFonts w:eastAsiaTheme="minorHAnsi"/>
            <w:lang w:val="en-US"/>
          </w:rPr>
          <w:delInstrText xml:space="preserve"> ADDIN PAPERS2_CITATIONS &lt;citation&gt;&lt;priority&gt;82&lt;/priority&gt;&lt;uuid&gt;535E190C-0AA3-4EAD-AC7A-44C033D6622D&lt;/uuid&gt;&lt;publications&gt;&lt;publication&gt;&lt;subtype&gt;400&lt;/subtype&gt;&lt;publisher&gt;Pergamon&lt;/publisher&gt;&lt;title&gt;Starvation physiology: Reviewing the different strategies animals use to survive a common challenge&lt;/title&gt;&lt;url&gt;http://linkinghub.elsevier.com/retrieve/pii/S109564331000005X&lt;/url&gt;&lt;volume&gt;156&lt;/volume&gt;&lt;publication_date&gt;99201005011200000000222000&lt;/publication_date&gt;&lt;uuid&gt;69C1B2D9-EF01-474D-8E1D-ED5CB3E76ECA&lt;/uuid&gt;&lt;type&gt;400&lt;/type&gt;&lt;number&gt;1&lt;/number&gt;&lt;doi&gt;10.1016/j.cbpa.2010.01.002&lt;/doi&gt;&lt;startpage&gt;1&lt;/startpage&gt;&lt;endpage&gt;18&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McCue&lt;/lastName&gt;&lt;firstName&gt;Marshall&lt;/firstName&gt;&lt;middleNames&gt;D&lt;/middleNames&gt;&lt;/author&gt;&lt;/authors&gt;&lt;/publication&gt;&lt;/publications&gt;&lt;cites&gt;&lt;/cites&gt;&lt;/citation&gt;</w:delInstrText>
        </w:r>
        <w:r w:rsidR="003F1CB2" w:rsidDel="00B9623D">
          <w:rPr>
            <w:rFonts w:eastAsiaTheme="minorHAnsi"/>
            <w:lang w:val="en-US"/>
          </w:rPr>
          <w:fldChar w:fldCharType="separate"/>
        </w:r>
        <w:r w:rsidR="004F268B" w:rsidDel="00B9623D">
          <w:rPr>
            <w:rFonts w:eastAsiaTheme="minorHAnsi"/>
            <w:lang w:val="en-US"/>
          </w:rPr>
          <w:delText>(McCue 2010)</w:delText>
        </w:r>
        <w:r w:rsidR="003F1CB2" w:rsidDel="00B9623D">
          <w:rPr>
            <w:rFonts w:eastAsiaTheme="minorHAnsi"/>
            <w:lang w:val="en-US"/>
          </w:rPr>
          <w:fldChar w:fldCharType="end"/>
        </w:r>
        <w:r w:rsidDel="00B9623D">
          <w:rPr>
            <w:lang w:val="en-AU"/>
          </w:rPr>
          <w:delText xml:space="preserve">. </w:delText>
        </w:r>
        <w:r w:rsidR="00C27523" w:rsidDel="00B9623D">
          <w:rPr>
            <w:lang w:val="en-AU"/>
          </w:rPr>
          <w:delText xml:space="preserve">Utilising different types of energy sources </w:delText>
        </w:r>
        <w:r w:rsidR="00C80F60" w:rsidDel="00B9623D">
          <w:rPr>
            <w:lang w:val="en-AU"/>
          </w:rPr>
          <w:delText xml:space="preserve">that </w:delText>
        </w:r>
        <w:r w:rsidR="00C27523" w:rsidDel="00B9623D">
          <w:rPr>
            <w:lang w:val="en-AU"/>
          </w:rPr>
          <w:delText xml:space="preserve">require different amounts of ATP </w:delText>
        </w:r>
        <w:r w:rsidR="00C80F60" w:rsidDel="00B9623D">
          <w:rPr>
            <w:lang w:val="en-AU"/>
          </w:rPr>
          <w:delText xml:space="preserve">to catabolise </w:delText>
        </w:r>
        <w:r w:rsidR="00C27523" w:rsidDel="00B9623D">
          <w:rPr>
            <w:lang w:val="en-AU"/>
          </w:rPr>
          <w:delText xml:space="preserve">can in turn could impact metabolic rate. </w:delText>
        </w:r>
        <w:r w:rsidDel="00B9623D">
          <w:rPr>
            <w:lang w:val="en-AU"/>
          </w:rPr>
          <w:delText xml:space="preserve">Catabolism of different energy fuels may help explain the diversity of intra-individual scaling exponents observed in vertebrate empirical </w:delText>
        </w:r>
        <w:r w:rsidRPr="00A45003" w:rsidDel="00B9623D">
          <w:rPr>
            <w:lang w:val="en-AU"/>
          </w:rPr>
          <w:delText>studies (Reviewed in</w:delText>
        </w:r>
        <w:r w:rsidR="003F1CB2" w:rsidRPr="00A45003" w:rsidDel="00B9623D">
          <w:rPr>
            <w:rFonts w:eastAsiaTheme="minorHAnsi"/>
            <w:lang w:val="en-US"/>
          </w:rPr>
          <w:fldChar w:fldCharType="begin"/>
        </w:r>
        <w:r w:rsidR="002905E1" w:rsidRPr="00A45003" w:rsidDel="00B9623D">
          <w:rPr>
            <w:rFonts w:eastAsiaTheme="minorHAnsi"/>
            <w:lang w:val="en-US"/>
          </w:rPr>
          <w:delInstrText xml:space="preserve"> ADDIN PAPERS2_CITATIONS &lt;citation&gt;&lt;priority&gt;83&lt;/priority&gt;&lt;uuid&gt;31ABD4AE-6A59-4693-AF7B-ABF1BA3D51D4&lt;/uuid&gt;&lt;publications&gt;&lt;publication&gt;&lt;subtype&gt;400&lt;/subtype&gt;&lt;title&gt;Beyond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delInstrText>
        </w:r>
        <w:r w:rsidR="003F1CB2" w:rsidRPr="00A45003" w:rsidDel="00B9623D">
          <w:rPr>
            <w:rFonts w:eastAsiaTheme="minorHAnsi"/>
            <w:lang w:val="en-US"/>
          </w:rPr>
          <w:fldChar w:fldCharType="separate"/>
        </w:r>
        <w:r w:rsidR="00A45003" w:rsidRPr="00A45003" w:rsidDel="00B9623D">
          <w:rPr>
            <w:rFonts w:eastAsiaTheme="minorHAnsi"/>
            <w:lang w:val="en-US"/>
          </w:rPr>
          <w:delText xml:space="preserve"> </w:delText>
        </w:r>
        <w:r w:rsidR="004F268B" w:rsidRPr="00A45003" w:rsidDel="00B9623D">
          <w:rPr>
            <w:rFonts w:eastAsiaTheme="minorHAnsi"/>
            <w:lang w:val="en-US"/>
          </w:rPr>
          <w:delText>Glazier 2005</w:delText>
        </w:r>
        <w:r w:rsidR="003F1CB2" w:rsidRPr="00A45003" w:rsidDel="00B9623D">
          <w:rPr>
            <w:rFonts w:eastAsiaTheme="minorHAnsi"/>
            <w:lang w:val="en-US"/>
          </w:rPr>
          <w:fldChar w:fldCharType="end"/>
        </w:r>
        <w:r w:rsidR="00C3283A" w:rsidRPr="00A45003" w:rsidDel="00B9623D">
          <w:rPr>
            <w:lang w:val="en-AU"/>
          </w:rPr>
          <w:delText>, 0</w:delText>
        </w:r>
        <w:r w:rsidR="00DB5542" w:rsidRPr="00A45003" w:rsidDel="00B9623D">
          <w:rPr>
            <w:lang w:val="en-AU"/>
          </w:rPr>
          <w:delText>.77</w:delText>
        </w:r>
        <w:r w:rsidR="00B44131" w:rsidRPr="00A45003" w:rsidDel="00B9623D">
          <w:rPr>
            <w:lang w:val="en-AU"/>
          </w:rPr>
          <w:delText>–</w:delText>
        </w:r>
        <w:r w:rsidR="00C3283A" w:rsidRPr="00A45003" w:rsidDel="00B9623D">
          <w:rPr>
            <w:lang w:val="en-AU"/>
          </w:rPr>
          <w:delText>1.88</w:delText>
        </w:r>
        <w:r w:rsidRPr="00A45003" w:rsidDel="00B9623D">
          <w:rPr>
            <w:lang w:val="en-AU"/>
          </w:rPr>
          <w:delText xml:space="preserve">). </w:delText>
        </w:r>
        <w:r w:rsidR="006A7703" w:rsidRPr="00A45003" w:rsidDel="00B9623D">
          <w:rPr>
            <w:lang w:val="en-AU"/>
          </w:rPr>
          <w:delText>For example</w:delText>
        </w:r>
        <w:r w:rsidRPr="00A45003" w:rsidDel="00B9623D">
          <w:rPr>
            <w:lang w:val="en-AU"/>
          </w:rPr>
          <w:delText>, an impressive intra-individual scaling exponent of 1.82 was observed in long-</w:delText>
        </w:r>
        <w:r w:rsidDel="00B9623D">
          <w:rPr>
            <w:lang w:val="en-AU"/>
          </w:rPr>
          <w:delText>distance migratory wader</w:delText>
        </w:r>
        <w:r w:rsidR="00C80F60" w:rsidDel="00B9623D">
          <w:rPr>
            <w:lang w:val="en-AU"/>
          </w:rPr>
          <w:delText xml:space="preserve">s that </w:delText>
        </w:r>
        <w:r w:rsidDel="00B9623D">
          <w:rPr>
            <w:lang w:val="en-AU"/>
          </w:rPr>
          <w:delText>have specifically evolved to mobilise, transport and utilise a range of energy reserves to travel long distances with limited opportunities to feed</w:delText>
        </w:r>
        <w:r w:rsidR="002066FD" w:rsidDel="00B9623D">
          <w:rPr>
            <w:lang w:val="en-AU"/>
          </w:rPr>
          <w:delText xml:space="preserve"> </w:delText>
        </w:r>
        <w:r w:rsidR="006D3483" w:rsidDel="00B9623D">
          <w:rPr>
            <w:rFonts w:eastAsiaTheme="minorHAnsi"/>
            <w:lang w:val="en-US"/>
          </w:rPr>
          <w:fldChar w:fldCharType="begin"/>
        </w:r>
        <w:r w:rsidR="002905E1" w:rsidDel="00B9623D">
          <w:rPr>
            <w:rFonts w:eastAsiaTheme="minorHAnsi"/>
            <w:lang w:val="en-US"/>
          </w:rPr>
          <w:delInstrText xml:space="preserve"> ADDIN PAPERS2_CITATIONS &lt;citation&gt;&lt;priority&gt;68&lt;/priority&gt;&lt;uuid&gt;A9A23449-2F85-4B28-9D15-9CF5E3F0F5BE&lt;/uuid&gt;&lt;publications&gt;&lt;publication&gt;&lt;subtype&gt;400&lt;/subtype&gt;&lt;title&gt;Basal metabolic rate in migratory waders: intra-individual, intraspecific, interspecific and seasonal variation&lt;/title&gt;&lt;url&gt;https://www.readcube.com/articles/10.1046/j.0269-8463.2001.00549.x?no_additional_access=1&amp;amp;tracking_referrer=besjournals.onlinelibrary.wiley.com&amp;amp;purchase_referrer=besjournals.onlinelibrary.wiley.com&amp;amp;publisher=wiley&amp;amp;access_api=1&amp;amp;parent_url=https:%2F%2Fbesjournals.onlinelibrary.wiley.com%2Fdoi%2Fepdf%2F10.1046%2Fj.0269-8463.2001.00549.x&amp;amp;preview=1&amp;amp;ssl=1&lt;/url&gt;&lt;publication_date&gt;99200107031200000000222000&lt;/publication_date&gt;&lt;uuid&gt;9DAD9BE1-4615-4E86-B096-7AD6FA9D4E25&lt;/uuid&gt;&lt;type&gt;400&lt;/type&gt;&lt;startpage&gt;1&lt;/startpage&gt;&lt;endpage&gt;9&lt;/endpage&gt;&lt;bundle&gt;&lt;publication&gt;&lt;title&gt;Functional Ecology&lt;/title&gt;&lt;uuid&gt;6C8EC5AD-2EA3-49E8-9900-637D53C3674F&lt;/uuid&gt;&lt;subtype&gt;-100&lt;/subtype&gt;&lt;publisher&gt;Blackwell Publishing Ltd&lt;/publisher&gt;&lt;type&gt;-100&lt;/type&gt;&lt;/publication&gt;&lt;/bundle&gt;&lt;authors&gt;&lt;author&gt;&lt;lastName&gt;Kvist&lt;/lastName&gt;&lt;firstName&gt;A&lt;/firstName&gt;&lt;/author&gt;&lt;author&gt;&lt;lastName&gt;Lindstrom&lt;/lastName&gt;&lt;firstName&gt;Å&lt;/firstName&gt;&lt;/author&gt;&lt;/authors&gt;&lt;/publication&gt;&lt;/publications&gt;&lt;cites&gt;&lt;/cites&gt;&lt;/citation&gt;</w:delInstrText>
        </w:r>
        <w:r w:rsidR="006D3483" w:rsidDel="00B9623D">
          <w:rPr>
            <w:rFonts w:eastAsiaTheme="minorHAnsi"/>
            <w:lang w:val="en-US"/>
          </w:rPr>
          <w:fldChar w:fldCharType="separate"/>
        </w:r>
        <w:r w:rsidR="004F268B" w:rsidDel="00B9623D">
          <w:rPr>
            <w:rFonts w:eastAsiaTheme="minorHAnsi"/>
            <w:lang w:val="en-US"/>
          </w:rPr>
          <w:delText>(Kvist &amp; Lindstrom 2001)</w:delText>
        </w:r>
        <w:r w:rsidR="006D3483" w:rsidDel="00B9623D">
          <w:rPr>
            <w:rFonts w:eastAsiaTheme="minorHAnsi"/>
            <w:lang w:val="en-US"/>
          </w:rPr>
          <w:fldChar w:fldCharType="end"/>
        </w:r>
        <w:r w:rsidR="002066FD" w:rsidDel="00B9623D">
          <w:rPr>
            <w:lang w:val="en-AU"/>
          </w:rPr>
          <w:delText xml:space="preserve">. </w:delText>
        </w:r>
      </w:del>
      <w:r w:rsidR="00C27523">
        <w:rPr>
          <w:lang w:val="en-AU"/>
        </w:rPr>
        <w:t>F</w:t>
      </w:r>
      <w:r>
        <w:rPr>
          <w:lang w:val="en-AU"/>
        </w:rPr>
        <w:t xml:space="preserve">uture work is needed to investigate the physiological mechanisms </w:t>
      </w:r>
      <w:ins w:id="618" w:author="fonti.kar@gmail.com" w:date="2019-01-15T14:00:00Z">
        <w:r w:rsidR="00B9623D">
          <w:rPr>
            <w:lang w:val="en-AU"/>
          </w:rPr>
          <w:t xml:space="preserve">of within-individual effects as </w:t>
        </w:r>
      </w:ins>
      <w:ins w:id="619" w:author="fonti.kar@gmail.com" w:date="2019-01-15T14:02:00Z">
        <w:r w:rsidR="00620336">
          <w:rPr>
            <w:lang w:val="en-AU"/>
          </w:rPr>
          <w:t>has</w:t>
        </w:r>
      </w:ins>
      <w:ins w:id="620" w:author="fonti.kar@gmail.com" w:date="2019-01-15T14:00:00Z">
        <w:r w:rsidR="00B9623D">
          <w:rPr>
            <w:lang w:val="en-AU"/>
          </w:rPr>
          <w:t xml:space="preserve"> </w:t>
        </w:r>
      </w:ins>
      <w:ins w:id="621" w:author="fonti.kar@gmail.com" w:date="2019-01-15T14:01:00Z">
        <w:r w:rsidR="00B9623D">
          <w:rPr>
            <w:lang w:val="en-AU"/>
          </w:rPr>
          <w:t xml:space="preserve">largely neglected and may help elucidate why mass-scaling exponents are so variable at </w:t>
        </w:r>
        <w:r w:rsidR="00620336">
          <w:rPr>
            <w:lang w:val="en-AU"/>
          </w:rPr>
          <w:t>higher levels of biological organisation</w:t>
        </w:r>
      </w:ins>
      <w:ins w:id="622" w:author="fonti.kar@gmail.com" w:date="2019-01-15T14:02:00Z">
        <w:r w:rsidR="00620336">
          <w:rPr>
            <w:lang w:val="en-AU"/>
          </w:rPr>
          <w:t xml:space="preserve"> (Glazier, 2005). </w:t>
        </w:r>
      </w:ins>
      <w:ins w:id="623" w:author="fonti.kar@gmail.com" w:date="2019-01-15T14:00:00Z">
        <w:r w:rsidR="00B9623D">
          <w:rPr>
            <w:lang w:val="en-AU"/>
          </w:rPr>
          <w:t xml:space="preserve"> </w:t>
        </w:r>
      </w:ins>
      <w:del w:id="624" w:author="fonti.kar@gmail.com" w:date="2019-01-15T14:02:00Z">
        <w:r w:rsidDel="00620336">
          <w:rPr>
            <w:lang w:val="en-AU"/>
          </w:rPr>
          <w:delText xml:space="preserve">and interactions of food limitation, fuel supply on scaling of metabolic rate. </w:delText>
        </w:r>
      </w:del>
    </w:p>
    <w:p w14:paraId="1FB7831E" w14:textId="345DEBC9" w:rsidR="00DB5542" w:rsidRPr="00DB5542" w:rsidRDefault="00D24BC6" w:rsidP="006237AE">
      <w:pPr>
        <w:pStyle w:val="Heading1"/>
        <w:spacing w:line="360" w:lineRule="auto"/>
        <w:rPr>
          <w:lang w:val="en-AU"/>
        </w:rPr>
      </w:pPr>
      <w:r>
        <w:rPr>
          <w:lang w:val="en-AU"/>
        </w:rPr>
        <w:t>Conclusion</w:t>
      </w:r>
    </w:p>
    <w:p w14:paraId="6A12FBEE" w14:textId="76D83190" w:rsidR="00575A6F" w:rsidRPr="00575A6F" w:rsidRDefault="00837452" w:rsidP="006237AE">
      <w:pPr>
        <w:pStyle w:val="Thesisnormal"/>
        <w:spacing w:line="360" w:lineRule="auto"/>
      </w:pPr>
      <w:r>
        <w:t xml:space="preserve">Our study </w:t>
      </w:r>
      <w:r w:rsidR="00575A6F">
        <w:t>emphasise</w:t>
      </w:r>
      <w:r>
        <w:t>s</w:t>
      </w:r>
      <w:r w:rsidR="00575A6F">
        <w:t xml:space="preserve"> the importance of considering </w:t>
      </w:r>
      <w:r w:rsidR="00725AD1">
        <w:t xml:space="preserve">individual variation in metabolic </w:t>
      </w:r>
      <w:r w:rsidR="00D7100A">
        <w:t xml:space="preserve">plasticity in response </w:t>
      </w:r>
      <w:r w:rsidR="00160049">
        <w:t xml:space="preserve">to </w:t>
      </w:r>
      <w:r w:rsidR="00C80F60">
        <w:t xml:space="preserve">changes in </w:t>
      </w:r>
      <w:r w:rsidR="008A237C">
        <w:t>temperature</w:t>
      </w:r>
      <w:r w:rsidR="00420B00">
        <w:t xml:space="preserve"> and body mass</w:t>
      </w:r>
      <w:r w:rsidR="008A237C">
        <w:t xml:space="preserve">. </w:t>
      </w:r>
      <w:r w:rsidR="007604F9">
        <w:t>I</w:t>
      </w:r>
      <w:r w:rsidR="00F0336D">
        <w:t xml:space="preserve">ndividual variation in metabolic rate and mass </w:t>
      </w:r>
      <w:r w:rsidR="0091381A">
        <w:t>is</w:t>
      </w:r>
      <w:r w:rsidR="00F0336D">
        <w:t xml:space="preserve"> organised </w:t>
      </w:r>
      <w:r w:rsidR="008A237C">
        <w:t>hierarchical</w:t>
      </w:r>
      <w:r w:rsidR="00F0336D">
        <w:t xml:space="preserve">ly and </w:t>
      </w:r>
      <w:r w:rsidR="00C80F60">
        <w:t xml:space="preserve">if </w:t>
      </w:r>
      <w:r w:rsidR="00F0336D">
        <w:t xml:space="preserve">the hierarchical nature of </w:t>
      </w:r>
      <w:r w:rsidR="007604F9">
        <w:t>individual</w:t>
      </w:r>
      <w:r w:rsidR="00F0336D">
        <w:t xml:space="preserve"> data is not correctly modelled, </w:t>
      </w:r>
      <w:del w:id="625" w:author="fonti.kar@gmail.com" w:date="2019-01-15T10:07:00Z">
        <w:r w:rsidR="008A237C" w:rsidDel="009204F2">
          <w:delText xml:space="preserve">population level </w:delText>
        </w:r>
      </w:del>
      <w:r w:rsidR="008A237C">
        <w:t xml:space="preserve">mass-scaling </w:t>
      </w:r>
      <w:r w:rsidR="00C80F60">
        <w:t xml:space="preserve">relationships may be </w:t>
      </w:r>
      <w:r w:rsidR="0091381A">
        <w:t xml:space="preserve">mix of among-and within individual </w:t>
      </w:r>
      <w:del w:id="626" w:author="fonti.kar@gmail.com" w:date="2019-01-15T10:07:00Z">
        <w:r w:rsidR="00160049" w:rsidDel="009204F2">
          <w:delText xml:space="preserve">(or population) </w:delText>
        </w:r>
      </w:del>
      <w:r w:rsidR="0091381A">
        <w:t>effects. This can</w:t>
      </w:r>
      <w:r w:rsidR="00B25707">
        <w:t xml:space="preserve"> </w:t>
      </w:r>
      <w:r w:rsidR="00D951D6">
        <w:t>lead to ‘hasty generalisations’, particularly in</w:t>
      </w:r>
      <w:r w:rsidR="001D6106">
        <w:t xml:space="preserve"> </w:t>
      </w:r>
      <w:r w:rsidR="0091381A">
        <w:t>theoretical models that utilise energetic scaling</w:t>
      </w:r>
      <w:r w:rsidR="001D6106">
        <w:t xml:space="preserve"> </w:t>
      </w:r>
      <w:r w:rsidR="00D951D6">
        <w:t xml:space="preserve">across taxa </w:t>
      </w:r>
      <w:r w:rsidR="0091381A">
        <w:t xml:space="preserve">to </w:t>
      </w:r>
      <w:r w:rsidR="000765EB">
        <w:t>predict</w:t>
      </w:r>
      <w:r w:rsidR="0091381A">
        <w:t xml:space="preserve"> ecological </w:t>
      </w:r>
      <w:r w:rsidR="00D951D6">
        <w:t xml:space="preserve">system </w:t>
      </w:r>
      <w:r w:rsidR="0091381A">
        <w:t>dynamics</w:t>
      </w:r>
      <w:r w:rsidR="008A237C">
        <w:t>.</w:t>
      </w:r>
      <w:r w:rsidR="00D7100A">
        <w:t xml:space="preserve"> </w:t>
      </w:r>
      <w:r w:rsidR="00D951D6">
        <w:t xml:space="preserve">From our study, it is apparent that thermal plasticity of metabolic rate is indeed repeatable </w:t>
      </w:r>
      <w:r w:rsidR="00875DC1">
        <w:t xml:space="preserve">and </w:t>
      </w:r>
      <w:r w:rsidR="00C80F60">
        <w:t xml:space="preserve">could </w:t>
      </w:r>
      <w:r w:rsidR="00875DC1">
        <w:t xml:space="preserve">be </w:t>
      </w:r>
      <w:r w:rsidR="00C80F60">
        <w:t>subjected to</w:t>
      </w:r>
      <w:r w:rsidR="00875DC1">
        <w:t xml:space="preserve"> natural selection to shape population reaction norm</w:t>
      </w:r>
      <w:r w:rsidR="00160049">
        <w:t>s</w:t>
      </w:r>
      <w:r w:rsidR="00875DC1">
        <w:t xml:space="preserve"> in the face of warming climate. </w:t>
      </w:r>
      <w:r w:rsidR="00811B10">
        <w:t xml:space="preserve">Given </w:t>
      </w:r>
      <w:r w:rsidR="00D951D6">
        <w:t xml:space="preserve">that </w:t>
      </w:r>
      <w:r w:rsidR="00875DC1">
        <w:t xml:space="preserve">within-individual </w:t>
      </w:r>
      <w:r w:rsidR="009B511E">
        <w:t>variance</w:t>
      </w:r>
      <w:r w:rsidR="00875DC1">
        <w:t xml:space="preserve"> </w:t>
      </w:r>
      <w:r w:rsidR="00811B10">
        <w:t xml:space="preserve">declined with increasing temperatures, this may allow selection to operate more </w:t>
      </w:r>
      <w:r w:rsidR="00C80F60">
        <w:t>efficiently</w:t>
      </w:r>
      <w:r w:rsidR="00541186">
        <w:t xml:space="preserve"> at</w:t>
      </w:r>
      <w:r w:rsidR="00811B10">
        <w:t xml:space="preserve"> higher temperatures</w:t>
      </w:r>
      <w:r w:rsidR="00875DC1">
        <w:t xml:space="preserve">. </w:t>
      </w:r>
      <w:r w:rsidR="00AB7D25">
        <w:t>O</w:t>
      </w:r>
      <w:r w:rsidR="00875DC1">
        <w:t xml:space="preserve">ur results show that metabolic reaction norms may not be strictly linear and may </w:t>
      </w:r>
      <w:r w:rsidR="00AB7D25">
        <w:t xml:space="preserve">even </w:t>
      </w:r>
      <w:r w:rsidR="00875DC1">
        <w:t>have the capacity to evolve more malleable forms</w:t>
      </w:r>
      <w:r w:rsidR="00AB7D25">
        <w:t xml:space="preserve">, however this was dependent on what statistical approach we used. </w:t>
      </w:r>
      <w:r w:rsidR="00725AD1">
        <w:t>W</w:t>
      </w:r>
      <w:r w:rsidR="00045FE9">
        <w:t>hile</w:t>
      </w:r>
      <w:r w:rsidR="00A03F64">
        <w:t xml:space="preserve"> we do not advocate the use of any single approach in modelling plasticity, our </w:t>
      </w:r>
      <w:r w:rsidR="00725AD1">
        <w:t>goal</w:t>
      </w:r>
      <w:r w:rsidR="00A03F64">
        <w:t xml:space="preserve"> is to illustrate how differences in assumptions </w:t>
      </w:r>
      <w:r w:rsidR="00AB7D25">
        <w:t>between the</w:t>
      </w:r>
      <w:r w:rsidR="00A03F64">
        <w:t xml:space="preserve"> function-valued and character-state approach can influence the inferences we draw from them. </w:t>
      </w:r>
      <w:r w:rsidR="00AB7D25">
        <w:t>Molecular studies elucidating the mechanisms of metabolic plasticity</w:t>
      </w:r>
      <w:r w:rsidR="0014710B">
        <w:t xml:space="preserve"> in response to the internal and external environment</w:t>
      </w:r>
      <w:r w:rsidR="00AB7D25">
        <w:t xml:space="preserve"> would be invaluable to better explain deviations from the ¾ power law</w:t>
      </w:r>
      <w:r w:rsidR="004F6327">
        <w:t xml:space="preserve"> and ‘universal temperature dependence’</w:t>
      </w:r>
      <w:r w:rsidR="00AB7D25">
        <w:t xml:space="preserve"> as well as, the capacity for metabolic reaction norms to evolve. </w:t>
      </w:r>
    </w:p>
    <w:p w14:paraId="66B0867B" w14:textId="65A3D85D" w:rsidR="00EF339B" w:rsidRDefault="00EF339B" w:rsidP="006237AE">
      <w:pPr>
        <w:pStyle w:val="Heading1"/>
        <w:spacing w:line="360" w:lineRule="auto"/>
        <w:rPr>
          <w:lang w:val="en-AU"/>
        </w:rPr>
      </w:pPr>
      <w:r>
        <w:rPr>
          <w:lang w:val="en-AU"/>
        </w:rPr>
        <w:t>Author contributions</w:t>
      </w:r>
    </w:p>
    <w:p w14:paraId="59B06105" w14:textId="3DA5E0DB" w:rsidR="00F47C4E" w:rsidRPr="00F47C4E" w:rsidRDefault="00F47C4E" w:rsidP="006237AE">
      <w:pPr>
        <w:spacing w:line="360" w:lineRule="auto"/>
        <w:rPr>
          <w:lang w:val="en-AU"/>
        </w:rPr>
      </w:pPr>
      <w:r>
        <w:rPr>
          <w:lang w:val="en-AU"/>
        </w:rPr>
        <w:t>FK, DN and SN conceived the ideas and designed the study; FK and CF collected the data; FK, DN, SN analysed the data; All authors contributed to writing the manuscript</w:t>
      </w:r>
    </w:p>
    <w:p w14:paraId="54467CDE" w14:textId="472EBA5E" w:rsidR="0020537E" w:rsidRDefault="00D24BC6" w:rsidP="006237AE">
      <w:pPr>
        <w:pStyle w:val="Heading1"/>
        <w:spacing w:line="360" w:lineRule="auto"/>
        <w:rPr>
          <w:lang w:val="en-AU"/>
        </w:rPr>
      </w:pPr>
      <w:r>
        <w:rPr>
          <w:lang w:val="en-AU"/>
        </w:rPr>
        <w:t>Acknowledgements</w:t>
      </w:r>
    </w:p>
    <w:p w14:paraId="09AEBEF4" w14:textId="3C640674" w:rsidR="005636D4" w:rsidRPr="005636D4" w:rsidRDefault="00CF6F0E" w:rsidP="006237AE">
      <w:pPr>
        <w:spacing w:line="360" w:lineRule="auto"/>
        <w:rPr>
          <w:lang w:val="en-AU"/>
        </w:rPr>
      </w:pPr>
      <w:r>
        <w:rPr>
          <w:lang w:val="en-AU"/>
        </w:rPr>
        <w:t xml:space="preserve">This study would not have been possible without the </w:t>
      </w:r>
      <w:r w:rsidR="001A1318">
        <w:rPr>
          <w:lang w:val="en-AU"/>
        </w:rPr>
        <w:t xml:space="preserve">support </w:t>
      </w:r>
      <w:r>
        <w:rPr>
          <w:lang w:val="en-AU"/>
        </w:rPr>
        <w:t xml:space="preserve">of </w:t>
      </w:r>
      <w:r w:rsidR="001A1318">
        <w:rPr>
          <w:lang w:val="en-AU"/>
        </w:rPr>
        <w:t>the Australian Research Council</w:t>
      </w:r>
      <w:r w:rsidR="002775C7">
        <w:rPr>
          <w:lang w:val="en-AU"/>
        </w:rPr>
        <w:t xml:space="preserve"> (ARC)</w:t>
      </w:r>
      <w:r w:rsidR="001A1318" w:rsidRPr="001A1318">
        <w:rPr>
          <w:lang w:val="en-AU"/>
        </w:rPr>
        <w:t xml:space="preserve"> </w:t>
      </w:r>
      <w:r w:rsidR="001A1318">
        <w:rPr>
          <w:lang w:val="en-AU"/>
        </w:rPr>
        <w:t>Discovery Early Career Research Award to D. W. A. N (DE150101774)</w:t>
      </w:r>
      <w:r w:rsidR="002775C7">
        <w:rPr>
          <w:lang w:val="en-AU"/>
        </w:rPr>
        <w:t>; also, S.N. was supported by an ARC Future Fellowship (</w:t>
      </w:r>
      <w:r w:rsidR="002775C7" w:rsidRPr="002775C7">
        <w:rPr>
          <w:lang w:val="en-AU"/>
        </w:rPr>
        <w:t>FT13010026</w:t>
      </w:r>
      <w:r w:rsidR="002775C7">
        <w:rPr>
          <w:lang w:val="en-AU"/>
        </w:rPr>
        <w:t>).</w:t>
      </w:r>
      <w:r w:rsidR="00F47C4E">
        <w:rPr>
          <w:lang w:val="en-AU"/>
        </w:rPr>
        <w:t xml:space="preserve"> We recognise The Office of Environment and Heritable, New South Wales for our wildlife collection permit and the animal ethics committee from University of New South Wales and Macquarie </w:t>
      </w:r>
      <w:r w:rsidR="00F47C4E">
        <w:rPr>
          <w:lang w:val="en-AU"/>
        </w:rPr>
        <w:lastRenderedPageBreak/>
        <w:t xml:space="preserve">University for our animal ethics permit. </w:t>
      </w:r>
      <w:r>
        <w:rPr>
          <w:lang w:val="en-AU"/>
        </w:rPr>
        <w:t xml:space="preserve">We express gratitude for </w:t>
      </w:r>
      <w:r w:rsidR="003E442E">
        <w:rPr>
          <w:lang w:val="en-AU"/>
        </w:rPr>
        <w:t>all the</w:t>
      </w:r>
      <w:r>
        <w:rPr>
          <w:lang w:val="en-AU"/>
        </w:rPr>
        <w:t xml:space="preserve"> members of the Lizard Lab at Macquarie University for assistance and support throughout this study. Especially, A/Prof. </w:t>
      </w:r>
      <w:r w:rsidR="005636D4">
        <w:rPr>
          <w:lang w:val="en-AU"/>
        </w:rPr>
        <w:t>Martin</w:t>
      </w:r>
      <w:r>
        <w:rPr>
          <w:lang w:val="en-AU"/>
        </w:rPr>
        <w:t xml:space="preserve"> Whiting for the use of his facilities.</w:t>
      </w:r>
      <w:r w:rsidR="005636D4">
        <w:rPr>
          <w:lang w:val="en-AU"/>
        </w:rPr>
        <w:t xml:space="preserve"> </w:t>
      </w:r>
      <w:r>
        <w:rPr>
          <w:lang w:val="en-AU"/>
        </w:rPr>
        <w:t xml:space="preserve">We are in debt to </w:t>
      </w:r>
      <w:r w:rsidR="005636D4">
        <w:rPr>
          <w:lang w:val="en-AU"/>
        </w:rPr>
        <w:t>Christine</w:t>
      </w:r>
      <w:r>
        <w:rPr>
          <w:lang w:val="en-AU"/>
        </w:rPr>
        <w:t xml:space="preserve"> Wilson for her assistance with animal husbandry. We really appreciated the help of </w:t>
      </w:r>
      <w:r w:rsidR="005636D4">
        <w:rPr>
          <w:lang w:val="en-AU"/>
        </w:rPr>
        <w:t>Stephan</w:t>
      </w:r>
      <w:r>
        <w:rPr>
          <w:lang w:val="en-AU"/>
        </w:rPr>
        <w:t xml:space="preserve"> Klopper in helping the design and construction of our metabolic chambers. We would also like to acknowledge </w:t>
      </w:r>
      <w:r w:rsidR="005636D4">
        <w:rPr>
          <w:lang w:val="en-AU"/>
        </w:rPr>
        <w:t xml:space="preserve">Martin </w:t>
      </w:r>
      <w:r>
        <w:rPr>
          <w:lang w:val="en-AU"/>
        </w:rPr>
        <w:t>Thompson</w:t>
      </w:r>
      <w:r w:rsidR="005636D4">
        <w:rPr>
          <w:lang w:val="en-AU"/>
        </w:rPr>
        <w:t xml:space="preserve"> at</w:t>
      </w:r>
      <w:r>
        <w:rPr>
          <w:lang w:val="en-AU"/>
        </w:rPr>
        <w:t xml:space="preserve"> the Division of Research, University of New South Wales for his technical aid with our models. Finally, we</w:t>
      </w:r>
      <w:r w:rsidR="005636D4">
        <w:rPr>
          <w:lang w:val="en-AU"/>
        </w:rPr>
        <w:t xml:space="preserve"> </w:t>
      </w:r>
      <w:r>
        <w:rPr>
          <w:lang w:val="en-AU"/>
        </w:rPr>
        <w:t xml:space="preserve">thank David Mitchell and </w:t>
      </w:r>
      <w:r w:rsidR="005636D4">
        <w:rPr>
          <w:lang w:val="en-AU"/>
        </w:rPr>
        <w:t xml:space="preserve">Tobias Uller </w:t>
      </w:r>
      <w:r>
        <w:rPr>
          <w:lang w:val="en-AU"/>
        </w:rPr>
        <w:t xml:space="preserve">insightful </w:t>
      </w:r>
      <w:r w:rsidR="005636D4">
        <w:rPr>
          <w:lang w:val="en-AU"/>
        </w:rPr>
        <w:t>discussions</w:t>
      </w:r>
      <w:r>
        <w:rPr>
          <w:lang w:val="en-AU"/>
        </w:rPr>
        <w:t xml:space="preserve">. </w:t>
      </w:r>
    </w:p>
    <w:p w14:paraId="6242466F" w14:textId="3C913EB6" w:rsidR="00EF339B" w:rsidRDefault="00EF339B" w:rsidP="006237AE">
      <w:pPr>
        <w:pStyle w:val="Heading1"/>
        <w:spacing w:line="360" w:lineRule="auto"/>
        <w:rPr>
          <w:lang w:val="en-AU"/>
        </w:rPr>
      </w:pPr>
      <w:r>
        <w:rPr>
          <w:lang w:val="en-AU"/>
        </w:rPr>
        <w:t>Data accessibility</w:t>
      </w:r>
    </w:p>
    <w:p w14:paraId="2B1FB265" w14:textId="18DBB109" w:rsidR="0068239D" w:rsidRPr="0068239D" w:rsidRDefault="0068239D" w:rsidP="006237AE">
      <w:pPr>
        <w:spacing w:line="360" w:lineRule="auto"/>
        <w:rPr>
          <w:lang w:val="en-AU"/>
        </w:rPr>
      </w:pPr>
      <w:r>
        <w:rPr>
          <w:lang w:val="en-AU"/>
        </w:rPr>
        <w:t>Datasets and code used to generate results of this study will be made accessible via Open Science Framework via a public DOI</w:t>
      </w:r>
      <w:r w:rsidR="008B27C0">
        <w:rPr>
          <w:lang w:val="en-AU"/>
        </w:rPr>
        <w:t xml:space="preserve"> link. For reviewing purposes, </w:t>
      </w:r>
      <w:r w:rsidR="008312E8">
        <w:rPr>
          <w:lang w:val="en-AU"/>
        </w:rPr>
        <w:t>a</w:t>
      </w:r>
      <w:r w:rsidR="008B27C0">
        <w:rPr>
          <w:lang w:val="en-AU"/>
        </w:rPr>
        <w:t xml:space="preserve"> ‘reviewer’s only’ DOI link has been generated </w:t>
      </w:r>
    </w:p>
    <w:p w14:paraId="7323F4B1" w14:textId="2B79A1BC" w:rsidR="006D3483" w:rsidRDefault="00D24BC6" w:rsidP="006237AE">
      <w:pPr>
        <w:pStyle w:val="Heading1"/>
        <w:spacing w:line="360" w:lineRule="auto"/>
        <w:rPr>
          <w:lang w:val="en-AU"/>
        </w:rPr>
      </w:pPr>
      <w:r>
        <w:rPr>
          <w:lang w:val="en-AU"/>
        </w:rPr>
        <w:t>References</w:t>
      </w:r>
    </w:p>
    <w:p w14:paraId="72EAE34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Allen, A.P., Gillooly, J.F. &amp; Brown, J.H. (2005) Linking the global carbon cycle to individual metabolism. </w:t>
      </w:r>
      <w:r>
        <w:rPr>
          <w:rFonts w:eastAsiaTheme="minorHAnsi"/>
          <w:i/>
          <w:iCs/>
          <w:lang w:val="en-US"/>
        </w:rPr>
        <w:t>Functional Ecology</w:t>
      </w:r>
      <w:r>
        <w:rPr>
          <w:rFonts w:eastAsiaTheme="minorHAnsi"/>
          <w:lang w:val="en-US"/>
        </w:rPr>
        <w:t xml:space="preserve">, </w:t>
      </w:r>
      <w:r>
        <w:rPr>
          <w:rFonts w:eastAsiaTheme="minorHAnsi"/>
          <w:b/>
          <w:bCs/>
          <w:lang w:val="en-US"/>
        </w:rPr>
        <w:t>19</w:t>
      </w:r>
      <w:r>
        <w:rPr>
          <w:rFonts w:eastAsiaTheme="minorHAnsi"/>
          <w:lang w:val="en-US"/>
        </w:rPr>
        <w:t>, 202–213.</w:t>
      </w:r>
    </w:p>
    <w:p w14:paraId="381E68D9" w14:textId="6EE9B855"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Angilletta, M.J., Jr, Wilson, R.S., Navas, C.A. &amp; James, R.S. (2003) Tradeoffs and the evolution of thermal reaction norms. </w:t>
      </w:r>
      <w:r w:rsidR="007D7446">
        <w:rPr>
          <w:rFonts w:eastAsiaTheme="minorHAnsi"/>
          <w:i/>
          <w:iCs/>
          <w:lang w:val="en-US"/>
        </w:rPr>
        <w:t>Trends Ecol Evol,</w:t>
      </w:r>
      <w:r w:rsidR="007D7446">
        <w:rPr>
          <w:rFonts w:eastAsiaTheme="minorHAnsi"/>
          <w:b/>
          <w:bCs/>
          <w:lang w:val="en-US"/>
        </w:rPr>
        <w:t xml:space="preserve"> </w:t>
      </w:r>
      <w:r>
        <w:rPr>
          <w:rFonts w:eastAsiaTheme="minorHAnsi"/>
          <w:b/>
          <w:bCs/>
          <w:lang w:val="en-US"/>
        </w:rPr>
        <w:t>18</w:t>
      </w:r>
      <w:r>
        <w:rPr>
          <w:rFonts w:eastAsiaTheme="minorHAnsi"/>
          <w:lang w:val="en-US"/>
        </w:rPr>
        <w:t>, 234–240.</w:t>
      </w:r>
    </w:p>
    <w:p w14:paraId="01A91418" w14:textId="256850F0"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Araya-Ajoy, Y.G., Mathot, K.J. &amp; Dingemanse, N.J. (2015) An approach to estimate short-term, long-term and reaction norm repeatability.</w:t>
      </w:r>
      <w:r w:rsidR="007D7446">
        <w:rPr>
          <w:rFonts w:eastAsiaTheme="minorHAnsi"/>
          <w:lang w:val="en-US"/>
        </w:rPr>
        <w:t xml:space="preserve"> </w:t>
      </w:r>
      <w:r w:rsidR="007D7446">
        <w:rPr>
          <w:rFonts w:eastAsiaTheme="minorHAnsi"/>
          <w:i/>
          <w:lang w:val="en-US"/>
        </w:rPr>
        <w:t>Journal of Animal Ecology,</w:t>
      </w:r>
      <w:r>
        <w:rPr>
          <w:rFonts w:eastAsiaTheme="minorHAnsi"/>
          <w:lang w:val="en-US"/>
        </w:rPr>
        <w:t xml:space="preserve"> </w:t>
      </w:r>
      <w:r>
        <w:rPr>
          <w:rFonts w:eastAsiaTheme="minorHAnsi"/>
          <w:b/>
          <w:bCs/>
          <w:lang w:val="en-US"/>
        </w:rPr>
        <w:t>6</w:t>
      </w:r>
      <w:r>
        <w:rPr>
          <w:rFonts w:eastAsiaTheme="minorHAnsi"/>
          <w:lang w:val="en-US"/>
        </w:rPr>
        <w:t>, 1462–1473.</w:t>
      </w:r>
    </w:p>
    <w:p w14:paraId="4E74863A" w14:textId="3A791745"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Auer, S.K., Bassar, R.D., Salin, K. &amp; Metcalfe, N.B. (2016) Repeatability of metabolic rate is lower for animals living under field versus laboratory conditions. </w:t>
      </w:r>
      <w:r>
        <w:rPr>
          <w:rFonts w:eastAsiaTheme="minorHAnsi"/>
          <w:i/>
          <w:iCs/>
          <w:lang w:val="en-US"/>
        </w:rPr>
        <w:t xml:space="preserve">The Journal of </w:t>
      </w:r>
      <w:r w:rsidR="007D7446">
        <w:rPr>
          <w:rFonts w:eastAsiaTheme="minorHAnsi"/>
          <w:i/>
          <w:iCs/>
          <w:lang w:val="en-US"/>
        </w:rPr>
        <w:t>E</w:t>
      </w:r>
      <w:r>
        <w:rPr>
          <w:rFonts w:eastAsiaTheme="minorHAnsi"/>
          <w:i/>
          <w:iCs/>
          <w:lang w:val="en-US"/>
        </w:rPr>
        <w:t>xperimental biology</w:t>
      </w:r>
      <w:r>
        <w:rPr>
          <w:rFonts w:eastAsiaTheme="minorHAnsi"/>
          <w:lang w:val="en-US"/>
        </w:rPr>
        <w:t xml:space="preserve">, </w:t>
      </w:r>
      <w:r>
        <w:rPr>
          <w:rFonts w:eastAsiaTheme="minorHAnsi"/>
          <w:b/>
          <w:bCs/>
          <w:lang w:val="en-US"/>
        </w:rPr>
        <w:t>219</w:t>
      </w:r>
      <w:r>
        <w:rPr>
          <w:rFonts w:eastAsiaTheme="minorHAnsi"/>
          <w:lang w:val="en-US"/>
        </w:rPr>
        <w:t>, 631–634.</w:t>
      </w:r>
    </w:p>
    <w:p w14:paraId="674E5109" w14:textId="2D4B7638"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Barneche, D.R. &amp; Allen, A.P. (2018) The energetics of fish growth and how it constrains food-web trophic structure. </w:t>
      </w:r>
      <w:r>
        <w:rPr>
          <w:rFonts w:eastAsiaTheme="minorHAnsi"/>
          <w:i/>
          <w:iCs/>
          <w:lang w:val="en-US"/>
        </w:rPr>
        <w:t>Ecol Lett</w:t>
      </w:r>
      <w:r>
        <w:rPr>
          <w:rFonts w:eastAsiaTheme="minorHAnsi"/>
          <w:lang w:val="en-US"/>
        </w:rPr>
        <w:t xml:space="preserve">, </w:t>
      </w:r>
      <w:r>
        <w:rPr>
          <w:rFonts w:eastAsiaTheme="minorHAnsi"/>
          <w:b/>
          <w:bCs/>
          <w:lang w:val="en-US"/>
        </w:rPr>
        <w:t>21</w:t>
      </w:r>
      <w:r>
        <w:rPr>
          <w:rFonts w:eastAsiaTheme="minorHAnsi"/>
          <w:lang w:val="en-US"/>
        </w:rPr>
        <w:t>, 836–844.</w:t>
      </w:r>
    </w:p>
    <w:p w14:paraId="4287B623" w14:textId="5E574632"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Barneche, D.R., Kulbicki, M., Floeter, S.R., Friedlander, A.M., Maina, J. &amp; Allen, A.P. (2014) Scaling metabolism from individuals to reef-fish communities at broad spatial scales. </w:t>
      </w:r>
      <w:r>
        <w:rPr>
          <w:rFonts w:eastAsiaTheme="minorHAnsi"/>
          <w:i/>
          <w:iCs/>
          <w:lang w:val="en-US"/>
        </w:rPr>
        <w:t>Ecol Lett</w:t>
      </w:r>
      <w:r>
        <w:rPr>
          <w:rFonts w:eastAsiaTheme="minorHAnsi"/>
          <w:lang w:val="en-US"/>
        </w:rPr>
        <w:t xml:space="preserve">, </w:t>
      </w:r>
      <w:r>
        <w:rPr>
          <w:rFonts w:eastAsiaTheme="minorHAnsi"/>
          <w:b/>
          <w:bCs/>
          <w:lang w:val="en-US"/>
        </w:rPr>
        <w:t>17</w:t>
      </w:r>
      <w:r>
        <w:rPr>
          <w:rFonts w:eastAsiaTheme="minorHAnsi"/>
          <w:lang w:val="en-US"/>
        </w:rPr>
        <w:t>, 1067–1076.</w:t>
      </w:r>
    </w:p>
    <w:p w14:paraId="6B633DD2"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Barneche, D.R., White, C.R. &amp; Marshall, D.J. (2016) Temperature effects on mass-scaling exponents in colonial animals: a manipulative test. </w:t>
      </w:r>
      <w:r>
        <w:rPr>
          <w:rFonts w:eastAsiaTheme="minorHAnsi"/>
          <w:i/>
          <w:iCs/>
          <w:lang w:val="en-US"/>
        </w:rPr>
        <w:t>Ecology</w:t>
      </w:r>
      <w:r>
        <w:rPr>
          <w:rFonts w:eastAsiaTheme="minorHAnsi"/>
          <w:lang w:val="en-US"/>
        </w:rPr>
        <w:t xml:space="preserve">, </w:t>
      </w:r>
      <w:r>
        <w:rPr>
          <w:rFonts w:eastAsiaTheme="minorHAnsi"/>
          <w:b/>
          <w:bCs/>
          <w:lang w:val="en-US"/>
        </w:rPr>
        <w:t>98</w:t>
      </w:r>
      <w:r>
        <w:rPr>
          <w:rFonts w:eastAsiaTheme="minorHAnsi"/>
          <w:lang w:val="en-US"/>
        </w:rPr>
        <w:t>, 103–111.</w:t>
      </w:r>
    </w:p>
    <w:p w14:paraId="59478AB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Biro, P.A. &amp; Stamps, J.A. (2008) Are animal personality traits linked to life-history productivity? </w:t>
      </w:r>
      <w:r>
        <w:rPr>
          <w:rFonts w:eastAsiaTheme="minorHAnsi"/>
          <w:i/>
          <w:iCs/>
          <w:lang w:val="en-US"/>
        </w:rPr>
        <w:t>Trends Ecol Evol</w:t>
      </w:r>
      <w:r>
        <w:rPr>
          <w:rFonts w:eastAsiaTheme="minorHAnsi"/>
          <w:lang w:val="en-US"/>
        </w:rPr>
        <w:t xml:space="preserve">, </w:t>
      </w:r>
      <w:r>
        <w:rPr>
          <w:rFonts w:eastAsiaTheme="minorHAnsi"/>
          <w:b/>
          <w:bCs/>
          <w:lang w:val="en-US"/>
        </w:rPr>
        <w:t>23</w:t>
      </w:r>
      <w:r>
        <w:rPr>
          <w:rFonts w:eastAsiaTheme="minorHAnsi"/>
          <w:lang w:val="en-US"/>
        </w:rPr>
        <w:t>, 361–368.</w:t>
      </w:r>
    </w:p>
    <w:p w14:paraId="28A157D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Biro, P.A. &amp; Stamps, J.A. (2010) Do consistent individual differences in metabolic rate promote consistent individual differences in behavior? </w:t>
      </w:r>
      <w:r>
        <w:rPr>
          <w:rFonts w:eastAsiaTheme="minorHAnsi"/>
          <w:i/>
          <w:iCs/>
          <w:lang w:val="en-US"/>
        </w:rPr>
        <w:t>Trends Ecol Evol</w:t>
      </w:r>
      <w:r>
        <w:rPr>
          <w:rFonts w:eastAsiaTheme="minorHAnsi"/>
          <w:lang w:val="en-US"/>
        </w:rPr>
        <w:t xml:space="preserve">, </w:t>
      </w:r>
      <w:r>
        <w:rPr>
          <w:rFonts w:eastAsiaTheme="minorHAnsi"/>
          <w:b/>
          <w:bCs/>
          <w:lang w:val="en-US"/>
        </w:rPr>
        <w:t>25</w:t>
      </w:r>
      <w:r>
        <w:rPr>
          <w:rFonts w:eastAsiaTheme="minorHAnsi"/>
          <w:lang w:val="en-US"/>
        </w:rPr>
        <w:t>, 653–659.</w:t>
      </w:r>
    </w:p>
    <w:p w14:paraId="50B37FE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 xml:space="preserve">Boratyński, J.S., Jefimow, M. &amp; Wojciechowski, M.S. (2017) Individual differences in the phenotypic flexibility of basal metabolic rate in Siberian Hamsters are consistent on short- and long-term timescales. </w:t>
      </w:r>
      <w:r>
        <w:rPr>
          <w:rFonts w:eastAsiaTheme="minorHAnsi"/>
          <w:i/>
          <w:iCs/>
          <w:lang w:val="en-US"/>
        </w:rPr>
        <w:t>Physiological and Biochemical Zoology</w:t>
      </w:r>
      <w:r>
        <w:rPr>
          <w:rFonts w:eastAsiaTheme="minorHAnsi"/>
          <w:lang w:val="en-US"/>
        </w:rPr>
        <w:t xml:space="preserve">, </w:t>
      </w:r>
      <w:r>
        <w:rPr>
          <w:rFonts w:eastAsiaTheme="minorHAnsi"/>
          <w:b/>
          <w:bCs/>
          <w:lang w:val="en-US"/>
        </w:rPr>
        <w:t>90</w:t>
      </w:r>
      <w:r>
        <w:rPr>
          <w:rFonts w:eastAsiaTheme="minorHAnsi"/>
          <w:lang w:val="en-US"/>
        </w:rPr>
        <w:t>, 139–152.</w:t>
      </w:r>
    </w:p>
    <w:p w14:paraId="113EFF50"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Briffa, M., Bridger, D. &amp; Biro, P.A. (2013) How does temperature affect behaviour? Multilevel analysis of plasticity, personality and predictability in hermit crabs. </w:t>
      </w:r>
      <w:r>
        <w:rPr>
          <w:rFonts w:eastAsiaTheme="minorHAnsi"/>
          <w:i/>
          <w:iCs/>
          <w:lang w:val="en-US"/>
        </w:rPr>
        <w:t>Animal Behaviour</w:t>
      </w:r>
      <w:r>
        <w:rPr>
          <w:rFonts w:eastAsiaTheme="minorHAnsi"/>
          <w:lang w:val="en-US"/>
        </w:rPr>
        <w:t xml:space="preserve">, </w:t>
      </w:r>
      <w:r>
        <w:rPr>
          <w:rFonts w:eastAsiaTheme="minorHAnsi"/>
          <w:b/>
          <w:bCs/>
          <w:lang w:val="en-US"/>
        </w:rPr>
        <w:t>86</w:t>
      </w:r>
      <w:r>
        <w:rPr>
          <w:rFonts w:eastAsiaTheme="minorHAnsi"/>
          <w:lang w:val="en-US"/>
        </w:rPr>
        <w:t>, 47–54.</w:t>
      </w:r>
    </w:p>
    <w:p w14:paraId="38D56898" w14:textId="355386F2" w:rsidR="002905E1" w:rsidRPr="00A37249"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Briga, M. &amp; Verhulst, S. (2017) Individual variation in metabolic reaction norms over ambient temperature causes low correlation between basal and standard metabolic rate. </w:t>
      </w:r>
      <w:r>
        <w:rPr>
          <w:rFonts w:eastAsiaTheme="minorHAnsi"/>
          <w:i/>
          <w:iCs/>
          <w:lang w:val="en-US"/>
        </w:rPr>
        <w:t xml:space="preserve">The Journal of </w:t>
      </w:r>
      <w:r w:rsidR="00A37249">
        <w:rPr>
          <w:rFonts w:eastAsiaTheme="minorHAnsi"/>
          <w:i/>
          <w:iCs/>
          <w:lang w:val="en-US"/>
        </w:rPr>
        <w:t>E</w:t>
      </w:r>
      <w:r>
        <w:rPr>
          <w:rFonts w:eastAsiaTheme="minorHAnsi"/>
          <w:i/>
          <w:iCs/>
          <w:lang w:val="en-US"/>
        </w:rPr>
        <w:t>xperimental biology</w:t>
      </w:r>
      <w:r>
        <w:rPr>
          <w:rFonts w:eastAsiaTheme="minorHAnsi"/>
          <w:lang w:val="en-US"/>
        </w:rPr>
        <w:t xml:space="preserve">, </w:t>
      </w:r>
      <w:r w:rsidR="00A37249">
        <w:rPr>
          <w:rFonts w:eastAsiaTheme="minorHAnsi"/>
          <w:b/>
          <w:lang w:val="en-US"/>
        </w:rPr>
        <w:t>220</w:t>
      </w:r>
      <w:r w:rsidR="00A37249">
        <w:rPr>
          <w:rFonts w:eastAsiaTheme="minorHAnsi"/>
          <w:lang w:val="en-US"/>
        </w:rPr>
        <w:t>, 3280–3289.</w:t>
      </w:r>
    </w:p>
    <w:p w14:paraId="6E1A627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Brommer, J.E. (2013) Variation in plasticity of personality traits implies that the ranking of personality measures changes between environmental contexts: calculating the cross-environmental correlation. </w:t>
      </w:r>
      <w:r>
        <w:rPr>
          <w:rFonts w:eastAsiaTheme="minorHAnsi"/>
          <w:i/>
          <w:iCs/>
          <w:lang w:val="en-US"/>
        </w:rPr>
        <w:t>Behavioral Ecology and Sociobiology</w:t>
      </w:r>
      <w:r>
        <w:rPr>
          <w:rFonts w:eastAsiaTheme="minorHAnsi"/>
          <w:lang w:val="en-US"/>
        </w:rPr>
        <w:t xml:space="preserve">, </w:t>
      </w:r>
      <w:r>
        <w:rPr>
          <w:rFonts w:eastAsiaTheme="minorHAnsi"/>
          <w:b/>
          <w:bCs/>
          <w:lang w:val="en-US"/>
        </w:rPr>
        <w:t>67</w:t>
      </w:r>
      <w:r>
        <w:rPr>
          <w:rFonts w:eastAsiaTheme="minorHAnsi"/>
          <w:lang w:val="en-US"/>
        </w:rPr>
        <w:t>, 1709–1718.</w:t>
      </w:r>
    </w:p>
    <w:p w14:paraId="05404181" w14:textId="1D4AE2F0"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Brown, J.H., Gillooly, J.F., Allen, A.P., Savage, V.M. &amp; West, G.B. (2004) </w:t>
      </w:r>
      <w:r w:rsidR="00A37249">
        <w:rPr>
          <w:rFonts w:eastAsiaTheme="minorHAnsi"/>
          <w:lang w:val="en-US"/>
        </w:rPr>
        <w:t>Toward a Metabolic Theory of Ecology</w:t>
      </w:r>
      <w:r>
        <w:rPr>
          <w:rFonts w:eastAsiaTheme="minorHAnsi"/>
          <w:lang w:val="en-US"/>
        </w:rPr>
        <w:t xml:space="preserve">. </w:t>
      </w:r>
      <w:r>
        <w:rPr>
          <w:rFonts w:eastAsiaTheme="minorHAnsi"/>
          <w:i/>
          <w:iCs/>
          <w:lang w:val="en-US"/>
        </w:rPr>
        <w:t>Ecology</w:t>
      </w:r>
      <w:r>
        <w:rPr>
          <w:rFonts w:eastAsiaTheme="minorHAnsi"/>
          <w:lang w:val="en-US"/>
        </w:rPr>
        <w:t xml:space="preserve">, </w:t>
      </w:r>
      <w:r>
        <w:rPr>
          <w:rFonts w:eastAsiaTheme="minorHAnsi"/>
          <w:b/>
          <w:bCs/>
          <w:lang w:val="en-US"/>
        </w:rPr>
        <w:t>85</w:t>
      </w:r>
      <w:r>
        <w:rPr>
          <w:rFonts w:eastAsiaTheme="minorHAnsi"/>
          <w:lang w:val="en-US"/>
        </w:rPr>
        <w:t>, 1771–1789.</w:t>
      </w:r>
    </w:p>
    <w:p w14:paraId="0D1DB66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Burton, T., Killen, S.S., Armstrong, J.D. &amp; Metcalfe, N.B. (2011) What causes intraspecific variation in resting metabolic rate and what are its ecological consequences?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278</w:t>
      </w:r>
      <w:r>
        <w:rPr>
          <w:rFonts w:eastAsiaTheme="minorHAnsi"/>
          <w:lang w:val="en-US"/>
        </w:rPr>
        <w:t>, 3465–3473.</w:t>
      </w:r>
    </w:p>
    <w:p w14:paraId="47EC2EC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Bürkner, P.C. (2017) brms: An R package for Bayesian multilevel models using Stan. </w:t>
      </w:r>
      <w:r>
        <w:rPr>
          <w:rFonts w:eastAsiaTheme="minorHAnsi"/>
          <w:i/>
          <w:iCs/>
          <w:lang w:val="en-US"/>
        </w:rPr>
        <w:t>Journal of Statistical Software</w:t>
      </w:r>
      <w:r>
        <w:rPr>
          <w:rFonts w:eastAsiaTheme="minorHAnsi"/>
          <w:lang w:val="en-US"/>
        </w:rPr>
        <w:t xml:space="preserve">, </w:t>
      </w:r>
      <w:r>
        <w:rPr>
          <w:rFonts w:eastAsiaTheme="minorHAnsi"/>
          <w:b/>
          <w:bCs/>
          <w:lang w:val="en-US"/>
        </w:rPr>
        <w:t>80</w:t>
      </w:r>
      <w:r>
        <w:rPr>
          <w:rFonts w:eastAsiaTheme="minorHAnsi"/>
          <w:lang w:val="en-US"/>
        </w:rPr>
        <w:t>.</w:t>
      </w:r>
    </w:p>
    <w:p w14:paraId="4ACBE841"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Careau, V., Bininda-Emonds, O.R.P., Thomas, D.W., Réale, D. &amp; Humphries, M.M. (2009) Exploration strategies map along fast–slow metabolic and life-history continua in muroid rodents. </w:t>
      </w:r>
      <w:r>
        <w:rPr>
          <w:rFonts w:eastAsiaTheme="minorHAnsi"/>
          <w:i/>
          <w:iCs/>
          <w:lang w:val="en-US"/>
        </w:rPr>
        <w:t>Functional Ecology</w:t>
      </w:r>
      <w:r>
        <w:rPr>
          <w:rFonts w:eastAsiaTheme="minorHAnsi"/>
          <w:lang w:val="en-US"/>
        </w:rPr>
        <w:t xml:space="preserve">, </w:t>
      </w:r>
      <w:r>
        <w:rPr>
          <w:rFonts w:eastAsiaTheme="minorHAnsi"/>
          <w:b/>
          <w:bCs/>
          <w:lang w:val="en-US"/>
        </w:rPr>
        <w:t>23</w:t>
      </w:r>
      <w:r>
        <w:rPr>
          <w:rFonts w:eastAsiaTheme="minorHAnsi"/>
          <w:lang w:val="en-US"/>
        </w:rPr>
        <w:t>, 150–156.</w:t>
      </w:r>
    </w:p>
    <w:p w14:paraId="0B99DC8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Careau, V., Biro, P.A., Bonneaud, C., Fokam, E.B. &amp; Herrel, A. (2014a) Individual variation in thermal performance curves: swimming burst speed and jumping endurance in wild-caught tropical clawed frogs. </w:t>
      </w:r>
      <w:r>
        <w:rPr>
          <w:rFonts w:eastAsiaTheme="minorHAnsi"/>
          <w:i/>
          <w:iCs/>
          <w:lang w:val="en-US"/>
        </w:rPr>
        <w:t>Oecologia</w:t>
      </w:r>
      <w:r>
        <w:rPr>
          <w:rFonts w:eastAsiaTheme="minorHAnsi"/>
          <w:lang w:val="en-US"/>
        </w:rPr>
        <w:t xml:space="preserve">, </w:t>
      </w:r>
      <w:r>
        <w:rPr>
          <w:rFonts w:eastAsiaTheme="minorHAnsi"/>
          <w:b/>
          <w:bCs/>
          <w:lang w:val="en-US"/>
        </w:rPr>
        <w:t>175</w:t>
      </w:r>
      <w:r>
        <w:rPr>
          <w:rFonts w:eastAsiaTheme="minorHAnsi"/>
          <w:lang w:val="en-US"/>
        </w:rPr>
        <w:t>, 471–480.</w:t>
      </w:r>
    </w:p>
    <w:p w14:paraId="28AE1BD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Careau, V., Gifford, M.E. &amp; Biro, P.A. (2014b) Individual (co)variation in thermal reaction norms of standard and maximal metabolic rates in wild-caught slimy salamanders (ed M Konarzewski). </w:t>
      </w:r>
      <w:r>
        <w:rPr>
          <w:rFonts w:eastAsiaTheme="minorHAnsi"/>
          <w:i/>
          <w:iCs/>
          <w:lang w:val="en-US"/>
        </w:rPr>
        <w:t>Functional Ecology</w:t>
      </w:r>
      <w:r>
        <w:rPr>
          <w:rFonts w:eastAsiaTheme="minorHAnsi"/>
          <w:lang w:val="en-US"/>
        </w:rPr>
        <w:t xml:space="preserve">, </w:t>
      </w:r>
      <w:r>
        <w:rPr>
          <w:rFonts w:eastAsiaTheme="minorHAnsi"/>
          <w:b/>
          <w:bCs/>
          <w:lang w:val="en-US"/>
        </w:rPr>
        <w:t>28</w:t>
      </w:r>
      <w:r>
        <w:rPr>
          <w:rFonts w:eastAsiaTheme="minorHAnsi"/>
          <w:lang w:val="en-US"/>
        </w:rPr>
        <w:t>, 1175–1186.</w:t>
      </w:r>
    </w:p>
    <w:p w14:paraId="3A6F813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Clarke, A. (2004) Is there a Universal Temperature Dependence of metabolism? </w:t>
      </w:r>
      <w:r>
        <w:rPr>
          <w:rFonts w:eastAsiaTheme="minorHAnsi"/>
          <w:i/>
          <w:iCs/>
          <w:lang w:val="en-US"/>
        </w:rPr>
        <w:t>Functional Ecology</w:t>
      </w:r>
      <w:r>
        <w:rPr>
          <w:rFonts w:eastAsiaTheme="minorHAnsi"/>
          <w:lang w:val="en-US"/>
        </w:rPr>
        <w:t xml:space="preserve">, </w:t>
      </w:r>
      <w:r>
        <w:rPr>
          <w:rFonts w:eastAsiaTheme="minorHAnsi"/>
          <w:b/>
          <w:bCs/>
          <w:lang w:val="en-US"/>
        </w:rPr>
        <w:t>18</w:t>
      </w:r>
      <w:r>
        <w:rPr>
          <w:rFonts w:eastAsiaTheme="minorHAnsi"/>
          <w:lang w:val="en-US"/>
        </w:rPr>
        <w:t>, 252–256.</w:t>
      </w:r>
    </w:p>
    <w:p w14:paraId="62BD00F5" w14:textId="12376B90"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Cleasby, I.R., Nakagawa, S. &amp; Schielzeth, H. (2014) Quantifying the predictability of behaviour: statistical approaches for the study of between-individual variation in the within-individual variance. </w:t>
      </w:r>
      <w:r>
        <w:rPr>
          <w:rFonts w:eastAsiaTheme="minorHAnsi"/>
          <w:i/>
          <w:iCs/>
          <w:lang w:val="en-US"/>
        </w:rPr>
        <w:t>Methods in Ecology</w:t>
      </w:r>
      <w:r>
        <w:rPr>
          <w:rFonts w:eastAsiaTheme="minorHAnsi"/>
          <w:lang w:val="en-US"/>
        </w:rPr>
        <w:t xml:space="preserve">, </w:t>
      </w:r>
      <w:r>
        <w:rPr>
          <w:rFonts w:eastAsiaTheme="minorHAnsi"/>
          <w:b/>
          <w:bCs/>
          <w:lang w:val="en-US"/>
        </w:rPr>
        <w:t>6</w:t>
      </w:r>
      <w:r>
        <w:rPr>
          <w:rFonts w:eastAsiaTheme="minorHAnsi"/>
          <w:lang w:val="en-US"/>
        </w:rPr>
        <w:t>, 27–37.</w:t>
      </w:r>
    </w:p>
    <w:p w14:paraId="07DA990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Core Team, R. (2013) Team (2012). R: A language and environment for statistical computing. R Foundation for Statistical Computing, Vienna, Austria.</w:t>
      </w:r>
    </w:p>
    <w:p w14:paraId="682CD20B" w14:textId="3552E409"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De Jong, G. &amp; Van Noordwijk, A.J. (1992) Acquisition and Allocation of Resources: Genetic </w:t>
      </w:r>
      <w:r w:rsidR="00B875F2">
        <w:rPr>
          <w:rFonts w:eastAsiaTheme="minorHAnsi"/>
          <w:lang w:val="en-US"/>
        </w:rPr>
        <w:t>(Co)v</w:t>
      </w:r>
      <w:r>
        <w:rPr>
          <w:rFonts w:eastAsiaTheme="minorHAnsi"/>
          <w:lang w:val="en-US"/>
        </w:rPr>
        <w:t xml:space="preserve">ariances, Selection, and Life Histories. </w:t>
      </w:r>
      <w:r>
        <w:rPr>
          <w:rFonts w:eastAsiaTheme="minorHAnsi"/>
          <w:i/>
          <w:iCs/>
          <w:lang w:val="en-US"/>
        </w:rPr>
        <w:t>The American Naturalist</w:t>
      </w:r>
      <w:r>
        <w:rPr>
          <w:rFonts w:eastAsiaTheme="minorHAnsi"/>
          <w:lang w:val="en-US"/>
        </w:rPr>
        <w:t xml:space="preserve">, </w:t>
      </w:r>
      <w:r>
        <w:rPr>
          <w:rFonts w:eastAsiaTheme="minorHAnsi"/>
          <w:b/>
          <w:bCs/>
          <w:lang w:val="en-US"/>
        </w:rPr>
        <w:t>139</w:t>
      </w:r>
      <w:r>
        <w:rPr>
          <w:rFonts w:eastAsiaTheme="minorHAnsi"/>
          <w:lang w:val="en-US"/>
        </w:rPr>
        <w:t>, 749–770.</w:t>
      </w:r>
    </w:p>
    <w:p w14:paraId="1A82D48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Dingemanse, N.J., Kazem, A.J.N., Réale, D. &amp; Wright, J. (2010) Behavioural reaction norms: animal personality meets individual plasticity. </w:t>
      </w:r>
      <w:r>
        <w:rPr>
          <w:rFonts w:eastAsiaTheme="minorHAnsi"/>
          <w:i/>
          <w:iCs/>
          <w:lang w:val="en-US"/>
        </w:rPr>
        <w:t>Trends Ecol Evol</w:t>
      </w:r>
      <w:r>
        <w:rPr>
          <w:rFonts w:eastAsiaTheme="minorHAnsi"/>
          <w:lang w:val="en-US"/>
        </w:rPr>
        <w:t xml:space="preserve">, </w:t>
      </w:r>
      <w:r>
        <w:rPr>
          <w:rFonts w:eastAsiaTheme="minorHAnsi"/>
          <w:b/>
          <w:bCs/>
          <w:lang w:val="en-US"/>
        </w:rPr>
        <w:t>25</w:t>
      </w:r>
      <w:r>
        <w:rPr>
          <w:rFonts w:eastAsiaTheme="minorHAnsi"/>
          <w:lang w:val="en-US"/>
        </w:rPr>
        <w:t>, 81–89.</w:t>
      </w:r>
    </w:p>
    <w:p w14:paraId="2820F5E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 xml:space="preserve">Doody, J.S. (2009) Superficial lizards in cold climates: Nest site choice along an elevational gradient. </w:t>
      </w:r>
      <w:r>
        <w:rPr>
          <w:rFonts w:eastAsiaTheme="minorHAnsi"/>
          <w:i/>
          <w:iCs/>
          <w:lang w:val="en-US"/>
        </w:rPr>
        <w:t>Austral Ecology</w:t>
      </w:r>
      <w:r>
        <w:rPr>
          <w:rFonts w:eastAsiaTheme="minorHAnsi"/>
          <w:lang w:val="en-US"/>
        </w:rPr>
        <w:t xml:space="preserve">, </w:t>
      </w:r>
      <w:r>
        <w:rPr>
          <w:rFonts w:eastAsiaTheme="minorHAnsi"/>
          <w:b/>
          <w:bCs/>
          <w:lang w:val="en-US"/>
        </w:rPr>
        <w:t>34</w:t>
      </w:r>
      <w:r>
        <w:rPr>
          <w:rFonts w:eastAsiaTheme="minorHAnsi"/>
          <w:lang w:val="en-US"/>
        </w:rPr>
        <w:t>, 773–779.</w:t>
      </w:r>
    </w:p>
    <w:p w14:paraId="13872A4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Falconer, D.S. (1952) The Problem of Environment and Selection. </w:t>
      </w:r>
      <w:r>
        <w:rPr>
          <w:rFonts w:eastAsiaTheme="minorHAnsi"/>
          <w:i/>
          <w:iCs/>
          <w:lang w:val="en-US"/>
        </w:rPr>
        <w:t>The American Naturalist</w:t>
      </w:r>
      <w:r>
        <w:rPr>
          <w:rFonts w:eastAsiaTheme="minorHAnsi"/>
          <w:lang w:val="en-US"/>
        </w:rPr>
        <w:t xml:space="preserve">, </w:t>
      </w:r>
      <w:r>
        <w:rPr>
          <w:rFonts w:eastAsiaTheme="minorHAnsi"/>
          <w:b/>
          <w:bCs/>
          <w:lang w:val="en-US"/>
        </w:rPr>
        <w:t>86</w:t>
      </w:r>
      <w:r>
        <w:rPr>
          <w:rFonts w:eastAsiaTheme="minorHAnsi"/>
          <w:lang w:val="en-US"/>
        </w:rPr>
        <w:t>, 293–298.</w:t>
      </w:r>
    </w:p>
    <w:p w14:paraId="436D29C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Forster, J., Hirst, A.G. &amp; Woodward, G. (2011) Growth and Development Rates Have Different Thermal Responses. </w:t>
      </w:r>
      <w:r>
        <w:rPr>
          <w:rFonts w:eastAsiaTheme="minorHAnsi"/>
          <w:i/>
          <w:iCs/>
          <w:lang w:val="en-US"/>
        </w:rPr>
        <w:t>The American Naturalist</w:t>
      </w:r>
      <w:r>
        <w:rPr>
          <w:rFonts w:eastAsiaTheme="minorHAnsi"/>
          <w:lang w:val="en-US"/>
        </w:rPr>
        <w:t xml:space="preserve">, </w:t>
      </w:r>
      <w:r>
        <w:rPr>
          <w:rFonts w:eastAsiaTheme="minorHAnsi"/>
          <w:b/>
          <w:bCs/>
          <w:lang w:val="en-US"/>
        </w:rPr>
        <w:t>178</w:t>
      </w:r>
      <w:r>
        <w:rPr>
          <w:rFonts w:eastAsiaTheme="minorHAnsi"/>
          <w:lang w:val="en-US"/>
        </w:rPr>
        <w:t>, 668–678.</w:t>
      </w:r>
    </w:p>
    <w:p w14:paraId="4DE87E2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Friesen, C.R., Johansson, R. &amp; Olsson, M. (2017) Morph-specific metabolic rate and the timing of reproductive senescence in a color polymorphic dragon. </w:t>
      </w:r>
      <w:r>
        <w:rPr>
          <w:rFonts w:eastAsiaTheme="minorHAnsi"/>
          <w:i/>
          <w:iCs/>
          <w:lang w:val="en-US"/>
        </w:rPr>
        <w:t>Journal of Experimental Zoology Part a-Ecological and Integrative Physiology</w:t>
      </w:r>
      <w:r>
        <w:rPr>
          <w:rFonts w:eastAsiaTheme="minorHAnsi"/>
          <w:lang w:val="en-US"/>
        </w:rPr>
        <w:t xml:space="preserve">, </w:t>
      </w:r>
      <w:r>
        <w:rPr>
          <w:rFonts w:eastAsiaTheme="minorHAnsi"/>
          <w:b/>
          <w:bCs/>
          <w:lang w:val="en-US"/>
        </w:rPr>
        <w:t>327</w:t>
      </w:r>
      <w:r>
        <w:rPr>
          <w:rFonts w:eastAsiaTheme="minorHAnsi"/>
          <w:lang w:val="en-US"/>
        </w:rPr>
        <w:t>, 433–443.</w:t>
      </w:r>
    </w:p>
    <w:p w14:paraId="6B3D57BE" w14:textId="1D794A8C"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Ghalambor, C.K., McKay, J.K., Carroll, S.P. &amp; R</w:t>
      </w:r>
      <w:r w:rsidR="00B875F2">
        <w:rPr>
          <w:rFonts w:eastAsiaTheme="minorHAnsi"/>
          <w:lang w:val="en-US"/>
        </w:rPr>
        <w:t>eznick</w:t>
      </w:r>
      <w:r>
        <w:rPr>
          <w:rFonts w:eastAsiaTheme="minorHAnsi"/>
          <w:lang w:val="en-US"/>
        </w:rPr>
        <w:t xml:space="preserve">, D.N. (2007) Adaptive versus non‐adaptive phenotypic plasticity and the potential for contemporary adaptation in new environments. </w:t>
      </w:r>
      <w:r>
        <w:rPr>
          <w:rFonts w:eastAsiaTheme="minorHAnsi"/>
          <w:i/>
          <w:iCs/>
          <w:lang w:val="en-US"/>
        </w:rPr>
        <w:t>Functional Ecology</w:t>
      </w:r>
      <w:r>
        <w:rPr>
          <w:rFonts w:eastAsiaTheme="minorHAnsi"/>
          <w:lang w:val="en-US"/>
        </w:rPr>
        <w:t xml:space="preserve">, </w:t>
      </w:r>
      <w:r>
        <w:rPr>
          <w:rFonts w:eastAsiaTheme="minorHAnsi"/>
          <w:b/>
          <w:bCs/>
          <w:lang w:val="en-US"/>
        </w:rPr>
        <w:t>21</w:t>
      </w:r>
      <w:r>
        <w:rPr>
          <w:rFonts w:eastAsiaTheme="minorHAnsi"/>
          <w:lang w:val="en-US"/>
        </w:rPr>
        <w:t>, 394–407.</w:t>
      </w:r>
    </w:p>
    <w:p w14:paraId="2B5BF43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Gillooly, J.F., Brown, J.H., West, G.B., Van M Savage &amp; Charnov, E.L. (2001) Effects of Size and Temperature on Metabolic Rate. </w:t>
      </w:r>
      <w:r>
        <w:rPr>
          <w:rFonts w:eastAsiaTheme="minorHAnsi"/>
          <w:i/>
          <w:iCs/>
          <w:lang w:val="en-US"/>
        </w:rPr>
        <w:t>Science</w:t>
      </w:r>
      <w:r>
        <w:rPr>
          <w:rFonts w:eastAsiaTheme="minorHAnsi"/>
          <w:lang w:val="en-US"/>
        </w:rPr>
        <w:t xml:space="preserve">, </w:t>
      </w:r>
      <w:r>
        <w:rPr>
          <w:rFonts w:eastAsiaTheme="minorHAnsi"/>
          <w:b/>
          <w:bCs/>
          <w:lang w:val="en-US"/>
        </w:rPr>
        <w:t>293</w:t>
      </w:r>
      <w:r>
        <w:rPr>
          <w:rFonts w:eastAsiaTheme="minorHAnsi"/>
          <w:lang w:val="en-US"/>
        </w:rPr>
        <w:t>, 2248–2251.</w:t>
      </w:r>
    </w:p>
    <w:p w14:paraId="01B55DF8" w14:textId="2831E0C3" w:rsidR="002905E1" w:rsidDel="00CC3C74"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del w:id="627" w:author="fonti.kar@gmail.com" w:date="2019-01-15T10:14:00Z"/>
          <w:rFonts w:eastAsiaTheme="minorHAnsi"/>
          <w:lang w:val="en-US"/>
        </w:rPr>
      </w:pPr>
      <w:del w:id="628" w:author="fonti.kar@gmail.com" w:date="2019-01-15T10:14:00Z">
        <w:r w:rsidDel="00CC3C74">
          <w:rPr>
            <w:rFonts w:eastAsiaTheme="minorHAnsi"/>
            <w:lang w:val="en-US"/>
          </w:rPr>
          <w:delText xml:space="preserve">Glanville, E.J. &amp; Seebacher, F. (2006) Compensation for environmental change by complementary shifts of thermal sensitivity and thermoregulatory behaviour in an ectotherm. </w:delText>
        </w:r>
        <w:r w:rsidDel="00CC3C74">
          <w:rPr>
            <w:rFonts w:eastAsiaTheme="minorHAnsi"/>
            <w:i/>
            <w:iCs/>
            <w:lang w:val="en-US"/>
          </w:rPr>
          <w:delText>The Journal of experimental biology</w:delText>
        </w:r>
        <w:r w:rsidDel="00CC3C74">
          <w:rPr>
            <w:rFonts w:eastAsiaTheme="minorHAnsi"/>
            <w:lang w:val="en-US"/>
          </w:rPr>
          <w:delText xml:space="preserve">, </w:delText>
        </w:r>
        <w:r w:rsidDel="00CC3C74">
          <w:rPr>
            <w:rFonts w:eastAsiaTheme="minorHAnsi"/>
            <w:b/>
            <w:bCs/>
            <w:lang w:val="en-US"/>
          </w:rPr>
          <w:delText>209</w:delText>
        </w:r>
        <w:r w:rsidDel="00CC3C74">
          <w:rPr>
            <w:rFonts w:eastAsiaTheme="minorHAnsi"/>
            <w:lang w:val="en-US"/>
          </w:rPr>
          <w:delText>, 4869–4877.</w:delText>
        </w:r>
      </w:del>
    </w:p>
    <w:p w14:paraId="25E2A11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(2005) Beyond the ‘3/4-power law’: variation in the intra- and interspecific scaling of metabolic rate in animals. </w:t>
      </w:r>
      <w:r>
        <w:rPr>
          <w:rFonts w:eastAsiaTheme="minorHAnsi"/>
          <w:i/>
          <w:iCs/>
          <w:lang w:val="en-US"/>
        </w:rPr>
        <w:t>Biological Reviews</w:t>
      </w:r>
      <w:r>
        <w:rPr>
          <w:rFonts w:eastAsiaTheme="minorHAnsi"/>
          <w:lang w:val="en-US"/>
        </w:rPr>
        <w:t xml:space="preserve">, </w:t>
      </w:r>
      <w:r>
        <w:rPr>
          <w:rFonts w:eastAsiaTheme="minorHAnsi"/>
          <w:b/>
          <w:bCs/>
          <w:lang w:val="en-US"/>
        </w:rPr>
        <w:t>80</w:t>
      </w:r>
      <w:r>
        <w:rPr>
          <w:rFonts w:eastAsiaTheme="minorHAnsi"/>
          <w:lang w:val="en-US"/>
        </w:rPr>
        <w:t>, 611–662.</w:t>
      </w:r>
    </w:p>
    <w:p w14:paraId="024B2A28"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(2009) Ontogenetic body-mass scaling of resting metabolic rate covaries with species-specific metabolic level and body size in spiders and snakes. </w:t>
      </w:r>
      <w:r>
        <w:rPr>
          <w:rFonts w:eastAsiaTheme="minorHAnsi"/>
          <w:i/>
          <w:iCs/>
          <w:lang w:val="en-US"/>
        </w:rPr>
        <w:t>Comparative Biochemistry and Physiology Part A: Molecular &amp; Integrative Physiology</w:t>
      </w:r>
      <w:r>
        <w:rPr>
          <w:rFonts w:eastAsiaTheme="minorHAnsi"/>
          <w:lang w:val="en-US"/>
        </w:rPr>
        <w:t xml:space="preserve">, </w:t>
      </w:r>
      <w:r>
        <w:rPr>
          <w:rFonts w:eastAsiaTheme="minorHAnsi"/>
          <w:b/>
          <w:bCs/>
          <w:lang w:val="en-US"/>
        </w:rPr>
        <w:t>153</w:t>
      </w:r>
      <w:r>
        <w:rPr>
          <w:rFonts w:eastAsiaTheme="minorHAnsi"/>
          <w:lang w:val="en-US"/>
        </w:rPr>
        <w:t>, 403–407.</w:t>
      </w:r>
    </w:p>
    <w:p w14:paraId="189D047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(2015) Is metabolic rate a universal ‘pacemaker’ for biological processes?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377–407.</w:t>
      </w:r>
    </w:p>
    <w:p w14:paraId="5AC225F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Goulet, C.T., Thompson, M.B. &amp; Chapple, D.G. (2016) Repeatability and correlation of physiological traits: Do ectotherms have a ‘thermal type’? </w:t>
      </w:r>
      <w:r>
        <w:rPr>
          <w:rFonts w:eastAsiaTheme="minorHAnsi"/>
          <w:i/>
          <w:iCs/>
          <w:lang w:val="en-US"/>
        </w:rPr>
        <w:t>Ecology and evolution</w:t>
      </w:r>
      <w:r>
        <w:rPr>
          <w:rFonts w:eastAsiaTheme="minorHAnsi"/>
          <w:lang w:val="en-US"/>
        </w:rPr>
        <w:t xml:space="preserve">, </w:t>
      </w:r>
      <w:r>
        <w:rPr>
          <w:rFonts w:eastAsiaTheme="minorHAnsi"/>
          <w:b/>
          <w:bCs/>
          <w:lang w:val="en-US"/>
        </w:rPr>
        <w:t>7</w:t>
      </w:r>
      <w:r>
        <w:rPr>
          <w:rFonts w:eastAsiaTheme="minorHAnsi"/>
          <w:lang w:val="en-US"/>
        </w:rPr>
        <w:t>, 710–719.</w:t>
      </w:r>
    </w:p>
    <w:p w14:paraId="6536B36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Hadfield, J.D. (2010) MCMC methods for multi-response generalized linear mixed models: The MCMCglmm R package. </w:t>
      </w:r>
      <w:r>
        <w:rPr>
          <w:rFonts w:eastAsiaTheme="minorHAnsi"/>
          <w:i/>
          <w:iCs/>
          <w:lang w:val="en-US"/>
        </w:rPr>
        <w:t>Journal of Statistical Software</w:t>
      </w:r>
      <w:r>
        <w:rPr>
          <w:rFonts w:eastAsiaTheme="minorHAnsi"/>
          <w:lang w:val="en-US"/>
        </w:rPr>
        <w:t xml:space="preserve">, </w:t>
      </w:r>
      <w:r>
        <w:rPr>
          <w:rFonts w:eastAsiaTheme="minorHAnsi"/>
          <w:b/>
          <w:bCs/>
          <w:lang w:val="en-US"/>
        </w:rPr>
        <w:t>33</w:t>
      </w:r>
      <w:r>
        <w:rPr>
          <w:rFonts w:eastAsiaTheme="minorHAnsi"/>
          <w:lang w:val="en-US"/>
        </w:rPr>
        <w:t>, 1–22.</w:t>
      </w:r>
    </w:p>
    <w:p w14:paraId="7E8CF48B"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Hirst, A.G., Glazier, D.S. &amp; Atkinson, D. (2014) Body shape shifting during growth permits tests that distinguish between competing geometric theories of metabolic scaling (ed D Marshall). </w:t>
      </w:r>
      <w:r>
        <w:rPr>
          <w:rFonts w:eastAsiaTheme="minorHAnsi"/>
          <w:i/>
          <w:iCs/>
          <w:lang w:val="en-US"/>
        </w:rPr>
        <w:t>Ecol Lett</w:t>
      </w:r>
      <w:r>
        <w:rPr>
          <w:rFonts w:eastAsiaTheme="minorHAnsi"/>
          <w:lang w:val="en-US"/>
        </w:rPr>
        <w:t xml:space="preserve">, </w:t>
      </w:r>
      <w:r>
        <w:rPr>
          <w:rFonts w:eastAsiaTheme="minorHAnsi"/>
          <w:b/>
          <w:bCs/>
          <w:lang w:val="en-US"/>
        </w:rPr>
        <w:t>17</w:t>
      </w:r>
      <w:r>
        <w:rPr>
          <w:rFonts w:eastAsiaTheme="minorHAnsi"/>
          <w:lang w:val="en-US"/>
        </w:rPr>
        <w:t>, 1274–1281.</w:t>
      </w:r>
    </w:p>
    <w:p w14:paraId="008E63F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Hulbert, A.J., Pamplona, R., Buffenstein, R. &amp; Buttemer, W.A. (2007) Life and Death: Metabolic Rate, Membrane Composition, and Life Span of Animals. </w:t>
      </w:r>
      <w:r>
        <w:rPr>
          <w:rFonts w:eastAsiaTheme="minorHAnsi"/>
          <w:i/>
          <w:iCs/>
          <w:lang w:val="en-US"/>
        </w:rPr>
        <w:t>Physiological Reviews</w:t>
      </w:r>
      <w:r>
        <w:rPr>
          <w:rFonts w:eastAsiaTheme="minorHAnsi"/>
          <w:lang w:val="en-US"/>
        </w:rPr>
        <w:t xml:space="preserve">, </w:t>
      </w:r>
      <w:r>
        <w:rPr>
          <w:rFonts w:eastAsiaTheme="minorHAnsi"/>
          <w:b/>
          <w:bCs/>
          <w:lang w:val="en-US"/>
        </w:rPr>
        <w:t>87</w:t>
      </w:r>
      <w:r>
        <w:rPr>
          <w:rFonts w:eastAsiaTheme="minorHAnsi"/>
          <w:lang w:val="en-US"/>
        </w:rPr>
        <w:t>, 1175–1213.</w:t>
      </w:r>
    </w:p>
    <w:p w14:paraId="719D00AB" w14:textId="58CA974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Hunt, J. (2014) </w:t>
      </w:r>
      <w:r w:rsidRPr="00067319">
        <w:rPr>
          <w:rFonts w:eastAsiaTheme="minorHAnsi"/>
          <w:i/>
          <w:lang w:val="en-US"/>
        </w:rPr>
        <w:t>Genotype-by-Environment Interactions and Sexual Selection</w:t>
      </w:r>
      <w:r>
        <w:rPr>
          <w:rFonts w:eastAsiaTheme="minorHAnsi"/>
          <w:lang w:val="en-US"/>
        </w:rPr>
        <w:t>.</w:t>
      </w:r>
      <w:r w:rsidR="00067319">
        <w:rPr>
          <w:rFonts w:eastAsiaTheme="minorHAnsi"/>
          <w:lang w:val="en-US"/>
        </w:rPr>
        <w:t xml:space="preserve"> Wiley Blackwell.</w:t>
      </w:r>
      <w:r>
        <w:rPr>
          <w:rFonts w:eastAsiaTheme="minorHAnsi"/>
          <w:lang w:val="en-US"/>
        </w:rPr>
        <w:t xml:space="preserve"> </w:t>
      </w:r>
      <w:r w:rsidR="00F87FE7">
        <w:rPr>
          <w:rFonts w:eastAsiaTheme="minorHAnsi"/>
          <w:lang w:val="en-US"/>
        </w:rPr>
        <w:t>West Sussex, UK</w:t>
      </w:r>
      <w:r w:rsidR="0070432A">
        <w:rPr>
          <w:rFonts w:eastAsiaTheme="minorHAnsi"/>
          <w:lang w:val="en-US"/>
        </w:rPr>
        <w:t>.</w:t>
      </w:r>
    </w:p>
    <w:p w14:paraId="2F2FA472"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Killen, S.S., Atkinson, D. &amp; Glazier, D.S. (2010) The intraspecific scaling of metabolic rate with body mass in fishes depends on lifestyle and temperature. </w:t>
      </w:r>
      <w:r>
        <w:rPr>
          <w:rFonts w:eastAsiaTheme="minorHAnsi"/>
          <w:i/>
          <w:iCs/>
          <w:lang w:val="en-US"/>
        </w:rPr>
        <w:t>Ecol Lett</w:t>
      </w:r>
      <w:r>
        <w:rPr>
          <w:rFonts w:eastAsiaTheme="minorHAnsi"/>
          <w:lang w:val="en-US"/>
        </w:rPr>
        <w:t xml:space="preserve">, </w:t>
      </w:r>
      <w:r>
        <w:rPr>
          <w:rFonts w:eastAsiaTheme="minorHAnsi"/>
          <w:b/>
          <w:bCs/>
          <w:lang w:val="en-US"/>
        </w:rPr>
        <w:t>13</w:t>
      </w:r>
      <w:r>
        <w:rPr>
          <w:rFonts w:eastAsiaTheme="minorHAnsi"/>
          <w:lang w:val="en-US"/>
        </w:rPr>
        <w:t>, 184–193.</w:t>
      </w:r>
    </w:p>
    <w:p w14:paraId="51C48640" w14:textId="755071F7" w:rsidR="002905E1" w:rsidRPr="00F87FE7" w:rsidDel="00CC3C74"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del w:id="629" w:author="fonti.kar@gmail.com" w:date="2019-01-15T10:16:00Z"/>
          <w:rFonts w:eastAsiaTheme="minorHAnsi"/>
          <w:lang w:val="en-US"/>
        </w:rPr>
      </w:pPr>
      <w:del w:id="630" w:author="fonti.kar@gmail.com" w:date="2019-01-15T10:16:00Z">
        <w:r w:rsidDel="00CC3C74">
          <w:rPr>
            <w:rFonts w:eastAsiaTheme="minorHAnsi"/>
            <w:lang w:val="en-US"/>
          </w:rPr>
          <w:delText xml:space="preserve">Kvist, A. &amp; Lindstrom, Å. (2001) Basal metabolic rate in migratory waders: intra-individual, intraspecific, interspecific and seasonal variation. </w:delText>
        </w:r>
        <w:r w:rsidDel="00CC3C74">
          <w:rPr>
            <w:rFonts w:eastAsiaTheme="minorHAnsi"/>
            <w:i/>
            <w:iCs/>
            <w:lang w:val="en-US"/>
          </w:rPr>
          <w:delText>Functional Ecology</w:delText>
        </w:r>
        <w:r w:rsidDel="00CC3C74">
          <w:rPr>
            <w:rFonts w:eastAsiaTheme="minorHAnsi"/>
            <w:lang w:val="en-US"/>
          </w:rPr>
          <w:delText xml:space="preserve">, </w:delText>
        </w:r>
        <w:r w:rsidR="00F87FE7" w:rsidDel="00CC3C74">
          <w:rPr>
            <w:rFonts w:eastAsiaTheme="minorHAnsi"/>
            <w:b/>
            <w:lang w:val="en-US"/>
          </w:rPr>
          <w:delText xml:space="preserve">15, </w:delText>
        </w:r>
        <w:r w:rsidR="00F87FE7" w:rsidDel="00CC3C74">
          <w:rPr>
            <w:rFonts w:eastAsiaTheme="minorHAnsi"/>
            <w:lang w:val="en-US"/>
          </w:rPr>
          <w:delText>465–473</w:delText>
        </w:r>
      </w:del>
    </w:p>
    <w:p w14:paraId="7B5F211C" w14:textId="4EB7E6F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Lighton, J.R.B. (2008) </w:t>
      </w:r>
      <w:r>
        <w:rPr>
          <w:rFonts w:eastAsiaTheme="minorHAnsi"/>
          <w:i/>
          <w:iCs/>
          <w:lang w:val="en-US"/>
        </w:rPr>
        <w:t>Measuring Metabolic Rates</w:t>
      </w:r>
      <w:r>
        <w:rPr>
          <w:rFonts w:eastAsiaTheme="minorHAnsi"/>
          <w:lang w:val="en-US"/>
        </w:rPr>
        <w:t>. Oxford University Press, New York</w:t>
      </w:r>
      <w:r w:rsidR="00F87FE7">
        <w:rPr>
          <w:rFonts w:eastAsiaTheme="minorHAnsi"/>
          <w:lang w:val="en-US"/>
        </w:rPr>
        <w:t>.</w:t>
      </w:r>
    </w:p>
    <w:p w14:paraId="0B86238A" w14:textId="7F4FEC65"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D</w:t>
      </w:r>
      <w:r w:rsidR="00EA18C4">
        <w:rPr>
          <w:rFonts w:eastAsiaTheme="minorHAnsi"/>
          <w:lang w:val="en-US"/>
        </w:rPr>
        <w:t>ohm, M.R.</w:t>
      </w:r>
      <w:r>
        <w:rPr>
          <w:rFonts w:eastAsiaTheme="minorHAnsi"/>
          <w:lang w:val="en-US"/>
        </w:rPr>
        <w:t xml:space="preserve"> (2002) Repeatability estimates do not always set an upper limit to heritability. </w:t>
      </w:r>
      <w:r>
        <w:rPr>
          <w:rFonts w:eastAsiaTheme="minorHAnsi"/>
          <w:i/>
          <w:iCs/>
          <w:lang w:val="en-US"/>
        </w:rPr>
        <w:t>Functional Ecology</w:t>
      </w:r>
      <w:r>
        <w:rPr>
          <w:rFonts w:eastAsiaTheme="minorHAnsi"/>
          <w:lang w:val="en-US"/>
        </w:rPr>
        <w:t xml:space="preserve">, </w:t>
      </w:r>
      <w:r>
        <w:rPr>
          <w:rFonts w:eastAsiaTheme="minorHAnsi"/>
          <w:b/>
          <w:bCs/>
          <w:lang w:val="en-US"/>
        </w:rPr>
        <w:t>16</w:t>
      </w:r>
      <w:r>
        <w:rPr>
          <w:rFonts w:eastAsiaTheme="minorHAnsi"/>
          <w:lang w:val="en-US"/>
        </w:rPr>
        <w:t>, 273–280.</w:t>
      </w:r>
    </w:p>
    <w:p w14:paraId="340E1C0E" w14:textId="6AC1A5DD"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Malishev, M., Bull, C.M. &amp; Kearney, M.R. (2017) An individual-based model of ectotherm movement integrating metabolic and microclimatic constraints</w:t>
      </w:r>
      <w:r w:rsidR="0070432A">
        <w:rPr>
          <w:rFonts w:eastAsiaTheme="minorHAnsi"/>
          <w:lang w:val="en-US"/>
        </w:rPr>
        <w:t xml:space="preserve">. </w:t>
      </w:r>
      <w:r>
        <w:rPr>
          <w:rFonts w:eastAsiaTheme="minorHAnsi"/>
          <w:i/>
          <w:iCs/>
          <w:lang w:val="en-US"/>
        </w:rPr>
        <w:t>Methods in Ecolog</w:t>
      </w:r>
      <w:r w:rsidR="0070432A">
        <w:rPr>
          <w:rFonts w:eastAsiaTheme="minorHAnsi"/>
          <w:i/>
          <w:iCs/>
          <w:lang w:val="en-US"/>
        </w:rPr>
        <w:t>y</w:t>
      </w:r>
      <w:r>
        <w:rPr>
          <w:rFonts w:eastAsiaTheme="minorHAnsi"/>
          <w:lang w:val="en-US"/>
        </w:rPr>
        <w:t xml:space="preserve">, </w:t>
      </w:r>
      <w:r>
        <w:rPr>
          <w:rFonts w:eastAsiaTheme="minorHAnsi"/>
          <w:b/>
          <w:bCs/>
          <w:lang w:val="en-US"/>
        </w:rPr>
        <w:t>9</w:t>
      </w:r>
      <w:r>
        <w:rPr>
          <w:rFonts w:eastAsiaTheme="minorHAnsi"/>
          <w:lang w:val="en-US"/>
        </w:rPr>
        <w:t>, 472–489.</w:t>
      </w:r>
    </w:p>
    <w:p w14:paraId="1C572466" w14:textId="2212112D" w:rsidR="002905E1" w:rsidDel="00CC3C74"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del w:id="631" w:author="fonti.kar@gmail.com" w:date="2019-01-15T10:15:00Z"/>
          <w:rFonts w:eastAsiaTheme="minorHAnsi"/>
          <w:lang w:val="en-US"/>
        </w:rPr>
      </w:pPr>
      <w:del w:id="632" w:author="fonti.kar@gmail.com" w:date="2019-01-15T10:15:00Z">
        <w:r w:rsidDel="00CC3C74">
          <w:rPr>
            <w:rFonts w:eastAsiaTheme="minorHAnsi"/>
            <w:lang w:val="en-US"/>
          </w:rPr>
          <w:delText xml:space="preserve">Maxwell, L.K., Jacobson, E.R. &amp; McNab, B.K. (2003) Intraspecific allometry of standard metabolic rate in green iguanas, </w:delText>
        </w:r>
        <w:r w:rsidRPr="0070432A" w:rsidDel="00CC3C74">
          <w:rPr>
            <w:rFonts w:eastAsiaTheme="minorHAnsi"/>
            <w:i/>
            <w:lang w:val="en-US"/>
          </w:rPr>
          <w:delText>Iguana iguana</w:delText>
        </w:r>
        <w:r w:rsidDel="00CC3C74">
          <w:rPr>
            <w:rFonts w:eastAsiaTheme="minorHAnsi"/>
            <w:lang w:val="en-US"/>
          </w:rPr>
          <w:delText xml:space="preserve">. </w:delText>
        </w:r>
        <w:r w:rsidDel="00CC3C74">
          <w:rPr>
            <w:rFonts w:eastAsiaTheme="minorHAnsi"/>
            <w:i/>
            <w:iCs/>
            <w:lang w:val="en-US"/>
          </w:rPr>
          <w:delText>Comparative Biochemistry and Physiology Part A: Molecular &amp; Integrative Physiology</w:delText>
        </w:r>
        <w:r w:rsidDel="00CC3C74">
          <w:rPr>
            <w:rFonts w:eastAsiaTheme="minorHAnsi"/>
            <w:lang w:val="en-US"/>
          </w:rPr>
          <w:delText xml:space="preserve">, </w:delText>
        </w:r>
        <w:r w:rsidDel="00CC3C74">
          <w:rPr>
            <w:rFonts w:eastAsiaTheme="minorHAnsi"/>
            <w:b/>
            <w:bCs/>
            <w:lang w:val="en-US"/>
          </w:rPr>
          <w:delText>136</w:delText>
        </w:r>
        <w:r w:rsidDel="00CC3C74">
          <w:rPr>
            <w:rFonts w:eastAsiaTheme="minorHAnsi"/>
            <w:lang w:val="en-US"/>
          </w:rPr>
          <w:delText>, 301–310.</w:delText>
        </w:r>
      </w:del>
    </w:p>
    <w:p w14:paraId="561C1254" w14:textId="6C7F7F66" w:rsidR="002905E1" w:rsidDel="00CC3C74"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del w:id="633" w:author="fonti.kar@gmail.com" w:date="2019-01-15T10:15:00Z"/>
          <w:rFonts w:eastAsiaTheme="minorHAnsi"/>
          <w:lang w:val="en-US"/>
        </w:rPr>
      </w:pPr>
      <w:del w:id="634" w:author="fonti.kar@gmail.com" w:date="2019-01-15T10:15:00Z">
        <w:r w:rsidDel="00CC3C74">
          <w:rPr>
            <w:rFonts w:eastAsiaTheme="minorHAnsi"/>
            <w:lang w:val="en-US"/>
          </w:rPr>
          <w:delText xml:space="preserve">McCue, M.D. (2010) Starvation physiology: Reviewing the different strategies animals use to survive a common challenge. </w:delText>
        </w:r>
        <w:r w:rsidDel="00CC3C74">
          <w:rPr>
            <w:rFonts w:eastAsiaTheme="minorHAnsi"/>
            <w:i/>
            <w:iCs/>
            <w:lang w:val="en-US"/>
          </w:rPr>
          <w:delText>Comparative Biochemistry and Physiology Part A: Molecular &amp; Integrative Physiology</w:delText>
        </w:r>
        <w:r w:rsidDel="00CC3C74">
          <w:rPr>
            <w:rFonts w:eastAsiaTheme="minorHAnsi"/>
            <w:lang w:val="en-US"/>
          </w:rPr>
          <w:delText xml:space="preserve">, </w:delText>
        </w:r>
        <w:r w:rsidDel="00CC3C74">
          <w:rPr>
            <w:rFonts w:eastAsiaTheme="minorHAnsi"/>
            <w:b/>
            <w:bCs/>
            <w:lang w:val="en-US"/>
          </w:rPr>
          <w:delText>156</w:delText>
        </w:r>
        <w:r w:rsidDel="00CC3C74">
          <w:rPr>
            <w:rFonts w:eastAsiaTheme="minorHAnsi"/>
            <w:lang w:val="en-US"/>
          </w:rPr>
          <w:delText>, 1–18.</w:delText>
        </w:r>
      </w:del>
    </w:p>
    <w:p w14:paraId="0DF7FFFA" w14:textId="3B5C5405" w:rsidR="002905E1" w:rsidDel="00CC3C74"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del w:id="635" w:author="fonti.kar@gmail.com" w:date="2019-01-15T10:15:00Z"/>
          <w:rFonts w:eastAsiaTheme="minorHAnsi"/>
          <w:lang w:val="en-US"/>
        </w:rPr>
      </w:pPr>
      <w:del w:id="636" w:author="fonti.kar@gmail.com" w:date="2019-01-15T10:15:00Z">
        <w:r w:rsidDel="00CC3C74">
          <w:rPr>
            <w:rFonts w:eastAsiaTheme="minorHAnsi"/>
            <w:lang w:val="en-US"/>
          </w:rPr>
          <w:delText>McLean, J.A. &amp; Speakman, J.R. (2007) Effects of Body Mass and Reproduction on the Basal Metabolic Rate of Brown Long-Eared Bats (</w:delText>
        </w:r>
        <w:r w:rsidRPr="0070432A" w:rsidDel="00CC3C74">
          <w:rPr>
            <w:rFonts w:eastAsiaTheme="minorHAnsi"/>
            <w:i/>
            <w:lang w:val="en-US"/>
          </w:rPr>
          <w:delText>Plecotus auritus</w:delText>
        </w:r>
        <w:r w:rsidDel="00CC3C74">
          <w:rPr>
            <w:rFonts w:eastAsiaTheme="minorHAnsi"/>
            <w:lang w:val="en-US"/>
          </w:rPr>
          <w:delText xml:space="preserve">). </w:delText>
        </w:r>
        <w:r w:rsidDel="00CC3C74">
          <w:rPr>
            <w:rFonts w:eastAsiaTheme="minorHAnsi"/>
            <w:i/>
            <w:iCs/>
            <w:lang w:val="en-US"/>
          </w:rPr>
          <w:delText>Physiological and Biochemical Zoology</w:delText>
        </w:r>
        <w:r w:rsidDel="00CC3C74">
          <w:rPr>
            <w:rFonts w:eastAsiaTheme="minorHAnsi"/>
            <w:lang w:val="en-US"/>
          </w:rPr>
          <w:delText>, 1–10.</w:delText>
        </w:r>
      </w:del>
    </w:p>
    <w:p w14:paraId="7E23DD0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Merritt, L., Matthews, P.G.D. &amp; White, C.R. (2013) Performance correlates of resting metabolic rate in garden skinks </w:t>
      </w:r>
      <w:r w:rsidRPr="0070432A">
        <w:rPr>
          <w:rFonts w:eastAsiaTheme="minorHAnsi"/>
          <w:i/>
          <w:lang w:val="en-US"/>
        </w:rPr>
        <w:t>Lampropholis delicata</w:t>
      </w:r>
      <w:r>
        <w:rPr>
          <w:rFonts w:eastAsiaTheme="minorHAnsi"/>
          <w:lang w:val="en-US"/>
        </w:rPr>
        <w:t xml:space="preserve">. </w:t>
      </w:r>
      <w:r>
        <w:rPr>
          <w:rFonts w:eastAsiaTheme="minorHAnsi"/>
          <w:i/>
          <w:iCs/>
          <w:lang w:val="en-US"/>
        </w:rPr>
        <w:t>Journal of Comparative Physiology B</w:t>
      </w:r>
      <w:r>
        <w:rPr>
          <w:rFonts w:eastAsiaTheme="minorHAnsi"/>
          <w:lang w:val="en-US"/>
        </w:rPr>
        <w:t xml:space="preserve">, </w:t>
      </w:r>
      <w:r>
        <w:rPr>
          <w:rFonts w:eastAsiaTheme="minorHAnsi"/>
          <w:b/>
          <w:bCs/>
          <w:lang w:val="en-US"/>
        </w:rPr>
        <w:t>183</w:t>
      </w:r>
      <w:r>
        <w:rPr>
          <w:rFonts w:eastAsiaTheme="minorHAnsi"/>
          <w:lang w:val="en-US"/>
        </w:rPr>
        <w:t>, 663–673.</w:t>
      </w:r>
    </w:p>
    <w:p w14:paraId="40E35320" w14:textId="2D00FA1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Metcalfe, N.B. (2005) Intraspecific variation in competitive ability and food intake in salmonids: consequences for energy budgets and growth rates. </w:t>
      </w:r>
      <w:r>
        <w:rPr>
          <w:rFonts w:eastAsiaTheme="minorHAnsi"/>
          <w:i/>
          <w:iCs/>
          <w:lang w:val="en-US"/>
        </w:rPr>
        <w:t>Journal of Fish Biology</w:t>
      </w:r>
      <w:r>
        <w:rPr>
          <w:rFonts w:eastAsiaTheme="minorHAnsi"/>
          <w:lang w:val="en-US"/>
        </w:rPr>
        <w:t>,</w:t>
      </w:r>
      <w:r w:rsidR="0070432A">
        <w:rPr>
          <w:rFonts w:eastAsiaTheme="minorHAnsi"/>
          <w:lang w:val="en-US"/>
        </w:rPr>
        <w:t xml:space="preserve"> </w:t>
      </w:r>
      <w:r w:rsidR="0070432A" w:rsidRPr="0070432A">
        <w:rPr>
          <w:rFonts w:eastAsiaTheme="minorHAnsi"/>
          <w:b/>
          <w:lang w:val="en-US"/>
        </w:rPr>
        <w:t>28</w:t>
      </w:r>
      <w:r w:rsidR="0070432A">
        <w:rPr>
          <w:rFonts w:eastAsiaTheme="minorHAnsi"/>
          <w:b/>
          <w:lang w:val="en-US"/>
        </w:rPr>
        <w:t>,</w:t>
      </w:r>
      <w:r>
        <w:rPr>
          <w:rFonts w:eastAsiaTheme="minorHAnsi"/>
          <w:lang w:val="en-US"/>
        </w:rPr>
        <w:t xml:space="preserve"> </w:t>
      </w:r>
      <w:r w:rsidR="0070432A">
        <w:rPr>
          <w:rFonts w:eastAsiaTheme="minorHAnsi"/>
          <w:lang w:val="en-US"/>
        </w:rPr>
        <w:t>525</w:t>
      </w:r>
      <w:r>
        <w:rPr>
          <w:rFonts w:eastAsiaTheme="minorHAnsi"/>
          <w:lang w:val="en-US"/>
        </w:rPr>
        <w:t>–</w:t>
      </w:r>
      <w:r w:rsidR="0070432A">
        <w:rPr>
          <w:rFonts w:eastAsiaTheme="minorHAnsi"/>
          <w:lang w:val="en-US"/>
        </w:rPr>
        <w:t>531</w:t>
      </w:r>
      <w:r>
        <w:rPr>
          <w:rFonts w:eastAsiaTheme="minorHAnsi"/>
          <w:lang w:val="en-US"/>
        </w:rPr>
        <w:t>.</w:t>
      </w:r>
    </w:p>
    <w:p w14:paraId="6BF8B695"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Nakagawa, S. &amp; Schielzeth, H. (2010) Repeatability for Gaussian and non-Gaussian data: a practical guide for biologists. </w:t>
      </w:r>
      <w:r>
        <w:rPr>
          <w:rFonts w:eastAsiaTheme="minorHAnsi"/>
          <w:i/>
          <w:iCs/>
          <w:lang w:val="en-US"/>
        </w:rPr>
        <w:t>Biological Reviews</w:t>
      </w:r>
      <w:r>
        <w:rPr>
          <w:rFonts w:eastAsiaTheme="minorHAnsi"/>
          <w:lang w:val="en-US"/>
        </w:rPr>
        <w:t xml:space="preserve">, </w:t>
      </w:r>
      <w:r>
        <w:rPr>
          <w:rFonts w:eastAsiaTheme="minorHAnsi"/>
          <w:b/>
          <w:bCs/>
          <w:lang w:val="en-US"/>
        </w:rPr>
        <w:t>85</w:t>
      </w:r>
      <w:r>
        <w:rPr>
          <w:rFonts w:eastAsiaTheme="minorHAnsi"/>
          <w:lang w:val="en-US"/>
        </w:rPr>
        <w:t>, 935–956.</w:t>
      </w:r>
    </w:p>
    <w:p w14:paraId="3F8168AA" w14:textId="2E8F6E08"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Nakagawa, S., Poulin, R., Mengersen, K., Reinhold, K., Engqvist, L., Lagisz, M. &amp; Senior, A.M. (2015) Meta-analysis of variation: ecological and evolutionary applications and beyond. </w:t>
      </w:r>
      <w:r>
        <w:rPr>
          <w:rFonts w:eastAsiaTheme="minorHAnsi"/>
          <w:i/>
          <w:iCs/>
          <w:lang w:val="en-US"/>
        </w:rPr>
        <w:t>Methods in Ecolog</w:t>
      </w:r>
      <w:r w:rsidR="003204A0">
        <w:rPr>
          <w:rFonts w:eastAsiaTheme="minorHAnsi"/>
          <w:i/>
          <w:iCs/>
          <w:lang w:val="en-US"/>
        </w:rPr>
        <w:t>y</w:t>
      </w:r>
      <w:r>
        <w:rPr>
          <w:rFonts w:eastAsiaTheme="minorHAnsi"/>
          <w:lang w:val="en-US"/>
        </w:rPr>
        <w:t xml:space="preserve">, </w:t>
      </w:r>
      <w:r>
        <w:rPr>
          <w:rFonts w:eastAsiaTheme="minorHAnsi"/>
          <w:b/>
          <w:bCs/>
          <w:lang w:val="en-US"/>
        </w:rPr>
        <w:t>6</w:t>
      </w:r>
      <w:r>
        <w:rPr>
          <w:rFonts w:eastAsiaTheme="minorHAnsi"/>
          <w:lang w:val="en-US"/>
        </w:rPr>
        <w:t>, 143–152.</w:t>
      </w:r>
    </w:p>
    <w:p w14:paraId="62992962" w14:textId="2EB1D34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Nespolo, R.F. &amp; Franco, M. (2007) Whole-animal metabolic rate is a repeatable trait: a meta-analysis. </w:t>
      </w:r>
      <w:r>
        <w:rPr>
          <w:rFonts w:eastAsiaTheme="minorHAnsi"/>
          <w:i/>
          <w:iCs/>
          <w:lang w:val="en-US"/>
        </w:rPr>
        <w:t xml:space="preserve">The Journal of </w:t>
      </w:r>
      <w:r w:rsidR="003204A0">
        <w:rPr>
          <w:rFonts w:eastAsiaTheme="minorHAnsi"/>
          <w:i/>
          <w:iCs/>
          <w:lang w:val="en-US"/>
        </w:rPr>
        <w:t>E</w:t>
      </w:r>
      <w:r>
        <w:rPr>
          <w:rFonts w:eastAsiaTheme="minorHAnsi"/>
          <w:i/>
          <w:iCs/>
          <w:lang w:val="en-US"/>
        </w:rPr>
        <w:t xml:space="preserve">xperimental </w:t>
      </w:r>
      <w:r w:rsidR="003204A0">
        <w:rPr>
          <w:rFonts w:eastAsiaTheme="minorHAnsi"/>
          <w:i/>
          <w:iCs/>
          <w:lang w:val="en-US"/>
        </w:rPr>
        <w:t>B</w:t>
      </w:r>
      <w:r>
        <w:rPr>
          <w:rFonts w:eastAsiaTheme="minorHAnsi"/>
          <w:i/>
          <w:iCs/>
          <w:lang w:val="en-US"/>
        </w:rPr>
        <w:t>iology</w:t>
      </w:r>
      <w:r>
        <w:rPr>
          <w:rFonts w:eastAsiaTheme="minorHAnsi"/>
          <w:lang w:val="en-US"/>
        </w:rPr>
        <w:t xml:space="preserve">, </w:t>
      </w:r>
      <w:r>
        <w:rPr>
          <w:rFonts w:eastAsiaTheme="minorHAnsi"/>
          <w:b/>
          <w:bCs/>
          <w:lang w:val="en-US"/>
        </w:rPr>
        <w:t>210</w:t>
      </w:r>
      <w:r>
        <w:rPr>
          <w:rFonts w:eastAsiaTheme="minorHAnsi"/>
          <w:lang w:val="en-US"/>
        </w:rPr>
        <w:t>, 3877–3878.</w:t>
      </w:r>
    </w:p>
    <w:p w14:paraId="28D57676" w14:textId="18BA1713"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Norin, T. &amp; Gamperl, A.K. (2018) Metabolic scaling of individuals vs. populations: Evidence for variation in scaling exponents at different hierarchical levels</w:t>
      </w:r>
      <w:r w:rsidR="003204A0">
        <w:rPr>
          <w:rFonts w:eastAsiaTheme="minorHAnsi"/>
          <w:lang w:val="en-US"/>
        </w:rPr>
        <w:t xml:space="preserve">. </w:t>
      </w:r>
      <w:r>
        <w:rPr>
          <w:rFonts w:eastAsiaTheme="minorHAnsi"/>
          <w:i/>
          <w:iCs/>
          <w:lang w:val="en-US"/>
        </w:rPr>
        <w:t>Functional Ecology</w:t>
      </w:r>
      <w:r>
        <w:rPr>
          <w:rFonts w:eastAsiaTheme="minorHAnsi"/>
          <w:lang w:val="en-US"/>
        </w:rPr>
        <w:t xml:space="preserve">, </w:t>
      </w:r>
      <w:r>
        <w:rPr>
          <w:rFonts w:eastAsiaTheme="minorHAnsi"/>
          <w:b/>
          <w:bCs/>
          <w:lang w:val="en-US"/>
        </w:rPr>
        <w:t>32</w:t>
      </w:r>
      <w:r>
        <w:rPr>
          <w:rFonts w:eastAsiaTheme="minorHAnsi"/>
          <w:lang w:val="en-US"/>
        </w:rPr>
        <w:t>, 379–388.</w:t>
      </w:r>
    </w:p>
    <w:p w14:paraId="202E48E3" w14:textId="25CBE475" w:rsidR="002905E1" w:rsidRPr="003204A0"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Norin, T., Malte, H. &amp; Clark, T.D. (2016) Differential plasticity of metabolic rate phenotypes in a tropical fish facing environmental change. </w:t>
      </w:r>
      <w:r>
        <w:rPr>
          <w:rFonts w:eastAsiaTheme="minorHAnsi"/>
          <w:i/>
          <w:iCs/>
          <w:lang w:val="en-US"/>
        </w:rPr>
        <w:t>Functional Ecology</w:t>
      </w:r>
      <w:r>
        <w:rPr>
          <w:rFonts w:eastAsiaTheme="minorHAnsi"/>
          <w:lang w:val="en-US"/>
        </w:rPr>
        <w:t>.</w:t>
      </w:r>
      <w:r w:rsidR="003204A0">
        <w:rPr>
          <w:rFonts w:eastAsiaTheme="minorHAnsi"/>
          <w:lang w:val="en-US"/>
        </w:rPr>
        <w:t xml:space="preserve"> </w:t>
      </w:r>
      <w:r w:rsidR="003204A0">
        <w:rPr>
          <w:rFonts w:eastAsiaTheme="minorHAnsi"/>
          <w:b/>
          <w:lang w:val="en-US"/>
        </w:rPr>
        <w:t xml:space="preserve">3, </w:t>
      </w:r>
      <w:r w:rsidR="003204A0">
        <w:rPr>
          <w:rFonts w:eastAsiaTheme="minorHAnsi"/>
          <w:lang w:val="en-US"/>
        </w:rPr>
        <w:t>369–378.</w:t>
      </w:r>
    </w:p>
    <w:p w14:paraId="2AAEF2E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O'Hara, R.B. (2009) How to make models add up — a primer on GLMMs. </w:t>
      </w:r>
      <w:r>
        <w:rPr>
          <w:rFonts w:eastAsiaTheme="minorHAnsi"/>
          <w:i/>
          <w:iCs/>
          <w:lang w:val="en-US"/>
        </w:rPr>
        <w:t>Annales Zoologic Fennici</w:t>
      </w:r>
      <w:r>
        <w:rPr>
          <w:rFonts w:eastAsiaTheme="minorHAnsi"/>
          <w:lang w:val="en-US"/>
        </w:rPr>
        <w:t xml:space="preserve">, </w:t>
      </w:r>
      <w:r>
        <w:rPr>
          <w:rFonts w:eastAsiaTheme="minorHAnsi"/>
          <w:b/>
          <w:bCs/>
          <w:lang w:val="en-US"/>
        </w:rPr>
        <w:t>46</w:t>
      </w:r>
      <w:r>
        <w:rPr>
          <w:rFonts w:eastAsiaTheme="minorHAnsi"/>
          <w:lang w:val="en-US"/>
        </w:rPr>
        <w:t>, 124–137.</w:t>
      </w:r>
    </w:p>
    <w:p w14:paraId="14A93182" w14:textId="3494ED29"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Pettersen, A.K., White, C.R. &amp; Marshall, D.J. (2016) Metabolic rate covaries with fitness and the pace of the life history in the field.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283</w:t>
      </w:r>
      <w:r>
        <w:rPr>
          <w:rFonts w:eastAsiaTheme="minorHAnsi"/>
          <w:lang w:val="en-US"/>
        </w:rPr>
        <w:t xml:space="preserve">, </w:t>
      </w:r>
      <w:r w:rsidR="00B422D6" w:rsidRPr="00B422D6">
        <w:rPr>
          <w:rFonts w:eastAsiaTheme="minorHAnsi"/>
          <w:lang w:val="en-US"/>
        </w:rPr>
        <w:t>20160323</w:t>
      </w:r>
    </w:p>
    <w:p w14:paraId="39DCF46F"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Powers, D.A. &amp; Schulte, P.M. (1998) Evolutionary adaptations of gene structure and expression in natural populations in relation to a changing environment: A multidisciplinary approach to address the million‐year saga of a small fish. </w:t>
      </w:r>
      <w:r>
        <w:rPr>
          <w:rFonts w:eastAsiaTheme="minorHAnsi"/>
          <w:i/>
          <w:iCs/>
          <w:lang w:val="en-US"/>
        </w:rPr>
        <w:t>Journal of Experimental Zoology</w:t>
      </w:r>
      <w:r>
        <w:rPr>
          <w:rFonts w:eastAsiaTheme="minorHAnsi"/>
          <w:lang w:val="en-US"/>
        </w:rPr>
        <w:t xml:space="preserve">, </w:t>
      </w:r>
      <w:r>
        <w:rPr>
          <w:rFonts w:eastAsiaTheme="minorHAnsi"/>
          <w:b/>
          <w:bCs/>
          <w:lang w:val="en-US"/>
        </w:rPr>
        <w:t>282</w:t>
      </w:r>
      <w:r>
        <w:rPr>
          <w:rFonts w:eastAsiaTheme="minorHAnsi"/>
          <w:lang w:val="en-US"/>
        </w:rPr>
        <w:t>, 71–94.</w:t>
      </w:r>
    </w:p>
    <w:p w14:paraId="6C9A269B" w14:textId="10E0856B"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Price, C.A., Weitz, J.S., Savage, V.M., Stegen, J., Clarke, A., Coomes, D.A., Dodds, P.S., Etienne, R.S., Kerkhoff, A.J., McCulloh, K., Niklas, K.J., Olff, H. &amp; Swenson, N.G. (2012) Testing the metabolic theory of ecology. </w:t>
      </w:r>
      <w:r>
        <w:rPr>
          <w:rFonts w:eastAsiaTheme="minorHAnsi"/>
          <w:i/>
          <w:iCs/>
          <w:lang w:val="en-US"/>
        </w:rPr>
        <w:t>Ecol Lett</w:t>
      </w:r>
      <w:r>
        <w:rPr>
          <w:rFonts w:eastAsiaTheme="minorHAnsi"/>
          <w:lang w:val="en-US"/>
        </w:rPr>
        <w:t xml:space="preserve">, </w:t>
      </w:r>
      <w:r>
        <w:rPr>
          <w:rFonts w:eastAsiaTheme="minorHAnsi"/>
          <w:b/>
          <w:bCs/>
          <w:lang w:val="en-US"/>
        </w:rPr>
        <w:t>15</w:t>
      </w:r>
      <w:r>
        <w:rPr>
          <w:rFonts w:eastAsiaTheme="minorHAnsi"/>
          <w:lang w:val="en-US"/>
        </w:rPr>
        <w:t>, 1465–1474.</w:t>
      </w:r>
    </w:p>
    <w:p w14:paraId="70C7F1C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Réale, D., Garant, D., Humphries, M.M., Bergeron, P., Careau, V. &amp; Montiglio, P.-O. (2010) Personality and the emergence of the pace-of-life syndrome concept at the population level. </w:t>
      </w:r>
      <w:r>
        <w:rPr>
          <w:rFonts w:eastAsiaTheme="minorHAnsi"/>
          <w:i/>
          <w:iCs/>
          <w:lang w:val="en-US"/>
        </w:rPr>
        <w:t>Philosophical Transactions of the Royal Society of London B: Biological Sciences</w:t>
      </w:r>
      <w:r>
        <w:rPr>
          <w:rFonts w:eastAsiaTheme="minorHAnsi"/>
          <w:lang w:val="en-US"/>
        </w:rPr>
        <w:t xml:space="preserve">, </w:t>
      </w:r>
      <w:r>
        <w:rPr>
          <w:rFonts w:eastAsiaTheme="minorHAnsi"/>
          <w:b/>
          <w:bCs/>
          <w:lang w:val="en-US"/>
        </w:rPr>
        <w:t>365</w:t>
      </w:r>
      <w:r>
        <w:rPr>
          <w:rFonts w:eastAsiaTheme="minorHAnsi"/>
          <w:lang w:val="en-US"/>
        </w:rPr>
        <w:t>, 4051–4063.</w:t>
      </w:r>
    </w:p>
    <w:p w14:paraId="4194627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 xml:space="preserve">Ricklefs, R.E. &amp; Wikelski, M. (2002) The physiology/life- history nexus. </w:t>
      </w:r>
      <w:r>
        <w:rPr>
          <w:rFonts w:eastAsiaTheme="minorHAnsi"/>
          <w:i/>
          <w:iCs/>
          <w:lang w:val="en-US"/>
        </w:rPr>
        <w:t>Trends Ecol Evol</w:t>
      </w:r>
      <w:r>
        <w:rPr>
          <w:rFonts w:eastAsiaTheme="minorHAnsi"/>
          <w:lang w:val="en-US"/>
        </w:rPr>
        <w:t>, 1–7.</w:t>
      </w:r>
    </w:p>
    <w:p w14:paraId="74919DE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Roff, D.A. (1995) The estimation of genetic correlations from phenotypic correlations: a test of Cheverud's conjecture. </w:t>
      </w:r>
      <w:r>
        <w:rPr>
          <w:rFonts w:eastAsiaTheme="minorHAnsi"/>
          <w:i/>
          <w:iCs/>
          <w:lang w:val="en-US"/>
        </w:rPr>
        <w:t>Heredity</w:t>
      </w:r>
      <w:r>
        <w:rPr>
          <w:rFonts w:eastAsiaTheme="minorHAnsi"/>
          <w:lang w:val="en-US"/>
        </w:rPr>
        <w:t xml:space="preserve">, </w:t>
      </w:r>
      <w:r>
        <w:rPr>
          <w:rFonts w:eastAsiaTheme="minorHAnsi"/>
          <w:b/>
          <w:bCs/>
          <w:lang w:val="en-US"/>
        </w:rPr>
        <w:t>74</w:t>
      </w:r>
      <w:r>
        <w:rPr>
          <w:rFonts w:eastAsiaTheme="minorHAnsi"/>
          <w:lang w:val="en-US"/>
        </w:rPr>
        <w:t>, 481–490.</w:t>
      </w:r>
    </w:p>
    <w:p w14:paraId="1164B098"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Salin, K., Auer, S.K., Rey, B., Selman, C. &amp; Metcalfe, N.B. (2015) Variation in the link between oxygen consumption and ATP production, and its relevance for animal performance: Table 1.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282</w:t>
      </w:r>
      <w:r>
        <w:rPr>
          <w:rFonts w:eastAsiaTheme="minorHAnsi"/>
          <w:lang w:val="en-US"/>
        </w:rPr>
        <w:t>, 20151028–9.</w:t>
      </w:r>
    </w:p>
    <w:p w14:paraId="5ED777E1"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Salin, K., Auer, S.K., Rudolf, A.M., Anderson, G.J., Selman, C. &amp; Metcalfe, N.B. (2016) Variation in Metabolic Rate among Individuals Is Related to Tissue-Specific Differences in Mitochondrial Leak Respiration. </w:t>
      </w:r>
      <w:r>
        <w:rPr>
          <w:rFonts w:eastAsiaTheme="minorHAnsi"/>
          <w:i/>
          <w:iCs/>
          <w:lang w:val="en-US"/>
        </w:rPr>
        <w:t>Physiological and Biochemical Zoology</w:t>
      </w:r>
      <w:r>
        <w:rPr>
          <w:rFonts w:eastAsiaTheme="minorHAnsi"/>
          <w:lang w:val="en-US"/>
        </w:rPr>
        <w:t xml:space="preserve">, </w:t>
      </w:r>
      <w:r>
        <w:rPr>
          <w:rFonts w:eastAsiaTheme="minorHAnsi"/>
          <w:b/>
          <w:bCs/>
          <w:lang w:val="en-US"/>
        </w:rPr>
        <w:t>89</w:t>
      </w:r>
      <w:r>
        <w:rPr>
          <w:rFonts w:eastAsiaTheme="minorHAnsi"/>
          <w:lang w:val="en-US"/>
        </w:rPr>
        <w:t>, 511–523.</w:t>
      </w:r>
    </w:p>
    <w:p w14:paraId="0B1EE994" w14:textId="64EAA1F4" w:rsidR="002905E1" w:rsidRPr="00B422D6"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i/>
          <w:lang w:val="en-US"/>
        </w:rPr>
      </w:pPr>
      <w:r>
        <w:rPr>
          <w:rFonts w:eastAsiaTheme="minorHAnsi"/>
          <w:lang w:val="en-US"/>
        </w:rPr>
        <w:t>Salin, K., Luquet, E., Rey, B., Roussel, D. &amp; Voituron, Y. (2012) Alteration of mitochondrial efficiency affects oxidative balance, development and growth in frog (Rana temporaria</w:t>
      </w:r>
      <w:r w:rsidRPr="00B422D6">
        <w:rPr>
          <w:rFonts w:eastAsiaTheme="minorHAnsi"/>
          <w:i/>
          <w:lang w:val="en-US"/>
        </w:rPr>
        <w:t xml:space="preserve">) tadpoles. </w:t>
      </w:r>
      <w:r w:rsidRPr="00B422D6">
        <w:rPr>
          <w:rFonts w:eastAsiaTheme="minorHAnsi"/>
          <w:i/>
          <w:iCs/>
          <w:lang w:val="en-US"/>
        </w:rPr>
        <w:t xml:space="preserve">The Journal of </w:t>
      </w:r>
      <w:r w:rsidR="00B422D6" w:rsidRPr="00B422D6">
        <w:rPr>
          <w:rFonts w:eastAsiaTheme="minorHAnsi"/>
          <w:i/>
          <w:iCs/>
          <w:lang w:val="en-US"/>
        </w:rPr>
        <w:t>E</w:t>
      </w:r>
      <w:r w:rsidRPr="00B422D6">
        <w:rPr>
          <w:rFonts w:eastAsiaTheme="minorHAnsi"/>
          <w:i/>
          <w:iCs/>
          <w:lang w:val="en-US"/>
        </w:rPr>
        <w:t xml:space="preserve">xperimental </w:t>
      </w:r>
      <w:r w:rsidR="00B422D6" w:rsidRPr="00B422D6">
        <w:rPr>
          <w:rFonts w:eastAsiaTheme="minorHAnsi"/>
          <w:i/>
          <w:iCs/>
          <w:lang w:val="en-US"/>
        </w:rPr>
        <w:t>E</w:t>
      </w:r>
      <w:r w:rsidRPr="00B422D6">
        <w:rPr>
          <w:rFonts w:eastAsiaTheme="minorHAnsi"/>
          <w:i/>
          <w:iCs/>
          <w:lang w:val="en-US"/>
        </w:rPr>
        <w:t>iology</w:t>
      </w:r>
      <w:r w:rsidRPr="00B422D6">
        <w:rPr>
          <w:rFonts w:eastAsiaTheme="minorHAnsi"/>
          <w:i/>
          <w:lang w:val="en-US"/>
        </w:rPr>
        <w:t xml:space="preserve">, </w:t>
      </w:r>
      <w:r w:rsidRPr="00B422D6">
        <w:rPr>
          <w:rFonts w:eastAsiaTheme="minorHAnsi"/>
          <w:b/>
          <w:bCs/>
          <w:i/>
          <w:lang w:val="en-US"/>
        </w:rPr>
        <w:t>215</w:t>
      </w:r>
      <w:r w:rsidRPr="00B422D6">
        <w:rPr>
          <w:rFonts w:eastAsiaTheme="minorHAnsi"/>
          <w:i/>
          <w:lang w:val="en-US"/>
        </w:rPr>
        <w:t>, 863–869.</w:t>
      </w:r>
    </w:p>
    <w:p w14:paraId="3BF38964" w14:textId="7E732FE6" w:rsidR="002905E1" w:rsidDel="00CC3C74"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del w:id="637" w:author="fonti.kar@gmail.com" w:date="2019-01-15T10:15:00Z"/>
          <w:rFonts w:eastAsiaTheme="minorHAnsi"/>
          <w:lang w:val="en-US"/>
        </w:rPr>
      </w:pPr>
      <w:del w:id="638" w:author="fonti.kar@gmail.com" w:date="2019-01-15T10:15:00Z">
        <w:r w:rsidDel="00CC3C74">
          <w:rPr>
            <w:rFonts w:eastAsiaTheme="minorHAnsi"/>
            <w:lang w:val="en-US"/>
          </w:rPr>
          <w:delText xml:space="preserve">Scott, I., Mitchell, P.I. &amp; Evans, P.R. (1996) How does Variation Body Composition Affect the Basal Metabolic Rates of Birds of Birds? </w:delText>
        </w:r>
        <w:r w:rsidDel="00CC3C74">
          <w:rPr>
            <w:rFonts w:eastAsiaTheme="minorHAnsi"/>
            <w:i/>
            <w:iCs/>
            <w:lang w:val="en-US"/>
          </w:rPr>
          <w:delText>Functional Ecology</w:delText>
        </w:r>
        <w:r w:rsidDel="00CC3C74">
          <w:rPr>
            <w:rFonts w:eastAsiaTheme="minorHAnsi"/>
            <w:lang w:val="en-US"/>
          </w:rPr>
          <w:delText xml:space="preserve">, </w:delText>
        </w:r>
        <w:r w:rsidDel="00CC3C74">
          <w:rPr>
            <w:rFonts w:eastAsiaTheme="minorHAnsi"/>
            <w:b/>
            <w:bCs/>
            <w:lang w:val="en-US"/>
          </w:rPr>
          <w:delText>10</w:delText>
        </w:r>
        <w:r w:rsidDel="00CC3C74">
          <w:rPr>
            <w:rFonts w:eastAsiaTheme="minorHAnsi"/>
            <w:lang w:val="en-US"/>
          </w:rPr>
          <w:delText>, 307.</w:delText>
        </w:r>
      </w:del>
    </w:p>
    <w:p w14:paraId="08EA84C4" w14:textId="235C49C7" w:rsidR="002905E1" w:rsidDel="00CC3C74"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del w:id="639" w:author="fonti.kar@gmail.com" w:date="2019-01-15T10:14:00Z"/>
          <w:rFonts w:eastAsiaTheme="minorHAnsi"/>
          <w:lang w:val="en-US"/>
        </w:rPr>
      </w:pPr>
      <w:del w:id="640" w:author="fonti.kar@gmail.com" w:date="2019-01-15T10:14:00Z">
        <w:r w:rsidDel="00CC3C74">
          <w:rPr>
            <w:rFonts w:eastAsiaTheme="minorHAnsi"/>
            <w:lang w:val="en-US"/>
          </w:rPr>
          <w:delText xml:space="preserve">Seebacher, F. (2005) A review of thermoregulation and physiological performance in reptiles: what is the role of phenotypic flexibility? </w:delText>
        </w:r>
        <w:r w:rsidDel="00CC3C74">
          <w:rPr>
            <w:rFonts w:eastAsiaTheme="minorHAnsi"/>
            <w:i/>
            <w:iCs/>
            <w:lang w:val="en-US"/>
          </w:rPr>
          <w:delText>Journal of Comparative Physiology B</w:delText>
        </w:r>
        <w:r w:rsidDel="00CC3C74">
          <w:rPr>
            <w:rFonts w:eastAsiaTheme="minorHAnsi"/>
            <w:lang w:val="en-US"/>
          </w:rPr>
          <w:delText xml:space="preserve">, </w:delText>
        </w:r>
        <w:r w:rsidDel="00CC3C74">
          <w:rPr>
            <w:rFonts w:eastAsiaTheme="minorHAnsi"/>
            <w:b/>
            <w:bCs/>
            <w:lang w:val="en-US"/>
          </w:rPr>
          <w:delText>175</w:delText>
        </w:r>
        <w:r w:rsidDel="00CC3C74">
          <w:rPr>
            <w:rFonts w:eastAsiaTheme="minorHAnsi"/>
            <w:lang w:val="en-US"/>
          </w:rPr>
          <w:delText>, 453–461.</w:delText>
        </w:r>
      </w:del>
    </w:p>
    <w:p w14:paraId="27F418F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Seebacher, F., Brand, M.D., Else, P.L., Guderley, H., Hulbert, A.J. &amp; Moyes, C.D. (2010) Plasticity of Oxidative Metabolism in Variable Climates: Molecular Mechanisms. </w:t>
      </w:r>
      <w:r>
        <w:rPr>
          <w:rFonts w:eastAsiaTheme="minorHAnsi"/>
          <w:i/>
          <w:iCs/>
          <w:lang w:val="en-US"/>
        </w:rPr>
        <w:t>Physiological and Biochemical Zoology</w:t>
      </w:r>
      <w:r>
        <w:rPr>
          <w:rFonts w:eastAsiaTheme="minorHAnsi"/>
          <w:lang w:val="en-US"/>
        </w:rPr>
        <w:t xml:space="preserve">, </w:t>
      </w:r>
      <w:r>
        <w:rPr>
          <w:rFonts w:eastAsiaTheme="minorHAnsi"/>
          <w:b/>
          <w:bCs/>
          <w:lang w:val="en-US"/>
        </w:rPr>
        <w:t>83</w:t>
      </w:r>
      <w:r>
        <w:rPr>
          <w:rFonts w:eastAsiaTheme="minorHAnsi"/>
          <w:lang w:val="en-US"/>
        </w:rPr>
        <w:t>, 721–732.</w:t>
      </w:r>
    </w:p>
    <w:p w14:paraId="5A6E735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Singer, J.D. &amp; Willett, J.B. (2003) </w:t>
      </w:r>
      <w:r>
        <w:rPr>
          <w:rFonts w:eastAsiaTheme="minorHAnsi"/>
          <w:i/>
          <w:iCs/>
          <w:lang w:val="en-US"/>
        </w:rPr>
        <w:t>Applied Longitudinal Data Analysis: Modeling Change and Event Occurrence</w:t>
      </w:r>
      <w:r>
        <w:rPr>
          <w:rFonts w:eastAsiaTheme="minorHAnsi"/>
          <w:lang w:val="en-US"/>
        </w:rPr>
        <w:t>. Oxford University Press, New York.</w:t>
      </w:r>
    </w:p>
    <w:p w14:paraId="3B4B0ACA" w14:textId="067424DA" w:rsidR="002905E1" w:rsidRDefault="002905E1" w:rsidP="00B875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Somero, G.N. (1978) Temperature Adaptation of Enzymes: Biological Optimization Through Structure-Function Compromises. </w:t>
      </w:r>
      <w:r>
        <w:rPr>
          <w:rFonts w:eastAsiaTheme="minorHAnsi"/>
          <w:i/>
          <w:iCs/>
          <w:lang w:val="en-US"/>
        </w:rPr>
        <w:t>Annual Review of Ecology and Systematics</w:t>
      </w:r>
      <w:r>
        <w:rPr>
          <w:rFonts w:eastAsiaTheme="minorHAnsi"/>
          <w:lang w:val="en-US"/>
        </w:rPr>
        <w:t>, 1–30.</w:t>
      </w:r>
    </w:p>
    <w:p w14:paraId="48E9B14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Speakman, J.R., Talbot, D.A., Selman, C., Snart, S., McLaren, J.S., Redman, P., Krol, E., Jackson, D.M., Johnson, M.S. &amp; Brand, M.D. (2004) Uncoupled and surviving: individual mice with high metabolism have greater mitochondrial uncoupling and live longer. </w:t>
      </w:r>
      <w:r>
        <w:rPr>
          <w:rFonts w:eastAsiaTheme="minorHAnsi"/>
          <w:i/>
          <w:iCs/>
          <w:lang w:val="en-US"/>
        </w:rPr>
        <w:t>Aging Cell</w:t>
      </w:r>
      <w:r>
        <w:rPr>
          <w:rFonts w:eastAsiaTheme="minorHAnsi"/>
          <w:lang w:val="en-US"/>
        </w:rPr>
        <w:t xml:space="preserve">, </w:t>
      </w:r>
      <w:r>
        <w:rPr>
          <w:rFonts w:eastAsiaTheme="minorHAnsi"/>
          <w:b/>
          <w:bCs/>
          <w:lang w:val="en-US"/>
        </w:rPr>
        <w:t>3</w:t>
      </w:r>
      <w:r>
        <w:rPr>
          <w:rFonts w:eastAsiaTheme="minorHAnsi"/>
          <w:lang w:val="en-US"/>
        </w:rPr>
        <w:t>, 87–95.</w:t>
      </w:r>
    </w:p>
    <w:p w14:paraId="484234ED" w14:textId="752CDDCB"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Steyermark, A.C. (2005) Physiological and morphological correlates of among-individual variation in standard metabolic rate in the leopard frog </w:t>
      </w:r>
      <w:r w:rsidRPr="00B422D6">
        <w:rPr>
          <w:rFonts w:eastAsiaTheme="minorHAnsi"/>
          <w:i/>
          <w:lang w:val="en-US"/>
        </w:rPr>
        <w:t>Rana pipiens</w:t>
      </w:r>
      <w:r>
        <w:rPr>
          <w:rFonts w:eastAsiaTheme="minorHAnsi"/>
          <w:lang w:val="en-US"/>
        </w:rPr>
        <w:t xml:space="preserve">. </w:t>
      </w:r>
      <w:r>
        <w:rPr>
          <w:rFonts w:eastAsiaTheme="minorHAnsi"/>
          <w:i/>
          <w:iCs/>
          <w:lang w:val="en-US"/>
        </w:rPr>
        <w:t xml:space="preserve">The Journal of </w:t>
      </w:r>
      <w:r w:rsidR="00B422D6">
        <w:rPr>
          <w:rFonts w:eastAsiaTheme="minorHAnsi"/>
          <w:i/>
          <w:iCs/>
          <w:lang w:val="en-US"/>
        </w:rPr>
        <w:t>E</w:t>
      </w:r>
      <w:r>
        <w:rPr>
          <w:rFonts w:eastAsiaTheme="minorHAnsi"/>
          <w:i/>
          <w:iCs/>
          <w:lang w:val="en-US"/>
        </w:rPr>
        <w:t xml:space="preserve">xperimental </w:t>
      </w:r>
      <w:r w:rsidR="00B422D6">
        <w:rPr>
          <w:rFonts w:eastAsiaTheme="minorHAnsi"/>
          <w:i/>
          <w:iCs/>
          <w:lang w:val="en-US"/>
        </w:rPr>
        <w:t>B</w:t>
      </w:r>
      <w:r>
        <w:rPr>
          <w:rFonts w:eastAsiaTheme="minorHAnsi"/>
          <w:i/>
          <w:iCs/>
          <w:lang w:val="en-US"/>
        </w:rPr>
        <w:t>iology</w:t>
      </w:r>
      <w:r>
        <w:rPr>
          <w:rFonts w:eastAsiaTheme="minorHAnsi"/>
          <w:lang w:val="en-US"/>
        </w:rPr>
        <w:t xml:space="preserve">, </w:t>
      </w:r>
      <w:r>
        <w:rPr>
          <w:rFonts w:eastAsiaTheme="minorHAnsi"/>
          <w:b/>
          <w:bCs/>
          <w:lang w:val="en-US"/>
        </w:rPr>
        <w:t>208</w:t>
      </w:r>
      <w:r>
        <w:rPr>
          <w:rFonts w:eastAsiaTheme="minorHAnsi"/>
          <w:lang w:val="en-US"/>
        </w:rPr>
        <w:t>, 1201–1208.</w:t>
      </w:r>
    </w:p>
    <w:p w14:paraId="2EF53CEB" w14:textId="05BF8D5C"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Uyeda, J.C., Pennell, M.W., Miller, E.T., Maia, R. &amp; McClain, C.R. (2017) The Evolution of Energetic Scaling across the Vertebrate Tree of Life. </w:t>
      </w:r>
      <w:r>
        <w:rPr>
          <w:rFonts w:eastAsiaTheme="minorHAnsi"/>
          <w:i/>
          <w:iCs/>
          <w:lang w:val="en-US"/>
        </w:rPr>
        <w:t>The American Naturalist</w:t>
      </w:r>
      <w:r>
        <w:rPr>
          <w:rFonts w:eastAsiaTheme="minorHAnsi"/>
          <w:lang w:val="en-US"/>
        </w:rPr>
        <w:t>, 000–000.</w:t>
      </w:r>
    </w:p>
    <w:p w14:paraId="112ECE8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van de Pol, M. &amp; Wright, J. (2009) A simple method for distinguishing within- versus between-subject effects using mixed models. </w:t>
      </w:r>
      <w:r>
        <w:rPr>
          <w:rFonts w:eastAsiaTheme="minorHAnsi"/>
          <w:i/>
          <w:iCs/>
          <w:lang w:val="en-US"/>
        </w:rPr>
        <w:t>Animal Behaviour</w:t>
      </w:r>
      <w:r>
        <w:rPr>
          <w:rFonts w:eastAsiaTheme="minorHAnsi"/>
          <w:lang w:val="en-US"/>
        </w:rPr>
        <w:t xml:space="preserve">, </w:t>
      </w:r>
      <w:r>
        <w:rPr>
          <w:rFonts w:eastAsiaTheme="minorHAnsi"/>
          <w:b/>
          <w:bCs/>
          <w:lang w:val="en-US"/>
        </w:rPr>
        <w:t>77</w:t>
      </w:r>
      <w:r>
        <w:rPr>
          <w:rFonts w:eastAsiaTheme="minorHAnsi"/>
          <w:lang w:val="en-US"/>
        </w:rPr>
        <w:t>, 753–758.</w:t>
      </w:r>
    </w:p>
    <w:p w14:paraId="4BB5CBA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Via, S., Gomulkiewicz, R., De Jong, G., Scheiner, S.M., Schlichting, C.D. &amp; Van Tienderen, P.H. (1995) Adaptive phenotypic plasticity: consensus and controversy. </w:t>
      </w:r>
      <w:r>
        <w:rPr>
          <w:rFonts w:eastAsiaTheme="minorHAnsi"/>
          <w:i/>
          <w:iCs/>
          <w:lang w:val="en-US"/>
        </w:rPr>
        <w:t>Trends Ecol Evol</w:t>
      </w:r>
      <w:r>
        <w:rPr>
          <w:rFonts w:eastAsiaTheme="minorHAnsi"/>
          <w:lang w:val="en-US"/>
        </w:rPr>
        <w:t xml:space="preserve">, </w:t>
      </w:r>
      <w:r>
        <w:rPr>
          <w:rFonts w:eastAsiaTheme="minorHAnsi"/>
          <w:b/>
          <w:bCs/>
          <w:lang w:val="en-US"/>
        </w:rPr>
        <w:t>10</w:t>
      </w:r>
      <w:r>
        <w:rPr>
          <w:rFonts w:eastAsiaTheme="minorHAnsi"/>
          <w:lang w:val="en-US"/>
        </w:rPr>
        <w:t>, 212–217.</w:t>
      </w:r>
    </w:p>
    <w:p w14:paraId="185207B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Westneat, D.F., Stewart, I.R.K. &amp; Hatch, M.I. (2009) Complex interactions among temporal variables affect the plasticity of clutch size in a multi-brooded bird. </w:t>
      </w:r>
      <w:r>
        <w:rPr>
          <w:rFonts w:eastAsiaTheme="minorHAnsi"/>
          <w:i/>
          <w:iCs/>
          <w:lang w:val="en-US"/>
        </w:rPr>
        <w:t>Ecology</w:t>
      </w:r>
      <w:r>
        <w:rPr>
          <w:rFonts w:eastAsiaTheme="minorHAnsi"/>
          <w:lang w:val="en-US"/>
        </w:rPr>
        <w:t xml:space="preserve">, </w:t>
      </w:r>
      <w:r>
        <w:rPr>
          <w:rFonts w:eastAsiaTheme="minorHAnsi"/>
          <w:b/>
          <w:bCs/>
          <w:lang w:val="en-US"/>
        </w:rPr>
        <w:t>90</w:t>
      </w:r>
      <w:r>
        <w:rPr>
          <w:rFonts w:eastAsiaTheme="minorHAnsi"/>
          <w:lang w:val="en-US"/>
        </w:rPr>
        <w:t>, 1162–1174.</w:t>
      </w:r>
    </w:p>
    <w:p w14:paraId="1DFE55E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 xml:space="preserve">Westneat, D.F., Wright, J. &amp; Dingemanse, N.J. (2014) The biology hidden inside residual within-individual phenotypic variation.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729–743.</w:t>
      </w:r>
    </w:p>
    <w:p w14:paraId="4132BD7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White, C.R. &amp; Kearney, M.R. (2012) Determinants of inter-specific variation in basal metabolic rate. </w:t>
      </w:r>
      <w:r>
        <w:rPr>
          <w:rFonts w:eastAsiaTheme="minorHAnsi"/>
          <w:i/>
          <w:iCs/>
          <w:lang w:val="en-US"/>
        </w:rPr>
        <w:t>Journal of Comparative Physiology B</w:t>
      </w:r>
      <w:r>
        <w:rPr>
          <w:rFonts w:eastAsiaTheme="minorHAnsi"/>
          <w:lang w:val="en-US"/>
        </w:rPr>
        <w:t xml:space="preserve">, </w:t>
      </w:r>
      <w:r>
        <w:rPr>
          <w:rFonts w:eastAsiaTheme="minorHAnsi"/>
          <w:b/>
          <w:bCs/>
          <w:lang w:val="en-US"/>
        </w:rPr>
        <w:t>183</w:t>
      </w:r>
      <w:r>
        <w:rPr>
          <w:rFonts w:eastAsiaTheme="minorHAnsi"/>
          <w:lang w:val="en-US"/>
        </w:rPr>
        <w:t>, 1–26.</w:t>
      </w:r>
    </w:p>
    <w:p w14:paraId="529B2E55"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White, C.R., Schimpf, N.G. &amp; Cassey, P. (2013) The repeatability of metabolic rate declines with time. </w:t>
      </w:r>
      <w:r>
        <w:rPr>
          <w:rFonts w:eastAsiaTheme="minorHAnsi"/>
          <w:i/>
          <w:iCs/>
          <w:lang w:val="en-US"/>
        </w:rPr>
        <w:t>The Journal of experimental biology</w:t>
      </w:r>
      <w:r>
        <w:rPr>
          <w:rFonts w:eastAsiaTheme="minorHAnsi"/>
          <w:lang w:val="en-US"/>
        </w:rPr>
        <w:t xml:space="preserve">, </w:t>
      </w:r>
      <w:r>
        <w:rPr>
          <w:rFonts w:eastAsiaTheme="minorHAnsi"/>
          <w:b/>
          <w:bCs/>
          <w:lang w:val="en-US"/>
        </w:rPr>
        <w:t>216</w:t>
      </w:r>
      <w:r>
        <w:rPr>
          <w:rFonts w:eastAsiaTheme="minorHAnsi"/>
          <w:lang w:val="en-US"/>
        </w:rPr>
        <w:t>, 1763–1765.</w:t>
      </w:r>
    </w:p>
    <w:p w14:paraId="264D643F"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Wiersma, P., Munoz-Garcia, A., Walker, A. &amp; Williams, J.B. (2007) Tropical birds have a slow pace of life. </w:t>
      </w:r>
      <w:r>
        <w:rPr>
          <w:rFonts w:eastAsiaTheme="minorHAnsi"/>
          <w:i/>
          <w:iCs/>
          <w:lang w:val="en-US"/>
        </w:rPr>
        <w:t>Proceedings of the National Academy of Sciences</w:t>
      </w:r>
      <w:r>
        <w:rPr>
          <w:rFonts w:eastAsiaTheme="minorHAnsi"/>
          <w:lang w:val="en-US"/>
        </w:rPr>
        <w:t xml:space="preserve">, </w:t>
      </w:r>
      <w:r>
        <w:rPr>
          <w:rFonts w:eastAsiaTheme="minorHAnsi"/>
          <w:b/>
          <w:bCs/>
          <w:lang w:val="en-US"/>
        </w:rPr>
        <w:t>104</w:t>
      </w:r>
      <w:r>
        <w:rPr>
          <w:rFonts w:eastAsiaTheme="minorHAnsi"/>
          <w:lang w:val="en-US"/>
        </w:rPr>
        <w:t>, 9340–9345.</w:t>
      </w:r>
    </w:p>
    <w:p w14:paraId="11CF830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Williams, J.B., Miller, R.A., Harper, J.M. &amp; Wiersma, P. (2010) Functional Linkages for the Pace of Life, Life-history, and Environment in Birds. </w:t>
      </w:r>
      <w:r>
        <w:rPr>
          <w:rFonts w:eastAsiaTheme="minorHAnsi"/>
          <w:i/>
          <w:iCs/>
          <w:lang w:val="en-US"/>
        </w:rPr>
        <w:t>Integrative and comparative biology</w:t>
      </w:r>
      <w:r>
        <w:rPr>
          <w:rFonts w:eastAsiaTheme="minorHAnsi"/>
          <w:lang w:val="en-US"/>
        </w:rPr>
        <w:t xml:space="preserve">, </w:t>
      </w:r>
      <w:r>
        <w:rPr>
          <w:rFonts w:eastAsiaTheme="minorHAnsi"/>
          <w:b/>
          <w:bCs/>
          <w:lang w:val="en-US"/>
        </w:rPr>
        <w:t>50</w:t>
      </w:r>
      <w:r>
        <w:rPr>
          <w:rFonts w:eastAsiaTheme="minorHAnsi"/>
          <w:lang w:val="en-US"/>
        </w:rPr>
        <w:t>, 855–868.</w:t>
      </w:r>
    </w:p>
    <w:p w14:paraId="60E1DAD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Withers, P.C. (1992) </w:t>
      </w:r>
      <w:r>
        <w:rPr>
          <w:rFonts w:eastAsiaTheme="minorHAnsi"/>
          <w:i/>
          <w:iCs/>
          <w:lang w:val="en-US"/>
        </w:rPr>
        <w:t>Comparative Animal Physiology</w:t>
      </w:r>
      <w:r>
        <w:rPr>
          <w:rFonts w:eastAsiaTheme="minorHAnsi"/>
          <w:lang w:val="en-US"/>
        </w:rPr>
        <w:t>. Philadelphia: Saunders College Pub.</w:t>
      </w:r>
    </w:p>
    <w:p w14:paraId="743E76B2" w14:textId="77777777" w:rsidR="00404B1F" w:rsidRPr="00404B1F" w:rsidRDefault="00404B1F" w:rsidP="006237AE">
      <w:pPr>
        <w:spacing w:line="360" w:lineRule="auto"/>
        <w:rPr>
          <w:lang w:val="en-AU"/>
        </w:rPr>
      </w:pPr>
    </w:p>
    <w:p w14:paraId="5A7EBAA9" w14:textId="711A1132" w:rsidR="008A44AF" w:rsidRDefault="008A44AF" w:rsidP="006237AE">
      <w:pPr>
        <w:spacing w:line="360" w:lineRule="auto"/>
        <w:rPr>
          <w:sz w:val="21"/>
          <w:lang w:val="en-AU"/>
        </w:rPr>
      </w:pPr>
    </w:p>
    <w:p w14:paraId="4B0028E5" w14:textId="77777777" w:rsidR="00273E45" w:rsidRDefault="00273E45" w:rsidP="006237AE">
      <w:pPr>
        <w:spacing w:line="360" w:lineRule="auto"/>
        <w:rPr>
          <w:lang w:val="en-AU"/>
        </w:rPr>
        <w:sectPr w:rsidR="00273E45" w:rsidSect="002E3D38">
          <w:pgSz w:w="11900" w:h="16840"/>
          <w:pgMar w:top="1440" w:right="1440" w:bottom="1440" w:left="1440" w:header="708" w:footer="708" w:gutter="0"/>
          <w:lnNumType w:countBy="1" w:restart="continuous"/>
          <w:cols w:space="708"/>
          <w:docGrid w:linePitch="360"/>
        </w:sectPr>
      </w:pPr>
    </w:p>
    <w:p w14:paraId="0B2BFDBF" w14:textId="77777777" w:rsidR="00273E45" w:rsidRDefault="00273E45" w:rsidP="006237AE">
      <w:pPr>
        <w:pStyle w:val="Heading1"/>
        <w:spacing w:line="360" w:lineRule="auto"/>
      </w:pPr>
      <w:r>
        <w:lastRenderedPageBreak/>
        <w:t>Tables</w:t>
      </w:r>
    </w:p>
    <w:p w14:paraId="521AB3FF" w14:textId="5ADDD472" w:rsidR="00273E45" w:rsidRDefault="00273E45" w:rsidP="006237AE">
      <w:pPr>
        <w:spacing w:line="360" w:lineRule="auto"/>
      </w:pPr>
    </w:p>
    <w:tbl>
      <w:tblPr>
        <w:tblW w:w="13120" w:type="dxa"/>
        <w:tblLook w:val="04A0" w:firstRow="1" w:lastRow="0" w:firstColumn="1" w:lastColumn="0" w:noHBand="0" w:noVBand="1"/>
      </w:tblPr>
      <w:tblGrid>
        <w:gridCol w:w="2362"/>
        <w:gridCol w:w="1447"/>
        <w:gridCol w:w="1092"/>
        <w:gridCol w:w="1047"/>
        <w:gridCol w:w="1447"/>
        <w:gridCol w:w="1092"/>
        <w:gridCol w:w="1047"/>
        <w:gridCol w:w="1447"/>
        <w:gridCol w:w="1092"/>
        <w:gridCol w:w="1047"/>
      </w:tblGrid>
      <w:tr w:rsidR="00A40017" w:rsidRPr="00A40017" w14:paraId="6506FE90" w14:textId="77777777" w:rsidTr="00D744FB">
        <w:trPr>
          <w:trHeight w:val="1380"/>
        </w:trPr>
        <w:tc>
          <w:tcPr>
            <w:tcW w:w="13120" w:type="dxa"/>
            <w:gridSpan w:val="10"/>
            <w:tcBorders>
              <w:top w:val="nil"/>
              <w:left w:val="nil"/>
              <w:bottom w:val="single" w:sz="12" w:space="0" w:color="auto"/>
              <w:right w:val="nil"/>
            </w:tcBorders>
            <w:shd w:val="clear" w:color="auto" w:fill="auto"/>
            <w:vAlign w:val="center"/>
            <w:hideMark/>
          </w:tcPr>
          <w:p w14:paraId="14AA518B" w14:textId="69C4BC3F" w:rsidR="00A40017" w:rsidRPr="00A40017" w:rsidRDefault="00A40017" w:rsidP="006237AE">
            <w:pPr>
              <w:spacing w:line="360" w:lineRule="auto"/>
              <w:rPr>
                <w:color w:val="000000"/>
              </w:rPr>
            </w:pPr>
            <w:r w:rsidRPr="00A40017">
              <w:rPr>
                <w:b/>
                <w:color w:val="000000"/>
              </w:rPr>
              <w:t>Table 1.</w:t>
            </w:r>
            <w:r w:rsidRPr="00A40017">
              <w:rPr>
                <w:color w:val="000000"/>
              </w:rPr>
              <w:t xml:space="preserve"> Adjusted </w:t>
            </w:r>
            <w:r w:rsidR="00FD63CE" w:rsidRPr="00A40017">
              <w:rPr>
                <w:color w:val="000000"/>
              </w:rPr>
              <w:t>repeatability</w:t>
            </w:r>
            <w:r w:rsidR="00FD63CE">
              <w:rPr>
                <w:color w:val="000000"/>
              </w:rPr>
              <w:t xml:space="preserve"> of log metabolic rate </w:t>
            </w:r>
            <w:r w:rsidRPr="00A40017">
              <w:rPr>
                <w:color w:val="000000"/>
              </w:rPr>
              <w:t xml:space="preserve">and their 95% credible intervals, across six measurement </w:t>
            </w:r>
            <w:r w:rsidR="00FD63CE" w:rsidRPr="00A40017">
              <w:rPr>
                <w:color w:val="000000"/>
              </w:rPr>
              <w:t>temperature</w:t>
            </w:r>
            <w:r w:rsidRPr="00A40017">
              <w:rPr>
                <w:color w:val="000000"/>
              </w:rPr>
              <w:t xml:space="preserve"> estimated by function-valued models. R</w:t>
            </w:r>
            <w:r w:rsidRPr="00A40017">
              <w:rPr>
                <w:color w:val="000000"/>
                <w:vertAlign w:val="subscript"/>
              </w:rPr>
              <w:t>intercept</w:t>
            </w:r>
            <w:r w:rsidRPr="00A40017">
              <w:rPr>
                <w:color w:val="000000"/>
              </w:rPr>
              <w:t xml:space="preserve"> is the repeatability at the intercept, R</w:t>
            </w:r>
            <w:r w:rsidRPr="00A40017">
              <w:rPr>
                <w:color w:val="000000"/>
                <w:vertAlign w:val="subscript"/>
              </w:rPr>
              <w:t>short</w:t>
            </w:r>
            <w:r w:rsidRPr="00A40017">
              <w:rPr>
                <w:color w:val="000000"/>
              </w:rPr>
              <w:t xml:space="preserve"> is 'short-term' repeatability, R</w:t>
            </w:r>
            <w:r w:rsidRPr="00A40017">
              <w:rPr>
                <w:color w:val="000000"/>
                <w:vertAlign w:val="subscript"/>
              </w:rPr>
              <w:t xml:space="preserve">long </w:t>
            </w:r>
            <w:r w:rsidRPr="00A40017">
              <w:rPr>
                <w:color w:val="000000"/>
              </w:rPr>
              <w:t xml:space="preserve">is 'long-term' repeatability. See statistical analyses for more details on the technical differences of three estimates. N = 42, </w:t>
            </w:r>
            <w:r w:rsidR="0024591A" w:rsidRPr="00D744FB">
              <w:rPr>
                <w:color w:val="000000"/>
              </w:rPr>
              <w:t>n</w:t>
            </w:r>
            <w:r w:rsidR="0024591A" w:rsidRPr="00D744FB">
              <w:rPr>
                <w:color w:val="000000"/>
                <w:vertAlign w:val="subscript"/>
              </w:rPr>
              <w:t>obs</w:t>
            </w:r>
            <w:r w:rsidR="0024591A" w:rsidRPr="00D744FB">
              <w:rPr>
                <w:color w:val="000000"/>
              </w:rPr>
              <w:t xml:space="preserve"> = 241</w:t>
            </w:r>
            <w:r w:rsidR="0024591A">
              <w:rPr>
                <w:color w:val="000000"/>
              </w:rPr>
              <w:t>0</w:t>
            </w:r>
            <w:r w:rsidRPr="00A40017">
              <w:rPr>
                <w:color w:val="000000"/>
              </w:rPr>
              <w:t>. All estimates are significantly different from zero.</w:t>
            </w:r>
          </w:p>
        </w:tc>
      </w:tr>
      <w:tr w:rsidR="00A40017" w:rsidRPr="00A40017" w14:paraId="6E130F9F" w14:textId="77777777" w:rsidTr="00D744FB">
        <w:trPr>
          <w:trHeight w:val="380"/>
        </w:trPr>
        <w:tc>
          <w:tcPr>
            <w:tcW w:w="2362" w:type="dxa"/>
            <w:tcBorders>
              <w:top w:val="single" w:sz="12" w:space="0" w:color="auto"/>
              <w:left w:val="nil"/>
              <w:bottom w:val="nil"/>
              <w:right w:val="nil"/>
            </w:tcBorders>
            <w:shd w:val="clear" w:color="auto" w:fill="auto"/>
            <w:vAlign w:val="center"/>
            <w:hideMark/>
          </w:tcPr>
          <w:p w14:paraId="5860B593" w14:textId="77777777" w:rsidR="00A40017" w:rsidRPr="00A40017" w:rsidRDefault="00A40017" w:rsidP="006237AE">
            <w:pPr>
              <w:spacing w:line="360" w:lineRule="auto"/>
              <w:rPr>
                <w:color w:val="000000"/>
              </w:rPr>
            </w:pPr>
          </w:p>
        </w:tc>
        <w:tc>
          <w:tcPr>
            <w:tcW w:w="3586" w:type="dxa"/>
            <w:gridSpan w:val="3"/>
            <w:tcBorders>
              <w:top w:val="single" w:sz="4" w:space="0" w:color="auto"/>
              <w:left w:val="nil"/>
              <w:bottom w:val="nil"/>
              <w:right w:val="nil"/>
            </w:tcBorders>
            <w:shd w:val="clear" w:color="auto" w:fill="auto"/>
            <w:vAlign w:val="center"/>
            <w:hideMark/>
          </w:tcPr>
          <w:p w14:paraId="1122AB63" w14:textId="77777777" w:rsidR="00A40017" w:rsidRPr="00A40017" w:rsidRDefault="00A40017" w:rsidP="006237AE">
            <w:pPr>
              <w:spacing w:line="360" w:lineRule="auto"/>
              <w:jc w:val="center"/>
              <w:rPr>
                <w:color w:val="000000"/>
              </w:rPr>
            </w:pPr>
            <w:r w:rsidRPr="00A40017">
              <w:rPr>
                <w:color w:val="000000"/>
              </w:rPr>
              <w:t>R</w:t>
            </w:r>
            <w:r w:rsidRPr="00A40017">
              <w:rPr>
                <w:color w:val="000000"/>
                <w:vertAlign w:val="subscript"/>
              </w:rPr>
              <w:t>intercept</w:t>
            </w:r>
          </w:p>
        </w:tc>
        <w:tc>
          <w:tcPr>
            <w:tcW w:w="3586" w:type="dxa"/>
            <w:gridSpan w:val="3"/>
            <w:tcBorders>
              <w:top w:val="single" w:sz="4" w:space="0" w:color="auto"/>
              <w:left w:val="nil"/>
              <w:bottom w:val="nil"/>
              <w:right w:val="nil"/>
            </w:tcBorders>
            <w:shd w:val="clear" w:color="auto" w:fill="auto"/>
            <w:vAlign w:val="center"/>
            <w:hideMark/>
          </w:tcPr>
          <w:p w14:paraId="7A15A66A" w14:textId="77777777" w:rsidR="00A40017" w:rsidRPr="00A40017" w:rsidRDefault="00A40017" w:rsidP="006237AE">
            <w:pPr>
              <w:spacing w:line="360" w:lineRule="auto"/>
              <w:jc w:val="center"/>
              <w:rPr>
                <w:color w:val="000000"/>
              </w:rPr>
            </w:pPr>
            <w:r w:rsidRPr="00A40017">
              <w:rPr>
                <w:color w:val="000000"/>
              </w:rPr>
              <w:t>R</w:t>
            </w:r>
            <w:r w:rsidRPr="00A40017">
              <w:rPr>
                <w:color w:val="000000"/>
                <w:vertAlign w:val="subscript"/>
              </w:rPr>
              <w:t>short</w:t>
            </w:r>
          </w:p>
        </w:tc>
        <w:tc>
          <w:tcPr>
            <w:tcW w:w="3586" w:type="dxa"/>
            <w:gridSpan w:val="3"/>
            <w:tcBorders>
              <w:top w:val="single" w:sz="4" w:space="0" w:color="auto"/>
              <w:left w:val="nil"/>
              <w:bottom w:val="nil"/>
              <w:right w:val="nil"/>
            </w:tcBorders>
            <w:shd w:val="clear" w:color="auto" w:fill="auto"/>
            <w:vAlign w:val="center"/>
            <w:hideMark/>
          </w:tcPr>
          <w:p w14:paraId="2B9E2C37" w14:textId="77777777" w:rsidR="00A40017" w:rsidRPr="00A40017" w:rsidRDefault="00A40017" w:rsidP="006237AE">
            <w:pPr>
              <w:spacing w:line="360" w:lineRule="auto"/>
              <w:jc w:val="center"/>
              <w:rPr>
                <w:color w:val="000000"/>
              </w:rPr>
            </w:pPr>
            <w:r w:rsidRPr="00A40017">
              <w:rPr>
                <w:color w:val="000000"/>
              </w:rPr>
              <w:t>R</w:t>
            </w:r>
            <w:r w:rsidRPr="00A40017">
              <w:rPr>
                <w:color w:val="000000"/>
                <w:vertAlign w:val="subscript"/>
              </w:rPr>
              <w:t>long</w:t>
            </w:r>
          </w:p>
        </w:tc>
      </w:tr>
      <w:tr w:rsidR="00A40017" w:rsidRPr="00A40017" w14:paraId="01A88F6A" w14:textId="77777777" w:rsidTr="00A40017">
        <w:trPr>
          <w:trHeight w:val="320"/>
        </w:trPr>
        <w:tc>
          <w:tcPr>
            <w:tcW w:w="2362" w:type="dxa"/>
            <w:tcBorders>
              <w:top w:val="nil"/>
              <w:left w:val="nil"/>
              <w:bottom w:val="nil"/>
              <w:right w:val="nil"/>
            </w:tcBorders>
            <w:shd w:val="clear" w:color="auto" w:fill="auto"/>
            <w:noWrap/>
            <w:vAlign w:val="bottom"/>
            <w:hideMark/>
          </w:tcPr>
          <w:p w14:paraId="6C4B3833" w14:textId="77777777" w:rsidR="00A40017" w:rsidRPr="00A40017" w:rsidRDefault="00A40017" w:rsidP="006237AE">
            <w:pPr>
              <w:spacing w:line="360" w:lineRule="auto"/>
              <w:jc w:val="center"/>
              <w:rPr>
                <w:color w:val="000000"/>
              </w:rPr>
            </w:pPr>
            <w:r w:rsidRPr="00A40017">
              <w:rPr>
                <w:color w:val="000000"/>
              </w:rPr>
              <w:t>Temperature</w:t>
            </w:r>
          </w:p>
        </w:tc>
        <w:tc>
          <w:tcPr>
            <w:tcW w:w="1447" w:type="dxa"/>
            <w:tcBorders>
              <w:top w:val="nil"/>
              <w:left w:val="nil"/>
              <w:bottom w:val="nil"/>
              <w:right w:val="nil"/>
            </w:tcBorders>
            <w:shd w:val="clear" w:color="auto" w:fill="auto"/>
            <w:noWrap/>
            <w:vAlign w:val="bottom"/>
            <w:hideMark/>
          </w:tcPr>
          <w:p w14:paraId="1CB7FD08"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nil"/>
              <w:right w:val="nil"/>
            </w:tcBorders>
            <w:shd w:val="clear" w:color="auto" w:fill="auto"/>
            <w:noWrap/>
            <w:vAlign w:val="bottom"/>
            <w:hideMark/>
          </w:tcPr>
          <w:p w14:paraId="5972E329"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nil"/>
              <w:right w:val="nil"/>
            </w:tcBorders>
            <w:shd w:val="clear" w:color="auto" w:fill="auto"/>
            <w:noWrap/>
            <w:vAlign w:val="bottom"/>
            <w:hideMark/>
          </w:tcPr>
          <w:p w14:paraId="27819222" w14:textId="77777777" w:rsidR="00A40017" w:rsidRPr="00A40017" w:rsidRDefault="00A40017" w:rsidP="006237AE">
            <w:pPr>
              <w:spacing w:line="360" w:lineRule="auto"/>
              <w:jc w:val="center"/>
              <w:rPr>
                <w:color w:val="000000"/>
              </w:rPr>
            </w:pPr>
            <w:r w:rsidRPr="00A40017">
              <w:rPr>
                <w:color w:val="000000"/>
              </w:rPr>
              <w:t>Upper</w:t>
            </w:r>
          </w:p>
        </w:tc>
        <w:tc>
          <w:tcPr>
            <w:tcW w:w="1447" w:type="dxa"/>
            <w:tcBorders>
              <w:top w:val="nil"/>
              <w:left w:val="nil"/>
              <w:bottom w:val="nil"/>
              <w:right w:val="nil"/>
            </w:tcBorders>
            <w:shd w:val="clear" w:color="auto" w:fill="auto"/>
            <w:noWrap/>
            <w:vAlign w:val="bottom"/>
            <w:hideMark/>
          </w:tcPr>
          <w:p w14:paraId="30CFEDF5"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nil"/>
              <w:right w:val="nil"/>
            </w:tcBorders>
            <w:shd w:val="clear" w:color="auto" w:fill="auto"/>
            <w:noWrap/>
            <w:vAlign w:val="bottom"/>
            <w:hideMark/>
          </w:tcPr>
          <w:p w14:paraId="33E88E0C"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nil"/>
              <w:right w:val="nil"/>
            </w:tcBorders>
            <w:shd w:val="clear" w:color="auto" w:fill="auto"/>
            <w:noWrap/>
            <w:vAlign w:val="bottom"/>
            <w:hideMark/>
          </w:tcPr>
          <w:p w14:paraId="7B9E251E" w14:textId="77777777" w:rsidR="00A40017" w:rsidRPr="00A40017" w:rsidRDefault="00A40017" w:rsidP="006237AE">
            <w:pPr>
              <w:spacing w:line="360" w:lineRule="auto"/>
              <w:jc w:val="center"/>
              <w:rPr>
                <w:color w:val="000000"/>
              </w:rPr>
            </w:pPr>
            <w:r w:rsidRPr="00A40017">
              <w:rPr>
                <w:color w:val="000000"/>
              </w:rPr>
              <w:t>Upper</w:t>
            </w:r>
          </w:p>
        </w:tc>
        <w:tc>
          <w:tcPr>
            <w:tcW w:w="1447" w:type="dxa"/>
            <w:tcBorders>
              <w:top w:val="nil"/>
              <w:left w:val="nil"/>
              <w:bottom w:val="nil"/>
              <w:right w:val="nil"/>
            </w:tcBorders>
            <w:shd w:val="clear" w:color="auto" w:fill="auto"/>
            <w:noWrap/>
            <w:vAlign w:val="bottom"/>
            <w:hideMark/>
          </w:tcPr>
          <w:p w14:paraId="7D02EA07"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nil"/>
              <w:right w:val="nil"/>
            </w:tcBorders>
            <w:shd w:val="clear" w:color="auto" w:fill="auto"/>
            <w:noWrap/>
            <w:vAlign w:val="bottom"/>
            <w:hideMark/>
          </w:tcPr>
          <w:p w14:paraId="73D911BD"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nil"/>
              <w:right w:val="nil"/>
            </w:tcBorders>
            <w:shd w:val="clear" w:color="auto" w:fill="auto"/>
            <w:noWrap/>
            <w:vAlign w:val="bottom"/>
            <w:hideMark/>
          </w:tcPr>
          <w:p w14:paraId="698A81F5" w14:textId="77777777" w:rsidR="00A40017" w:rsidRPr="00A40017" w:rsidRDefault="00A40017" w:rsidP="006237AE">
            <w:pPr>
              <w:spacing w:line="360" w:lineRule="auto"/>
              <w:jc w:val="center"/>
              <w:rPr>
                <w:color w:val="000000"/>
              </w:rPr>
            </w:pPr>
            <w:r w:rsidRPr="00A40017">
              <w:rPr>
                <w:color w:val="000000"/>
              </w:rPr>
              <w:t>Upper</w:t>
            </w:r>
          </w:p>
        </w:tc>
      </w:tr>
      <w:tr w:rsidR="00A40017" w:rsidRPr="00A40017" w14:paraId="398FE0C6" w14:textId="77777777" w:rsidTr="00A40017">
        <w:trPr>
          <w:trHeight w:val="320"/>
        </w:trPr>
        <w:tc>
          <w:tcPr>
            <w:tcW w:w="2362" w:type="dxa"/>
            <w:tcBorders>
              <w:top w:val="nil"/>
              <w:left w:val="nil"/>
              <w:bottom w:val="nil"/>
              <w:right w:val="nil"/>
            </w:tcBorders>
            <w:shd w:val="clear" w:color="auto" w:fill="auto"/>
            <w:noWrap/>
            <w:vAlign w:val="bottom"/>
            <w:hideMark/>
          </w:tcPr>
          <w:p w14:paraId="3A928F34" w14:textId="77777777" w:rsidR="00A40017" w:rsidRPr="00A40017" w:rsidRDefault="00A40017" w:rsidP="006237AE">
            <w:pPr>
              <w:spacing w:line="360" w:lineRule="auto"/>
              <w:jc w:val="center"/>
              <w:rPr>
                <w:color w:val="000000"/>
              </w:rPr>
            </w:pPr>
            <w:r w:rsidRPr="00A40017">
              <w:rPr>
                <w:color w:val="000000"/>
              </w:rPr>
              <w:t>22</w:t>
            </w:r>
          </w:p>
        </w:tc>
        <w:tc>
          <w:tcPr>
            <w:tcW w:w="1447" w:type="dxa"/>
            <w:tcBorders>
              <w:top w:val="nil"/>
              <w:left w:val="nil"/>
              <w:bottom w:val="nil"/>
              <w:right w:val="nil"/>
            </w:tcBorders>
            <w:shd w:val="clear" w:color="auto" w:fill="auto"/>
            <w:noWrap/>
            <w:vAlign w:val="bottom"/>
            <w:hideMark/>
          </w:tcPr>
          <w:p w14:paraId="238C927D" w14:textId="77777777" w:rsidR="00A40017" w:rsidRPr="00A40017" w:rsidRDefault="00A40017" w:rsidP="006237AE">
            <w:pPr>
              <w:spacing w:line="360" w:lineRule="auto"/>
              <w:jc w:val="center"/>
              <w:rPr>
                <w:color w:val="000000"/>
              </w:rPr>
            </w:pPr>
            <w:r w:rsidRPr="00A40017">
              <w:rPr>
                <w:color w:val="000000"/>
              </w:rPr>
              <w:t>0.76</w:t>
            </w:r>
          </w:p>
        </w:tc>
        <w:tc>
          <w:tcPr>
            <w:tcW w:w="1092" w:type="dxa"/>
            <w:tcBorders>
              <w:top w:val="nil"/>
              <w:left w:val="nil"/>
              <w:bottom w:val="nil"/>
              <w:right w:val="nil"/>
            </w:tcBorders>
            <w:shd w:val="clear" w:color="auto" w:fill="auto"/>
            <w:noWrap/>
            <w:vAlign w:val="bottom"/>
            <w:hideMark/>
          </w:tcPr>
          <w:p w14:paraId="62DC871F" w14:textId="77777777" w:rsidR="00A40017" w:rsidRPr="00A40017" w:rsidRDefault="00A40017" w:rsidP="006237AE">
            <w:pPr>
              <w:spacing w:line="360" w:lineRule="auto"/>
              <w:jc w:val="center"/>
              <w:rPr>
                <w:color w:val="000000"/>
              </w:rPr>
            </w:pPr>
            <w:r w:rsidRPr="00A40017">
              <w:rPr>
                <w:color w:val="000000"/>
              </w:rPr>
              <w:t>0.59</w:t>
            </w:r>
          </w:p>
        </w:tc>
        <w:tc>
          <w:tcPr>
            <w:tcW w:w="1047" w:type="dxa"/>
            <w:tcBorders>
              <w:top w:val="nil"/>
              <w:left w:val="nil"/>
              <w:bottom w:val="nil"/>
              <w:right w:val="nil"/>
            </w:tcBorders>
            <w:shd w:val="clear" w:color="auto" w:fill="auto"/>
            <w:noWrap/>
            <w:vAlign w:val="bottom"/>
            <w:hideMark/>
          </w:tcPr>
          <w:p w14:paraId="41389591" w14:textId="77777777" w:rsidR="00A40017" w:rsidRPr="00A40017" w:rsidRDefault="00A40017" w:rsidP="006237AE">
            <w:pPr>
              <w:spacing w:line="360" w:lineRule="auto"/>
              <w:jc w:val="center"/>
              <w:rPr>
                <w:color w:val="000000"/>
              </w:rPr>
            </w:pPr>
            <w:r w:rsidRPr="00A40017">
              <w:rPr>
                <w:color w:val="000000"/>
              </w:rPr>
              <w:t>1</w:t>
            </w:r>
          </w:p>
        </w:tc>
        <w:tc>
          <w:tcPr>
            <w:tcW w:w="1447" w:type="dxa"/>
            <w:tcBorders>
              <w:top w:val="nil"/>
              <w:left w:val="nil"/>
              <w:bottom w:val="nil"/>
              <w:right w:val="nil"/>
            </w:tcBorders>
            <w:shd w:val="clear" w:color="auto" w:fill="auto"/>
            <w:noWrap/>
            <w:vAlign w:val="bottom"/>
            <w:hideMark/>
          </w:tcPr>
          <w:p w14:paraId="32CEA555" w14:textId="77777777" w:rsidR="00A40017" w:rsidRPr="00A40017" w:rsidRDefault="00A40017" w:rsidP="006237AE">
            <w:pPr>
              <w:spacing w:line="360" w:lineRule="auto"/>
              <w:jc w:val="center"/>
              <w:rPr>
                <w:color w:val="000000"/>
              </w:rPr>
            </w:pPr>
            <w:r w:rsidRPr="00A40017">
              <w:rPr>
                <w:color w:val="000000"/>
              </w:rPr>
              <w:t>0.15</w:t>
            </w:r>
          </w:p>
        </w:tc>
        <w:tc>
          <w:tcPr>
            <w:tcW w:w="1092" w:type="dxa"/>
            <w:tcBorders>
              <w:top w:val="nil"/>
              <w:left w:val="nil"/>
              <w:bottom w:val="nil"/>
              <w:right w:val="nil"/>
            </w:tcBorders>
            <w:shd w:val="clear" w:color="auto" w:fill="auto"/>
            <w:noWrap/>
            <w:vAlign w:val="bottom"/>
            <w:hideMark/>
          </w:tcPr>
          <w:p w14:paraId="3CA9768F" w14:textId="77777777" w:rsidR="00A40017" w:rsidRPr="00A40017" w:rsidRDefault="00A40017" w:rsidP="006237AE">
            <w:pPr>
              <w:spacing w:line="360" w:lineRule="auto"/>
              <w:jc w:val="center"/>
              <w:rPr>
                <w:color w:val="000000"/>
              </w:rPr>
            </w:pPr>
            <w:r w:rsidRPr="00A40017">
              <w:rPr>
                <w:color w:val="000000"/>
              </w:rPr>
              <w:t>0.1</w:t>
            </w:r>
          </w:p>
        </w:tc>
        <w:tc>
          <w:tcPr>
            <w:tcW w:w="1047" w:type="dxa"/>
            <w:tcBorders>
              <w:top w:val="nil"/>
              <w:left w:val="nil"/>
              <w:bottom w:val="nil"/>
              <w:right w:val="nil"/>
            </w:tcBorders>
            <w:shd w:val="clear" w:color="auto" w:fill="auto"/>
            <w:noWrap/>
            <w:vAlign w:val="bottom"/>
            <w:hideMark/>
          </w:tcPr>
          <w:p w14:paraId="4C362D21" w14:textId="77777777" w:rsidR="00A40017" w:rsidRPr="00A40017" w:rsidRDefault="00A40017" w:rsidP="006237AE">
            <w:pPr>
              <w:spacing w:line="360" w:lineRule="auto"/>
              <w:jc w:val="center"/>
              <w:rPr>
                <w:color w:val="000000"/>
              </w:rPr>
            </w:pPr>
            <w:r w:rsidRPr="00A40017">
              <w:rPr>
                <w:color w:val="000000"/>
              </w:rPr>
              <w:t>0.22</w:t>
            </w:r>
          </w:p>
        </w:tc>
        <w:tc>
          <w:tcPr>
            <w:tcW w:w="1447" w:type="dxa"/>
            <w:tcBorders>
              <w:top w:val="nil"/>
              <w:left w:val="nil"/>
              <w:bottom w:val="nil"/>
              <w:right w:val="nil"/>
            </w:tcBorders>
            <w:shd w:val="clear" w:color="auto" w:fill="auto"/>
            <w:noWrap/>
            <w:vAlign w:val="bottom"/>
            <w:hideMark/>
          </w:tcPr>
          <w:p w14:paraId="556E3B61" w14:textId="77777777" w:rsidR="00A40017" w:rsidRPr="00A40017" w:rsidRDefault="00A40017" w:rsidP="006237AE">
            <w:pPr>
              <w:spacing w:line="360" w:lineRule="auto"/>
              <w:jc w:val="center"/>
              <w:rPr>
                <w:color w:val="000000"/>
              </w:rPr>
            </w:pPr>
            <w:r w:rsidRPr="00A40017">
              <w:rPr>
                <w:color w:val="000000"/>
              </w:rPr>
              <w:t>0.12</w:t>
            </w:r>
          </w:p>
        </w:tc>
        <w:tc>
          <w:tcPr>
            <w:tcW w:w="1092" w:type="dxa"/>
            <w:tcBorders>
              <w:top w:val="nil"/>
              <w:left w:val="nil"/>
              <w:bottom w:val="nil"/>
              <w:right w:val="nil"/>
            </w:tcBorders>
            <w:shd w:val="clear" w:color="auto" w:fill="auto"/>
            <w:noWrap/>
            <w:vAlign w:val="bottom"/>
            <w:hideMark/>
          </w:tcPr>
          <w:p w14:paraId="00E8E3C4" w14:textId="77777777" w:rsidR="00A40017" w:rsidRPr="00A40017" w:rsidRDefault="00A40017" w:rsidP="006237AE">
            <w:pPr>
              <w:spacing w:line="360" w:lineRule="auto"/>
              <w:jc w:val="center"/>
              <w:rPr>
                <w:color w:val="000000"/>
              </w:rPr>
            </w:pPr>
            <w:r w:rsidRPr="00A40017">
              <w:rPr>
                <w:color w:val="000000"/>
              </w:rPr>
              <w:t>0.07</w:t>
            </w:r>
          </w:p>
        </w:tc>
        <w:tc>
          <w:tcPr>
            <w:tcW w:w="1047" w:type="dxa"/>
            <w:tcBorders>
              <w:top w:val="nil"/>
              <w:left w:val="nil"/>
              <w:bottom w:val="nil"/>
              <w:right w:val="nil"/>
            </w:tcBorders>
            <w:shd w:val="clear" w:color="auto" w:fill="auto"/>
            <w:noWrap/>
            <w:vAlign w:val="bottom"/>
            <w:hideMark/>
          </w:tcPr>
          <w:p w14:paraId="01767C6C" w14:textId="77777777" w:rsidR="00A40017" w:rsidRPr="00A40017" w:rsidRDefault="00A40017" w:rsidP="006237AE">
            <w:pPr>
              <w:spacing w:line="360" w:lineRule="auto"/>
              <w:jc w:val="center"/>
              <w:rPr>
                <w:color w:val="000000"/>
              </w:rPr>
            </w:pPr>
            <w:r w:rsidRPr="00A40017">
              <w:rPr>
                <w:color w:val="000000"/>
              </w:rPr>
              <w:t>0.18</w:t>
            </w:r>
          </w:p>
        </w:tc>
      </w:tr>
      <w:tr w:rsidR="00A40017" w:rsidRPr="00A40017" w14:paraId="59466F5F" w14:textId="77777777" w:rsidTr="00A40017">
        <w:trPr>
          <w:trHeight w:val="320"/>
        </w:trPr>
        <w:tc>
          <w:tcPr>
            <w:tcW w:w="2362" w:type="dxa"/>
            <w:tcBorders>
              <w:top w:val="nil"/>
              <w:left w:val="nil"/>
              <w:bottom w:val="nil"/>
              <w:right w:val="nil"/>
            </w:tcBorders>
            <w:shd w:val="clear" w:color="auto" w:fill="auto"/>
            <w:noWrap/>
            <w:vAlign w:val="bottom"/>
            <w:hideMark/>
          </w:tcPr>
          <w:p w14:paraId="5FAEF157" w14:textId="77777777" w:rsidR="00A40017" w:rsidRPr="00A40017" w:rsidRDefault="00A40017" w:rsidP="006237AE">
            <w:pPr>
              <w:spacing w:line="360" w:lineRule="auto"/>
              <w:jc w:val="center"/>
              <w:rPr>
                <w:color w:val="000000"/>
              </w:rPr>
            </w:pPr>
            <w:r w:rsidRPr="00A40017">
              <w:rPr>
                <w:color w:val="000000"/>
              </w:rPr>
              <w:t>24</w:t>
            </w:r>
          </w:p>
        </w:tc>
        <w:tc>
          <w:tcPr>
            <w:tcW w:w="1447" w:type="dxa"/>
            <w:tcBorders>
              <w:top w:val="nil"/>
              <w:left w:val="nil"/>
              <w:bottom w:val="nil"/>
              <w:right w:val="nil"/>
            </w:tcBorders>
            <w:shd w:val="clear" w:color="auto" w:fill="auto"/>
            <w:noWrap/>
            <w:vAlign w:val="bottom"/>
            <w:hideMark/>
          </w:tcPr>
          <w:p w14:paraId="556D8D4A" w14:textId="77777777" w:rsidR="00A40017" w:rsidRPr="00A40017" w:rsidRDefault="00A40017" w:rsidP="006237AE">
            <w:pPr>
              <w:spacing w:line="360" w:lineRule="auto"/>
              <w:jc w:val="center"/>
              <w:rPr>
                <w:color w:val="000000"/>
              </w:rPr>
            </w:pPr>
            <w:r w:rsidRPr="00A40017">
              <w:rPr>
                <w:color w:val="000000"/>
              </w:rPr>
              <w:t>0.46</w:t>
            </w:r>
          </w:p>
        </w:tc>
        <w:tc>
          <w:tcPr>
            <w:tcW w:w="1092" w:type="dxa"/>
            <w:tcBorders>
              <w:top w:val="nil"/>
              <w:left w:val="nil"/>
              <w:bottom w:val="nil"/>
              <w:right w:val="nil"/>
            </w:tcBorders>
            <w:shd w:val="clear" w:color="auto" w:fill="auto"/>
            <w:noWrap/>
            <w:vAlign w:val="bottom"/>
            <w:hideMark/>
          </w:tcPr>
          <w:p w14:paraId="66D2454B" w14:textId="77777777" w:rsidR="00A40017" w:rsidRPr="00A40017" w:rsidRDefault="00A40017" w:rsidP="006237AE">
            <w:pPr>
              <w:spacing w:line="360" w:lineRule="auto"/>
              <w:jc w:val="center"/>
              <w:rPr>
                <w:color w:val="000000"/>
              </w:rPr>
            </w:pPr>
            <w:r w:rsidRPr="00A40017">
              <w:rPr>
                <w:color w:val="000000"/>
              </w:rPr>
              <w:t>0.3</w:t>
            </w:r>
          </w:p>
        </w:tc>
        <w:tc>
          <w:tcPr>
            <w:tcW w:w="1047" w:type="dxa"/>
            <w:tcBorders>
              <w:top w:val="nil"/>
              <w:left w:val="nil"/>
              <w:bottom w:val="nil"/>
              <w:right w:val="nil"/>
            </w:tcBorders>
            <w:shd w:val="clear" w:color="auto" w:fill="auto"/>
            <w:noWrap/>
            <w:vAlign w:val="bottom"/>
            <w:hideMark/>
          </w:tcPr>
          <w:p w14:paraId="2BB9404A" w14:textId="77777777" w:rsidR="00A40017" w:rsidRPr="00A40017" w:rsidRDefault="00A40017" w:rsidP="006237AE">
            <w:pPr>
              <w:spacing w:line="360" w:lineRule="auto"/>
              <w:jc w:val="center"/>
              <w:rPr>
                <w:color w:val="000000"/>
              </w:rPr>
            </w:pPr>
            <w:r w:rsidRPr="00A40017">
              <w:rPr>
                <w:color w:val="000000"/>
              </w:rPr>
              <w:t>0.62</w:t>
            </w:r>
          </w:p>
        </w:tc>
        <w:tc>
          <w:tcPr>
            <w:tcW w:w="1447" w:type="dxa"/>
            <w:tcBorders>
              <w:top w:val="nil"/>
              <w:left w:val="nil"/>
              <w:bottom w:val="nil"/>
              <w:right w:val="nil"/>
            </w:tcBorders>
            <w:shd w:val="clear" w:color="auto" w:fill="auto"/>
            <w:noWrap/>
            <w:vAlign w:val="bottom"/>
            <w:hideMark/>
          </w:tcPr>
          <w:p w14:paraId="7CE41BE3" w14:textId="77777777" w:rsidR="00A40017" w:rsidRPr="00A40017" w:rsidRDefault="00A40017" w:rsidP="006237AE">
            <w:pPr>
              <w:spacing w:line="360" w:lineRule="auto"/>
              <w:jc w:val="center"/>
              <w:rPr>
                <w:color w:val="000000"/>
              </w:rPr>
            </w:pPr>
            <w:r w:rsidRPr="00A40017">
              <w:rPr>
                <w:color w:val="000000"/>
              </w:rPr>
              <w:t>0.36</w:t>
            </w:r>
          </w:p>
        </w:tc>
        <w:tc>
          <w:tcPr>
            <w:tcW w:w="1092" w:type="dxa"/>
            <w:tcBorders>
              <w:top w:val="nil"/>
              <w:left w:val="nil"/>
              <w:bottom w:val="nil"/>
              <w:right w:val="nil"/>
            </w:tcBorders>
            <w:shd w:val="clear" w:color="auto" w:fill="auto"/>
            <w:noWrap/>
            <w:vAlign w:val="bottom"/>
            <w:hideMark/>
          </w:tcPr>
          <w:p w14:paraId="560EDED5" w14:textId="77777777" w:rsidR="00A40017" w:rsidRPr="00A40017" w:rsidRDefault="00A40017" w:rsidP="006237AE">
            <w:pPr>
              <w:spacing w:line="360" w:lineRule="auto"/>
              <w:jc w:val="center"/>
              <w:rPr>
                <w:color w:val="000000"/>
              </w:rPr>
            </w:pPr>
            <w:r w:rsidRPr="00A40017">
              <w:rPr>
                <w:color w:val="000000"/>
              </w:rPr>
              <w:t>0.28</w:t>
            </w:r>
          </w:p>
        </w:tc>
        <w:tc>
          <w:tcPr>
            <w:tcW w:w="1047" w:type="dxa"/>
            <w:tcBorders>
              <w:top w:val="nil"/>
              <w:left w:val="nil"/>
              <w:bottom w:val="nil"/>
              <w:right w:val="nil"/>
            </w:tcBorders>
            <w:shd w:val="clear" w:color="auto" w:fill="auto"/>
            <w:noWrap/>
            <w:vAlign w:val="bottom"/>
            <w:hideMark/>
          </w:tcPr>
          <w:p w14:paraId="13876587" w14:textId="77777777" w:rsidR="00A40017" w:rsidRPr="00A40017" w:rsidRDefault="00A40017" w:rsidP="006237AE">
            <w:pPr>
              <w:spacing w:line="360" w:lineRule="auto"/>
              <w:jc w:val="center"/>
              <w:rPr>
                <w:color w:val="000000"/>
              </w:rPr>
            </w:pPr>
            <w:r w:rsidRPr="00A40017">
              <w:rPr>
                <w:color w:val="000000"/>
              </w:rPr>
              <w:t>0.43</w:t>
            </w:r>
          </w:p>
        </w:tc>
        <w:tc>
          <w:tcPr>
            <w:tcW w:w="1447" w:type="dxa"/>
            <w:tcBorders>
              <w:top w:val="nil"/>
              <w:left w:val="nil"/>
              <w:bottom w:val="nil"/>
              <w:right w:val="nil"/>
            </w:tcBorders>
            <w:shd w:val="clear" w:color="auto" w:fill="auto"/>
            <w:noWrap/>
            <w:vAlign w:val="bottom"/>
            <w:hideMark/>
          </w:tcPr>
          <w:p w14:paraId="4C4E9ED8" w14:textId="77777777" w:rsidR="00A40017" w:rsidRPr="00A40017" w:rsidRDefault="00A40017" w:rsidP="006237AE">
            <w:pPr>
              <w:spacing w:line="360" w:lineRule="auto"/>
              <w:jc w:val="center"/>
              <w:rPr>
                <w:color w:val="000000"/>
              </w:rPr>
            </w:pPr>
            <w:r w:rsidRPr="00A40017">
              <w:rPr>
                <w:color w:val="000000"/>
              </w:rPr>
              <w:t>0.16</w:t>
            </w:r>
          </w:p>
        </w:tc>
        <w:tc>
          <w:tcPr>
            <w:tcW w:w="1092" w:type="dxa"/>
            <w:tcBorders>
              <w:top w:val="nil"/>
              <w:left w:val="nil"/>
              <w:bottom w:val="nil"/>
              <w:right w:val="nil"/>
            </w:tcBorders>
            <w:shd w:val="clear" w:color="auto" w:fill="auto"/>
            <w:noWrap/>
            <w:vAlign w:val="bottom"/>
            <w:hideMark/>
          </w:tcPr>
          <w:p w14:paraId="7F30A426" w14:textId="77777777" w:rsidR="00A40017" w:rsidRPr="00A40017" w:rsidRDefault="00A40017" w:rsidP="006237AE">
            <w:pPr>
              <w:spacing w:line="360" w:lineRule="auto"/>
              <w:jc w:val="center"/>
              <w:rPr>
                <w:color w:val="000000"/>
              </w:rPr>
            </w:pPr>
            <w:r w:rsidRPr="00A40017">
              <w:rPr>
                <w:color w:val="000000"/>
              </w:rPr>
              <w:t>0.09</w:t>
            </w:r>
          </w:p>
        </w:tc>
        <w:tc>
          <w:tcPr>
            <w:tcW w:w="1047" w:type="dxa"/>
            <w:tcBorders>
              <w:top w:val="nil"/>
              <w:left w:val="nil"/>
              <w:bottom w:val="nil"/>
              <w:right w:val="nil"/>
            </w:tcBorders>
            <w:shd w:val="clear" w:color="auto" w:fill="auto"/>
            <w:noWrap/>
            <w:vAlign w:val="bottom"/>
            <w:hideMark/>
          </w:tcPr>
          <w:p w14:paraId="0816444A" w14:textId="77777777" w:rsidR="00A40017" w:rsidRPr="00A40017" w:rsidRDefault="00A40017" w:rsidP="006237AE">
            <w:pPr>
              <w:spacing w:line="360" w:lineRule="auto"/>
              <w:jc w:val="center"/>
              <w:rPr>
                <w:color w:val="000000"/>
              </w:rPr>
            </w:pPr>
            <w:r w:rsidRPr="00A40017">
              <w:rPr>
                <w:color w:val="000000"/>
              </w:rPr>
              <w:t>0.24</w:t>
            </w:r>
          </w:p>
        </w:tc>
      </w:tr>
      <w:tr w:rsidR="00A40017" w:rsidRPr="00A40017" w14:paraId="4CADD932" w14:textId="77777777" w:rsidTr="00A40017">
        <w:trPr>
          <w:trHeight w:val="320"/>
        </w:trPr>
        <w:tc>
          <w:tcPr>
            <w:tcW w:w="2362" w:type="dxa"/>
            <w:tcBorders>
              <w:top w:val="nil"/>
              <w:left w:val="nil"/>
              <w:bottom w:val="nil"/>
              <w:right w:val="nil"/>
            </w:tcBorders>
            <w:shd w:val="clear" w:color="auto" w:fill="auto"/>
            <w:noWrap/>
            <w:vAlign w:val="bottom"/>
            <w:hideMark/>
          </w:tcPr>
          <w:p w14:paraId="7E2B7AF5" w14:textId="77777777" w:rsidR="00A40017" w:rsidRPr="00A40017" w:rsidRDefault="00A40017" w:rsidP="006237AE">
            <w:pPr>
              <w:spacing w:line="360" w:lineRule="auto"/>
              <w:jc w:val="center"/>
              <w:rPr>
                <w:color w:val="000000"/>
              </w:rPr>
            </w:pPr>
            <w:r w:rsidRPr="00A40017">
              <w:rPr>
                <w:color w:val="000000"/>
              </w:rPr>
              <w:t>26</w:t>
            </w:r>
          </w:p>
        </w:tc>
        <w:tc>
          <w:tcPr>
            <w:tcW w:w="1447" w:type="dxa"/>
            <w:tcBorders>
              <w:top w:val="nil"/>
              <w:left w:val="nil"/>
              <w:bottom w:val="nil"/>
              <w:right w:val="nil"/>
            </w:tcBorders>
            <w:shd w:val="clear" w:color="auto" w:fill="auto"/>
            <w:noWrap/>
            <w:vAlign w:val="bottom"/>
            <w:hideMark/>
          </w:tcPr>
          <w:p w14:paraId="6518F4F9" w14:textId="77777777" w:rsidR="00A40017" w:rsidRPr="00A40017" w:rsidRDefault="00A40017" w:rsidP="006237AE">
            <w:pPr>
              <w:spacing w:line="360" w:lineRule="auto"/>
              <w:jc w:val="center"/>
              <w:rPr>
                <w:color w:val="000000"/>
              </w:rPr>
            </w:pPr>
            <w:r w:rsidRPr="00A40017">
              <w:rPr>
                <w:color w:val="000000"/>
              </w:rPr>
              <w:t>0.53</w:t>
            </w:r>
          </w:p>
        </w:tc>
        <w:tc>
          <w:tcPr>
            <w:tcW w:w="1092" w:type="dxa"/>
            <w:tcBorders>
              <w:top w:val="nil"/>
              <w:left w:val="nil"/>
              <w:bottom w:val="nil"/>
              <w:right w:val="nil"/>
            </w:tcBorders>
            <w:shd w:val="clear" w:color="auto" w:fill="auto"/>
            <w:noWrap/>
            <w:vAlign w:val="bottom"/>
            <w:hideMark/>
          </w:tcPr>
          <w:p w14:paraId="097AEAEC" w14:textId="77777777" w:rsidR="00A40017" w:rsidRPr="00A40017" w:rsidRDefault="00A40017" w:rsidP="006237AE">
            <w:pPr>
              <w:spacing w:line="360" w:lineRule="auto"/>
              <w:jc w:val="center"/>
              <w:rPr>
                <w:color w:val="000000"/>
              </w:rPr>
            </w:pPr>
            <w:r w:rsidRPr="00A40017">
              <w:rPr>
                <w:color w:val="000000"/>
              </w:rPr>
              <w:t>0.38</w:t>
            </w:r>
          </w:p>
        </w:tc>
        <w:tc>
          <w:tcPr>
            <w:tcW w:w="1047" w:type="dxa"/>
            <w:tcBorders>
              <w:top w:val="nil"/>
              <w:left w:val="nil"/>
              <w:bottom w:val="nil"/>
              <w:right w:val="nil"/>
            </w:tcBorders>
            <w:shd w:val="clear" w:color="auto" w:fill="auto"/>
            <w:noWrap/>
            <w:vAlign w:val="bottom"/>
            <w:hideMark/>
          </w:tcPr>
          <w:p w14:paraId="4B9319E1" w14:textId="77777777" w:rsidR="00A40017" w:rsidRPr="00A40017" w:rsidRDefault="00A40017" w:rsidP="006237AE">
            <w:pPr>
              <w:spacing w:line="360" w:lineRule="auto"/>
              <w:jc w:val="center"/>
              <w:rPr>
                <w:color w:val="000000"/>
              </w:rPr>
            </w:pPr>
            <w:r w:rsidRPr="00A40017">
              <w:rPr>
                <w:color w:val="000000"/>
              </w:rPr>
              <w:t>0.69</w:t>
            </w:r>
          </w:p>
        </w:tc>
        <w:tc>
          <w:tcPr>
            <w:tcW w:w="1447" w:type="dxa"/>
            <w:tcBorders>
              <w:top w:val="nil"/>
              <w:left w:val="nil"/>
              <w:bottom w:val="nil"/>
              <w:right w:val="nil"/>
            </w:tcBorders>
            <w:shd w:val="clear" w:color="auto" w:fill="auto"/>
            <w:noWrap/>
            <w:vAlign w:val="bottom"/>
            <w:hideMark/>
          </w:tcPr>
          <w:p w14:paraId="6554A4C7" w14:textId="77777777" w:rsidR="00A40017" w:rsidRPr="00A40017" w:rsidRDefault="00A40017" w:rsidP="006237AE">
            <w:pPr>
              <w:spacing w:line="360" w:lineRule="auto"/>
              <w:jc w:val="center"/>
              <w:rPr>
                <w:color w:val="000000"/>
              </w:rPr>
            </w:pPr>
            <w:r w:rsidRPr="00A40017">
              <w:rPr>
                <w:color w:val="000000"/>
              </w:rPr>
              <w:t>0.33</w:t>
            </w:r>
          </w:p>
        </w:tc>
        <w:tc>
          <w:tcPr>
            <w:tcW w:w="1092" w:type="dxa"/>
            <w:tcBorders>
              <w:top w:val="nil"/>
              <w:left w:val="nil"/>
              <w:bottom w:val="nil"/>
              <w:right w:val="nil"/>
            </w:tcBorders>
            <w:shd w:val="clear" w:color="auto" w:fill="auto"/>
            <w:noWrap/>
            <w:vAlign w:val="bottom"/>
            <w:hideMark/>
          </w:tcPr>
          <w:p w14:paraId="7B42508A" w14:textId="77777777" w:rsidR="00A40017" w:rsidRPr="00A40017" w:rsidRDefault="00A40017" w:rsidP="006237AE">
            <w:pPr>
              <w:spacing w:line="360" w:lineRule="auto"/>
              <w:jc w:val="center"/>
              <w:rPr>
                <w:color w:val="000000"/>
              </w:rPr>
            </w:pPr>
            <w:r w:rsidRPr="00A40017">
              <w:rPr>
                <w:color w:val="000000"/>
              </w:rPr>
              <w:t>0.26</w:t>
            </w:r>
          </w:p>
        </w:tc>
        <w:tc>
          <w:tcPr>
            <w:tcW w:w="1047" w:type="dxa"/>
            <w:tcBorders>
              <w:top w:val="nil"/>
              <w:left w:val="nil"/>
              <w:bottom w:val="nil"/>
              <w:right w:val="nil"/>
            </w:tcBorders>
            <w:shd w:val="clear" w:color="auto" w:fill="auto"/>
            <w:noWrap/>
            <w:vAlign w:val="bottom"/>
            <w:hideMark/>
          </w:tcPr>
          <w:p w14:paraId="3A18ADB4" w14:textId="77777777" w:rsidR="00A40017" w:rsidRPr="00A40017" w:rsidRDefault="00A40017" w:rsidP="006237AE">
            <w:pPr>
              <w:spacing w:line="360" w:lineRule="auto"/>
              <w:jc w:val="center"/>
              <w:rPr>
                <w:color w:val="000000"/>
              </w:rPr>
            </w:pPr>
            <w:r w:rsidRPr="00A40017">
              <w:rPr>
                <w:color w:val="000000"/>
              </w:rPr>
              <w:t>0.41</w:t>
            </w:r>
          </w:p>
        </w:tc>
        <w:tc>
          <w:tcPr>
            <w:tcW w:w="1447" w:type="dxa"/>
            <w:tcBorders>
              <w:top w:val="nil"/>
              <w:left w:val="nil"/>
              <w:bottom w:val="nil"/>
              <w:right w:val="nil"/>
            </w:tcBorders>
            <w:shd w:val="clear" w:color="auto" w:fill="auto"/>
            <w:noWrap/>
            <w:vAlign w:val="bottom"/>
            <w:hideMark/>
          </w:tcPr>
          <w:p w14:paraId="5FCC97B3" w14:textId="77777777" w:rsidR="00A40017" w:rsidRPr="00A40017" w:rsidRDefault="00A40017" w:rsidP="006237AE">
            <w:pPr>
              <w:spacing w:line="360" w:lineRule="auto"/>
              <w:jc w:val="center"/>
              <w:rPr>
                <w:color w:val="000000"/>
              </w:rPr>
            </w:pPr>
            <w:r w:rsidRPr="00A40017">
              <w:rPr>
                <w:color w:val="000000"/>
              </w:rPr>
              <w:t>0.18</w:t>
            </w:r>
          </w:p>
        </w:tc>
        <w:tc>
          <w:tcPr>
            <w:tcW w:w="1092" w:type="dxa"/>
            <w:tcBorders>
              <w:top w:val="nil"/>
              <w:left w:val="nil"/>
              <w:bottom w:val="nil"/>
              <w:right w:val="nil"/>
            </w:tcBorders>
            <w:shd w:val="clear" w:color="auto" w:fill="auto"/>
            <w:noWrap/>
            <w:vAlign w:val="bottom"/>
            <w:hideMark/>
          </w:tcPr>
          <w:p w14:paraId="46E4888A" w14:textId="77777777" w:rsidR="00A40017" w:rsidRPr="00A40017" w:rsidRDefault="00A40017" w:rsidP="006237AE">
            <w:pPr>
              <w:spacing w:line="360" w:lineRule="auto"/>
              <w:jc w:val="center"/>
              <w:rPr>
                <w:color w:val="000000"/>
              </w:rPr>
            </w:pPr>
            <w:r w:rsidRPr="00A40017">
              <w:rPr>
                <w:color w:val="000000"/>
              </w:rPr>
              <w:t>0.1</w:t>
            </w:r>
          </w:p>
        </w:tc>
        <w:tc>
          <w:tcPr>
            <w:tcW w:w="1047" w:type="dxa"/>
            <w:tcBorders>
              <w:top w:val="nil"/>
              <w:left w:val="nil"/>
              <w:bottom w:val="nil"/>
              <w:right w:val="nil"/>
            </w:tcBorders>
            <w:shd w:val="clear" w:color="auto" w:fill="auto"/>
            <w:noWrap/>
            <w:vAlign w:val="bottom"/>
            <w:hideMark/>
          </w:tcPr>
          <w:p w14:paraId="48570028" w14:textId="77777777" w:rsidR="00A40017" w:rsidRPr="00A40017" w:rsidRDefault="00A40017" w:rsidP="006237AE">
            <w:pPr>
              <w:spacing w:line="360" w:lineRule="auto"/>
              <w:jc w:val="center"/>
              <w:rPr>
                <w:color w:val="000000"/>
              </w:rPr>
            </w:pPr>
            <w:r w:rsidRPr="00A40017">
              <w:rPr>
                <w:color w:val="000000"/>
              </w:rPr>
              <w:t>0.27</w:t>
            </w:r>
          </w:p>
        </w:tc>
      </w:tr>
      <w:tr w:rsidR="00A40017" w:rsidRPr="00A40017" w14:paraId="67B77492" w14:textId="77777777" w:rsidTr="00A40017">
        <w:trPr>
          <w:trHeight w:val="320"/>
        </w:trPr>
        <w:tc>
          <w:tcPr>
            <w:tcW w:w="2362" w:type="dxa"/>
            <w:tcBorders>
              <w:top w:val="nil"/>
              <w:left w:val="nil"/>
              <w:bottom w:val="nil"/>
              <w:right w:val="nil"/>
            </w:tcBorders>
            <w:shd w:val="clear" w:color="auto" w:fill="auto"/>
            <w:noWrap/>
            <w:vAlign w:val="bottom"/>
            <w:hideMark/>
          </w:tcPr>
          <w:p w14:paraId="447224C3" w14:textId="77777777" w:rsidR="00A40017" w:rsidRPr="00A40017" w:rsidRDefault="00A40017" w:rsidP="006237AE">
            <w:pPr>
              <w:spacing w:line="360" w:lineRule="auto"/>
              <w:jc w:val="center"/>
              <w:rPr>
                <w:color w:val="000000"/>
              </w:rPr>
            </w:pPr>
            <w:r w:rsidRPr="00A40017">
              <w:rPr>
                <w:color w:val="000000"/>
              </w:rPr>
              <w:t>28</w:t>
            </w:r>
          </w:p>
        </w:tc>
        <w:tc>
          <w:tcPr>
            <w:tcW w:w="1447" w:type="dxa"/>
            <w:tcBorders>
              <w:top w:val="nil"/>
              <w:left w:val="nil"/>
              <w:bottom w:val="nil"/>
              <w:right w:val="nil"/>
            </w:tcBorders>
            <w:shd w:val="clear" w:color="auto" w:fill="auto"/>
            <w:noWrap/>
            <w:vAlign w:val="bottom"/>
            <w:hideMark/>
          </w:tcPr>
          <w:p w14:paraId="69F91F42" w14:textId="77777777" w:rsidR="00A40017" w:rsidRPr="00A40017" w:rsidRDefault="00A40017" w:rsidP="006237AE">
            <w:pPr>
              <w:spacing w:line="360" w:lineRule="auto"/>
              <w:jc w:val="center"/>
              <w:rPr>
                <w:color w:val="000000"/>
              </w:rPr>
            </w:pPr>
            <w:r w:rsidRPr="00A40017">
              <w:rPr>
                <w:color w:val="000000"/>
              </w:rPr>
              <w:t>0.61</w:t>
            </w:r>
          </w:p>
        </w:tc>
        <w:tc>
          <w:tcPr>
            <w:tcW w:w="1092" w:type="dxa"/>
            <w:tcBorders>
              <w:top w:val="nil"/>
              <w:left w:val="nil"/>
              <w:bottom w:val="nil"/>
              <w:right w:val="nil"/>
            </w:tcBorders>
            <w:shd w:val="clear" w:color="auto" w:fill="auto"/>
            <w:noWrap/>
            <w:vAlign w:val="bottom"/>
            <w:hideMark/>
          </w:tcPr>
          <w:p w14:paraId="15311FB0" w14:textId="77777777" w:rsidR="00A40017" w:rsidRPr="00A40017" w:rsidRDefault="00A40017" w:rsidP="006237AE">
            <w:pPr>
              <w:spacing w:line="360" w:lineRule="auto"/>
              <w:jc w:val="center"/>
              <w:rPr>
                <w:color w:val="000000"/>
              </w:rPr>
            </w:pPr>
            <w:r w:rsidRPr="00A40017">
              <w:rPr>
                <w:color w:val="000000"/>
              </w:rPr>
              <w:t>0.47</w:t>
            </w:r>
          </w:p>
        </w:tc>
        <w:tc>
          <w:tcPr>
            <w:tcW w:w="1047" w:type="dxa"/>
            <w:tcBorders>
              <w:top w:val="nil"/>
              <w:left w:val="nil"/>
              <w:bottom w:val="nil"/>
              <w:right w:val="nil"/>
            </w:tcBorders>
            <w:shd w:val="clear" w:color="auto" w:fill="auto"/>
            <w:noWrap/>
            <w:vAlign w:val="bottom"/>
            <w:hideMark/>
          </w:tcPr>
          <w:p w14:paraId="18996E51" w14:textId="77777777" w:rsidR="00A40017" w:rsidRPr="00A40017" w:rsidRDefault="00A40017" w:rsidP="006237AE">
            <w:pPr>
              <w:spacing w:line="360" w:lineRule="auto"/>
              <w:jc w:val="center"/>
              <w:rPr>
                <w:color w:val="000000"/>
              </w:rPr>
            </w:pPr>
            <w:r w:rsidRPr="00A40017">
              <w:rPr>
                <w:color w:val="000000"/>
              </w:rPr>
              <w:t>0.75</w:t>
            </w:r>
          </w:p>
        </w:tc>
        <w:tc>
          <w:tcPr>
            <w:tcW w:w="1447" w:type="dxa"/>
            <w:tcBorders>
              <w:top w:val="nil"/>
              <w:left w:val="nil"/>
              <w:bottom w:val="nil"/>
              <w:right w:val="nil"/>
            </w:tcBorders>
            <w:shd w:val="clear" w:color="auto" w:fill="auto"/>
            <w:noWrap/>
            <w:vAlign w:val="bottom"/>
            <w:hideMark/>
          </w:tcPr>
          <w:p w14:paraId="5129E8ED" w14:textId="77777777" w:rsidR="00A40017" w:rsidRPr="00A40017" w:rsidRDefault="00A40017" w:rsidP="006237AE">
            <w:pPr>
              <w:spacing w:line="360" w:lineRule="auto"/>
              <w:jc w:val="center"/>
              <w:rPr>
                <w:color w:val="000000"/>
              </w:rPr>
            </w:pPr>
            <w:r w:rsidRPr="00A40017">
              <w:rPr>
                <w:color w:val="000000"/>
              </w:rPr>
              <w:t>0.32</w:t>
            </w:r>
          </w:p>
        </w:tc>
        <w:tc>
          <w:tcPr>
            <w:tcW w:w="1092" w:type="dxa"/>
            <w:tcBorders>
              <w:top w:val="nil"/>
              <w:left w:val="nil"/>
              <w:bottom w:val="nil"/>
              <w:right w:val="nil"/>
            </w:tcBorders>
            <w:shd w:val="clear" w:color="auto" w:fill="auto"/>
            <w:noWrap/>
            <w:vAlign w:val="bottom"/>
            <w:hideMark/>
          </w:tcPr>
          <w:p w14:paraId="4FD99B39" w14:textId="77777777" w:rsidR="00A40017" w:rsidRPr="00A40017" w:rsidRDefault="00A40017" w:rsidP="006237AE">
            <w:pPr>
              <w:spacing w:line="360" w:lineRule="auto"/>
              <w:jc w:val="center"/>
              <w:rPr>
                <w:color w:val="000000"/>
              </w:rPr>
            </w:pPr>
            <w:r w:rsidRPr="00A40017">
              <w:rPr>
                <w:color w:val="000000"/>
              </w:rPr>
              <w:t>0.25</w:t>
            </w:r>
          </w:p>
        </w:tc>
        <w:tc>
          <w:tcPr>
            <w:tcW w:w="1047" w:type="dxa"/>
            <w:tcBorders>
              <w:top w:val="nil"/>
              <w:left w:val="nil"/>
              <w:bottom w:val="nil"/>
              <w:right w:val="nil"/>
            </w:tcBorders>
            <w:shd w:val="clear" w:color="auto" w:fill="auto"/>
            <w:noWrap/>
            <w:vAlign w:val="bottom"/>
            <w:hideMark/>
          </w:tcPr>
          <w:p w14:paraId="6A24AC5A" w14:textId="77777777" w:rsidR="00A40017" w:rsidRPr="00A40017" w:rsidRDefault="00A40017" w:rsidP="006237AE">
            <w:pPr>
              <w:spacing w:line="360" w:lineRule="auto"/>
              <w:jc w:val="center"/>
              <w:rPr>
                <w:color w:val="000000"/>
              </w:rPr>
            </w:pPr>
            <w:r w:rsidRPr="00A40017">
              <w:rPr>
                <w:color w:val="000000"/>
              </w:rPr>
              <w:t>0.4</w:t>
            </w:r>
          </w:p>
        </w:tc>
        <w:tc>
          <w:tcPr>
            <w:tcW w:w="1447" w:type="dxa"/>
            <w:tcBorders>
              <w:top w:val="nil"/>
              <w:left w:val="nil"/>
              <w:bottom w:val="nil"/>
              <w:right w:val="nil"/>
            </w:tcBorders>
            <w:shd w:val="clear" w:color="auto" w:fill="auto"/>
            <w:noWrap/>
            <w:vAlign w:val="bottom"/>
            <w:hideMark/>
          </w:tcPr>
          <w:p w14:paraId="1BF4DFF3" w14:textId="77777777" w:rsidR="00A40017" w:rsidRPr="00A40017" w:rsidRDefault="00A40017" w:rsidP="006237AE">
            <w:pPr>
              <w:spacing w:line="360" w:lineRule="auto"/>
              <w:jc w:val="center"/>
              <w:rPr>
                <w:color w:val="000000"/>
              </w:rPr>
            </w:pPr>
            <w:r w:rsidRPr="00A40017">
              <w:rPr>
                <w:color w:val="000000"/>
              </w:rPr>
              <w:t>0.2</w:t>
            </w:r>
          </w:p>
        </w:tc>
        <w:tc>
          <w:tcPr>
            <w:tcW w:w="1092" w:type="dxa"/>
            <w:tcBorders>
              <w:top w:val="nil"/>
              <w:left w:val="nil"/>
              <w:bottom w:val="nil"/>
              <w:right w:val="nil"/>
            </w:tcBorders>
            <w:shd w:val="clear" w:color="auto" w:fill="auto"/>
            <w:noWrap/>
            <w:vAlign w:val="bottom"/>
            <w:hideMark/>
          </w:tcPr>
          <w:p w14:paraId="1C402C4B" w14:textId="77777777" w:rsidR="00A40017" w:rsidRPr="00A40017" w:rsidRDefault="00A40017" w:rsidP="006237AE">
            <w:pPr>
              <w:spacing w:line="360" w:lineRule="auto"/>
              <w:jc w:val="center"/>
              <w:rPr>
                <w:color w:val="000000"/>
              </w:rPr>
            </w:pPr>
            <w:r w:rsidRPr="00A40017">
              <w:rPr>
                <w:color w:val="000000"/>
              </w:rPr>
              <w:t>0.12</w:t>
            </w:r>
          </w:p>
        </w:tc>
        <w:tc>
          <w:tcPr>
            <w:tcW w:w="1047" w:type="dxa"/>
            <w:tcBorders>
              <w:top w:val="nil"/>
              <w:left w:val="nil"/>
              <w:bottom w:val="nil"/>
              <w:right w:val="nil"/>
            </w:tcBorders>
            <w:shd w:val="clear" w:color="auto" w:fill="auto"/>
            <w:noWrap/>
            <w:vAlign w:val="bottom"/>
            <w:hideMark/>
          </w:tcPr>
          <w:p w14:paraId="64F009DE" w14:textId="77777777" w:rsidR="00A40017" w:rsidRPr="00A40017" w:rsidRDefault="00A40017" w:rsidP="006237AE">
            <w:pPr>
              <w:spacing w:line="360" w:lineRule="auto"/>
              <w:jc w:val="center"/>
              <w:rPr>
                <w:color w:val="000000"/>
              </w:rPr>
            </w:pPr>
            <w:r w:rsidRPr="00A40017">
              <w:rPr>
                <w:color w:val="000000"/>
              </w:rPr>
              <w:t>0.28</w:t>
            </w:r>
          </w:p>
        </w:tc>
      </w:tr>
      <w:tr w:rsidR="00A40017" w:rsidRPr="00A40017" w14:paraId="4E7AD7E8" w14:textId="77777777" w:rsidTr="00A40017">
        <w:trPr>
          <w:trHeight w:val="320"/>
        </w:trPr>
        <w:tc>
          <w:tcPr>
            <w:tcW w:w="2362" w:type="dxa"/>
            <w:tcBorders>
              <w:top w:val="nil"/>
              <w:left w:val="nil"/>
              <w:bottom w:val="nil"/>
              <w:right w:val="nil"/>
            </w:tcBorders>
            <w:shd w:val="clear" w:color="auto" w:fill="auto"/>
            <w:noWrap/>
            <w:vAlign w:val="bottom"/>
            <w:hideMark/>
          </w:tcPr>
          <w:p w14:paraId="03FFE69A" w14:textId="77777777" w:rsidR="00A40017" w:rsidRPr="00A40017" w:rsidRDefault="00A40017" w:rsidP="006237AE">
            <w:pPr>
              <w:spacing w:line="360" w:lineRule="auto"/>
              <w:jc w:val="center"/>
              <w:rPr>
                <w:color w:val="000000"/>
              </w:rPr>
            </w:pPr>
            <w:r w:rsidRPr="00A40017">
              <w:rPr>
                <w:color w:val="000000"/>
              </w:rPr>
              <w:t>30</w:t>
            </w:r>
          </w:p>
        </w:tc>
        <w:tc>
          <w:tcPr>
            <w:tcW w:w="1447" w:type="dxa"/>
            <w:tcBorders>
              <w:top w:val="nil"/>
              <w:left w:val="nil"/>
              <w:bottom w:val="nil"/>
              <w:right w:val="nil"/>
            </w:tcBorders>
            <w:shd w:val="clear" w:color="auto" w:fill="auto"/>
            <w:noWrap/>
            <w:vAlign w:val="bottom"/>
            <w:hideMark/>
          </w:tcPr>
          <w:p w14:paraId="0B3E4218" w14:textId="77777777" w:rsidR="00A40017" w:rsidRPr="00A40017" w:rsidRDefault="00A40017" w:rsidP="006237AE">
            <w:pPr>
              <w:spacing w:line="360" w:lineRule="auto"/>
              <w:jc w:val="center"/>
              <w:rPr>
                <w:color w:val="000000"/>
              </w:rPr>
            </w:pPr>
            <w:r w:rsidRPr="00A40017">
              <w:rPr>
                <w:color w:val="000000"/>
              </w:rPr>
              <w:t>0.68</w:t>
            </w:r>
          </w:p>
        </w:tc>
        <w:tc>
          <w:tcPr>
            <w:tcW w:w="1092" w:type="dxa"/>
            <w:tcBorders>
              <w:top w:val="nil"/>
              <w:left w:val="nil"/>
              <w:bottom w:val="nil"/>
              <w:right w:val="nil"/>
            </w:tcBorders>
            <w:shd w:val="clear" w:color="auto" w:fill="auto"/>
            <w:noWrap/>
            <w:vAlign w:val="bottom"/>
            <w:hideMark/>
          </w:tcPr>
          <w:p w14:paraId="6E7A4345" w14:textId="77777777" w:rsidR="00A40017" w:rsidRPr="00A40017" w:rsidRDefault="00A40017" w:rsidP="006237AE">
            <w:pPr>
              <w:spacing w:line="360" w:lineRule="auto"/>
              <w:jc w:val="center"/>
              <w:rPr>
                <w:color w:val="000000"/>
              </w:rPr>
            </w:pPr>
            <w:r w:rsidRPr="00A40017">
              <w:rPr>
                <w:color w:val="000000"/>
              </w:rPr>
              <w:t>0.53</w:t>
            </w:r>
          </w:p>
        </w:tc>
        <w:tc>
          <w:tcPr>
            <w:tcW w:w="1047" w:type="dxa"/>
            <w:tcBorders>
              <w:top w:val="nil"/>
              <w:left w:val="nil"/>
              <w:bottom w:val="nil"/>
              <w:right w:val="nil"/>
            </w:tcBorders>
            <w:shd w:val="clear" w:color="auto" w:fill="auto"/>
            <w:noWrap/>
            <w:vAlign w:val="bottom"/>
            <w:hideMark/>
          </w:tcPr>
          <w:p w14:paraId="6373A2E1" w14:textId="77777777" w:rsidR="00A40017" w:rsidRPr="00A40017" w:rsidRDefault="00A40017" w:rsidP="006237AE">
            <w:pPr>
              <w:spacing w:line="360" w:lineRule="auto"/>
              <w:jc w:val="center"/>
              <w:rPr>
                <w:color w:val="000000"/>
              </w:rPr>
            </w:pPr>
            <w:r w:rsidRPr="00A40017">
              <w:rPr>
                <w:color w:val="000000"/>
              </w:rPr>
              <w:t>0.82</w:t>
            </w:r>
          </w:p>
        </w:tc>
        <w:tc>
          <w:tcPr>
            <w:tcW w:w="1447" w:type="dxa"/>
            <w:tcBorders>
              <w:top w:val="nil"/>
              <w:left w:val="nil"/>
              <w:bottom w:val="nil"/>
              <w:right w:val="nil"/>
            </w:tcBorders>
            <w:shd w:val="clear" w:color="auto" w:fill="auto"/>
            <w:noWrap/>
            <w:vAlign w:val="bottom"/>
            <w:hideMark/>
          </w:tcPr>
          <w:p w14:paraId="663C7278" w14:textId="77777777" w:rsidR="00A40017" w:rsidRPr="00A40017" w:rsidRDefault="00A40017" w:rsidP="006237AE">
            <w:pPr>
              <w:spacing w:line="360" w:lineRule="auto"/>
              <w:jc w:val="center"/>
              <w:rPr>
                <w:color w:val="000000"/>
              </w:rPr>
            </w:pPr>
            <w:r w:rsidRPr="00A40017">
              <w:rPr>
                <w:color w:val="000000"/>
              </w:rPr>
              <w:t>0.33</w:t>
            </w:r>
          </w:p>
        </w:tc>
        <w:tc>
          <w:tcPr>
            <w:tcW w:w="1092" w:type="dxa"/>
            <w:tcBorders>
              <w:top w:val="nil"/>
              <w:left w:val="nil"/>
              <w:bottom w:val="nil"/>
              <w:right w:val="nil"/>
            </w:tcBorders>
            <w:shd w:val="clear" w:color="auto" w:fill="auto"/>
            <w:noWrap/>
            <w:vAlign w:val="bottom"/>
            <w:hideMark/>
          </w:tcPr>
          <w:p w14:paraId="3800528A" w14:textId="77777777" w:rsidR="00A40017" w:rsidRPr="00A40017" w:rsidRDefault="00A40017" w:rsidP="006237AE">
            <w:pPr>
              <w:spacing w:line="360" w:lineRule="auto"/>
              <w:jc w:val="center"/>
              <w:rPr>
                <w:color w:val="000000"/>
              </w:rPr>
            </w:pPr>
            <w:r w:rsidRPr="00A40017">
              <w:rPr>
                <w:color w:val="000000"/>
              </w:rPr>
              <w:t>0.24</w:t>
            </w:r>
          </w:p>
        </w:tc>
        <w:tc>
          <w:tcPr>
            <w:tcW w:w="1047" w:type="dxa"/>
            <w:tcBorders>
              <w:top w:val="nil"/>
              <w:left w:val="nil"/>
              <w:bottom w:val="nil"/>
              <w:right w:val="nil"/>
            </w:tcBorders>
            <w:shd w:val="clear" w:color="auto" w:fill="auto"/>
            <w:noWrap/>
            <w:vAlign w:val="bottom"/>
            <w:hideMark/>
          </w:tcPr>
          <w:p w14:paraId="7F6B5604" w14:textId="77777777" w:rsidR="00A40017" w:rsidRPr="00A40017" w:rsidRDefault="00A40017" w:rsidP="006237AE">
            <w:pPr>
              <w:spacing w:line="360" w:lineRule="auto"/>
              <w:jc w:val="center"/>
              <w:rPr>
                <w:color w:val="000000"/>
              </w:rPr>
            </w:pPr>
            <w:r w:rsidRPr="00A40017">
              <w:rPr>
                <w:color w:val="000000"/>
              </w:rPr>
              <w:t>0.42</w:t>
            </w:r>
          </w:p>
        </w:tc>
        <w:tc>
          <w:tcPr>
            <w:tcW w:w="1447" w:type="dxa"/>
            <w:tcBorders>
              <w:top w:val="nil"/>
              <w:left w:val="nil"/>
              <w:bottom w:val="nil"/>
              <w:right w:val="nil"/>
            </w:tcBorders>
            <w:shd w:val="clear" w:color="auto" w:fill="auto"/>
            <w:noWrap/>
            <w:vAlign w:val="bottom"/>
            <w:hideMark/>
          </w:tcPr>
          <w:p w14:paraId="53CFC825" w14:textId="77777777" w:rsidR="00A40017" w:rsidRPr="00A40017" w:rsidRDefault="00A40017" w:rsidP="006237AE">
            <w:pPr>
              <w:spacing w:line="360" w:lineRule="auto"/>
              <w:jc w:val="center"/>
              <w:rPr>
                <w:color w:val="000000"/>
              </w:rPr>
            </w:pPr>
            <w:r w:rsidRPr="00A40017">
              <w:rPr>
                <w:color w:val="000000"/>
              </w:rPr>
              <w:t>0.22</w:t>
            </w:r>
          </w:p>
        </w:tc>
        <w:tc>
          <w:tcPr>
            <w:tcW w:w="1092" w:type="dxa"/>
            <w:tcBorders>
              <w:top w:val="nil"/>
              <w:left w:val="nil"/>
              <w:bottom w:val="nil"/>
              <w:right w:val="nil"/>
            </w:tcBorders>
            <w:shd w:val="clear" w:color="auto" w:fill="auto"/>
            <w:noWrap/>
            <w:vAlign w:val="bottom"/>
            <w:hideMark/>
          </w:tcPr>
          <w:p w14:paraId="653E1479" w14:textId="77777777" w:rsidR="00A40017" w:rsidRPr="00A40017" w:rsidRDefault="00A40017" w:rsidP="006237AE">
            <w:pPr>
              <w:spacing w:line="360" w:lineRule="auto"/>
              <w:jc w:val="center"/>
              <w:rPr>
                <w:color w:val="000000"/>
              </w:rPr>
            </w:pPr>
            <w:r w:rsidRPr="00A40017">
              <w:rPr>
                <w:color w:val="000000"/>
              </w:rPr>
              <w:t>0.14</w:t>
            </w:r>
          </w:p>
        </w:tc>
        <w:tc>
          <w:tcPr>
            <w:tcW w:w="1047" w:type="dxa"/>
            <w:tcBorders>
              <w:top w:val="nil"/>
              <w:left w:val="nil"/>
              <w:bottom w:val="nil"/>
              <w:right w:val="nil"/>
            </w:tcBorders>
            <w:shd w:val="clear" w:color="auto" w:fill="auto"/>
            <w:noWrap/>
            <w:vAlign w:val="bottom"/>
            <w:hideMark/>
          </w:tcPr>
          <w:p w14:paraId="19A4486A" w14:textId="77777777" w:rsidR="00A40017" w:rsidRPr="00A40017" w:rsidRDefault="00A40017" w:rsidP="006237AE">
            <w:pPr>
              <w:spacing w:line="360" w:lineRule="auto"/>
              <w:jc w:val="center"/>
              <w:rPr>
                <w:color w:val="000000"/>
              </w:rPr>
            </w:pPr>
            <w:r w:rsidRPr="00A40017">
              <w:rPr>
                <w:color w:val="000000"/>
              </w:rPr>
              <w:t>0.32</w:t>
            </w:r>
          </w:p>
        </w:tc>
      </w:tr>
      <w:tr w:rsidR="00A40017" w:rsidRPr="00A40017" w14:paraId="40FFAED8" w14:textId="77777777" w:rsidTr="00A40017">
        <w:trPr>
          <w:trHeight w:val="320"/>
        </w:trPr>
        <w:tc>
          <w:tcPr>
            <w:tcW w:w="2362" w:type="dxa"/>
            <w:tcBorders>
              <w:top w:val="nil"/>
              <w:left w:val="nil"/>
              <w:bottom w:val="nil"/>
              <w:right w:val="nil"/>
            </w:tcBorders>
            <w:shd w:val="clear" w:color="auto" w:fill="auto"/>
            <w:noWrap/>
            <w:vAlign w:val="bottom"/>
            <w:hideMark/>
          </w:tcPr>
          <w:p w14:paraId="59B9D179" w14:textId="77777777" w:rsidR="00A40017" w:rsidRPr="00A40017" w:rsidRDefault="00A40017" w:rsidP="006237AE">
            <w:pPr>
              <w:spacing w:line="360" w:lineRule="auto"/>
              <w:jc w:val="center"/>
              <w:rPr>
                <w:color w:val="000000"/>
              </w:rPr>
            </w:pPr>
            <w:r w:rsidRPr="00A40017">
              <w:rPr>
                <w:color w:val="000000"/>
              </w:rPr>
              <w:t>32</w:t>
            </w:r>
          </w:p>
        </w:tc>
        <w:tc>
          <w:tcPr>
            <w:tcW w:w="1447" w:type="dxa"/>
            <w:tcBorders>
              <w:top w:val="nil"/>
              <w:left w:val="nil"/>
              <w:bottom w:val="nil"/>
              <w:right w:val="nil"/>
            </w:tcBorders>
            <w:shd w:val="clear" w:color="auto" w:fill="auto"/>
            <w:noWrap/>
            <w:vAlign w:val="bottom"/>
            <w:hideMark/>
          </w:tcPr>
          <w:p w14:paraId="48A5E1E7" w14:textId="77777777" w:rsidR="00A40017" w:rsidRPr="00A40017" w:rsidRDefault="00A40017" w:rsidP="006237AE">
            <w:pPr>
              <w:spacing w:line="360" w:lineRule="auto"/>
              <w:jc w:val="center"/>
              <w:rPr>
                <w:color w:val="000000"/>
              </w:rPr>
            </w:pPr>
            <w:r w:rsidRPr="00A40017">
              <w:rPr>
                <w:color w:val="000000"/>
              </w:rPr>
              <w:t>0.72</w:t>
            </w:r>
          </w:p>
        </w:tc>
        <w:tc>
          <w:tcPr>
            <w:tcW w:w="1092" w:type="dxa"/>
            <w:tcBorders>
              <w:top w:val="nil"/>
              <w:left w:val="nil"/>
              <w:bottom w:val="nil"/>
              <w:right w:val="nil"/>
            </w:tcBorders>
            <w:shd w:val="clear" w:color="auto" w:fill="auto"/>
            <w:noWrap/>
            <w:vAlign w:val="bottom"/>
            <w:hideMark/>
          </w:tcPr>
          <w:p w14:paraId="1ED837AE" w14:textId="77777777" w:rsidR="00A40017" w:rsidRPr="00A40017" w:rsidRDefault="00A40017" w:rsidP="006237AE">
            <w:pPr>
              <w:spacing w:line="360" w:lineRule="auto"/>
              <w:jc w:val="center"/>
              <w:rPr>
                <w:color w:val="000000"/>
              </w:rPr>
            </w:pPr>
            <w:r w:rsidRPr="00A40017">
              <w:rPr>
                <w:color w:val="000000"/>
              </w:rPr>
              <w:t>0.55</w:t>
            </w:r>
          </w:p>
        </w:tc>
        <w:tc>
          <w:tcPr>
            <w:tcW w:w="1047" w:type="dxa"/>
            <w:tcBorders>
              <w:top w:val="nil"/>
              <w:left w:val="nil"/>
              <w:bottom w:val="nil"/>
              <w:right w:val="nil"/>
            </w:tcBorders>
            <w:shd w:val="clear" w:color="auto" w:fill="auto"/>
            <w:noWrap/>
            <w:vAlign w:val="bottom"/>
            <w:hideMark/>
          </w:tcPr>
          <w:p w14:paraId="67DCE31A" w14:textId="77777777" w:rsidR="00A40017" w:rsidRPr="00A40017" w:rsidRDefault="00A40017" w:rsidP="006237AE">
            <w:pPr>
              <w:spacing w:line="360" w:lineRule="auto"/>
              <w:jc w:val="center"/>
              <w:rPr>
                <w:color w:val="000000"/>
              </w:rPr>
            </w:pPr>
            <w:r w:rsidRPr="00A40017">
              <w:rPr>
                <w:color w:val="000000"/>
              </w:rPr>
              <w:t>0.89</w:t>
            </w:r>
          </w:p>
        </w:tc>
        <w:tc>
          <w:tcPr>
            <w:tcW w:w="1447" w:type="dxa"/>
            <w:tcBorders>
              <w:top w:val="nil"/>
              <w:left w:val="nil"/>
              <w:bottom w:val="nil"/>
              <w:right w:val="nil"/>
            </w:tcBorders>
            <w:shd w:val="clear" w:color="auto" w:fill="auto"/>
            <w:noWrap/>
            <w:vAlign w:val="bottom"/>
            <w:hideMark/>
          </w:tcPr>
          <w:p w14:paraId="200154EF" w14:textId="77777777" w:rsidR="00A40017" w:rsidRPr="00A40017" w:rsidRDefault="00A40017" w:rsidP="006237AE">
            <w:pPr>
              <w:spacing w:line="360" w:lineRule="auto"/>
              <w:jc w:val="center"/>
              <w:rPr>
                <w:color w:val="000000"/>
              </w:rPr>
            </w:pPr>
            <w:r w:rsidRPr="00A40017">
              <w:rPr>
                <w:color w:val="000000"/>
              </w:rPr>
              <w:t>0.35</w:t>
            </w:r>
          </w:p>
        </w:tc>
        <w:tc>
          <w:tcPr>
            <w:tcW w:w="1092" w:type="dxa"/>
            <w:tcBorders>
              <w:top w:val="nil"/>
              <w:left w:val="nil"/>
              <w:bottom w:val="nil"/>
              <w:right w:val="nil"/>
            </w:tcBorders>
            <w:shd w:val="clear" w:color="auto" w:fill="auto"/>
            <w:noWrap/>
            <w:vAlign w:val="bottom"/>
            <w:hideMark/>
          </w:tcPr>
          <w:p w14:paraId="6E240B4B" w14:textId="77777777" w:rsidR="00A40017" w:rsidRPr="00A40017" w:rsidRDefault="00A40017" w:rsidP="006237AE">
            <w:pPr>
              <w:spacing w:line="360" w:lineRule="auto"/>
              <w:jc w:val="center"/>
              <w:rPr>
                <w:color w:val="000000"/>
              </w:rPr>
            </w:pPr>
            <w:r w:rsidRPr="00A40017">
              <w:rPr>
                <w:color w:val="000000"/>
              </w:rPr>
              <w:t>0.25</w:t>
            </w:r>
          </w:p>
        </w:tc>
        <w:tc>
          <w:tcPr>
            <w:tcW w:w="1047" w:type="dxa"/>
            <w:tcBorders>
              <w:top w:val="nil"/>
              <w:left w:val="nil"/>
              <w:bottom w:val="nil"/>
              <w:right w:val="nil"/>
            </w:tcBorders>
            <w:shd w:val="clear" w:color="auto" w:fill="auto"/>
            <w:noWrap/>
            <w:vAlign w:val="bottom"/>
            <w:hideMark/>
          </w:tcPr>
          <w:p w14:paraId="77D23E78" w14:textId="77777777" w:rsidR="00A40017" w:rsidRPr="00A40017" w:rsidRDefault="00A40017" w:rsidP="006237AE">
            <w:pPr>
              <w:spacing w:line="360" w:lineRule="auto"/>
              <w:jc w:val="center"/>
              <w:rPr>
                <w:color w:val="000000"/>
              </w:rPr>
            </w:pPr>
            <w:r w:rsidRPr="00A40017">
              <w:rPr>
                <w:color w:val="000000"/>
              </w:rPr>
              <w:t>0.45</w:t>
            </w:r>
          </w:p>
        </w:tc>
        <w:tc>
          <w:tcPr>
            <w:tcW w:w="1447" w:type="dxa"/>
            <w:tcBorders>
              <w:top w:val="nil"/>
              <w:left w:val="nil"/>
              <w:bottom w:val="nil"/>
              <w:right w:val="nil"/>
            </w:tcBorders>
            <w:shd w:val="clear" w:color="auto" w:fill="auto"/>
            <w:noWrap/>
            <w:vAlign w:val="bottom"/>
            <w:hideMark/>
          </w:tcPr>
          <w:p w14:paraId="57B3761B" w14:textId="77777777" w:rsidR="00A40017" w:rsidRPr="00A40017" w:rsidRDefault="00A40017" w:rsidP="006237AE">
            <w:pPr>
              <w:spacing w:line="360" w:lineRule="auto"/>
              <w:jc w:val="center"/>
              <w:rPr>
                <w:color w:val="000000"/>
              </w:rPr>
            </w:pPr>
            <w:r w:rsidRPr="00A40017">
              <w:rPr>
                <w:color w:val="000000"/>
              </w:rPr>
              <w:t>0.25</w:t>
            </w:r>
          </w:p>
        </w:tc>
        <w:tc>
          <w:tcPr>
            <w:tcW w:w="1092" w:type="dxa"/>
            <w:tcBorders>
              <w:top w:val="nil"/>
              <w:left w:val="nil"/>
              <w:bottom w:val="nil"/>
              <w:right w:val="nil"/>
            </w:tcBorders>
            <w:shd w:val="clear" w:color="auto" w:fill="auto"/>
            <w:noWrap/>
            <w:vAlign w:val="bottom"/>
            <w:hideMark/>
          </w:tcPr>
          <w:p w14:paraId="1AC6D509" w14:textId="77777777" w:rsidR="00A40017" w:rsidRPr="00A40017" w:rsidRDefault="00A40017" w:rsidP="006237AE">
            <w:pPr>
              <w:spacing w:line="360" w:lineRule="auto"/>
              <w:jc w:val="center"/>
              <w:rPr>
                <w:color w:val="000000"/>
              </w:rPr>
            </w:pPr>
            <w:r w:rsidRPr="00A40017">
              <w:rPr>
                <w:color w:val="000000"/>
              </w:rPr>
              <w:t>0.16</w:t>
            </w:r>
          </w:p>
        </w:tc>
        <w:tc>
          <w:tcPr>
            <w:tcW w:w="1047" w:type="dxa"/>
            <w:tcBorders>
              <w:top w:val="nil"/>
              <w:left w:val="nil"/>
              <w:bottom w:val="nil"/>
              <w:right w:val="nil"/>
            </w:tcBorders>
            <w:shd w:val="clear" w:color="auto" w:fill="auto"/>
            <w:noWrap/>
            <w:vAlign w:val="bottom"/>
            <w:hideMark/>
          </w:tcPr>
          <w:p w14:paraId="58E76AF9" w14:textId="77777777" w:rsidR="00A40017" w:rsidRPr="00A40017" w:rsidRDefault="00A40017" w:rsidP="006237AE">
            <w:pPr>
              <w:spacing w:line="360" w:lineRule="auto"/>
              <w:jc w:val="center"/>
              <w:rPr>
                <w:color w:val="000000"/>
              </w:rPr>
            </w:pPr>
            <w:r w:rsidRPr="00A40017">
              <w:rPr>
                <w:color w:val="000000"/>
              </w:rPr>
              <w:t>0.36</w:t>
            </w:r>
          </w:p>
        </w:tc>
      </w:tr>
    </w:tbl>
    <w:p w14:paraId="7A0A6590" w14:textId="77777777" w:rsidR="00273E45" w:rsidRDefault="00273E45" w:rsidP="006237AE">
      <w:pPr>
        <w:spacing w:line="360" w:lineRule="auto"/>
        <w:rPr>
          <w:lang w:val="en-AU"/>
        </w:rPr>
      </w:pPr>
    </w:p>
    <w:tbl>
      <w:tblPr>
        <w:tblW w:w="12964" w:type="dxa"/>
        <w:jc w:val="center"/>
        <w:tblLook w:val="04A0" w:firstRow="1" w:lastRow="0" w:firstColumn="1" w:lastColumn="0" w:noHBand="0" w:noVBand="1"/>
      </w:tblPr>
      <w:tblGrid>
        <w:gridCol w:w="2643"/>
        <w:gridCol w:w="1056"/>
        <w:gridCol w:w="843"/>
        <w:gridCol w:w="816"/>
        <w:gridCol w:w="1056"/>
        <w:gridCol w:w="843"/>
        <w:gridCol w:w="816"/>
        <w:gridCol w:w="1056"/>
        <w:gridCol w:w="843"/>
        <w:gridCol w:w="816"/>
        <w:gridCol w:w="528"/>
        <w:gridCol w:w="528"/>
        <w:gridCol w:w="1018"/>
        <w:gridCol w:w="918"/>
      </w:tblGrid>
      <w:tr w:rsidR="00D744FB" w:rsidRPr="00D744FB" w14:paraId="0679F231" w14:textId="77777777" w:rsidTr="009902A5">
        <w:trPr>
          <w:trHeight w:val="981"/>
          <w:jc w:val="center"/>
        </w:trPr>
        <w:tc>
          <w:tcPr>
            <w:tcW w:w="0" w:type="auto"/>
            <w:gridSpan w:val="14"/>
            <w:tcBorders>
              <w:top w:val="nil"/>
              <w:left w:val="nil"/>
              <w:bottom w:val="single" w:sz="8" w:space="0" w:color="auto"/>
              <w:right w:val="nil"/>
            </w:tcBorders>
            <w:shd w:val="clear" w:color="auto" w:fill="auto"/>
            <w:vAlign w:val="center"/>
            <w:hideMark/>
          </w:tcPr>
          <w:p w14:paraId="4412209D" w14:textId="4CFD5D0C" w:rsidR="00D744FB" w:rsidRPr="00D744FB" w:rsidRDefault="00D744FB" w:rsidP="006237AE">
            <w:pPr>
              <w:spacing w:line="360" w:lineRule="auto"/>
              <w:rPr>
                <w:color w:val="000000"/>
              </w:rPr>
            </w:pPr>
            <w:r w:rsidRPr="00D744FB">
              <w:rPr>
                <w:b/>
                <w:color w:val="000000"/>
              </w:rPr>
              <w:t>Table 3.</w:t>
            </w:r>
            <w:r w:rsidRPr="00D744FB">
              <w:rPr>
                <w:color w:val="000000"/>
              </w:rPr>
              <w:t xml:space="preserve"> Cross-temperature correlations</w:t>
            </w:r>
            <w:r w:rsidR="00A7676C">
              <w:rPr>
                <w:color w:val="000000"/>
              </w:rPr>
              <w:t xml:space="preserve"> of </w:t>
            </w:r>
            <w:r w:rsidR="00FD63CE">
              <w:rPr>
                <w:color w:val="000000"/>
              </w:rPr>
              <w:t xml:space="preserve">log </w:t>
            </w:r>
            <w:r w:rsidR="00A7676C">
              <w:rPr>
                <w:color w:val="000000"/>
              </w:rPr>
              <w:t>metabolic rate</w:t>
            </w:r>
            <w:r w:rsidRPr="00D744FB">
              <w:rPr>
                <w:color w:val="000000"/>
              </w:rPr>
              <w:t xml:space="preserve"> </w:t>
            </w:r>
            <w:r w:rsidR="00061700" w:rsidRPr="00D744FB">
              <w:rPr>
                <w:color w:val="000000"/>
              </w:rPr>
              <w:t>(</w:t>
            </w:r>
            <w:r w:rsidR="00061700" w:rsidRPr="00D744FB">
              <w:rPr>
                <w:i/>
                <w:color w:val="000000"/>
              </w:rPr>
              <w:t>R</w:t>
            </w:r>
            <w:r w:rsidR="00061700" w:rsidRPr="00D744FB">
              <w:rPr>
                <w:color w:val="000000"/>
                <w:vertAlign w:val="superscript"/>
              </w:rPr>
              <w:t>2</w:t>
            </w:r>
            <w:r w:rsidR="00061700" w:rsidRPr="001D68BD">
              <w:rPr>
                <w:color w:val="000000"/>
              </w:rPr>
              <w:t>)</w:t>
            </w:r>
            <w:r w:rsidRPr="00D744FB">
              <w:rPr>
                <w:color w:val="000000"/>
              </w:rPr>
              <w:t xml:space="preserve">and their 95% credible intervals, estimated using the </w:t>
            </w:r>
            <w:r w:rsidRPr="00D744FB">
              <w:rPr>
                <w:b/>
                <w:color w:val="000000"/>
              </w:rPr>
              <w:t xml:space="preserve">a) </w:t>
            </w:r>
            <w:r w:rsidRPr="00D744FB">
              <w:rPr>
                <w:color w:val="000000"/>
              </w:rPr>
              <w:t xml:space="preserve">function-valued approach, </w:t>
            </w:r>
            <w:r w:rsidRPr="00D744FB">
              <w:rPr>
                <w:b/>
                <w:color w:val="000000"/>
              </w:rPr>
              <w:t>b)</w:t>
            </w:r>
            <w:r w:rsidRPr="00D744FB">
              <w:rPr>
                <w:color w:val="000000"/>
              </w:rPr>
              <w:t xml:space="preserve"> character-state approach at the among-individual and within-individual level. N = 42, n</w:t>
            </w:r>
            <w:r w:rsidRPr="00D744FB">
              <w:rPr>
                <w:color w:val="000000"/>
                <w:vertAlign w:val="subscript"/>
              </w:rPr>
              <w:t>obs</w:t>
            </w:r>
            <w:r w:rsidRPr="00D744FB">
              <w:rPr>
                <w:color w:val="000000"/>
              </w:rPr>
              <w:t xml:space="preserve"> = 241</w:t>
            </w:r>
            <w:r w:rsidR="0024591A">
              <w:rPr>
                <w:color w:val="000000"/>
              </w:rPr>
              <w:t>0</w:t>
            </w:r>
            <w:r w:rsidRPr="00D744FB">
              <w:rPr>
                <w:color w:val="000000"/>
              </w:rPr>
              <w:t xml:space="preserve">. Bolded estimates are signfiicantly different from zero. * indicates that </w:t>
            </w:r>
            <w:r w:rsidR="00C357FC">
              <w:rPr>
                <w:color w:val="000000"/>
              </w:rPr>
              <w:t>correlation</w:t>
            </w:r>
            <w:r w:rsidR="00211266">
              <w:rPr>
                <w:color w:val="000000"/>
              </w:rPr>
              <w:t xml:space="preserve"> estimate</w:t>
            </w:r>
            <w:r w:rsidR="00C357FC">
              <w:rPr>
                <w:color w:val="000000"/>
              </w:rPr>
              <w:t xml:space="preserve"> has been set to </w:t>
            </w:r>
            <w:r w:rsidR="00211266">
              <w:rPr>
                <w:color w:val="000000"/>
              </w:rPr>
              <w:t>1</w:t>
            </w:r>
            <w:r w:rsidR="00C357FC">
              <w:rPr>
                <w:color w:val="000000"/>
              </w:rPr>
              <w:t xml:space="preserve"> because there were estimation issues</w:t>
            </w:r>
            <w:r w:rsidR="00611843">
              <w:rPr>
                <w:color w:val="000000"/>
              </w:rPr>
              <w:t xml:space="preserve"> in the function-value model</w:t>
            </w:r>
            <w:r w:rsidR="00211266">
              <w:rPr>
                <w:color w:val="000000"/>
              </w:rPr>
              <w:t xml:space="preserve"> where </w:t>
            </w:r>
            <w:r w:rsidR="00211266" w:rsidRPr="00211266">
              <w:rPr>
                <w:i/>
                <w:color w:val="000000"/>
              </w:rPr>
              <w:t>R</w:t>
            </w:r>
            <w:r w:rsidR="00211266" w:rsidRPr="00211266">
              <w:rPr>
                <w:color w:val="000000"/>
                <w:vertAlign w:val="superscript"/>
              </w:rPr>
              <w:t>2</w:t>
            </w:r>
            <w:r w:rsidR="00211266">
              <w:rPr>
                <w:color w:val="000000"/>
              </w:rPr>
              <w:t xml:space="preserve"> exceeded 1</w:t>
            </w:r>
            <w:r w:rsidR="00C357FC">
              <w:rPr>
                <w:color w:val="000000"/>
              </w:rPr>
              <w:t>.</w:t>
            </w:r>
          </w:p>
        </w:tc>
      </w:tr>
      <w:tr w:rsidR="00D744FB" w:rsidRPr="00D744FB" w14:paraId="7924413F" w14:textId="77777777" w:rsidTr="009902A5">
        <w:trPr>
          <w:trHeight w:val="327"/>
          <w:jc w:val="center"/>
        </w:trPr>
        <w:tc>
          <w:tcPr>
            <w:tcW w:w="0" w:type="auto"/>
            <w:tcBorders>
              <w:top w:val="single" w:sz="12" w:space="0" w:color="000000"/>
              <w:left w:val="nil"/>
              <w:bottom w:val="nil"/>
              <w:right w:val="nil"/>
            </w:tcBorders>
            <w:shd w:val="clear" w:color="auto" w:fill="auto"/>
            <w:noWrap/>
            <w:vAlign w:val="bottom"/>
            <w:hideMark/>
          </w:tcPr>
          <w:p w14:paraId="0F4CFC66" w14:textId="77777777" w:rsidR="00D744FB" w:rsidRPr="00D744FB" w:rsidRDefault="00D744FB" w:rsidP="006237AE">
            <w:pPr>
              <w:spacing w:line="360" w:lineRule="auto"/>
              <w:rPr>
                <w:color w:val="000000"/>
              </w:rPr>
            </w:pPr>
          </w:p>
        </w:tc>
        <w:tc>
          <w:tcPr>
            <w:tcW w:w="0" w:type="auto"/>
            <w:gridSpan w:val="6"/>
            <w:tcBorders>
              <w:top w:val="single" w:sz="12" w:space="0" w:color="000000"/>
              <w:left w:val="nil"/>
              <w:bottom w:val="single" w:sz="4" w:space="0" w:color="auto"/>
              <w:right w:val="nil"/>
            </w:tcBorders>
            <w:shd w:val="clear" w:color="auto" w:fill="auto"/>
            <w:noWrap/>
            <w:vAlign w:val="bottom"/>
            <w:hideMark/>
          </w:tcPr>
          <w:p w14:paraId="177B8A2F" w14:textId="77777777" w:rsidR="00D744FB" w:rsidRPr="00D744FB" w:rsidRDefault="00D744FB" w:rsidP="006237AE">
            <w:pPr>
              <w:spacing w:line="360" w:lineRule="auto"/>
              <w:jc w:val="center"/>
              <w:rPr>
                <w:color w:val="000000"/>
              </w:rPr>
            </w:pPr>
            <w:r w:rsidRPr="00D744FB">
              <w:rPr>
                <w:b/>
                <w:color w:val="000000"/>
              </w:rPr>
              <w:t>a)</w:t>
            </w:r>
            <w:r w:rsidRPr="00D744FB">
              <w:rPr>
                <w:color w:val="000000"/>
              </w:rPr>
              <w:t xml:space="preserve"> Function-valued approach</w:t>
            </w:r>
          </w:p>
        </w:tc>
        <w:tc>
          <w:tcPr>
            <w:tcW w:w="0" w:type="auto"/>
            <w:gridSpan w:val="7"/>
            <w:tcBorders>
              <w:top w:val="single" w:sz="12" w:space="0" w:color="000000"/>
              <w:left w:val="nil"/>
              <w:bottom w:val="single" w:sz="4" w:space="0" w:color="auto"/>
              <w:right w:val="nil"/>
            </w:tcBorders>
            <w:shd w:val="clear" w:color="auto" w:fill="auto"/>
            <w:noWrap/>
            <w:vAlign w:val="bottom"/>
            <w:hideMark/>
          </w:tcPr>
          <w:p w14:paraId="7970D83B" w14:textId="77777777" w:rsidR="00D744FB" w:rsidRPr="00D744FB" w:rsidRDefault="00D744FB" w:rsidP="006237AE">
            <w:pPr>
              <w:spacing w:line="360" w:lineRule="auto"/>
              <w:jc w:val="center"/>
              <w:rPr>
                <w:color w:val="000000"/>
              </w:rPr>
            </w:pPr>
            <w:r w:rsidRPr="00D744FB">
              <w:rPr>
                <w:b/>
                <w:color w:val="000000"/>
              </w:rPr>
              <w:t>b)</w:t>
            </w:r>
            <w:r w:rsidRPr="00D744FB">
              <w:rPr>
                <w:color w:val="000000"/>
              </w:rPr>
              <w:t xml:space="preserve"> Character-state approach</w:t>
            </w:r>
          </w:p>
        </w:tc>
      </w:tr>
      <w:tr w:rsidR="00D744FB" w:rsidRPr="00D744FB" w14:paraId="47858BF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7EE80ACA" w14:textId="77777777" w:rsidR="00D744FB" w:rsidRPr="00D744FB" w:rsidRDefault="00D744FB" w:rsidP="006237AE">
            <w:pPr>
              <w:spacing w:line="360" w:lineRule="auto"/>
              <w:jc w:val="center"/>
              <w:rPr>
                <w:color w:val="000000"/>
              </w:rPr>
            </w:pPr>
          </w:p>
        </w:tc>
        <w:tc>
          <w:tcPr>
            <w:tcW w:w="0" w:type="auto"/>
            <w:gridSpan w:val="3"/>
            <w:tcBorders>
              <w:top w:val="nil"/>
              <w:left w:val="nil"/>
              <w:bottom w:val="single" w:sz="4" w:space="0" w:color="auto"/>
              <w:right w:val="nil"/>
            </w:tcBorders>
            <w:shd w:val="clear" w:color="auto" w:fill="auto"/>
            <w:noWrap/>
            <w:vAlign w:val="bottom"/>
            <w:hideMark/>
          </w:tcPr>
          <w:p w14:paraId="26F2DFCB" w14:textId="77777777" w:rsidR="00D744FB" w:rsidRPr="00D744FB" w:rsidRDefault="00D744FB" w:rsidP="006237AE">
            <w:pPr>
              <w:spacing w:line="360" w:lineRule="auto"/>
              <w:jc w:val="center"/>
              <w:rPr>
                <w:color w:val="000000"/>
              </w:rPr>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4E8044B0" w14:textId="77777777" w:rsidR="00D744FB" w:rsidRPr="00D744FB" w:rsidRDefault="00D744FB" w:rsidP="006237AE">
            <w:pPr>
              <w:spacing w:line="360" w:lineRule="auto"/>
              <w:jc w:val="center"/>
              <w:rPr>
                <w:color w:val="000000"/>
              </w:rPr>
            </w:pPr>
            <w:r w:rsidRPr="00D744FB">
              <w:rPr>
                <w:color w:val="000000"/>
              </w:rPr>
              <w:t>Within-individual</w:t>
            </w:r>
          </w:p>
        </w:tc>
        <w:tc>
          <w:tcPr>
            <w:tcW w:w="0" w:type="auto"/>
            <w:gridSpan w:val="4"/>
            <w:tcBorders>
              <w:top w:val="nil"/>
              <w:left w:val="nil"/>
              <w:bottom w:val="single" w:sz="4" w:space="0" w:color="auto"/>
              <w:right w:val="nil"/>
            </w:tcBorders>
            <w:shd w:val="clear" w:color="auto" w:fill="auto"/>
            <w:noWrap/>
            <w:vAlign w:val="bottom"/>
            <w:hideMark/>
          </w:tcPr>
          <w:p w14:paraId="29D7FAE4" w14:textId="77777777" w:rsidR="00D744FB" w:rsidRPr="00D744FB" w:rsidRDefault="00D744FB" w:rsidP="006237AE">
            <w:pPr>
              <w:spacing w:line="360" w:lineRule="auto"/>
              <w:jc w:val="center"/>
              <w:rPr>
                <w:color w:val="000000"/>
              </w:rPr>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5DC0C655" w14:textId="77777777" w:rsidR="00D744FB" w:rsidRPr="00D744FB" w:rsidRDefault="00D744FB" w:rsidP="006237AE">
            <w:pPr>
              <w:spacing w:line="360" w:lineRule="auto"/>
              <w:jc w:val="center"/>
              <w:rPr>
                <w:color w:val="000000"/>
              </w:rPr>
            </w:pPr>
            <w:r w:rsidRPr="00D744FB">
              <w:rPr>
                <w:color w:val="000000"/>
              </w:rPr>
              <w:t>Within-individual</w:t>
            </w:r>
          </w:p>
        </w:tc>
      </w:tr>
      <w:tr w:rsidR="00D744FB" w:rsidRPr="00D744FB" w14:paraId="1AE36FC8" w14:textId="77777777" w:rsidTr="00211266">
        <w:trPr>
          <w:trHeight w:val="558"/>
          <w:jc w:val="center"/>
        </w:trPr>
        <w:tc>
          <w:tcPr>
            <w:tcW w:w="0" w:type="auto"/>
            <w:tcBorders>
              <w:top w:val="nil"/>
              <w:left w:val="nil"/>
              <w:bottom w:val="single" w:sz="4" w:space="0" w:color="auto"/>
              <w:right w:val="nil"/>
            </w:tcBorders>
            <w:shd w:val="clear" w:color="auto" w:fill="auto"/>
            <w:noWrap/>
            <w:vAlign w:val="bottom"/>
            <w:hideMark/>
          </w:tcPr>
          <w:p w14:paraId="69582BF8" w14:textId="77777777" w:rsidR="00D744FB" w:rsidRPr="00D744FB" w:rsidRDefault="00D744FB" w:rsidP="006237AE">
            <w:pPr>
              <w:spacing w:line="360" w:lineRule="auto"/>
              <w:jc w:val="center"/>
              <w:rPr>
                <w:color w:val="000000"/>
              </w:rPr>
            </w:pPr>
            <w:r w:rsidRPr="00D744FB">
              <w:rPr>
                <w:color w:val="000000"/>
              </w:rPr>
              <w:lastRenderedPageBreak/>
              <w:t>Pairwise comparison (</w:t>
            </w:r>
            <w:r w:rsidRPr="00D744FB">
              <w:rPr>
                <w:i/>
                <w:color w:val="000000"/>
              </w:rPr>
              <w:t>R</w:t>
            </w:r>
            <w:r w:rsidRPr="00D744FB">
              <w:rPr>
                <w:color w:val="000000"/>
                <w:vertAlign w:val="superscript"/>
              </w:rPr>
              <w:t>2)</w:t>
            </w:r>
          </w:p>
        </w:tc>
        <w:tc>
          <w:tcPr>
            <w:tcW w:w="0" w:type="auto"/>
            <w:tcBorders>
              <w:top w:val="nil"/>
              <w:left w:val="nil"/>
              <w:bottom w:val="single" w:sz="4" w:space="0" w:color="auto"/>
              <w:right w:val="nil"/>
            </w:tcBorders>
            <w:shd w:val="clear" w:color="auto" w:fill="auto"/>
            <w:noWrap/>
            <w:vAlign w:val="bottom"/>
            <w:hideMark/>
          </w:tcPr>
          <w:p w14:paraId="769BB8BC"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F0AF6DD"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72AD4BC8" w14:textId="77777777" w:rsidR="00D744FB" w:rsidRPr="00D744FB" w:rsidRDefault="00D744FB" w:rsidP="006237AE">
            <w:pPr>
              <w:spacing w:line="360" w:lineRule="auto"/>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7D412D24"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86DB716"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3415AE52" w14:textId="77777777" w:rsidR="00D744FB" w:rsidRPr="00D744FB" w:rsidRDefault="00D744FB" w:rsidP="006237AE">
            <w:pPr>
              <w:spacing w:line="360" w:lineRule="auto"/>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3ECD45C6"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63FA896E"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1D772C43" w14:textId="77777777" w:rsidR="00D744FB" w:rsidRPr="00D744FB" w:rsidRDefault="00D744FB" w:rsidP="006237AE">
            <w:pPr>
              <w:spacing w:line="360" w:lineRule="auto"/>
              <w:jc w:val="center"/>
              <w:rPr>
                <w:color w:val="000000"/>
              </w:rPr>
            </w:pPr>
            <w:r w:rsidRPr="00D744FB">
              <w:rPr>
                <w:color w:val="000000"/>
              </w:rPr>
              <w:t>Upper</w:t>
            </w:r>
          </w:p>
        </w:tc>
        <w:tc>
          <w:tcPr>
            <w:tcW w:w="0" w:type="auto"/>
            <w:gridSpan w:val="2"/>
            <w:tcBorders>
              <w:top w:val="nil"/>
              <w:left w:val="nil"/>
              <w:bottom w:val="single" w:sz="4" w:space="0" w:color="auto"/>
              <w:right w:val="nil"/>
            </w:tcBorders>
            <w:shd w:val="clear" w:color="auto" w:fill="auto"/>
            <w:noWrap/>
            <w:vAlign w:val="bottom"/>
            <w:hideMark/>
          </w:tcPr>
          <w:p w14:paraId="7FE9BE02"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52B515B"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29DCE900" w14:textId="77777777" w:rsidR="00D744FB" w:rsidRPr="00D744FB" w:rsidRDefault="00D744FB" w:rsidP="006237AE">
            <w:pPr>
              <w:spacing w:line="360" w:lineRule="auto"/>
              <w:jc w:val="center"/>
              <w:rPr>
                <w:color w:val="000000"/>
              </w:rPr>
            </w:pPr>
            <w:r w:rsidRPr="00D744FB">
              <w:rPr>
                <w:color w:val="000000"/>
              </w:rPr>
              <w:t>Upper</w:t>
            </w:r>
          </w:p>
        </w:tc>
      </w:tr>
      <w:tr w:rsidR="00D744FB" w:rsidRPr="00D744FB" w14:paraId="2BDCB79E"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24409C6" w14:textId="265BF27D" w:rsidR="00D744FB" w:rsidRPr="00D744FB" w:rsidRDefault="00061700" w:rsidP="006237AE">
            <w:pPr>
              <w:spacing w:line="360" w:lineRule="auto"/>
              <w:jc w:val="center"/>
              <w:rPr>
                <w:color w:val="000000"/>
              </w:rPr>
            </w:pPr>
            <w:r>
              <w:rPr>
                <w:color w:val="000000"/>
              </w:rPr>
              <w:t>22ºC – 24ºC</w:t>
            </w:r>
          </w:p>
        </w:tc>
        <w:tc>
          <w:tcPr>
            <w:tcW w:w="0" w:type="auto"/>
            <w:tcBorders>
              <w:top w:val="nil"/>
              <w:left w:val="nil"/>
              <w:bottom w:val="nil"/>
              <w:right w:val="nil"/>
            </w:tcBorders>
            <w:shd w:val="clear" w:color="auto" w:fill="auto"/>
            <w:noWrap/>
            <w:vAlign w:val="bottom"/>
            <w:hideMark/>
          </w:tcPr>
          <w:p w14:paraId="2737BAA9"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2000B50C" w14:textId="77777777" w:rsidR="00D744FB" w:rsidRPr="00D744FB" w:rsidRDefault="00D744FB" w:rsidP="006237AE">
            <w:pPr>
              <w:spacing w:line="360" w:lineRule="auto"/>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562E440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F5BDDA"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9813C32"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2DEF2880"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AF18446" w14:textId="77777777" w:rsidR="00D744FB" w:rsidRPr="00D744FB" w:rsidRDefault="00D744FB" w:rsidP="006237AE">
            <w:pPr>
              <w:spacing w:line="360" w:lineRule="auto"/>
              <w:jc w:val="right"/>
              <w:rPr>
                <w:color w:val="000000"/>
              </w:rPr>
            </w:pPr>
            <w:r w:rsidRPr="00D744FB">
              <w:rPr>
                <w:color w:val="000000"/>
              </w:rPr>
              <w:t>0.43</w:t>
            </w:r>
          </w:p>
        </w:tc>
        <w:tc>
          <w:tcPr>
            <w:tcW w:w="0" w:type="auto"/>
            <w:tcBorders>
              <w:top w:val="nil"/>
              <w:left w:val="nil"/>
              <w:bottom w:val="nil"/>
              <w:right w:val="nil"/>
            </w:tcBorders>
            <w:shd w:val="clear" w:color="auto" w:fill="auto"/>
            <w:noWrap/>
            <w:vAlign w:val="bottom"/>
            <w:hideMark/>
          </w:tcPr>
          <w:p w14:paraId="2E6C601A"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0EAF83CA" w14:textId="77777777" w:rsidR="00D744FB" w:rsidRPr="00D744FB" w:rsidRDefault="00D744FB" w:rsidP="006237AE">
            <w:pPr>
              <w:spacing w:line="360" w:lineRule="auto"/>
              <w:jc w:val="right"/>
              <w:rPr>
                <w:color w:val="000000"/>
              </w:rPr>
            </w:pPr>
            <w:r w:rsidRPr="00D744FB">
              <w:rPr>
                <w:color w:val="000000"/>
              </w:rPr>
              <w:t>0.80</w:t>
            </w:r>
          </w:p>
        </w:tc>
        <w:tc>
          <w:tcPr>
            <w:tcW w:w="0" w:type="auto"/>
            <w:gridSpan w:val="2"/>
            <w:tcBorders>
              <w:top w:val="nil"/>
              <w:left w:val="nil"/>
              <w:bottom w:val="nil"/>
              <w:right w:val="nil"/>
            </w:tcBorders>
            <w:shd w:val="clear" w:color="auto" w:fill="auto"/>
            <w:noWrap/>
            <w:vAlign w:val="bottom"/>
            <w:hideMark/>
          </w:tcPr>
          <w:p w14:paraId="7E5F94A7" w14:textId="77777777" w:rsidR="00D744FB" w:rsidRPr="00D744FB" w:rsidRDefault="00D744FB" w:rsidP="006237AE">
            <w:pPr>
              <w:spacing w:line="360" w:lineRule="auto"/>
              <w:jc w:val="right"/>
              <w:rPr>
                <w:b/>
                <w:bCs/>
                <w:color w:val="000000"/>
              </w:rPr>
            </w:pPr>
            <w:r w:rsidRPr="00D744FB">
              <w:rPr>
                <w:b/>
                <w:bCs/>
                <w:color w:val="000000"/>
              </w:rPr>
              <w:t>0.23</w:t>
            </w:r>
          </w:p>
        </w:tc>
        <w:tc>
          <w:tcPr>
            <w:tcW w:w="0" w:type="auto"/>
            <w:tcBorders>
              <w:top w:val="nil"/>
              <w:left w:val="nil"/>
              <w:bottom w:val="nil"/>
              <w:right w:val="nil"/>
            </w:tcBorders>
            <w:shd w:val="clear" w:color="auto" w:fill="auto"/>
            <w:noWrap/>
            <w:vAlign w:val="bottom"/>
            <w:hideMark/>
          </w:tcPr>
          <w:p w14:paraId="33D6B451" w14:textId="77777777" w:rsidR="00D744FB" w:rsidRPr="00D744FB" w:rsidRDefault="00D744FB" w:rsidP="006237AE">
            <w:pPr>
              <w:spacing w:line="360" w:lineRule="auto"/>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4ED065C3" w14:textId="77777777" w:rsidR="00D744FB" w:rsidRPr="00D744FB" w:rsidRDefault="00D744FB" w:rsidP="006237AE">
            <w:pPr>
              <w:spacing w:line="360" w:lineRule="auto"/>
              <w:jc w:val="right"/>
              <w:rPr>
                <w:color w:val="000000"/>
              </w:rPr>
            </w:pPr>
            <w:r w:rsidRPr="00D744FB">
              <w:rPr>
                <w:color w:val="000000"/>
              </w:rPr>
              <w:t>0.34</w:t>
            </w:r>
          </w:p>
        </w:tc>
      </w:tr>
      <w:tr w:rsidR="00D744FB" w:rsidRPr="00D744FB" w14:paraId="1DE29154"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D7CF0B4" w14:textId="370346B0" w:rsidR="00D744FB" w:rsidRPr="00D744FB" w:rsidRDefault="00061700" w:rsidP="006237AE">
            <w:pPr>
              <w:spacing w:line="360" w:lineRule="auto"/>
              <w:jc w:val="center"/>
              <w:rPr>
                <w:color w:val="000000"/>
              </w:rPr>
            </w:pPr>
            <w:r>
              <w:rPr>
                <w:color w:val="000000"/>
              </w:rPr>
              <w:t>22ºC – 2</w:t>
            </w:r>
            <w:r w:rsidR="00D744FB" w:rsidRPr="00D744FB">
              <w:rPr>
                <w:color w:val="000000"/>
              </w:rPr>
              <w:t>6</w:t>
            </w:r>
            <w:r>
              <w:rPr>
                <w:color w:val="000000"/>
              </w:rPr>
              <w:t>ºC</w:t>
            </w:r>
          </w:p>
        </w:tc>
        <w:tc>
          <w:tcPr>
            <w:tcW w:w="0" w:type="auto"/>
            <w:tcBorders>
              <w:top w:val="nil"/>
              <w:left w:val="nil"/>
              <w:bottom w:val="nil"/>
              <w:right w:val="nil"/>
            </w:tcBorders>
            <w:shd w:val="clear" w:color="auto" w:fill="auto"/>
            <w:noWrap/>
            <w:vAlign w:val="bottom"/>
            <w:hideMark/>
          </w:tcPr>
          <w:p w14:paraId="4D2B0E18" w14:textId="77777777" w:rsidR="00D744FB" w:rsidRPr="00D744FB" w:rsidRDefault="00D744FB" w:rsidP="006237AE">
            <w:pPr>
              <w:spacing w:line="360" w:lineRule="auto"/>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07C88D5B" w14:textId="77777777" w:rsidR="00D744FB" w:rsidRPr="00D744FB" w:rsidRDefault="00D744FB" w:rsidP="006237AE">
            <w:pPr>
              <w:spacing w:line="360" w:lineRule="auto"/>
              <w:jc w:val="center"/>
              <w:rPr>
                <w:color w:val="000000"/>
              </w:rPr>
            </w:pPr>
            <w:r w:rsidRPr="00D744FB">
              <w:rPr>
                <w:color w:val="000000"/>
              </w:rPr>
              <w:t>0.83</w:t>
            </w:r>
          </w:p>
        </w:tc>
        <w:tc>
          <w:tcPr>
            <w:tcW w:w="0" w:type="auto"/>
            <w:tcBorders>
              <w:top w:val="nil"/>
              <w:left w:val="nil"/>
              <w:bottom w:val="nil"/>
              <w:right w:val="nil"/>
            </w:tcBorders>
            <w:shd w:val="clear" w:color="auto" w:fill="auto"/>
            <w:noWrap/>
            <w:vAlign w:val="bottom"/>
            <w:hideMark/>
          </w:tcPr>
          <w:p w14:paraId="33E39F58"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3E64D127" w14:textId="77777777" w:rsidR="00D744FB" w:rsidRPr="00D744FB" w:rsidRDefault="00D744FB" w:rsidP="006237AE">
            <w:pPr>
              <w:spacing w:line="360" w:lineRule="auto"/>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3CB8AB5F" w14:textId="77777777" w:rsidR="00D744FB" w:rsidRPr="00D744FB" w:rsidRDefault="00D744FB" w:rsidP="006237AE">
            <w:pPr>
              <w:spacing w:line="360" w:lineRule="auto"/>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13932C10"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100E1F68" w14:textId="77777777" w:rsidR="00D744FB" w:rsidRPr="00D744FB" w:rsidRDefault="00D744FB" w:rsidP="006237AE">
            <w:pPr>
              <w:spacing w:line="360" w:lineRule="auto"/>
              <w:jc w:val="right"/>
              <w:rPr>
                <w:color w:val="000000"/>
              </w:rPr>
            </w:pPr>
            <w:r w:rsidRPr="00D744FB">
              <w:rPr>
                <w:color w:val="000000"/>
              </w:rPr>
              <w:t>0.44</w:t>
            </w:r>
          </w:p>
        </w:tc>
        <w:tc>
          <w:tcPr>
            <w:tcW w:w="0" w:type="auto"/>
            <w:tcBorders>
              <w:top w:val="nil"/>
              <w:left w:val="nil"/>
              <w:bottom w:val="nil"/>
              <w:right w:val="nil"/>
            </w:tcBorders>
            <w:shd w:val="clear" w:color="auto" w:fill="auto"/>
            <w:noWrap/>
            <w:vAlign w:val="bottom"/>
            <w:hideMark/>
          </w:tcPr>
          <w:p w14:paraId="08D79819"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51F2BD37" w14:textId="77777777" w:rsidR="00D744FB" w:rsidRPr="00D744FB" w:rsidRDefault="00D744FB" w:rsidP="006237AE">
            <w:pPr>
              <w:spacing w:line="360" w:lineRule="auto"/>
              <w:jc w:val="right"/>
              <w:rPr>
                <w:color w:val="000000"/>
              </w:rPr>
            </w:pPr>
            <w:r w:rsidRPr="00D744FB">
              <w:rPr>
                <w:color w:val="000000"/>
              </w:rPr>
              <w:t>0.81</w:t>
            </w:r>
          </w:p>
        </w:tc>
        <w:tc>
          <w:tcPr>
            <w:tcW w:w="0" w:type="auto"/>
            <w:gridSpan w:val="2"/>
            <w:tcBorders>
              <w:top w:val="nil"/>
              <w:left w:val="nil"/>
              <w:bottom w:val="nil"/>
              <w:right w:val="nil"/>
            </w:tcBorders>
            <w:shd w:val="clear" w:color="auto" w:fill="auto"/>
            <w:noWrap/>
            <w:vAlign w:val="bottom"/>
            <w:hideMark/>
          </w:tcPr>
          <w:p w14:paraId="6851C16B" w14:textId="77777777" w:rsidR="00D744FB" w:rsidRPr="00D744FB" w:rsidRDefault="00D744FB" w:rsidP="006237AE">
            <w:pPr>
              <w:spacing w:line="360" w:lineRule="auto"/>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237608EE" w14:textId="77777777" w:rsidR="00D744FB" w:rsidRPr="00D744FB" w:rsidRDefault="00D744FB" w:rsidP="006237AE">
            <w:pPr>
              <w:spacing w:line="360" w:lineRule="auto"/>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02414AE3" w14:textId="77777777" w:rsidR="00D744FB" w:rsidRPr="00D744FB" w:rsidRDefault="00D744FB" w:rsidP="006237AE">
            <w:pPr>
              <w:spacing w:line="360" w:lineRule="auto"/>
              <w:jc w:val="right"/>
              <w:rPr>
                <w:color w:val="000000"/>
              </w:rPr>
            </w:pPr>
            <w:r w:rsidRPr="00D744FB">
              <w:rPr>
                <w:color w:val="000000"/>
              </w:rPr>
              <w:t>0.17</w:t>
            </w:r>
          </w:p>
        </w:tc>
      </w:tr>
      <w:tr w:rsidR="00D744FB" w:rsidRPr="00D744FB" w14:paraId="1DF4F09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EDF31A" w14:textId="1F19ACB4" w:rsidR="00D744FB" w:rsidRPr="00D744FB" w:rsidRDefault="00061700" w:rsidP="006237AE">
            <w:pPr>
              <w:spacing w:line="360" w:lineRule="auto"/>
              <w:jc w:val="center"/>
              <w:rPr>
                <w:color w:val="000000"/>
              </w:rPr>
            </w:pPr>
            <w:r>
              <w:rPr>
                <w:color w:val="000000"/>
              </w:rPr>
              <w:t>22ºC – 2</w:t>
            </w:r>
            <w:r w:rsidR="00D744FB" w:rsidRPr="00D744FB">
              <w:rPr>
                <w:color w:val="000000"/>
              </w:rPr>
              <w:t>8</w:t>
            </w:r>
            <w:r>
              <w:rPr>
                <w:color w:val="000000"/>
              </w:rPr>
              <w:t>ºC</w:t>
            </w:r>
          </w:p>
        </w:tc>
        <w:tc>
          <w:tcPr>
            <w:tcW w:w="0" w:type="auto"/>
            <w:tcBorders>
              <w:top w:val="nil"/>
              <w:left w:val="nil"/>
              <w:bottom w:val="nil"/>
              <w:right w:val="nil"/>
            </w:tcBorders>
            <w:shd w:val="clear" w:color="auto" w:fill="auto"/>
            <w:noWrap/>
            <w:vAlign w:val="bottom"/>
            <w:hideMark/>
          </w:tcPr>
          <w:p w14:paraId="1E93DDAD" w14:textId="77777777" w:rsidR="00D744FB" w:rsidRPr="00D744FB" w:rsidRDefault="00D744FB" w:rsidP="006237AE">
            <w:pPr>
              <w:spacing w:line="360" w:lineRule="auto"/>
              <w:jc w:val="center"/>
              <w:rPr>
                <w:b/>
                <w:bCs/>
                <w:color w:val="000000"/>
              </w:rPr>
            </w:pPr>
            <w:r w:rsidRPr="00D744FB">
              <w:rPr>
                <w:b/>
                <w:bCs/>
                <w:color w:val="000000"/>
              </w:rPr>
              <w:t>0.86</w:t>
            </w:r>
          </w:p>
        </w:tc>
        <w:tc>
          <w:tcPr>
            <w:tcW w:w="0" w:type="auto"/>
            <w:tcBorders>
              <w:top w:val="nil"/>
              <w:left w:val="nil"/>
              <w:bottom w:val="nil"/>
              <w:right w:val="nil"/>
            </w:tcBorders>
            <w:shd w:val="clear" w:color="auto" w:fill="auto"/>
            <w:noWrap/>
            <w:vAlign w:val="bottom"/>
            <w:hideMark/>
          </w:tcPr>
          <w:p w14:paraId="29ABF64A" w14:textId="77777777" w:rsidR="00D744FB" w:rsidRPr="00D744FB" w:rsidRDefault="00D744FB" w:rsidP="006237AE">
            <w:pPr>
              <w:spacing w:line="360" w:lineRule="auto"/>
              <w:jc w:val="center"/>
              <w:rPr>
                <w:color w:val="000000"/>
              </w:rPr>
            </w:pPr>
            <w:r w:rsidRPr="00D744FB">
              <w:rPr>
                <w:color w:val="000000"/>
              </w:rPr>
              <w:t>0.67</w:t>
            </w:r>
          </w:p>
        </w:tc>
        <w:tc>
          <w:tcPr>
            <w:tcW w:w="0" w:type="auto"/>
            <w:tcBorders>
              <w:top w:val="nil"/>
              <w:left w:val="nil"/>
              <w:bottom w:val="nil"/>
              <w:right w:val="nil"/>
            </w:tcBorders>
            <w:shd w:val="clear" w:color="auto" w:fill="auto"/>
            <w:noWrap/>
            <w:vAlign w:val="bottom"/>
            <w:hideMark/>
          </w:tcPr>
          <w:p w14:paraId="45143073"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32939521" w14:textId="77777777" w:rsidR="00D744FB" w:rsidRPr="00D744FB" w:rsidRDefault="00D744FB" w:rsidP="006237AE">
            <w:pPr>
              <w:spacing w:line="360" w:lineRule="auto"/>
              <w:jc w:val="center"/>
              <w:rPr>
                <w:b/>
                <w:bCs/>
                <w:color w:val="000000"/>
              </w:rPr>
            </w:pPr>
            <w:r w:rsidRPr="00D744FB">
              <w:rPr>
                <w:b/>
                <w:bCs/>
                <w:color w:val="000000"/>
              </w:rPr>
              <w:t>0.9</w:t>
            </w:r>
          </w:p>
        </w:tc>
        <w:tc>
          <w:tcPr>
            <w:tcW w:w="0" w:type="auto"/>
            <w:tcBorders>
              <w:top w:val="nil"/>
              <w:left w:val="nil"/>
              <w:bottom w:val="nil"/>
              <w:right w:val="nil"/>
            </w:tcBorders>
            <w:shd w:val="clear" w:color="auto" w:fill="auto"/>
            <w:noWrap/>
            <w:vAlign w:val="bottom"/>
            <w:hideMark/>
          </w:tcPr>
          <w:p w14:paraId="62CCD54C" w14:textId="77777777" w:rsidR="00D744FB" w:rsidRPr="00D744FB" w:rsidRDefault="00D744FB" w:rsidP="006237AE">
            <w:pPr>
              <w:spacing w:line="360" w:lineRule="auto"/>
              <w:jc w:val="center"/>
              <w:rPr>
                <w:color w:val="000000"/>
              </w:rPr>
            </w:pPr>
            <w:r w:rsidRPr="00D744FB">
              <w:rPr>
                <w:color w:val="000000"/>
              </w:rPr>
              <w:t>0.72</w:t>
            </w:r>
          </w:p>
        </w:tc>
        <w:tc>
          <w:tcPr>
            <w:tcW w:w="0" w:type="auto"/>
            <w:tcBorders>
              <w:top w:val="nil"/>
              <w:left w:val="nil"/>
              <w:bottom w:val="nil"/>
              <w:right w:val="nil"/>
            </w:tcBorders>
            <w:shd w:val="clear" w:color="auto" w:fill="auto"/>
            <w:noWrap/>
            <w:vAlign w:val="bottom"/>
            <w:hideMark/>
          </w:tcPr>
          <w:p w14:paraId="671FBB4B"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6121A9" w14:textId="77777777" w:rsidR="00D744FB" w:rsidRPr="00D744FB" w:rsidRDefault="00D744FB" w:rsidP="006237AE">
            <w:pPr>
              <w:spacing w:line="360" w:lineRule="auto"/>
              <w:jc w:val="right"/>
              <w:rPr>
                <w:b/>
                <w:bCs/>
                <w:color w:val="000000"/>
              </w:rPr>
            </w:pPr>
            <w:r w:rsidRPr="00D744FB">
              <w:rPr>
                <w:b/>
                <w:bCs/>
                <w:color w:val="000000"/>
              </w:rPr>
              <w:t>0.56</w:t>
            </w:r>
          </w:p>
        </w:tc>
        <w:tc>
          <w:tcPr>
            <w:tcW w:w="0" w:type="auto"/>
            <w:tcBorders>
              <w:top w:val="nil"/>
              <w:left w:val="nil"/>
              <w:bottom w:val="nil"/>
              <w:right w:val="nil"/>
            </w:tcBorders>
            <w:shd w:val="clear" w:color="auto" w:fill="auto"/>
            <w:noWrap/>
            <w:vAlign w:val="bottom"/>
            <w:hideMark/>
          </w:tcPr>
          <w:p w14:paraId="74551C12" w14:textId="77777777" w:rsidR="00D744FB" w:rsidRPr="00D744FB" w:rsidRDefault="00D744FB" w:rsidP="006237AE">
            <w:pPr>
              <w:spacing w:line="360" w:lineRule="auto"/>
              <w:jc w:val="right"/>
              <w:rPr>
                <w:color w:val="000000"/>
              </w:rPr>
            </w:pPr>
            <w:r w:rsidRPr="00D744FB">
              <w:rPr>
                <w:color w:val="000000"/>
              </w:rPr>
              <w:t>0.13</w:t>
            </w:r>
          </w:p>
        </w:tc>
        <w:tc>
          <w:tcPr>
            <w:tcW w:w="0" w:type="auto"/>
            <w:tcBorders>
              <w:top w:val="nil"/>
              <w:left w:val="nil"/>
              <w:bottom w:val="nil"/>
              <w:right w:val="nil"/>
            </w:tcBorders>
            <w:shd w:val="clear" w:color="auto" w:fill="auto"/>
            <w:noWrap/>
            <w:vAlign w:val="bottom"/>
            <w:hideMark/>
          </w:tcPr>
          <w:p w14:paraId="0022C9EA" w14:textId="77777777" w:rsidR="00D744FB" w:rsidRPr="00D744FB" w:rsidRDefault="00D744FB" w:rsidP="006237AE">
            <w:pPr>
              <w:spacing w:line="360" w:lineRule="auto"/>
              <w:jc w:val="right"/>
              <w:rPr>
                <w:color w:val="000000"/>
              </w:rPr>
            </w:pPr>
            <w:r w:rsidRPr="00D744FB">
              <w:rPr>
                <w:color w:val="000000"/>
              </w:rPr>
              <w:t>0.87</w:t>
            </w:r>
          </w:p>
        </w:tc>
        <w:tc>
          <w:tcPr>
            <w:tcW w:w="0" w:type="auto"/>
            <w:gridSpan w:val="2"/>
            <w:tcBorders>
              <w:top w:val="nil"/>
              <w:left w:val="nil"/>
              <w:bottom w:val="nil"/>
              <w:right w:val="nil"/>
            </w:tcBorders>
            <w:shd w:val="clear" w:color="auto" w:fill="auto"/>
            <w:noWrap/>
            <w:vAlign w:val="bottom"/>
            <w:hideMark/>
          </w:tcPr>
          <w:p w14:paraId="51A8D4B9" w14:textId="77777777" w:rsidR="00D744FB" w:rsidRPr="00D744FB" w:rsidRDefault="00D744FB" w:rsidP="006237AE">
            <w:pPr>
              <w:spacing w:line="360" w:lineRule="auto"/>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54F59852"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6CE16537"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5C34092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8BF4D70" w14:textId="3DB9E1D6" w:rsidR="00D744FB" w:rsidRPr="00D744FB" w:rsidRDefault="00061700" w:rsidP="006237AE">
            <w:pPr>
              <w:spacing w:line="360" w:lineRule="auto"/>
              <w:jc w:val="center"/>
              <w:rPr>
                <w:color w:val="000000"/>
              </w:rPr>
            </w:pPr>
            <w:r>
              <w:rPr>
                <w:color w:val="000000"/>
              </w:rPr>
              <w:t>22ºC – 3</w:t>
            </w:r>
            <w:r w:rsidR="00D744FB" w:rsidRPr="00D744FB">
              <w:rPr>
                <w:color w:val="000000"/>
              </w:rPr>
              <w:t>0</w:t>
            </w:r>
            <w:r>
              <w:rPr>
                <w:color w:val="000000"/>
              </w:rPr>
              <w:t>ºC</w:t>
            </w:r>
          </w:p>
        </w:tc>
        <w:tc>
          <w:tcPr>
            <w:tcW w:w="0" w:type="auto"/>
            <w:tcBorders>
              <w:top w:val="nil"/>
              <w:left w:val="nil"/>
              <w:bottom w:val="nil"/>
              <w:right w:val="nil"/>
            </w:tcBorders>
            <w:shd w:val="clear" w:color="auto" w:fill="auto"/>
            <w:noWrap/>
            <w:vAlign w:val="bottom"/>
            <w:hideMark/>
          </w:tcPr>
          <w:p w14:paraId="3E0AA771" w14:textId="77777777" w:rsidR="00D744FB" w:rsidRPr="00D744FB" w:rsidRDefault="00D744FB" w:rsidP="006237AE">
            <w:pPr>
              <w:spacing w:line="360" w:lineRule="auto"/>
              <w:jc w:val="center"/>
              <w:rPr>
                <w:b/>
                <w:bCs/>
                <w:color w:val="000000"/>
              </w:rPr>
            </w:pPr>
            <w:r w:rsidRPr="00D744FB">
              <w:rPr>
                <w:b/>
                <w:bCs/>
                <w:color w:val="000000"/>
              </w:rPr>
              <w:t>0.78</w:t>
            </w:r>
          </w:p>
        </w:tc>
        <w:tc>
          <w:tcPr>
            <w:tcW w:w="0" w:type="auto"/>
            <w:tcBorders>
              <w:top w:val="nil"/>
              <w:left w:val="nil"/>
              <w:bottom w:val="nil"/>
              <w:right w:val="nil"/>
            </w:tcBorders>
            <w:shd w:val="clear" w:color="auto" w:fill="auto"/>
            <w:noWrap/>
            <w:vAlign w:val="bottom"/>
            <w:hideMark/>
          </w:tcPr>
          <w:p w14:paraId="39C66727" w14:textId="77777777" w:rsidR="00D744FB" w:rsidRPr="00D744FB" w:rsidRDefault="00D744FB" w:rsidP="006237AE">
            <w:pPr>
              <w:spacing w:line="360" w:lineRule="auto"/>
              <w:jc w:val="center"/>
              <w:rPr>
                <w:color w:val="000000"/>
              </w:rPr>
            </w:pPr>
            <w:r w:rsidRPr="00D744FB">
              <w:rPr>
                <w:color w:val="000000"/>
              </w:rPr>
              <w:t>0.52</w:t>
            </w:r>
          </w:p>
        </w:tc>
        <w:tc>
          <w:tcPr>
            <w:tcW w:w="0" w:type="auto"/>
            <w:tcBorders>
              <w:top w:val="nil"/>
              <w:left w:val="nil"/>
              <w:bottom w:val="nil"/>
              <w:right w:val="nil"/>
            </w:tcBorders>
            <w:shd w:val="clear" w:color="auto" w:fill="auto"/>
            <w:noWrap/>
            <w:vAlign w:val="bottom"/>
            <w:hideMark/>
          </w:tcPr>
          <w:p w14:paraId="0B70197D"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668E8D7A" w14:textId="77777777" w:rsidR="00D744FB" w:rsidRPr="00D744FB" w:rsidRDefault="00D744FB" w:rsidP="006237AE">
            <w:pPr>
              <w:spacing w:line="360" w:lineRule="auto"/>
              <w:jc w:val="center"/>
              <w:rPr>
                <w:b/>
                <w:bCs/>
                <w:color w:val="000000"/>
              </w:rPr>
            </w:pPr>
            <w:r w:rsidRPr="00D744FB">
              <w:rPr>
                <w:b/>
                <w:bCs/>
                <w:color w:val="000000"/>
              </w:rPr>
              <w:t>0.8</w:t>
            </w:r>
          </w:p>
        </w:tc>
        <w:tc>
          <w:tcPr>
            <w:tcW w:w="0" w:type="auto"/>
            <w:tcBorders>
              <w:top w:val="nil"/>
              <w:left w:val="nil"/>
              <w:bottom w:val="nil"/>
              <w:right w:val="nil"/>
            </w:tcBorders>
            <w:shd w:val="clear" w:color="auto" w:fill="auto"/>
            <w:noWrap/>
            <w:vAlign w:val="bottom"/>
            <w:hideMark/>
          </w:tcPr>
          <w:p w14:paraId="05D65C96" w14:textId="77777777" w:rsidR="00D744FB" w:rsidRPr="00D744FB" w:rsidRDefault="00D744FB" w:rsidP="006237AE">
            <w:pPr>
              <w:spacing w:line="360" w:lineRule="auto"/>
              <w:jc w:val="center"/>
              <w:rPr>
                <w:color w:val="000000"/>
              </w:rPr>
            </w:pPr>
            <w:r w:rsidRPr="00D744FB">
              <w:rPr>
                <w:color w:val="000000"/>
              </w:rPr>
              <w:t>0.46</w:t>
            </w:r>
          </w:p>
        </w:tc>
        <w:tc>
          <w:tcPr>
            <w:tcW w:w="0" w:type="auto"/>
            <w:tcBorders>
              <w:top w:val="nil"/>
              <w:left w:val="nil"/>
              <w:bottom w:val="nil"/>
              <w:right w:val="nil"/>
            </w:tcBorders>
            <w:shd w:val="clear" w:color="auto" w:fill="auto"/>
            <w:noWrap/>
            <w:vAlign w:val="bottom"/>
            <w:hideMark/>
          </w:tcPr>
          <w:p w14:paraId="0BAAA31D"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C4040FD" w14:textId="77777777" w:rsidR="00D744FB" w:rsidRPr="00D744FB" w:rsidRDefault="00D744FB" w:rsidP="006237AE">
            <w:pPr>
              <w:spacing w:line="360" w:lineRule="auto"/>
              <w:jc w:val="right"/>
              <w:rPr>
                <w:b/>
                <w:bCs/>
                <w:color w:val="000000"/>
              </w:rPr>
            </w:pPr>
            <w:r w:rsidRPr="00D744FB">
              <w:rPr>
                <w:b/>
                <w:bCs/>
                <w:color w:val="000000"/>
              </w:rPr>
              <w:t>0.59</w:t>
            </w:r>
          </w:p>
        </w:tc>
        <w:tc>
          <w:tcPr>
            <w:tcW w:w="0" w:type="auto"/>
            <w:tcBorders>
              <w:top w:val="nil"/>
              <w:left w:val="nil"/>
              <w:bottom w:val="nil"/>
              <w:right w:val="nil"/>
            </w:tcBorders>
            <w:shd w:val="clear" w:color="auto" w:fill="auto"/>
            <w:noWrap/>
            <w:vAlign w:val="bottom"/>
            <w:hideMark/>
          </w:tcPr>
          <w:p w14:paraId="3809FF41" w14:textId="77777777" w:rsidR="00D744FB" w:rsidRPr="00D744FB" w:rsidRDefault="00D744FB" w:rsidP="006237AE">
            <w:pPr>
              <w:spacing w:line="360" w:lineRule="auto"/>
              <w:jc w:val="right"/>
              <w:rPr>
                <w:color w:val="000000"/>
              </w:rPr>
            </w:pPr>
            <w:r w:rsidRPr="00D744FB">
              <w:rPr>
                <w:color w:val="000000"/>
              </w:rPr>
              <w:t>0.23</w:t>
            </w:r>
          </w:p>
        </w:tc>
        <w:tc>
          <w:tcPr>
            <w:tcW w:w="0" w:type="auto"/>
            <w:tcBorders>
              <w:top w:val="nil"/>
              <w:left w:val="nil"/>
              <w:bottom w:val="nil"/>
              <w:right w:val="nil"/>
            </w:tcBorders>
            <w:shd w:val="clear" w:color="auto" w:fill="auto"/>
            <w:noWrap/>
            <w:vAlign w:val="bottom"/>
            <w:hideMark/>
          </w:tcPr>
          <w:p w14:paraId="7292362E" w14:textId="77777777" w:rsidR="00D744FB" w:rsidRPr="00D744FB" w:rsidRDefault="00D744FB" w:rsidP="006237AE">
            <w:pPr>
              <w:spacing w:line="360" w:lineRule="auto"/>
              <w:jc w:val="right"/>
              <w:rPr>
                <w:color w:val="000000"/>
              </w:rPr>
            </w:pPr>
            <w:r w:rsidRPr="00D744FB">
              <w:rPr>
                <w:color w:val="000000"/>
              </w:rPr>
              <w:t>0.87</w:t>
            </w:r>
          </w:p>
        </w:tc>
        <w:tc>
          <w:tcPr>
            <w:tcW w:w="0" w:type="auto"/>
            <w:gridSpan w:val="2"/>
            <w:tcBorders>
              <w:top w:val="nil"/>
              <w:left w:val="nil"/>
              <w:bottom w:val="nil"/>
              <w:right w:val="nil"/>
            </w:tcBorders>
            <w:shd w:val="clear" w:color="auto" w:fill="auto"/>
            <w:noWrap/>
            <w:vAlign w:val="bottom"/>
            <w:hideMark/>
          </w:tcPr>
          <w:p w14:paraId="6E356D2E" w14:textId="77777777" w:rsidR="00D744FB" w:rsidRPr="00D744FB" w:rsidRDefault="00D744FB" w:rsidP="006237AE">
            <w:pPr>
              <w:spacing w:line="360" w:lineRule="auto"/>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12AA8243" w14:textId="77777777" w:rsidR="00D744FB" w:rsidRPr="00D744FB" w:rsidRDefault="00D744FB" w:rsidP="006237AE">
            <w:pPr>
              <w:spacing w:line="360" w:lineRule="auto"/>
              <w:jc w:val="right"/>
              <w:rPr>
                <w:color w:val="000000"/>
              </w:rPr>
            </w:pPr>
            <w:r w:rsidRPr="00D744FB">
              <w:rPr>
                <w:color w:val="000000"/>
              </w:rPr>
              <w:t>0</w:t>
            </w:r>
          </w:p>
        </w:tc>
        <w:tc>
          <w:tcPr>
            <w:tcW w:w="0" w:type="auto"/>
            <w:tcBorders>
              <w:top w:val="nil"/>
              <w:left w:val="nil"/>
              <w:bottom w:val="nil"/>
              <w:right w:val="nil"/>
            </w:tcBorders>
            <w:shd w:val="clear" w:color="auto" w:fill="auto"/>
            <w:noWrap/>
            <w:vAlign w:val="bottom"/>
            <w:hideMark/>
          </w:tcPr>
          <w:p w14:paraId="32540441" w14:textId="77777777" w:rsidR="00D744FB" w:rsidRPr="00D744FB" w:rsidRDefault="00D744FB" w:rsidP="006237AE">
            <w:pPr>
              <w:spacing w:line="360" w:lineRule="auto"/>
              <w:jc w:val="right"/>
              <w:rPr>
                <w:color w:val="000000"/>
              </w:rPr>
            </w:pPr>
            <w:r w:rsidRPr="00D744FB">
              <w:rPr>
                <w:color w:val="000000"/>
              </w:rPr>
              <w:t>0.23</w:t>
            </w:r>
          </w:p>
        </w:tc>
      </w:tr>
      <w:tr w:rsidR="00D744FB" w:rsidRPr="00D744FB" w14:paraId="7EF8E2D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34F16D2" w14:textId="4A7D2323" w:rsidR="00D744FB" w:rsidRPr="00D744FB" w:rsidRDefault="00061700" w:rsidP="006237AE">
            <w:pPr>
              <w:spacing w:line="360" w:lineRule="auto"/>
              <w:jc w:val="center"/>
              <w:rPr>
                <w:color w:val="000000"/>
              </w:rPr>
            </w:pPr>
            <w:r>
              <w:rPr>
                <w:color w:val="000000"/>
              </w:rPr>
              <w:t xml:space="preserve">22ºC – </w:t>
            </w:r>
            <w:r w:rsidR="00D744FB" w:rsidRPr="00D744FB">
              <w:rPr>
                <w:color w:val="000000"/>
              </w:rPr>
              <w:t>32</w:t>
            </w:r>
            <w:r>
              <w:rPr>
                <w:color w:val="000000"/>
              </w:rPr>
              <w:t>ºC</w:t>
            </w:r>
          </w:p>
        </w:tc>
        <w:tc>
          <w:tcPr>
            <w:tcW w:w="0" w:type="auto"/>
            <w:tcBorders>
              <w:top w:val="nil"/>
              <w:left w:val="nil"/>
              <w:bottom w:val="nil"/>
              <w:right w:val="nil"/>
            </w:tcBorders>
            <w:shd w:val="clear" w:color="auto" w:fill="auto"/>
            <w:noWrap/>
            <w:vAlign w:val="bottom"/>
            <w:hideMark/>
          </w:tcPr>
          <w:p w14:paraId="1C2B5C58" w14:textId="77777777" w:rsidR="00D744FB" w:rsidRPr="00D744FB" w:rsidRDefault="00D744FB" w:rsidP="006237AE">
            <w:pPr>
              <w:spacing w:line="360" w:lineRule="auto"/>
              <w:jc w:val="center"/>
              <w:rPr>
                <w:b/>
                <w:bCs/>
                <w:color w:val="000000"/>
              </w:rPr>
            </w:pPr>
            <w:r w:rsidRPr="00D744FB">
              <w:rPr>
                <w:b/>
                <w:bCs/>
                <w:color w:val="000000"/>
              </w:rPr>
              <w:t>0.71</w:t>
            </w:r>
          </w:p>
        </w:tc>
        <w:tc>
          <w:tcPr>
            <w:tcW w:w="0" w:type="auto"/>
            <w:tcBorders>
              <w:top w:val="nil"/>
              <w:left w:val="nil"/>
              <w:bottom w:val="nil"/>
              <w:right w:val="nil"/>
            </w:tcBorders>
            <w:shd w:val="clear" w:color="auto" w:fill="auto"/>
            <w:noWrap/>
            <w:vAlign w:val="bottom"/>
            <w:hideMark/>
          </w:tcPr>
          <w:p w14:paraId="46825E94" w14:textId="77777777" w:rsidR="00D744FB" w:rsidRPr="00D744FB" w:rsidRDefault="00D744FB" w:rsidP="006237AE">
            <w:pPr>
              <w:spacing w:line="360" w:lineRule="auto"/>
              <w:jc w:val="center"/>
              <w:rPr>
                <w:color w:val="000000"/>
              </w:rPr>
            </w:pPr>
            <w:r w:rsidRPr="00D744FB">
              <w:rPr>
                <w:color w:val="000000"/>
              </w:rPr>
              <w:t>0.39</w:t>
            </w:r>
          </w:p>
        </w:tc>
        <w:tc>
          <w:tcPr>
            <w:tcW w:w="0" w:type="auto"/>
            <w:tcBorders>
              <w:top w:val="nil"/>
              <w:left w:val="nil"/>
              <w:bottom w:val="nil"/>
              <w:right w:val="nil"/>
            </w:tcBorders>
            <w:shd w:val="clear" w:color="auto" w:fill="auto"/>
            <w:noWrap/>
            <w:vAlign w:val="bottom"/>
            <w:hideMark/>
          </w:tcPr>
          <w:p w14:paraId="12733FF7"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6A69A54B" w14:textId="77777777" w:rsidR="00D744FB" w:rsidRPr="00D744FB" w:rsidRDefault="00D744FB" w:rsidP="006237AE">
            <w:pPr>
              <w:spacing w:line="360" w:lineRule="auto"/>
              <w:jc w:val="center"/>
              <w:rPr>
                <w:b/>
                <w:bCs/>
                <w:color w:val="000000"/>
              </w:rPr>
            </w:pPr>
            <w:r w:rsidRPr="00D744FB">
              <w:rPr>
                <w:b/>
                <w:bCs/>
                <w:color w:val="000000"/>
              </w:rPr>
              <w:t>0.67</w:t>
            </w:r>
          </w:p>
        </w:tc>
        <w:tc>
          <w:tcPr>
            <w:tcW w:w="0" w:type="auto"/>
            <w:tcBorders>
              <w:top w:val="nil"/>
              <w:left w:val="nil"/>
              <w:bottom w:val="nil"/>
              <w:right w:val="nil"/>
            </w:tcBorders>
            <w:shd w:val="clear" w:color="auto" w:fill="auto"/>
            <w:noWrap/>
            <w:vAlign w:val="bottom"/>
            <w:hideMark/>
          </w:tcPr>
          <w:p w14:paraId="71F721C8" w14:textId="77777777" w:rsidR="00D744FB" w:rsidRPr="00D744FB" w:rsidRDefault="00D744FB" w:rsidP="006237AE">
            <w:pPr>
              <w:spacing w:line="360" w:lineRule="auto"/>
              <w:jc w:val="center"/>
              <w:rPr>
                <w:color w:val="000000"/>
              </w:rPr>
            </w:pPr>
            <w:r w:rsidRPr="00D744FB">
              <w:rPr>
                <w:color w:val="000000"/>
              </w:rPr>
              <w:t>0.21</w:t>
            </w:r>
          </w:p>
        </w:tc>
        <w:tc>
          <w:tcPr>
            <w:tcW w:w="0" w:type="auto"/>
            <w:tcBorders>
              <w:top w:val="nil"/>
              <w:left w:val="nil"/>
              <w:bottom w:val="nil"/>
              <w:right w:val="nil"/>
            </w:tcBorders>
            <w:shd w:val="clear" w:color="auto" w:fill="auto"/>
            <w:noWrap/>
            <w:vAlign w:val="bottom"/>
            <w:hideMark/>
          </w:tcPr>
          <w:p w14:paraId="30D7F94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88404B8" w14:textId="77777777" w:rsidR="00D744FB" w:rsidRPr="00D744FB" w:rsidRDefault="00D744FB" w:rsidP="006237AE">
            <w:pPr>
              <w:spacing w:line="360" w:lineRule="auto"/>
              <w:jc w:val="right"/>
              <w:rPr>
                <w:color w:val="000000"/>
              </w:rPr>
            </w:pPr>
            <w:r w:rsidRPr="00D744FB">
              <w:rPr>
                <w:color w:val="000000"/>
              </w:rPr>
              <w:t>0.37</w:t>
            </w:r>
          </w:p>
        </w:tc>
        <w:tc>
          <w:tcPr>
            <w:tcW w:w="0" w:type="auto"/>
            <w:tcBorders>
              <w:top w:val="nil"/>
              <w:left w:val="nil"/>
              <w:bottom w:val="nil"/>
              <w:right w:val="nil"/>
            </w:tcBorders>
            <w:shd w:val="clear" w:color="auto" w:fill="auto"/>
            <w:noWrap/>
            <w:vAlign w:val="bottom"/>
            <w:hideMark/>
          </w:tcPr>
          <w:p w14:paraId="2BB5E973"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7CC9BC1D" w14:textId="77777777" w:rsidR="00D744FB" w:rsidRPr="00D744FB" w:rsidRDefault="00D744FB" w:rsidP="006237AE">
            <w:pPr>
              <w:spacing w:line="360" w:lineRule="auto"/>
              <w:jc w:val="right"/>
              <w:rPr>
                <w:color w:val="000000"/>
              </w:rPr>
            </w:pPr>
            <w:r w:rsidRPr="00D744FB">
              <w:rPr>
                <w:color w:val="000000"/>
              </w:rPr>
              <w:t>0.72</w:t>
            </w:r>
          </w:p>
        </w:tc>
        <w:tc>
          <w:tcPr>
            <w:tcW w:w="0" w:type="auto"/>
            <w:gridSpan w:val="2"/>
            <w:tcBorders>
              <w:top w:val="nil"/>
              <w:left w:val="nil"/>
              <w:bottom w:val="nil"/>
              <w:right w:val="nil"/>
            </w:tcBorders>
            <w:shd w:val="clear" w:color="auto" w:fill="auto"/>
            <w:noWrap/>
            <w:vAlign w:val="bottom"/>
            <w:hideMark/>
          </w:tcPr>
          <w:p w14:paraId="62428E7B" w14:textId="77777777" w:rsidR="00D744FB" w:rsidRPr="00D744FB" w:rsidRDefault="00D744FB" w:rsidP="006237AE">
            <w:pPr>
              <w:spacing w:line="360" w:lineRule="auto"/>
              <w:jc w:val="right"/>
              <w:rPr>
                <w:b/>
                <w:bCs/>
                <w:color w:val="000000"/>
              </w:rPr>
            </w:pPr>
            <w:r w:rsidRPr="00D744FB">
              <w:rPr>
                <w:b/>
                <w:bCs/>
                <w:color w:val="000000"/>
              </w:rPr>
              <w:t>0.19</w:t>
            </w:r>
          </w:p>
        </w:tc>
        <w:tc>
          <w:tcPr>
            <w:tcW w:w="0" w:type="auto"/>
            <w:tcBorders>
              <w:top w:val="nil"/>
              <w:left w:val="nil"/>
              <w:bottom w:val="nil"/>
              <w:right w:val="nil"/>
            </w:tcBorders>
            <w:shd w:val="clear" w:color="auto" w:fill="auto"/>
            <w:noWrap/>
            <w:vAlign w:val="bottom"/>
            <w:hideMark/>
          </w:tcPr>
          <w:p w14:paraId="2E60FEE5"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5A1F547B" w14:textId="77777777" w:rsidR="00D744FB" w:rsidRPr="00D744FB" w:rsidRDefault="00D744FB" w:rsidP="006237AE">
            <w:pPr>
              <w:spacing w:line="360" w:lineRule="auto"/>
              <w:jc w:val="right"/>
              <w:rPr>
                <w:color w:val="000000"/>
              </w:rPr>
            </w:pPr>
            <w:r w:rsidRPr="00D744FB">
              <w:rPr>
                <w:color w:val="000000"/>
              </w:rPr>
              <w:t>0.29</w:t>
            </w:r>
          </w:p>
        </w:tc>
      </w:tr>
      <w:tr w:rsidR="00D744FB" w:rsidRPr="00D744FB" w14:paraId="17AF3048"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D239BD0" w14:textId="545E2856" w:rsidR="00D744FB" w:rsidRPr="00D744FB" w:rsidRDefault="00061700" w:rsidP="006237AE">
            <w:pPr>
              <w:spacing w:line="360" w:lineRule="auto"/>
              <w:jc w:val="center"/>
              <w:rPr>
                <w:color w:val="000000"/>
              </w:rPr>
            </w:pPr>
            <w:r>
              <w:rPr>
                <w:color w:val="000000"/>
              </w:rPr>
              <w:t>24ºC – 26ºC</w:t>
            </w:r>
          </w:p>
        </w:tc>
        <w:tc>
          <w:tcPr>
            <w:tcW w:w="0" w:type="auto"/>
            <w:tcBorders>
              <w:top w:val="nil"/>
              <w:left w:val="nil"/>
              <w:bottom w:val="nil"/>
              <w:right w:val="nil"/>
            </w:tcBorders>
            <w:shd w:val="clear" w:color="auto" w:fill="auto"/>
            <w:noWrap/>
            <w:vAlign w:val="bottom"/>
            <w:hideMark/>
          </w:tcPr>
          <w:p w14:paraId="4A1D5381" w14:textId="502BA33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621946A4" w14:textId="77777777" w:rsidR="00D744FB" w:rsidRPr="00D744FB" w:rsidRDefault="00D744FB" w:rsidP="006237AE">
            <w:pPr>
              <w:spacing w:line="360" w:lineRule="auto"/>
              <w:jc w:val="center"/>
              <w:rPr>
                <w:color w:val="000000"/>
              </w:rPr>
            </w:pPr>
            <w:r w:rsidRPr="00D744FB">
              <w:rPr>
                <w:color w:val="000000"/>
              </w:rPr>
              <w:t>0.96</w:t>
            </w:r>
          </w:p>
        </w:tc>
        <w:tc>
          <w:tcPr>
            <w:tcW w:w="0" w:type="auto"/>
            <w:tcBorders>
              <w:top w:val="nil"/>
              <w:left w:val="nil"/>
              <w:bottom w:val="nil"/>
              <w:right w:val="nil"/>
            </w:tcBorders>
            <w:shd w:val="clear" w:color="auto" w:fill="auto"/>
            <w:noWrap/>
            <w:vAlign w:val="bottom"/>
            <w:hideMark/>
          </w:tcPr>
          <w:p w14:paraId="7EB7E60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7001972D"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08118F5D"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24B5998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5D0D452"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176E31AC" w14:textId="77777777" w:rsidR="00D744FB" w:rsidRPr="00D744FB" w:rsidRDefault="00D744FB" w:rsidP="006237AE">
            <w:pPr>
              <w:spacing w:line="360" w:lineRule="auto"/>
              <w:jc w:val="right"/>
              <w:rPr>
                <w:color w:val="000000"/>
              </w:rPr>
            </w:pPr>
            <w:r w:rsidRPr="00D744FB">
              <w:rPr>
                <w:color w:val="000000"/>
              </w:rPr>
              <w:t>0.40</w:t>
            </w:r>
          </w:p>
        </w:tc>
        <w:tc>
          <w:tcPr>
            <w:tcW w:w="0" w:type="auto"/>
            <w:tcBorders>
              <w:top w:val="nil"/>
              <w:left w:val="nil"/>
              <w:bottom w:val="nil"/>
              <w:right w:val="nil"/>
            </w:tcBorders>
            <w:shd w:val="clear" w:color="auto" w:fill="auto"/>
            <w:noWrap/>
            <w:vAlign w:val="bottom"/>
            <w:hideMark/>
          </w:tcPr>
          <w:p w14:paraId="79744BD4" w14:textId="77777777" w:rsidR="00D744FB" w:rsidRPr="00D744FB" w:rsidRDefault="00D744FB" w:rsidP="006237AE">
            <w:pPr>
              <w:spacing w:line="360" w:lineRule="auto"/>
              <w:jc w:val="right"/>
              <w:rPr>
                <w:color w:val="000000"/>
              </w:rPr>
            </w:pPr>
            <w:r w:rsidRPr="00D744FB">
              <w:rPr>
                <w:color w:val="000000"/>
              </w:rPr>
              <w:t>0.92</w:t>
            </w:r>
          </w:p>
        </w:tc>
        <w:tc>
          <w:tcPr>
            <w:tcW w:w="0" w:type="auto"/>
            <w:gridSpan w:val="2"/>
            <w:tcBorders>
              <w:top w:val="nil"/>
              <w:left w:val="nil"/>
              <w:bottom w:val="nil"/>
              <w:right w:val="nil"/>
            </w:tcBorders>
            <w:shd w:val="clear" w:color="auto" w:fill="auto"/>
            <w:noWrap/>
            <w:vAlign w:val="bottom"/>
            <w:hideMark/>
          </w:tcPr>
          <w:p w14:paraId="7D8DF4A1" w14:textId="77777777" w:rsidR="00D744FB" w:rsidRPr="00D744FB" w:rsidRDefault="00D744FB" w:rsidP="006237AE">
            <w:pPr>
              <w:spacing w:line="360" w:lineRule="auto"/>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49EEC4FD"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68080B87"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54F18D7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36DC05C3" w14:textId="64572D28" w:rsidR="00D744FB" w:rsidRPr="00D744FB" w:rsidRDefault="00061700" w:rsidP="006237AE">
            <w:pPr>
              <w:spacing w:line="360" w:lineRule="auto"/>
              <w:jc w:val="center"/>
              <w:rPr>
                <w:color w:val="000000"/>
              </w:rPr>
            </w:pPr>
            <w:r>
              <w:rPr>
                <w:color w:val="000000"/>
              </w:rPr>
              <w:t>24ºC – 2</w:t>
            </w:r>
            <w:r w:rsidR="00D744FB" w:rsidRPr="00D744FB">
              <w:rPr>
                <w:color w:val="000000"/>
              </w:rPr>
              <w:t>8</w:t>
            </w:r>
          </w:p>
        </w:tc>
        <w:tc>
          <w:tcPr>
            <w:tcW w:w="0" w:type="auto"/>
            <w:tcBorders>
              <w:top w:val="nil"/>
              <w:left w:val="nil"/>
              <w:bottom w:val="nil"/>
              <w:right w:val="nil"/>
            </w:tcBorders>
            <w:shd w:val="clear" w:color="auto" w:fill="auto"/>
            <w:noWrap/>
            <w:vAlign w:val="bottom"/>
            <w:hideMark/>
          </w:tcPr>
          <w:p w14:paraId="31D5C7E2" w14:textId="3B0AB445" w:rsidR="00D744FB" w:rsidRPr="00D744FB" w:rsidRDefault="00D744FB" w:rsidP="006237AE">
            <w:pPr>
              <w:spacing w:line="360" w:lineRule="auto"/>
              <w:jc w:val="center"/>
              <w:rPr>
                <w:color w:val="000000"/>
              </w:rPr>
            </w:pPr>
            <w:r w:rsidRPr="00D744FB">
              <w:rPr>
                <w:color w:val="000000"/>
              </w:rPr>
              <w:t>0.93</w:t>
            </w:r>
          </w:p>
        </w:tc>
        <w:tc>
          <w:tcPr>
            <w:tcW w:w="0" w:type="auto"/>
            <w:tcBorders>
              <w:top w:val="nil"/>
              <w:left w:val="nil"/>
              <w:bottom w:val="nil"/>
              <w:right w:val="nil"/>
            </w:tcBorders>
            <w:shd w:val="clear" w:color="auto" w:fill="auto"/>
            <w:noWrap/>
            <w:vAlign w:val="bottom"/>
            <w:hideMark/>
          </w:tcPr>
          <w:p w14:paraId="7161EBDC" w14:textId="77777777" w:rsidR="00D744FB" w:rsidRPr="00D744FB" w:rsidRDefault="00D744FB" w:rsidP="006237AE">
            <w:pPr>
              <w:spacing w:line="360" w:lineRule="auto"/>
              <w:jc w:val="center"/>
              <w:rPr>
                <w:color w:val="000000"/>
              </w:rPr>
            </w:pPr>
            <w:r w:rsidRPr="00D744FB">
              <w:rPr>
                <w:color w:val="000000"/>
              </w:rPr>
              <w:t>0.79</w:t>
            </w:r>
          </w:p>
        </w:tc>
        <w:tc>
          <w:tcPr>
            <w:tcW w:w="0" w:type="auto"/>
            <w:tcBorders>
              <w:top w:val="nil"/>
              <w:left w:val="nil"/>
              <w:bottom w:val="nil"/>
              <w:right w:val="nil"/>
            </w:tcBorders>
            <w:shd w:val="clear" w:color="auto" w:fill="auto"/>
            <w:noWrap/>
            <w:vAlign w:val="bottom"/>
            <w:hideMark/>
          </w:tcPr>
          <w:p w14:paraId="54A2510E" w14:textId="656DF14A"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720C62EB" w14:textId="42FBFC6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03BD398" w14:textId="08715E64"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723162BB" w14:textId="00B31A0B"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6BA58B14" w14:textId="77777777" w:rsidR="00D744FB" w:rsidRPr="00D744FB" w:rsidRDefault="00D744FB" w:rsidP="006237AE">
            <w:pPr>
              <w:spacing w:line="360" w:lineRule="auto"/>
              <w:jc w:val="right"/>
              <w:rPr>
                <w:color w:val="000000"/>
              </w:rPr>
            </w:pPr>
            <w:r w:rsidRPr="00D744FB">
              <w:rPr>
                <w:color w:val="000000"/>
              </w:rPr>
              <w:t>0.38</w:t>
            </w:r>
          </w:p>
        </w:tc>
        <w:tc>
          <w:tcPr>
            <w:tcW w:w="0" w:type="auto"/>
            <w:tcBorders>
              <w:top w:val="nil"/>
              <w:left w:val="nil"/>
              <w:bottom w:val="nil"/>
              <w:right w:val="nil"/>
            </w:tcBorders>
            <w:shd w:val="clear" w:color="auto" w:fill="auto"/>
            <w:noWrap/>
            <w:vAlign w:val="bottom"/>
            <w:hideMark/>
          </w:tcPr>
          <w:p w14:paraId="48D574E0" w14:textId="77777777" w:rsidR="00D744FB" w:rsidRPr="00D744FB" w:rsidRDefault="00D744FB" w:rsidP="006237AE">
            <w:pPr>
              <w:spacing w:line="360" w:lineRule="auto"/>
              <w:jc w:val="right"/>
              <w:rPr>
                <w:color w:val="000000"/>
              </w:rPr>
            </w:pPr>
            <w:r w:rsidRPr="00D744FB">
              <w:rPr>
                <w:color w:val="000000"/>
              </w:rPr>
              <w:t>-0.05</w:t>
            </w:r>
          </w:p>
        </w:tc>
        <w:tc>
          <w:tcPr>
            <w:tcW w:w="0" w:type="auto"/>
            <w:tcBorders>
              <w:top w:val="nil"/>
              <w:left w:val="nil"/>
              <w:bottom w:val="nil"/>
              <w:right w:val="nil"/>
            </w:tcBorders>
            <w:shd w:val="clear" w:color="auto" w:fill="auto"/>
            <w:noWrap/>
            <w:vAlign w:val="bottom"/>
            <w:hideMark/>
          </w:tcPr>
          <w:p w14:paraId="3FF1A3E5" w14:textId="77777777" w:rsidR="00D744FB" w:rsidRPr="00D744FB" w:rsidRDefault="00D744FB" w:rsidP="006237AE">
            <w:pPr>
              <w:spacing w:line="360" w:lineRule="auto"/>
              <w:jc w:val="right"/>
              <w:rPr>
                <w:color w:val="000000"/>
              </w:rPr>
            </w:pPr>
            <w:r w:rsidRPr="00D744FB">
              <w:rPr>
                <w:color w:val="000000"/>
              </w:rPr>
              <w:t>0.76</w:t>
            </w:r>
          </w:p>
        </w:tc>
        <w:tc>
          <w:tcPr>
            <w:tcW w:w="0" w:type="auto"/>
            <w:gridSpan w:val="2"/>
            <w:tcBorders>
              <w:top w:val="nil"/>
              <w:left w:val="nil"/>
              <w:bottom w:val="nil"/>
              <w:right w:val="nil"/>
            </w:tcBorders>
            <w:shd w:val="clear" w:color="auto" w:fill="auto"/>
            <w:noWrap/>
            <w:vAlign w:val="bottom"/>
            <w:hideMark/>
          </w:tcPr>
          <w:p w14:paraId="34295EF6" w14:textId="77777777" w:rsidR="00D744FB" w:rsidRPr="00D744FB" w:rsidRDefault="00D744FB" w:rsidP="006237AE">
            <w:pPr>
              <w:spacing w:line="360" w:lineRule="auto"/>
              <w:jc w:val="right"/>
              <w:rPr>
                <w:color w:val="000000"/>
              </w:rPr>
            </w:pPr>
            <w:r w:rsidRPr="00D744FB">
              <w:rPr>
                <w:color w:val="000000"/>
              </w:rPr>
              <w:t>0.02</w:t>
            </w:r>
          </w:p>
        </w:tc>
        <w:tc>
          <w:tcPr>
            <w:tcW w:w="0" w:type="auto"/>
            <w:tcBorders>
              <w:top w:val="nil"/>
              <w:left w:val="nil"/>
              <w:bottom w:val="nil"/>
              <w:right w:val="nil"/>
            </w:tcBorders>
            <w:shd w:val="clear" w:color="auto" w:fill="auto"/>
            <w:noWrap/>
            <w:vAlign w:val="bottom"/>
            <w:hideMark/>
          </w:tcPr>
          <w:p w14:paraId="322CC3E2"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7A6377A2" w14:textId="77777777" w:rsidR="00D744FB" w:rsidRPr="00D744FB" w:rsidRDefault="00D744FB" w:rsidP="006237AE">
            <w:pPr>
              <w:spacing w:line="360" w:lineRule="auto"/>
              <w:jc w:val="right"/>
              <w:rPr>
                <w:color w:val="000000"/>
              </w:rPr>
            </w:pPr>
            <w:r w:rsidRPr="00D744FB">
              <w:rPr>
                <w:color w:val="000000"/>
              </w:rPr>
              <w:t>0.13</w:t>
            </w:r>
          </w:p>
        </w:tc>
      </w:tr>
      <w:tr w:rsidR="00D744FB" w:rsidRPr="00D744FB" w14:paraId="4311BEB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1CC112D" w14:textId="3288850A" w:rsidR="00D744FB" w:rsidRPr="00D744FB" w:rsidRDefault="00061700" w:rsidP="006237AE">
            <w:pPr>
              <w:spacing w:line="360" w:lineRule="auto"/>
              <w:jc w:val="center"/>
              <w:rPr>
                <w:color w:val="000000"/>
              </w:rPr>
            </w:pPr>
            <w:r>
              <w:rPr>
                <w:color w:val="000000"/>
              </w:rPr>
              <w:t>24ºC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1CBBBF1F" w14:textId="24B2A10C" w:rsidR="00D744FB" w:rsidRPr="00D744FB" w:rsidRDefault="00D744FB" w:rsidP="006237AE">
            <w:pPr>
              <w:spacing w:line="360" w:lineRule="auto"/>
              <w:jc w:val="center"/>
              <w:rPr>
                <w:color w:val="000000"/>
              </w:rPr>
            </w:pPr>
            <w:r w:rsidRPr="00D744FB">
              <w:rPr>
                <w:color w:val="000000"/>
              </w:rPr>
              <w:t>0.88</w:t>
            </w:r>
          </w:p>
        </w:tc>
        <w:tc>
          <w:tcPr>
            <w:tcW w:w="0" w:type="auto"/>
            <w:tcBorders>
              <w:top w:val="nil"/>
              <w:left w:val="nil"/>
              <w:bottom w:val="nil"/>
              <w:right w:val="nil"/>
            </w:tcBorders>
            <w:shd w:val="clear" w:color="auto" w:fill="auto"/>
            <w:noWrap/>
            <w:vAlign w:val="bottom"/>
            <w:hideMark/>
          </w:tcPr>
          <w:p w14:paraId="699FBE95" w14:textId="77777777" w:rsidR="00D744FB" w:rsidRPr="00D744FB" w:rsidRDefault="00D744FB" w:rsidP="006237AE">
            <w:pPr>
              <w:spacing w:line="360" w:lineRule="auto"/>
              <w:jc w:val="center"/>
              <w:rPr>
                <w:color w:val="000000"/>
              </w:rPr>
            </w:pPr>
            <w:r w:rsidRPr="00D744FB">
              <w:rPr>
                <w:color w:val="000000"/>
              </w:rPr>
              <w:t>0.71</w:t>
            </w:r>
          </w:p>
        </w:tc>
        <w:tc>
          <w:tcPr>
            <w:tcW w:w="0" w:type="auto"/>
            <w:tcBorders>
              <w:top w:val="nil"/>
              <w:left w:val="nil"/>
              <w:bottom w:val="nil"/>
              <w:right w:val="nil"/>
            </w:tcBorders>
            <w:shd w:val="clear" w:color="auto" w:fill="auto"/>
            <w:noWrap/>
            <w:vAlign w:val="bottom"/>
            <w:hideMark/>
          </w:tcPr>
          <w:p w14:paraId="305F4E6B" w14:textId="227F9CEB"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5350351D" w14:textId="54AFBDB3"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1275FF" w14:textId="7ABEB139"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2A459706" w14:textId="508CD8CA"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4ABF7D6C" w14:textId="77777777" w:rsidR="00D744FB" w:rsidRPr="00D744FB" w:rsidRDefault="00D744FB" w:rsidP="006237AE">
            <w:pPr>
              <w:spacing w:line="360" w:lineRule="auto"/>
              <w:jc w:val="right"/>
              <w:rPr>
                <w:color w:val="000000"/>
              </w:rPr>
            </w:pPr>
            <w:r w:rsidRPr="00D744FB">
              <w:rPr>
                <w:color w:val="000000"/>
              </w:rPr>
              <w:t>0.42</w:t>
            </w:r>
          </w:p>
        </w:tc>
        <w:tc>
          <w:tcPr>
            <w:tcW w:w="0" w:type="auto"/>
            <w:tcBorders>
              <w:top w:val="nil"/>
              <w:left w:val="nil"/>
              <w:bottom w:val="nil"/>
              <w:right w:val="nil"/>
            </w:tcBorders>
            <w:shd w:val="clear" w:color="auto" w:fill="auto"/>
            <w:noWrap/>
            <w:vAlign w:val="bottom"/>
            <w:hideMark/>
          </w:tcPr>
          <w:p w14:paraId="2F3B7393" w14:textId="77777777" w:rsidR="00D744FB" w:rsidRPr="00D744FB" w:rsidRDefault="00D744FB" w:rsidP="006237AE">
            <w:pPr>
              <w:spacing w:line="360" w:lineRule="auto"/>
              <w:jc w:val="right"/>
              <w:rPr>
                <w:color w:val="000000"/>
              </w:rPr>
            </w:pPr>
            <w:r w:rsidRPr="00D744FB">
              <w:rPr>
                <w:color w:val="000000"/>
              </w:rPr>
              <w:t>0.00</w:t>
            </w:r>
          </w:p>
        </w:tc>
        <w:tc>
          <w:tcPr>
            <w:tcW w:w="0" w:type="auto"/>
            <w:tcBorders>
              <w:top w:val="nil"/>
              <w:left w:val="nil"/>
              <w:bottom w:val="nil"/>
              <w:right w:val="nil"/>
            </w:tcBorders>
            <w:shd w:val="clear" w:color="auto" w:fill="auto"/>
            <w:noWrap/>
            <w:vAlign w:val="bottom"/>
            <w:hideMark/>
          </w:tcPr>
          <w:p w14:paraId="16CD91FE" w14:textId="77777777" w:rsidR="00D744FB" w:rsidRPr="00D744FB" w:rsidRDefault="00D744FB" w:rsidP="006237AE">
            <w:pPr>
              <w:spacing w:line="360" w:lineRule="auto"/>
              <w:jc w:val="right"/>
              <w:rPr>
                <w:color w:val="000000"/>
              </w:rPr>
            </w:pPr>
            <w:r w:rsidRPr="00D744FB">
              <w:rPr>
                <w:color w:val="000000"/>
              </w:rPr>
              <w:t>0.75</w:t>
            </w:r>
          </w:p>
        </w:tc>
        <w:tc>
          <w:tcPr>
            <w:tcW w:w="0" w:type="auto"/>
            <w:gridSpan w:val="2"/>
            <w:tcBorders>
              <w:top w:val="nil"/>
              <w:left w:val="nil"/>
              <w:bottom w:val="nil"/>
              <w:right w:val="nil"/>
            </w:tcBorders>
            <w:shd w:val="clear" w:color="auto" w:fill="auto"/>
            <w:noWrap/>
            <w:vAlign w:val="bottom"/>
            <w:hideMark/>
          </w:tcPr>
          <w:p w14:paraId="67666A9A" w14:textId="77777777" w:rsidR="00D744FB" w:rsidRPr="00D744FB" w:rsidRDefault="00D744FB" w:rsidP="006237AE">
            <w:pPr>
              <w:spacing w:line="360" w:lineRule="auto"/>
              <w:jc w:val="right"/>
              <w:rPr>
                <w:b/>
                <w:bCs/>
                <w:color w:val="000000"/>
              </w:rPr>
            </w:pPr>
            <w:r w:rsidRPr="00D744FB">
              <w:rPr>
                <w:b/>
                <w:bCs/>
                <w:color w:val="000000"/>
              </w:rPr>
              <w:t>0.26</w:t>
            </w:r>
          </w:p>
        </w:tc>
        <w:tc>
          <w:tcPr>
            <w:tcW w:w="0" w:type="auto"/>
            <w:tcBorders>
              <w:top w:val="nil"/>
              <w:left w:val="nil"/>
              <w:bottom w:val="nil"/>
              <w:right w:val="nil"/>
            </w:tcBorders>
            <w:shd w:val="clear" w:color="auto" w:fill="auto"/>
            <w:noWrap/>
            <w:vAlign w:val="bottom"/>
            <w:hideMark/>
          </w:tcPr>
          <w:p w14:paraId="5F149206" w14:textId="77777777" w:rsidR="00D744FB" w:rsidRPr="00D744FB" w:rsidRDefault="00D744FB" w:rsidP="006237AE">
            <w:pPr>
              <w:spacing w:line="360" w:lineRule="auto"/>
              <w:jc w:val="right"/>
              <w:rPr>
                <w:color w:val="000000"/>
              </w:rPr>
            </w:pPr>
            <w:r w:rsidRPr="00D744FB">
              <w:rPr>
                <w:color w:val="000000"/>
              </w:rPr>
              <w:t>0.14</w:t>
            </w:r>
          </w:p>
        </w:tc>
        <w:tc>
          <w:tcPr>
            <w:tcW w:w="0" w:type="auto"/>
            <w:tcBorders>
              <w:top w:val="nil"/>
              <w:left w:val="nil"/>
              <w:bottom w:val="nil"/>
              <w:right w:val="nil"/>
            </w:tcBorders>
            <w:shd w:val="clear" w:color="auto" w:fill="auto"/>
            <w:noWrap/>
            <w:vAlign w:val="bottom"/>
            <w:hideMark/>
          </w:tcPr>
          <w:p w14:paraId="3332E897" w14:textId="77777777" w:rsidR="00D744FB" w:rsidRPr="00D744FB" w:rsidRDefault="00D744FB" w:rsidP="006237AE">
            <w:pPr>
              <w:spacing w:line="360" w:lineRule="auto"/>
              <w:jc w:val="right"/>
              <w:rPr>
                <w:color w:val="000000"/>
              </w:rPr>
            </w:pPr>
            <w:r w:rsidRPr="00D744FB">
              <w:rPr>
                <w:color w:val="000000"/>
              </w:rPr>
              <w:t>0.36</w:t>
            </w:r>
          </w:p>
        </w:tc>
      </w:tr>
      <w:tr w:rsidR="00D744FB" w:rsidRPr="00D744FB" w14:paraId="4FADE97D"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ACE9F31" w14:textId="671D1DDA" w:rsidR="00D744FB" w:rsidRPr="00D744FB" w:rsidRDefault="00061700" w:rsidP="006237AE">
            <w:pPr>
              <w:spacing w:line="360" w:lineRule="auto"/>
              <w:jc w:val="center"/>
              <w:rPr>
                <w:color w:val="000000"/>
              </w:rPr>
            </w:pPr>
            <w:r>
              <w:rPr>
                <w:color w:val="000000"/>
              </w:rPr>
              <w:t xml:space="preserve">24ºC – </w:t>
            </w:r>
            <w:r w:rsidR="00D744FB" w:rsidRPr="00D744FB">
              <w:rPr>
                <w:color w:val="000000"/>
              </w:rPr>
              <w:t>32</w:t>
            </w:r>
          </w:p>
        </w:tc>
        <w:tc>
          <w:tcPr>
            <w:tcW w:w="0" w:type="auto"/>
            <w:tcBorders>
              <w:top w:val="nil"/>
              <w:left w:val="nil"/>
              <w:bottom w:val="nil"/>
              <w:right w:val="nil"/>
            </w:tcBorders>
            <w:shd w:val="clear" w:color="auto" w:fill="auto"/>
            <w:noWrap/>
            <w:vAlign w:val="bottom"/>
            <w:hideMark/>
          </w:tcPr>
          <w:p w14:paraId="03BDE86E" w14:textId="58B6F085" w:rsidR="00D744FB" w:rsidRPr="00D744FB" w:rsidRDefault="00D744FB" w:rsidP="006237AE">
            <w:pPr>
              <w:spacing w:line="360" w:lineRule="auto"/>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278A7E55" w14:textId="77777777" w:rsidR="00D744FB" w:rsidRPr="00D744FB" w:rsidRDefault="00D744FB" w:rsidP="006237AE">
            <w:pPr>
              <w:spacing w:line="360" w:lineRule="auto"/>
              <w:jc w:val="center"/>
              <w:rPr>
                <w:color w:val="000000"/>
              </w:rPr>
            </w:pPr>
            <w:r w:rsidRPr="00D744FB">
              <w:rPr>
                <w:color w:val="000000"/>
              </w:rPr>
              <w:t>0.63</w:t>
            </w:r>
          </w:p>
        </w:tc>
        <w:tc>
          <w:tcPr>
            <w:tcW w:w="0" w:type="auto"/>
            <w:tcBorders>
              <w:top w:val="nil"/>
              <w:left w:val="nil"/>
              <w:bottom w:val="nil"/>
              <w:right w:val="nil"/>
            </w:tcBorders>
            <w:shd w:val="clear" w:color="auto" w:fill="auto"/>
            <w:noWrap/>
            <w:vAlign w:val="bottom"/>
            <w:hideMark/>
          </w:tcPr>
          <w:p w14:paraId="071D4977" w14:textId="0D2B3F56"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099811C2" w14:textId="6E36C5D8"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9EDE372" w14:textId="18E39FD5"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263B4716" w14:textId="15A07B25" w:rsidR="00D744FB" w:rsidRPr="00D744FB" w:rsidRDefault="00211266" w:rsidP="006237AE">
            <w:pPr>
              <w:spacing w:line="360" w:lineRule="auto"/>
              <w:jc w:val="center"/>
              <w:rPr>
                <w:color w:val="000000"/>
              </w:rPr>
            </w:pPr>
            <w:r>
              <w:rPr>
                <w:color w:val="000000"/>
              </w:rPr>
              <w:t>1*</w:t>
            </w:r>
          </w:p>
        </w:tc>
        <w:tc>
          <w:tcPr>
            <w:tcW w:w="0" w:type="auto"/>
            <w:tcBorders>
              <w:top w:val="nil"/>
              <w:left w:val="nil"/>
              <w:bottom w:val="nil"/>
              <w:right w:val="nil"/>
            </w:tcBorders>
            <w:shd w:val="clear" w:color="auto" w:fill="auto"/>
            <w:noWrap/>
            <w:vAlign w:val="bottom"/>
            <w:hideMark/>
          </w:tcPr>
          <w:p w14:paraId="4B22D316" w14:textId="77777777" w:rsidR="00D744FB" w:rsidRPr="00D744FB" w:rsidRDefault="00D744FB" w:rsidP="006237AE">
            <w:pPr>
              <w:spacing w:line="360" w:lineRule="auto"/>
              <w:jc w:val="right"/>
              <w:rPr>
                <w:b/>
                <w:bCs/>
                <w:color w:val="000000"/>
              </w:rPr>
            </w:pPr>
            <w:r w:rsidRPr="00D744FB">
              <w:rPr>
                <w:b/>
                <w:bCs/>
                <w:color w:val="000000"/>
              </w:rPr>
              <w:t>0.66</w:t>
            </w:r>
          </w:p>
        </w:tc>
        <w:tc>
          <w:tcPr>
            <w:tcW w:w="0" w:type="auto"/>
            <w:tcBorders>
              <w:top w:val="nil"/>
              <w:left w:val="nil"/>
              <w:bottom w:val="nil"/>
              <w:right w:val="nil"/>
            </w:tcBorders>
            <w:shd w:val="clear" w:color="auto" w:fill="auto"/>
            <w:noWrap/>
            <w:vAlign w:val="bottom"/>
            <w:hideMark/>
          </w:tcPr>
          <w:p w14:paraId="1208C065" w14:textId="77777777" w:rsidR="00D744FB" w:rsidRPr="00D744FB" w:rsidRDefault="00D744FB" w:rsidP="006237AE">
            <w:pPr>
              <w:spacing w:line="360" w:lineRule="auto"/>
              <w:jc w:val="right"/>
              <w:rPr>
                <w:color w:val="000000"/>
              </w:rPr>
            </w:pPr>
            <w:r w:rsidRPr="00D744FB">
              <w:rPr>
                <w:color w:val="000000"/>
              </w:rPr>
              <w:t>0.30</w:t>
            </w:r>
          </w:p>
        </w:tc>
        <w:tc>
          <w:tcPr>
            <w:tcW w:w="0" w:type="auto"/>
            <w:tcBorders>
              <w:top w:val="nil"/>
              <w:left w:val="nil"/>
              <w:bottom w:val="nil"/>
              <w:right w:val="nil"/>
            </w:tcBorders>
            <w:shd w:val="clear" w:color="auto" w:fill="auto"/>
            <w:noWrap/>
            <w:vAlign w:val="bottom"/>
            <w:hideMark/>
          </w:tcPr>
          <w:p w14:paraId="74C9AE84" w14:textId="77777777" w:rsidR="00D744FB" w:rsidRPr="00D744FB" w:rsidRDefault="00D744FB" w:rsidP="006237AE">
            <w:pPr>
              <w:spacing w:line="360" w:lineRule="auto"/>
              <w:jc w:val="right"/>
              <w:rPr>
                <w:color w:val="000000"/>
              </w:rPr>
            </w:pPr>
            <w:r w:rsidRPr="00D744FB">
              <w:rPr>
                <w:color w:val="000000"/>
              </w:rPr>
              <w:t>0.91</w:t>
            </w:r>
          </w:p>
        </w:tc>
        <w:tc>
          <w:tcPr>
            <w:tcW w:w="0" w:type="auto"/>
            <w:gridSpan w:val="2"/>
            <w:tcBorders>
              <w:top w:val="nil"/>
              <w:left w:val="nil"/>
              <w:bottom w:val="nil"/>
              <w:right w:val="nil"/>
            </w:tcBorders>
            <w:shd w:val="clear" w:color="auto" w:fill="auto"/>
            <w:noWrap/>
            <w:vAlign w:val="bottom"/>
            <w:hideMark/>
          </w:tcPr>
          <w:p w14:paraId="7838F742" w14:textId="77777777" w:rsidR="00D744FB" w:rsidRPr="00D744FB" w:rsidRDefault="00D744FB" w:rsidP="006237AE">
            <w:pPr>
              <w:spacing w:line="360" w:lineRule="auto"/>
              <w:jc w:val="right"/>
              <w:rPr>
                <w:b/>
                <w:bCs/>
                <w:color w:val="000000"/>
              </w:rPr>
            </w:pPr>
            <w:r w:rsidRPr="00D744FB">
              <w:rPr>
                <w:b/>
                <w:bCs/>
                <w:color w:val="000000"/>
              </w:rPr>
              <w:t>0.29</w:t>
            </w:r>
          </w:p>
        </w:tc>
        <w:tc>
          <w:tcPr>
            <w:tcW w:w="0" w:type="auto"/>
            <w:tcBorders>
              <w:top w:val="nil"/>
              <w:left w:val="nil"/>
              <w:bottom w:val="nil"/>
              <w:right w:val="nil"/>
            </w:tcBorders>
            <w:shd w:val="clear" w:color="auto" w:fill="auto"/>
            <w:noWrap/>
            <w:vAlign w:val="bottom"/>
            <w:hideMark/>
          </w:tcPr>
          <w:p w14:paraId="3C72A22D" w14:textId="77777777" w:rsidR="00D744FB" w:rsidRPr="00D744FB" w:rsidRDefault="00D744FB" w:rsidP="006237AE">
            <w:pPr>
              <w:spacing w:line="360" w:lineRule="auto"/>
              <w:jc w:val="right"/>
              <w:rPr>
                <w:color w:val="000000"/>
              </w:rPr>
            </w:pPr>
            <w:r w:rsidRPr="00D744FB">
              <w:rPr>
                <w:color w:val="000000"/>
              </w:rPr>
              <w:t>0.19</w:t>
            </w:r>
          </w:p>
        </w:tc>
        <w:tc>
          <w:tcPr>
            <w:tcW w:w="0" w:type="auto"/>
            <w:tcBorders>
              <w:top w:val="nil"/>
              <w:left w:val="nil"/>
              <w:bottom w:val="nil"/>
              <w:right w:val="nil"/>
            </w:tcBorders>
            <w:shd w:val="clear" w:color="auto" w:fill="auto"/>
            <w:noWrap/>
            <w:vAlign w:val="bottom"/>
            <w:hideMark/>
          </w:tcPr>
          <w:p w14:paraId="14C4744A" w14:textId="77777777" w:rsidR="00D744FB" w:rsidRPr="00D744FB" w:rsidRDefault="00D744FB" w:rsidP="006237AE">
            <w:pPr>
              <w:spacing w:line="360" w:lineRule="auto"/>
              <w:jc w:val="right"/>
              <w:rPr>
                <w:color w:val="000000"/>
              </w:rPr>
            </w:pPr>
            <w:r w:rsidRPr="00D744FB">
              <w:rPr>
                <w:color w:val="000000"/>
              </w:rPr>
              <w:t>0.39</w:t>
            </w:r>
          </w:p>
        </w:tc>
      </w:tr>
      <w:tr w:rsidR="00D744FB" w:rsidRPr="00D744FB" w14:paraId="1F40E6A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DE33980" w14:textId="3E8C1522" w:rsidR="00D744FB" w:rsidRPr="00D744FB" w:rsidRDefault="00061700" w:rsidP="006237AE">
            <w:pPr>
              <w:spacing w:line="360" w:lineRule="auto"/>
              <w:jc w:val="center"/>
              <w:rPr>
                <w:color w:val="000000"/>
              </w:rPr>
            </w:pPr>
            <w:r>
              <w:rPr>
                <w:color w:val="000000"/>
              </w:rPr>
              <w:t>26ºC – 2</w:t>
            </w:r>
            <w:r w:rsidR="00D744FB" w:rsidRPr="00D744FB">
              <w:rPr>
                <w:color w:val="000000"/>
              </w:rPr>
              <w:t>8</w:t>
            </w:r>
          </w:p>
        </w:tc>
        <w:tc>
          <w:tcPr>
            <w:tcW w:w="0" w:type="auto"/>
            <w:tcBorders>
              <w:top w:val="nil"/>
              <w:left w:val="nil"/>
              <w:bottom w:val="nil"/>
              <w:right w:val="nil"/>
            </w:tcBorders>
            <w:shd w:val="clear" w:color="auto" w:fill="auto"/>
            <w:noWrap/>
            <w:vAlign w:val="bottom"/>
            <w:hideMark/>
          </w:tcPr>
          <w:p w14:paraId="7121BC36"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63E6638"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12E43CE7"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59011321"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1947AF15" w14:textId="77777777" w:rsidR="00D744FB" w:rsidRPr="00D744FB" w:rsidRDefault="00D744FB" w:rsidP="006237AE">
            <w:pPr>
              <w:spacing w:line="360" w:lineRule="auto"/>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6E148727"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491CACC" w14:textId="77777777" w:rsidR="00D744FB" w:rsidRPr="00D744FB" w:rsidRDefault="00D744FB" w:rsidP="006237AE">
            <w:pPr>
              <w:spacing w:line="360" w:lineRule="auto"/>
              <w:jc w:val="right"/>
              <w:rPr>
                <w:b/>
                <w:bCs/>
                <w:color w:val="000000"/>
              </w:rPr>
            </w:pPr>
            <w:r w:rsidRPr="00D744FB">
              <w:rPr>
                <w:b/>
                <w:bCs/>
                <w:color w:val="000000"/>
              </w:rPr>
              <w:t>0.80</w:t>
            </w:r>
          </w:p>
        </w:tc>
        <w:tc>
          <w:tcPr>
            <w:tcW w:w="0" w:type="auto"/>
            <w:tcBorders>
              <w:top w:val="nil"/>
              <w:left w:val="nil"/>
              <w:bottom w:val="nil"/>
              <w:right w:val="nil"/>
            </w:tcBorders>
            <w:shd w:val="clear" w:color="auto" w:fill="auto"/>
            <w:noWrap/>
            <w:vAlign w:val="bottom"/>
            <w:hideMark/>
          </w:tcPr>
          <w:p w14:paraId="081DAFAE" w14:textId="77777777" w:rsidR="00D744FB" w:rsidRPr="00D744FB" w:rsidRDefault="00D744FB" w:rsidP="006237AE">
            <w:pPr>
              <w:spacing w:line="360" w:lineRule="auto"/>
              <w:jc w:val="right"/>
              <w:rPr>
                <w:color w:val="000000"/>
              </w:rPr>
            </w:pPr>
            <w:r w:rsidRPr="00D744FB">
              <w:rPr>
                <w:color w:val="000000"/>
              </w:rPr>
              <w:t>0.55</w:t>
            </w:r>
          </w:p>
        </w:tc>
        <w:tc>
          <w:tcPr>
            <w:tcW w:w="0" w:type="auto"/>
            <w:tcBorders>
              <w:top w:val="nil"/>
              <w:left w:val="nil"/>
              <w:bottom w:val="nil"/>
              <w:right w:val="nil"/>
            </w:tcBorders>
            <w:shd w:val="clear" w:color="auto" w:fill="auto"/>
            <w:noWrap/>
            <w:vAlign w:val="bottom"/>
            <w:hideMark/>
          </w:tcPr>
          <w:p w14:paraId="75E96932" w14:textId="77777777" w:rsidR="00D744FB" w:rsidRPr="00D744FB" w:rsidRDefault="00D744FB" w:rsidP="006237AE">
            <w:pPr>
              <w:spacing w:line="360" w:lineRule="auto"/>
              <w:jc w:val="right"/>
              <w:rPr>
                <w:color w:val="000000"/>
              </w:rPr>
            </w:pPr>
            <w:r w:rsidRPr="00D744FB">
              <w:rPr>
                <w:color w:val="000000"/>
              </w:rPr>
              <w:t>0.95</w:t>
            </w:r>
          </w:p>
        </w:tc>
        <w:tc>
          <w:tcPr>
            <w:tcW w:w="0" w:type="auto"/>
            <w:gridSpan w:val="2"/>
            <w:tcBorders>
              <w:top w:val="nil"/>
              <w:left w:val="nil"/>
              <w:bottom w:val="nil"/>
              <w:right w:val="nil"/>
            </w:tcBorders>
            <w:shd w:val="clear" w:color="auto" w:fill="auto"/>
            <w:noWrap/>
            <w:vAlign w:val="bottom"/>
            <w:hideMark/>
          </w:tcPr>
          <w:p w14:paraId="16758BD7" w14:textId="77777777" w:rsidR="00D744FB" w:rsidRPr="00D744FB" w:rsidRDefault="00D744FB" w:rsidP="006237AE">
            <w:pPr>
              <w:spacing w:line="360" w:lineRule="auto"/>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36828781"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489535E1" w14:textId="77777777" w:rsidR="00D744FB" w:rsidRPr="00D744FB" w:rsidRDefault="00D744FB" w:rsidP="006237AE">
            <w:pPr>
              <w:spacing w:line="360" w:lineRule="auto"/>
              <w:jc w:val="right"/>
              <w:rPr>
                <w:color w:val="000000"/>
              </w:rPr>
            </w:pPr>
            <w:r w:rsidRPr="00D744FB">
              <w:rPr>
                <w:color w:val="000000"/>
              </w:rPr>
              <w:t>0.25</w:t>
            </w:r>
          </w:p>
        </w:tc>
      </w:tr>
      <w:tr w:rsidR="00D744FB" w:rsidRPr="00D744FB" w14:paraId="69A08FCF"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DDA6C8" w14:textId="770541B1" w:rsidR="00D744FB" w:rsidRPr="00D744FB" w:rsidRDefault="00061700" w:rsidP="006237AE">
            <w:pPr>
              <w:spacing w:line="360" w:lineRule="auto"/>
              <w:jc w:val="center"/>
              <w:rPr>
                <w:color w:val="000000"/>
              </w:rPr>
            </w:pPr>
            <w:r>
              <w:rPr>
                <w:color w:val="000000"/>
              </w:rPr>
              <w:t>26ºC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2D5401C7" w14:textId="77777777" w:rsidR="00D744FB" w:rsidRPr="00D744FB" w:rsidRDefault="00D744FB" w:rsidP="006237AE">
            <w:pPr>
              <w:spacing w:line="360" w:lineRule="auto"/>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0AD4EED6" w14:textId="77777777" w:rsidR="00D744FB" w:rsidRPr="00D744FB" w:rsidRDefault="00D744FB" w:rsidP="006237AE">
            <w:pPr>
              <w:spacing w:line="360" w:lineRule="auto"/>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25DB3C6B"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6A9A2F2" w14:textId="77777777" w:rsidR="00D744FB" w:rsidRPr="00D744FB" w:rsidRDefault="00D744FB" w:rsidP="006237AE">
            <w:pPr>
              <w:spacing w:line="360" w:lineRule="auto"/>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14DD0219" w14:textId="77777777" w:rsidR="00D744FB" w:rsidRPr="00D744FB" w:rsidRDefault="00D744FB" w:rsidP="006237AE">
            <w:pPr>
              <w:spacing w:line="360" w:lineRule="auto"/>
              <w:jc w:val="center"/>
              <w:rPr>
                <w:color w:val="000000"/>
              </w:rPr>
            </w:pPr>
            <w:r w:rsidRPr="00D744FB">
              <w:rPr>
                <w:color w:val="000000"/>
              </w:rPr>
              <w:t>0.8</w:t>
            </w:r>
          </w:p>
        </w:tc>
        <w:tc>
          <w:tcPr>
            <w:tcW w:w="0" w:type="auto"/>
            <w:tcBorders>
              <w:top w:val="nil"/>
              <w:left w:val="nil"/>
              <w:bottom w:val="nil"/>
              <w:right w:val="nil"/>
            </w:tcBorders>
            <w:shd w:val="clear" w:color="auto" w:fill="auto"/>
            <w:noWrap/>
            <w:vAlign w:val="bottom"/>
            <w:hideMark/>
          </w:tcPr>
          <w:p w14:paraId="7DA626E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A30A551" w14:textId="77777777" w:rsidR="00D744FB" w:rsidRPr="00D744FB" w:rsidRDefault="00D744FB" w:rsidP="006237AE">
            <w:pPr>
              <w:spacing w:line="360" w:lineRule="auto"/>
              <w:jc w:val="right"/>
              <w:rPr>
                <w:color w:val="000000"/>
              </w:rPr>
            </w:pPr>
            <w:r w:rsidRPr="00D744FB">
              <w:rPr>
                <w:color w:val="000000"/>
              </w:rPr>
              <w:t>0.24</w:t>
            </w:r>
          </w:p>
        </w:tc>
        <w:tc>
          <w:tcPr>
            <w:tcW w:w="0" w:type="auto"/>
            <w:tcBorders>
              <w:top w:val="nil"/>
              <w:left w:val="nil"/>
              <w:bottom w:val="nil"/>
              <w:right w:val="nil"/>
            </w:tcBorders>
            <w:shd w:val="clear" w:color="auto" w:fill="auto"/>
            <w:noWrap/>
            <w:vAlign w:val="bottom"/>
            <w:hideMark/>
          </w:tcPr>
          <w:p w14:paraId="6743166D" w14:textId="77777777" w:rsidR="00D744FB" w:rsidRPr="00D744FB" w:rsidRDefault="00D744FB" w:rsidP="006237AE">
            <w:pPr>
              <w:spacing w:line="360" w:lineRule="auto"/>
              <w:jc w:val="right"/>
              <w:rPr>
                <w:color w:val="000000"/>
              </w:rPr>
            </w:pPr>
            <w:r w:rsidRPr="00D744FB">
              <w:rPr>
                <w:color w:val="000000"/>
              </w:rPr>
              <w:t>-0.18</w:t>
            </w:r>
          </w:p>
        </w:tc>
        <w:tc>
          <w:tcPr>
            <w:tcW w:w="0" w:type="auto"/>
            <w:tcBorders>
              <w:top w:val="nil"/>
              <w:left w:val="nil"/>
              <w:bottom w:val="nil"/>
              <w:right w:val="nil"/>
            </w:tcBorders>
            <w:shd w:val="clear" w:color="auto" w:fill="auto"/>
            <w:noWrap/>
            <w:vAlign w:val="bottom"/>
            <w:hideMark/>
          </w:tcPr>
          <w:p w14:paraId="13C0330F" w14:textId="77777777" w:rsidR="00D744FB" w:rsidRPr="00D744FB" w:rsidRDefault="00D744FB" w:rsidP="006237AE">
            <w:pPr>
              <w:spacing w:line="360" w:lineRule="auto"/>
              <w:jc w:val="right"/>
              <w:rPr>
                <w:color w:val="000000"/>
              </w:rPr>
            </w:pPr>
            <w:r w:rsidRPr="00D744FB">
              <w:rPr>
                <w:color w:val="000000"/>
              </w:rPr>
              <w:t>0.65</w:t>
            </w:r>
          </w:p>
        </w:tc>
        <w:tc>
          <w:tcPr>
            <w:tcW w:w="0" w:type="auto"/>
            <w:gridSpan w:val="2"/>
            <w:tcBorders>
              <w:top w:val="nil"/>
              <w:left w:val="nil"/>
              <w:bottom w:val="nil"/>
              <w:right w:val="nil"/>
            </w:tcBorders>
            <w:shd w:val="clear" w:color="auto" w:fill="auto"/>
            <w:noWrap/>
            <w:vAlign w:val="bottom"/>
            <w:hideMark/>
          </w:tcPr>
          <w:p w14:paraId="4F7389A9"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1E74EF9D"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07191E00" w14:textId="77777777" w:rsidR="00D744FB" w:rsidRPr="00D744FB" w:rsidRDefault="00D744FB" w:rsidP="006237AE">
            <w:pPr>
              <w:spacing w:line="360" w:lineRule="auto"/>
              <w:jc w:val="right"/>
              <w:rPr>
                <w:color w:val="000000"/>
              </w:rPr>
            </w:pPr>
            <w:r w:rsidRPr="00D744FB">
              <w:rPr>
                <w:color w:val="000000"/>
              </w:rPr>
              <w:t>0.15</w:t>
            </w:r>
          </w:p>
        </w:tc>
      </w:tr>
      <w:tr w:rsidR="00D744FB" w:rsidRPr="00D744FB" w14:paraId="494DFBB3"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9DFAD" w14:textId="04DA62CE" w:rsidR="00D744FB" w:rsidRPr="00D744FB" w:rsidRDefault="00061700" w:rsidP="006237AE">
            <w:pPr>
              <w:spacing w:line="360" w:lineRule="auto"/>
              <w:jc w:val="center"/>
              <w:rPr>
                <w:color w:val="000000"/>
              </w:rPr>
            </w:pPr>
            <w:r>
              <w:rPr>
                <w:color w:val="000000"/>
              </w:rPr>
              <w:t>26ºC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28C6C3C5" w14:textId="77777777" w:rsidR="00D744FB" w:rsidRPr="00D744FB" w:rsidRDefault="00D744FB" w:rsidP="006237AE">
            <w:pPr>
              <w:spacing w:line="360" w:lineRule="auto"/>
              <w:jc w:val="center"/>
              <w:rPr>
                <w:b/>
                <w:bCs/>
                <w:color w:val="000000"/>
              </w:rPr>
            </w:pPr>
            <w:r w:rsidRPr="00D744FB">
              <w:rPr>
                <w:b/>
                <w:bCs/>
                <w:color w:val="000000"/>
              </w:rPr>
              <w:t>0.92</w:t>
            </w:r>
          </w:p>
        </w:tc>
        <w:tc>
          <w:tcPr>
            <w:tcW w:w="0" w:type="auto"/>
            <w:tcBorders>
              <w:top w:val="nil"/>
              <w:left w:val="nil"/>
              <w:bottom w:val="nil"/>
              <w:right w:val="nil"/>
            </w:tcBorders>
            <w:shd w:val="clear" w:color="auto" w:fill="auto"/>
            <w:noWrap/>
            <w:vAlign w:val="bottom"/>
            <w:hideMark/>
          </w:tcPr>
          <w:p w14:paraId="6C5120D3" w14:textId="77777777" w:rsidR="00D744FB" w:rsidRPr="00D744FB" w:rsidRDefault="00D744FB" w:rsidP="006237AE">
            <w:pPr>
              <w:spacing w:line="360" w:lineRule="auto"/>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7F652AB2"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6723EC2B" w14:textId="77777777" w:rsidR="00D744FB" w:rsidRPr="00D744FB" w:rsidRDefault="00D744FB" w:rsidP="006237AE">
            <w:pPr>
              <w:spacing w:line="360" w:lineRule="auto"/>
              <w:jc w:val="center"/>
              <w:rPr>
                <w:b/>
                <w:bCs/>
                <w:color w:val="000000"/>
              </w:rPr>
            </w:pPr>
            <w:r w:rsidRPr="00D744FB">
              <w:rPr>
                <w:b/>
                <w:bCs/>
                <w:color w:val="000000"/>
              </w:rPr>
              <w:t>0.84</w:t>
            </w:r>
          </w:p>
        </w:tc>
        <w:tc>
          <w:tcPr>
            <w:tcW w:w="0" w:type="auto"/>
            <w:tcBorders>
              <w:top w:val="nil"/>
              <w:left w:val="nil"/>
              <w:bottom w:val="nil"/>
              <w:right w:val="nil"/>
            </w:tcBorders>
            <w:shd w:val="clear" w:color="auto" w:fill="auto"/>
            <w:noWrap/>
            <w:vAlign w:val="bottom"/>
            <w:hideMark/>
          </w:tcPr>
          <w:p w14:paraId="6828110C" w14:textId="77777777" w:rsidR="00D744FB" w:rsidRPr="00D744FB" w:rsidRDefault="00D744FB" w:rsidP="006237AE">
            <w:pPr>
              <w:spacing w:line="360" w:lineRule="auto"/>
              <w:jc w:val="center"/>
              <w:rPr>
                <w:color w:val="000000"/>
              </w:rPr>
            </w:pPr>
            <w:r w:rsidRPr="00D744FB">
              <w:rPr>
                <w:color w:val="000000"/>
              </w:rPr>
              <w:t>0.59</w:t>
            </w:r>
          </w:p>
        </w:tc>
        <w:tc>
          <w:tcPr>
            <w:tcW w:w="0" w:type="auto"/>
            <w:tcBorders>
              <w:top w:val="nil"/>
              <w:left w:val="nil"/>
              <w:bottom w:val="nil"/>
              <w:right w:val="nil"/>
            </w:tcBorders>
            <w:shd w:val="clear" w:color="auto" w:fill="auto"/>
            <w:noWrap/>
            <w:vAlign w:val="bottom"/>
            <w:hideMark/>
          </w:tcPr>
          <w:p w14:paraId="6422FAFC"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D037887" w14:textId="77777777" w:rsidR="00D744FB" w:rsidRPr="00D744FB" w:rsidRDefault="00D744FB" w:rsidP="006237AE">
            <w:pPr>
              <w:spacing w:line="360" w:lineRule="auto"/>
              <w:jc w:val="right"/>
              <w:rPr>
                <w:b/>
                <w:bCs/>
                <w:color w:val="000000"/>
              </w:rPr>
            </w:pPr>
            <w:r w:rsidRPr="00D744FB">
              <w:rPr>
                <w:b/>
                <w:bCs/>
                <w:color w:val="000000"/>
              </w:rPr>
              <w:t>0.46</w:t>
            </w:r>
          </w:p>
        </w:tc>
        <w:tc>
          <w:tcPr>
            <w:tcW w:w="0" w:type="auto"/>
            <w:tcBorders>
              <w:top w:val="nil"/>
              <w:left w:val="nil"/>
              <w:bottom w:val="nil"/>
              <w:right w:val="nil"/>
            </w:tcBorders>
            <w:shd w:val="clear" w:color="auto" w:fill="auto"/>
            <w:noWrap/>
            <w:vAlign w:val="bottom"/>
            <w:hideMark/>
          </w:tcPr>
          <w:p w14:paraId="7933AADB"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4E2E8F44" w14:textId="77777777" w:rsidR="00D744FB" w:rsidRPr="00D744FB" w:rsidRDefault="00D744FB" w:rsidP="006237AE">
            <w:pPr>
              <w:spacing w:line="360" w:lineRule="auto"/>
              <w:jc w:val="right"/>
              <w:rPr>
                <w:color w:val="000000"/>
              </w:rPr>
            </w:pPr>
            <w:r w:rsidRPr="00D744FB">
              <w:rPr>
                <w:color w:val="000000"/>
              </w:rPr>
              <w:t>0.78</w:t>
            </w:r>
          </w:p>
        </w:tc>
        <w:tc>
          <w:tcPr>
            <w:tcW w:w="0" w:type="auto"/>
            <w:gridSpan w:val="2"/>
            <w:tcBorders>
              <w:top w:val="nil"/>
              <w:left w:val="nil"/>
              <w:bottom w:val="nil"/>
              <w:right w:val="nil"/>
            </w:tcBorders>
            <w:shd w:val="clear" w:color="auto" w:fill="auto"/>
            <w:noWrap/>
            <w:vAlign w:val="bottom"/>
            <w:hideMark/>
          </w:tcPr>
          <w:p w14:paraId="6B3AF958" w14:textId="77777777" w:rsidR="00D744FB" w:rsidRPr="00D744FB" w:rsidRDefault="00D744FB" w:rsidP="006237AE">
            <w:pPr>
              <w:spacing w:line="360" w:lineRule="auto"/>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507C9669"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56A31448" w14:textId="77777777" w:rsidR="00D744FB" w:rsidRPr="00D744FB" w:rsidRDefault="00D744FB" w:rsidP="006237AE">
            <w:pPr>
              <w:spacing w:line="360" w:lineRule="auto"/>
              <w:jc w:val="right"/>
              <w:rPr>
                <w:color w:val="000000"/>
              </w:rPr>
            </w:pPr>
            <w:r w:rsidRPr="00D744FB">
              <w:rPr>
                <w:color w:val="000000"/>
              </w:rPr>
              <w:t>0.25</w:t>
            </w:r>
          </w:p>
        </w:tc>
      </w:tr>
      <w:tr w:rsidR="00D744FB" w:rsidRPr="00D744FB" w14:paraId="0469B71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DF14C" w14:textId="1B90FE71" w:rsidR="00D744FB" w:rsidRPr="00D744FB" w:rsidRDefault="00061700" w:rsidP="006237AE">
            <w:pPr>
              <w:spacing w:line="360" w:lineRule="auto"/>
              <w:jc w:val="center"/>
              <w:rPr>
                <w:color w:val="000000"/>
              </w:rPr>
            </w:pPr>
            <w:r>
              <w:rPr>
                <w:color w:val="000000"/>
              </w:rPr>
              <w:t>28ºC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44DEC055"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08560E9"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07E390E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03BBC79"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4EBA48C5" w14:textId="77777777" w:rsidR="00D744FB" w:rsidRPr="00D744FB" w:rsidRDefault="00D744FB" w:rsidP="006237AE">
            <w:pPr>
              <w:spacing w:line="360" w:lineRule="auto"/>
              <w:jc w:val="center"/>
              <w:rPr>
                <w:color w:val="000000"/>
              </w:rPr>
            </w:pPr>
            <w:r w:rsidRPr="00D744FB">
              <w:rPr>
                <w:color w:val="000000"/>
              </w:rPr>
              <w:t>0.94</w:t>
            </w:r>
          </w:p>
        </w:tc>
        <w:tc>
          <w:tcPr>
            <w:tcW w:w="0" w:type="auto"/>
            <w:tcBorders>
              <w:top w:val="nil"/>
              <w:left w:val="nil"/>
              <w:bottom w:val="nil"/>
              <w:right w:val="nil"/>
            </w:tcBorders>
            <w:shd w:val="clear" w:color="auto" w:fill="auto"/>
            <w:noWrap/>
            <w:vAlign w:val="bottom"/>
            <w:hideMark/>
          </w:tcPr>
          <w:p w14:paraId="5B868D19"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53DFE8A0"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4FEC1538" w14:textId="77777777" w:rsidR="00D744FB" w:rsidRPr="00D744FB" w:rsidRDefault="00D744FB" w:rsidP="006237AE">
            <w:pPr>
              <w:spacing w:line="360" w:lineRule="auto"/>
              <w:jc w:val="right"/>
              <w:rPr>
                <w:color w:val="000000"/>
              </w:rPr>
            </w:pPr>
            <w:r w:rsidRPr="00D744FB">
              <w:rPr>
                <w:color w:val="000000"/>
              </w:rPr>
              <w:t>0.41</w:t>
            </w:r>
          </w:p>
        </w:tc>
        <w:tc>
          <w:tcPr>
            <w:tcW w:w="0" w:type="auto"/>
            <w:tcBorders>
              <w:top w:val="nil"/>
              <w:left w:val="nil"/>
              <w:bottom w:val="nil"/>
              <w:right w:val="nil"/>
            </w:tcBorders>
            <w:shd w:val="clear" w:color="auto" w:fill="auto"/>
            <w:noWrap/>
            <w:vAlign w:val="bottom"/>
            <w:hideMark/>
          </w:tcPr>
          <w:p w14:paraId="2EF6F00B" w14:textId="77777777" w:rsidR="00D744FB" w:rsidRPr="00D744FB" w:rsidRDefault="00D744FB" w:rsidP="006237AE">
            <w:pPr>
              <w:spacing w:line="360" w:lineRule="auto"/>
              <w:jc w:val="right"/>
              <w:rPr>
                <w:color w:val="000000"/>
              </w:rPr>
            </w:pPr>
            <w:r w:rsidRPr="00D744FB">
              <w:rPr>
                <w:color w:val="000000"/>
              </w:rPr>
              <w:t>0.93</w:t>
            </w:r>
          </w:p>
        </w:tc>
        <w:tc>
          <w:tcPr>
            <w:tcW w:w="0" w:type="auto"/>
            <w:gridSpan w:val="2"/>
            <w:tcBorders>
              <w:top w:val="nil"/>
              <w:left w:val="nil"/>
              <w:bottom w:val="nil"/>
              <w:right w:val="nil"/>
            </w:tcBorders>
            <w:shd w:val="clear" w:color="auto" w:fill="auto"/>
            <w:noWrap/>
            <w:vAlign w:val="bottom"/>
            <w:hideMark/>
          </w:tcPr>
          <w:p w14:paraId="5263A2A6" w14:textId="77777777" w:rsidR="00D744FB" w:rsidRPr="00D744FB" w:rsidRDefault="00D744FB" w:rsidP="006237AE">
            <w:pPr>
              <w:spacing w:line="360" w:lineRule="auto"/>
              <w:jc w:val="right"/>
              <w:rPr>
                <w:color w:val="000000"/>
              </w:rPr>
            </w:pPr>
            <w:r w:rsidRPr="00D744FB">
              <w:rPr>
                <w:color w:val="000000"/>
              </w:rPr>
              <w:t>0.08</w:t>
            </w:r>
          </w:p>
        </w:tc>
        <w:tc>
          <w:tcPr>
            <w:tcW w:w="0" w:type="auto"/>
            <w:tcBorders>
              <w:top w:val="nil"/>
              <w:left w:val="nil"/>
              <w:bottom w:val="nil"/>
              <w:right w:val="nil"/>
            </w:tcBorders>
            <w:shd w:val="clear" w:color="auto" w:fill="auto"/>
            <w:noWrap/>
            <w:vAlign w:val="bottom"/>
            <w:hideMark/>
          </w:tcPr>
          <w:p w14:paraId="53638D2D"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2D2BCD24" w14:textId="77777777" w:rsidR="00D744FB" w:rsidRPr="00D744FB" w:rsidRDefault="00D744FB" w:rsidP="006237AE">
            <w:pPr>
              <w:spacing w:line="360" w:lineRule="auto"/>
              <w:jc w:val="right"/>
              <w:rPr>
                <w:color w:val="000000"/>
              </w:rPr>
            </w:pPr>
            <w:r w:rsidRPr="00D744FB">
              <w:rPr>
                <w:color w:val="000000"/>
              </w:rPr>
              <w:t>0.2</w:t>
            </w:r>
          </w:p>
        </w:tc>
      </w:tr>
      <w:tr w:rsidR="00D744FB" w:rsidRPr="00D744FB" w14:paraId="609AE19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66A1E577" w14:textId="1C0BB08B" w:rsidR="00D744FB" w:rsidRPr="00D744FB" w:rsidRDefault="00061700" w:rsidP="006237AE">
            <w:pPr>
              <w:spacing w:line="360" w:lineRule="auto"/>
              <w:jc w:val="center"/>
              <w:rPr>
                <w:color w:val="000000"/>
              </w:rPr>
            </w:pPr>
            <w:r>
              <w:rPr>
                <w:color w:val="000000"/>
              </w:rPr>
              <w:t>28ºC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6BECE696" w14:textId="77777777" w:rsidR="00D744FB" w:rsidRPr="00D744FB" w:rsidRDefault="00D744FB" w:rsidP="006237AE">
            <w:pPr>
              <w:spacing w:line="360" w:lineRule="auto"/>
              <w:jc w:val="center"/>
              <w:rPr>
                <w:b/>
                <w:bCs/>
                <w:color w:val="000000"/>
              </w:rPr>
            </w:pPr>
            <w:r w:rsidRPr="00D744FB">
              <w:rPr>
                <w:b/>
                <w:bCs/>
                <w:color w:val="000000"/>
              </w:rPr>
              <w:t>0.97</w:t>
            </w:r>
          </w:p>
        </w:tc>
        <w:tc>
          <w:tcPr>
            <w:tcW w:w="0" w:type="auto"/>
            <w:tcBorders>
              <w:top w:val="nil"/>
              <w:left w:val="nil"/>
              <w:bottom w:val="nil"/>
              <w:right w:val="nil"/>
            </w:tcBorders>
            <w:shd w:val="clear" w:color="auto" w:fill="auto"/>
            <w:noWrap/>
            <w:vAlign w:val="bottom"/>
            <w:hideMark/>
          </w:tcPr>
          <w:p w14:paraId="7A56F8F5" w14:textId="77777777" w:rsidR="00D744FB" w:rsidRPr="00D744FB" w:rsidRDefault="00D744FB" w:rsidP="006237AE">
            <w:pPr>
              <w:spacing w:line="360" w:lineRule="auto"/>
              <w:jc w:val="center"/>
              <w:rPr>
                <w:color w:val="000000"/>
              </w:rPr>
            </w:pPr>
            <w:r w:rsidRPr="00D744FB">
              <w:rPr>
                <w:color w:val="000000"/>
              </w:rPr>
              <w:t>0.93</w:t>
            </w:r>
          </w:p>
        </w:tc>
        <w:tc>
          <w:tcPr>
            <w:tcW w:w="0" w:type="auto"/>
            <w:tcBorders>
              <w:top w:val="nil"/>
              <w:left w:val="nil"/>
              <w:bottom w:val="nil"/>
              <w:right w:val="nil"/>
            </w:tcBorders>
            <w:shd w:val="clear" w:color="auto" w:fill="auto"/>
            <w:noWrap/>
            <w:vAlign w:val="bottom"/>
            <w:hideMark/>
          </w:tcPr>
          <w:p w14:paraId="7599C191"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6A3CD8A" w14:textId="77777777" w:rsidR="00D744FB" w:rsidRPr="00D744FB" w:rsidRDefault="00D744FB" w:rsidP="006237AE">
            <w:pPr>
              <w:spacing w:line="360" w:lineRule="auto"/>
              <w:jc w:val="center"/>
              <w:rPr>
                <w:b/>
                <w:bCs/>
                <w:color w:val="000000"/>
              </w:rPr>
            </w:pPr>
            <w:r w:rsidRPr="00D744FB">
              <w:rPr>
                <w:b/>
                <w:bCs/>
                <w:color w:val="000000"/>
              </w:rPr>
              <w:t>0.92</w:t>
            </w:r>
          </w:p>
        </w:tc>
        <w:tc>
          <w:tcPr>
            <w:tcW w:w="0" w:type="auto"/>
            <w:tcBorders>
              <w:top w:val="nil"/>
              <w:left w:val="nil"/>
              <w:bottom w:val="nil"/>
              <w:right w:val="nil"/>
            </w:tcBorders>
            <w:shd w:val="clear" w:color="auto" w:fill="auto"/>
            <w:noWrap/>
            <w:vAlign w:val="bottom"/>
            <w:hideMark/>
          </w:tcPr>
          <w:p w14:paraId="7510F654" w14:textId="77777777" w:rsidR="00D744FB" w:rsidRPr="00D744FB" w:rsidRDefault="00D744FB" w:rsidP="006237AE">
            <w:pPr>
              <w:spacing w:line="360" w:lineRule="auto"/>
              <w:jc w:val="center"/>
              <w:rPr>
                <w:color w:val="000000"/>
              </w:rPr>
            </w:pPr>
            <w:r w:rsidRPr="00D744FB">
              <w:rPr>
                <w:color w:val="000000"/>
              </w:rPr>
              <w:t>0.8</w:t>
            </w:r>
          </w:p>
        </w:tc>
        <w:tc>
          <w:tcPr>
            <w:tcW w:w="0" w:type="auto"/>
            <w:tcBorders>
              <w:top w:val="nil"/>
              <w:left w:val="nil"/>
              <w:bottom w:val="nil"/>
              <w:right w:val="nil"/>
            </w:tcBorders>
            <w:shd w:val="clear" w:color="auto" w:fill="auto"/>
            <w:noWrap/>
            <w:vAlign w:val="bottom"/>
            <w:hideMark/>
          </w:tcPr>
          <w:p w14:paraId="26C6F47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399E68E7"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0D2B4BAD" w14:textId="77777777" w:rsidR="00D744FB" w:rsidRPr="00D744FB" w:rsidRDefault="00D744FB" w:rsidP="006237AE">
            <w:pPr>
              <w:spacing w:line="360" w:lineRule="auto"/>
              <w:jc w:val="right"/>
              <w:rPr>
                <w:color w:val="000000"/>
              </w:rPr>
            </w:pPr>
            <w:r w:rsidRPr="00D744FB">
              <w:rPr>
                <w:color w:val="000000"/>
              </w:rPr>
              <w:t>0.45</w:t>
            </w:r>
          </w:p>
        </w:tc>
        <w:tc>
          <w:tcPr>
            <w:tcW w:w="0" w:type="auto"/>
            <w:tcBorders>
              <w:top w:val="nil"/>
              <w:left w:val="nil"/>
              <w:bottom w:val="nil"/>
              <w:right w:val="nil"/>
            </w:tcBorders>
            <w:shd w:val="clear" w:color="auto" w:fill="auto"/>
            <w:noWrap/>
            <w:vAlign w:val="bottom"/>
            <w:hideMark/>
          </w:tcPr>
          <w:p w14:paraId="5102D296" w14:textId="77777777" w:rsidR="00D744FB" w:rsidRPr="00D744FB" w:rsidRDefault="00D744FB" w:rsidP="006237AE">
            <w:pPr>
              <w:spacing w:line="360" w:lineRule="auto"/>
              <w:jc w:val="right"/>
              <w:rPr>
                <w:color w:val="000000"/>
              </w:rPr>
            </w:pPr>
            <w:r w:rsidRPr="00D744FB">
              <w:rPr>
                <w:color w:val="000000"/>
              </w:rPr>
              <w:t>0.91</w:t>
            </w:r>
          </w:p>
        </w:tc>
        <w:tc>
          <w:tcPr>
            <w:tcW w:w="0" w:type="auto"/>
            <w:gridSpan w:val="2"/>
            <w:tcBorders>
              <w:top w:val="nil"/>
              <w:left w:val="nil"/>
              <w:bottom w:val="nil"/>
              <w:right w:val="nil"/>
            </w:tcBorders>
            <w:shd w:val="clear" w:color="auto" w:fill="auto"/>
            <w:noWrap/>
            <w:vAlign w:val="bottom"/>
            <w:hideMark/>
          </w:tcPr>
          <w:p w14:paraId="74559ACF" w14:textId="77777777" w:rsidR="00D744FB" w:rsidRPr="00D744FB" w:rsidRDefault="00D744FB" w:rsidP="006237AE">
            <w:pPr>
              <w:spacing w:line="360" w:lineRule="auto"/>
              <w:jc w:val="right"/>
              <w:rPr>
                <w:b/>
                <w:bCs/>
                <w:color w:val="000000"/>
              </w:rPr>
            </w:pPr>
            <w:r w:rsidRPr="00D744FB">
              <w:rPr>
                <w:b/>
                <w:bCs/>
                <w:color w:val="000000"/>
              </w:rPr>
              <w:t>0.21</w:t>
            </w:r>
          </w:p>
        </w:tc>
        <w:tc>
          <w:tcPr>
            <w:tcW w:w="0" w:type="auto"/>
            <w:tcBorders>
              <w:top w:val="nil"/>
              <w:left w:val="nil"/>
              <w:bottom w:val="nil"/>
              <w:right w:val="nil"/>
            </w:tcBorders>
            <w:shd w:val="clear" w:color="auto" w:fill="auto"/>
            <w:noWrap/>
            <w:vAlign w:val="bottom"/>
            <w:hideMark/>
          </w:tcPr>
          <w:p w14:paraId="1320DAA2" w14:textId="77777777" w:rsidR="00D744FB" w:rsidRPr="00D744FB" w:rsidRDefault="00D744FB" w:rsidP="006237AE">
            <w:pPr>
              <w:spacing w:line="360" w:lineRule="auto"/>
              <w:jc w:val="right"/>
              <w:rPr>
                <w:color w:val="000000"/>
              </w:rPr>
            </w:pPr>
            <w:r w:rsidRPr="00D744FB">
              <w:rPr>
                <w:color w:val="000000"/>
              </w:rPr>
              <w:t>0.1</w:t>
            </w:r>
          </w:p>
        </w:tc>
        <w:tc>
          <w:tcPr>
            <w:tcW w:w="0" w:type="auto"/>
            <w:tcBorders>
              <w:top w:val="nil"/>
              <w:left w:val="nil"/>
              <w:bottom w:val="nil"/>
              <w:right w:val="nil"/>
            </w:tcBorders>
            <w:shd w:val="clear" w:color="auto" w:fill="auto"/>
            <w:noWrap/>
            <w:vAlign w:val="bottom"/>
            <w:hideMark/>
          </w:tcPr>
          <w:p w14:paraId="6E702DD3"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795CD72E"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30CDA4CB" w14:textId="7FCB0ECC" w:rsidR="00D744FB" w:rsidRPr="00D744FB" w:rsidRDefault="00061700" w:rsidP="006237AE">
            <w:pPr>
              <w:spacing w:line="360" w:lineRule="auto"/>
              <w:jc w:val="center"/>
              <w:rPr>
                <w:color w:val="000000"/>
              </w:rPr>
            </w:pPr>
            <w:r>
              <w:rPr>
                <w:color w:val="000000"/>
              </w:rPr>
              <w:t>30ºC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5C37BD09" w14:textId="77777777" w:rsidR="00D744FB" w:rsidRPr="00D744FB" w:rsidRDefault="00D744FB" w:rsidP="006237AE">
            <w:pPr>
              <w:spacing w:line="360" w:lineRule="auto"/>
              <w:jc w:val="center"/>
              <w:rPr>
                <w:b/>
                <w:bCs/>
                <w:color w:val="000000"/>
              </w:rPr>
            </w:pPr>
            <w:r w:rsidRPr="00D744FB">
              <w:rPr>
                <w:b/>
                <w:bCs/>
                <w:color w:val="000000"/>
              </w:rPr>
              <w:t>0.94</w:t>
            </w:r>
          </w:p>
        </w:tc>
        <w:tc>
          <w:tcPr>
            <w:tcW w:w="0" w:type="auto"/>
            <w:tcBorders>
              <w:top w:val="nil"/>
              <w:left w:val="nil"/>
              <w:bottom w:val="nil"/>
              <w:right w:val="nil"/>
            </w:tcBorders>
            <w:shd w:val="clear" w:color="auto" w:fill="auto"/>
            <w:noWrap/>
            <w:vAlign w:val="bottom"/>
            <w:hideMark/>
          </w:tcPr>
          <w:p w14:paraId="615BF26F" w14:textId="77777777" w:rsidR="00D744FB" w:rsidRPr="00D744FB" w:rsidRDefault="00D744FB" w:rsidP="006237AE">
            <w:pPr>
              <w:spacing w:line="360" w:lineRule="auto"/>
              <w:jc w:val="center"/>
              <w:rPr>
                <w:color w:val="000000"/>
              </w:rPr>
            </w:pPr>
            <w:r w:rsidRPr="00D744FB">
              <w:rPr>
                <w:color w:val="000000"/>
              </w:rPr>
              <w:t>0.89</w:t>
            </w:r>
          </w:p>
        </w:tc>
        <w:tc>
          <w:tcPr>
            <w:tcW w:w="0" w:type="auto"/>
            <w:tcBorders>
              <w:top w:val="nil"/>
              <w:left w:val="nil"/>
              <w:bottom w:val="nil"/>
              <w:right w:val="nil"/>
            </w:tcBorders>
            <w:shd w:val="clear" w:color="auto" w:fill="auto"/>
            <w:noWrap/>
            <w:vAlign w:val="bottom"/>
            <w:hideMark/>
          </w:tcPr>
          <w:p w14:paraId="1F70894F"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3B504E47" w14:textId="77DE25A9"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12D7C493" w14:textId="77777777" w:rsidR="00D744FB" w:rsidRPr="00D744FB" w:rsidRDefault="00D744FB" w:rsidP="006237AE">
            <w:pPr>
              <w:spacing w:line="360" w:lineRule="auto"/>
              <w:jc w:val="center"/>
              <w:rPr>
                <w:color w:val="000000"/>
              </w:rPr>
            </w:pPr>
            <w:r w:rsidRPr="00D744FB">
              <w:rPr>
                <w:color w:val="000000"/>
              </w:rPr>
              <w:t>0.91</w:t>
            </w:r>
          </w:p>
        </w:tc>
        <w:tc>
          <w:tcPr>
            <w:tcW w:w="0" w:type="auto"/>
            <w:tcBorders>
              <w:top w:val="nil"/>
              <w:left w:val="nil"/>
              <w:bottom w:val="nil"/>
              <w:right w:val="nil"/>
            </w:tcBorders>
            <w:shd w:val="clear" w:color="auto" w:fill="auto"/>
            <w:noWrap/>
            <w:vAlign w:val="bottom"/>
            <w:hideMark/>
          </w:tcPr>
          <w:p w14:paraId="7A9CF984" w14:textId="5B63E4B1"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731D2D0B" w14:textId="77777777" w:rsidR="00D744FB" w:rsidRPr="00D744FB" w:rsidRDefault="00D744FB" w:rsidP="006237AE">
            <w:pPr>
              <w:spacing w:line="360" w:lineRule="auto"/>
              <w:jc w:val="right"/>
              <w:rPr>
                <w:b/>
                <w:bCs/>
                <w:color w:val="000000"/>
              </w:rPr>
            </w:pPr>
            <w:r w:rsidRPr="00D744FB">
              <w:rPr>
                <w:b/>
                <w:bCs/>
                <w:color w:val="000000"/>
              </w:rPr>
              <w:t>0.81</w:t>
            </w:r>
          </w:p>
        </w:tc>
        <w:tc>
          <w:tcPr>
            <w:tcW w:w="0" w:type="auto"/>
            <w:tcBorders>
              <w:top w:val="nil"/>
              <w:left w:val="nil"/>
              <w:bottom w:val="nil"/>
              <w:right w:val="nil"/>
            </w:tcBorders>
            <w:shd w:val="clear" w:color="auto" w:fill="auto"/>
            <w:noWrap/>
            <w:vAlign w:val="bottom"/>
            <w:hideMark/>
          </w:tcPr>
          <w:p w14:paraId="4155F502" w14:textId="77777777" w:rsidR="00D744FB" w:rsidRPr="00D744FB" w:rsidRDefault="00D744FB" w:rsidP="006237AE">
            <w:pPr>
              <w:spacing w:line="360" w:lineRule="auto"/>
              <w:jc w:val="right"/>
              <w:rPr>
                <w:color w:val="000000"/>
              </w:rPr>
            </w:pPr>
            <w:r w:rsidRPr="00D744FB">
              <w:rPr>
                <w:color w:val="000000"/>
              </w:rPr>
              <w:t>0.55</w:t>
            </w:r>
          </w:p>
        </w:tc>
        <w:tc>
          <w:tcPr>
            <w:tcW w:w="0" w:type="auto"/>
            <w:tcBorders>
              <w:top w:val="nil"/>
              <w:left w:val="nil"/>
              <w:bottom w:val="nil"/>
              <w:right w:val="nil"/>
            </w:tcBorders>
            <w:shd w:val="clear" w:color="auto" w:fill="auto"/>
            <w:noWrap/>
            <w:vAlign w:val="bottom"/>
            <w:hideMark/>
          </w:tcPr>
          <w:p w14:paraId="19A52ADD" w14:textId="77777777" w:rsidR="00D744FB" w:rsidRPr="00D744FB" w:rsidRDefault="00D744FB" w:rsidP="006237AE">
            <w:pPr>
              <w:spacing w:line="360" w:lineRule="auto"/>
              <w:jc w:val="right"/>
              <w:rPr>
                <w:color w:val="000000"/>
              </w:rPr>
            </w:pPr>
            <w:r w:rsidRPr="00D744FB">
              <w:rPr>
                <w:color w:val="000000"/>
              </w:rPr>
              <w:t>0.95</w:t>
            </w:r>
          </w:p>
        </w:tc>
        <w:tc>
          <w:tcPr>
            <w:tcW w:w="0" w:type="auto"/>
            <w:gridSpan w:val="2"/>
            <w:tcBorders>
              <w:top w:val="nil"/>
              <w:left w:val="nil"/>
              <w:bottom w:val="nil"/>
              <w:right w:val="nil"/>
            </w:tcBorders>
            <w:shd w:val="clear" w:color="auto" w:fill="auto"/>
            <w:noWrap/>
            <w:vAlign w:val="bottom"/>
            <w:hideMark/>
          </w:tcPr>
          <w:p w14:paraId="706A31A8" w14:textId="77777777" w:rsidR="00D744FB" w:rsidRPr="00D744FB" w:rsidRDefault="00D744FB" w:rsidP="006237AE">
            <w:pPr>
              <w:spacing w:line="360" w:lineRule="auto"/>
              <w:jc w:val="right"/>
              <w:rPr>
                <w:b/>
                <w:bCs/>
                <w:color w:val="000000"/>
              </w:rPr>
            </w:pPr>
            <w:r w:rsidRPr="00D744FB">
              <w:rPr>
                <w:b/>
                <w:bCs/>
                <w:color w:val="000000"/>
              </w:rPr>
              <w:t>0.21</w:t>
            </w:r>
          </w:p>
        </w:tc>
        <w:tc>
          <w:tcPr>
            <w:tcW w:w="0" w:type="auto"/>
            <w:tcBorders>
              <w:top w:val="nil"/>
              <w:left w:val="nil"/>
              <w:bottom w:val="nil"/>
              <w:right w:val="nil"/>
            </w:tcBorders>
            <w:shd w:val="clear" w:color="auto" w:fill="auto"/>
            <w:noWrap/>
            <w:vAlign w:val="bottom"/>
            <w:hideMark/>
          </w:tcPr>
          <w:p w14:paraId="34FFDDE9"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56F1126E" w14:textId="77777777" w:rsidR="00D744FB" w:rsidRPr="00D744FB" w:rsidRDefault="00D744FB" w:rsidP="006237AE">
            <w:pPr>
              <w:spacing w:line="360" w:lineRule="auto"/>
              <w:jc w:val="right"/>
              <w:rPr>
                <w:color w:val="000000"/>
              </w:rPr>
            </w:pPr>
            <w:r w:rsidRPr="00D744FB">
              <w:rPr>
                <w:color w:val="000000"/>
              </w:rPr>
              <w:t>0.31</w:t>
            </w:r>
          </w:p>
        </w:tc>
      </w:tr>
    </w:tbl>
    <w:p w14:paraId="6E38CFC0" w14:textId="1F594E59" w:rsidR="002678D4" w:rsidRDefault="002678D4" w:rsidP="006237AE">
      <w:pPr>
        <w:spacing w:line="360" w:lineRule="auto"/>
        <w:rPr>
          <w:lang w:val="en-AU"/>
        </w:rPr>
      </w:pPr>
    </w:p>
    <w:p w14:paraId="401F73AA" w14:textId="3F5CC07A" w:rsidR="00211266" w:rsidRDefault="00211266" w:rsidP="006237AE">
      <w:pPr>
        <w:spacing w:line="360" w:lineRule="auto"/>
        <w:rPr>
          <w:lang w:val="en-AU"/>
        </w:rPr>
      </w:pPr>
    </w:p>
    <w:p w14:paraId="6450EDD9" w14:textId="6182365D" w:rsidR="00211266" w:rsidRDefault="00211266" w:rsidP="006237AE">
      <w:pPr>
        <w:spacing w:line="360" w:lineRule="auto"/>
        <w:rPr>
          <w:lang w:val="en-AU"/>
        </w:rPr>
      </w:pPr>
    </w:p>
    <w:p w14:paraId="5B6C8658" w14:textId="264341DE" w:rsidR="00211266" w:rsidRDefault="00211266" w:rsidP="006237AE">
      <w:pPr>
        <w:spacing w:line="360" w:lineRule="auto"/>
        <w:rPr>
          <w:lang w:val="en-AU"/>
        </w:rPr>
      </w:pPr>
    </w:p>
    <w:p w14:paraId="7D42A395" w14:textId="337896D3" w:rsidR="00211266" w:rsidRDefault="00211266" w:rsidP="006237AE">
      <w:pPr>
        <w:spacing w:line="360" w:lineRule="auto"/>
        <w:rPr>
          <w:lang w:val="en-AU"/>
        </w:rPr>
      </w:pPr>
    </w:p>
    <w:p w14:paraId="343ED91F" w14:textId="77777777" w:rsidR="00211266" w:rsidRDefault="00211266" w:rsidP="006237AE">
      <w:pPr>
        <w:spacing w:line="360" w:lineRule="auto"/>
        <w:rPr>
          <w:lang w:val="en-AU"/>
        </w:rPr>
      </w:pPr>
    </w:p>
    <w:tbl>
      <w:tblPr>
        <w:tblW w:w="9457" w:type="dxa"/>
        <w:tblLook w:val="04A0" w:firstRow="1" w:lastRow="0" w:firstColumn="1" w:lastColumn="0" w:noHBand="0" w:noVBand="1"/>
      </w:tblPr>
      <w:tblGrid>
        <w:gridCol w:w="2132"/>
        <w:gridCol w:w="1476"/>
        <w:gridCol w:w="1116"/>
        <w:gridCol w:w="1070"/>
        <w:gridCol w:w="1477"/>
        <w:gridCol w:w="1116"/>
        <w:gridCol w:w="1070"/>
      </w:tblGrid>
      <w:tr w:rsidR="004D4365" w:rsidRPr="002678D4" w14:paraId="5C6426CA" w14:textId="77777777" w:rsidTr="004642B5">
        <w:trPr>
          <w:trHeight w:val="320"/>
        </w:trPr>
        <w:tc>
          <w:tcPr>
            <w:tcW w:w="9457" w:type="dxa"/>
            <w:gridSpan w:val="7"/>
            <w:tcBorders>
              <w:top w:val="nil"/>
              <w:left w:val="nil"/>
              <w:bottom w:val="nil"/>
              <w:right w:val="nil"/>
            </w:tcBorders>
            <w:shd w:val="clear" w:color="auto" w:fill="auto"/>
            <w:noWrap/>
            <w:vAlign w:val="bottom"/>
          </w:tcPr>
          <w:p w14:paraId="5B65686E" w14:textId="66C6D3A7" w:rsidR="004D4365" w:rsidRPr="002678D4" w:rsidRDefault="004D4365" w:rsidP="004D4365">
            <w:pPr>
              <w:spacing w:line="360" w:lineRule="auto"/>
              <w:rPr>
                <w:color w:val="000000"/>
              </w:rPr>
            </w:pPr>
            <w:r w:rsidRPr="002678D4">
              <w:rPr>
                <w:b/>
                <w:color w:val="000000"/>
              </w:rPr>
              <w:lastRenderedPageBreak/>
              <w:t>Table 4.</w:t>
            </w:r>
            <w:r w:rsidRPr="002678D4">
              <w:rPr>
                <w:color w:val="000000"/>
              </w:rPr>
              <w:t xml:space="preserve"> Multilevel mass-scaling exponents and their 95% credible intervals estimated at the among-individual and the within-individual level across six measurement temperatures. </w:t>
            </w:r>
            <w:r w:rsidRPr="00D744FB">
              <w:rPr>
                <w:color w:val="000000"/>
              </w:rPr>
              <w:t>N = 42, n</w:t>
            </w:r>
            <w:r w:rsidRPr="00D744FB">
              <w:rPr>
                <w:color w:val="000000"/>
                <w:vertAlign w:val="subscript"/>
              </w:rPr>
              <w:t>obs</w:t>
            </w:r>
            <w:r w:rsidRPr="00D744FB">
              <w:rPr>
                <w:color w:val="000000"/>
              </w:rPr>
              <w:t xml:space="preserve"> = 241</w:t>
            </w:r>
            <w:r>
              <w:rPr>
                <w:color w:val="000000"/>
              </w:rPr>
              <w:t xml:space="preserve">0. </w:t>
            </w:r>
            <w:r w:rsidRPr="002678D4">
              <w:rPr>
                <w:color w:val="000000"/>
              </w:rPr>
              <w:t>Bolded estimates are significantly different from zero</w:t>
            </w:r>
          </w:p>
        </w:tc>
      </w:tr>
      <w:tr w:rsidR="004D4365" w:rsidRPr="002678D4" w14:paraId="20ED31DB" w14:textId="77777777" w:rsidTr="004D4365">
        <w:trPr>
          <w:trHeight w:val="320"/>
        </w:trPr>
        <w:tc>
          <w:tcPr>
            <w:tcW w:w="2132" w:type="dxa"/>
            <w:tcBorders>
              <w:top w:val="nil"/>
              <w:left w:val="nil"/>
              <w:bottom w:val="nil"/>
              <w:right w:val="nil"/>
            </w:tcBorders>
            <w:shd w:val="clear" w:color="auto" w:fill="auto"/>
            <w:noWrap/>
            <w:vAlign w:val="bottom"/>
            <w:hideMark/>
          </w:tcPr>
          <w:p w14:paraId="7633675F" w14:textId="77777777" w:rsidR="004D4365" w:rsidRPr="002678D4" w:rsidRDefault="004D4365" w:rsidP="006237AE">
            <w:pPr>
              <w:spacing w:line="360" w:lineRule="auto"/>
              <w:rPr>
                <w:color w:val="000000"/>
              </w:rPr>
            </w:pPr>
          </w:p>
        </w:tc>
        <w:tc>
          <w:tcPr>
            <w:tcW w:w="3662" w:type="dxa"/>
            <w:gridSpan w:val="3"/>
            <w:tcBorders>
              <w:top w:val="nil"/>
              <w:left w:val="nil"/>
              <w:bottom w:val="nil"/>
              <w:right w:val="nil"/>
            </w:tcBorders>
            <w:shd w:val="clear" w:color="auto" w:fill="auto"/>
            <w:noWrap/>
            <w:vAlign w:val="bottom"/>
            <w:hideMark/>
          </w:tcPr>
          <w:p w14:paraId="2D11ACD0" w14:textId="77777777" w:rsidR="004D4365" w:rsidRPr="002678D4" w:rsidRDefault="004D4365" w:rsidP="006237AE">
            <w:pPr>
              <w:spacing w:line="360" w:lineRule="auto"/>
              <w:jc w:val="center"/>
              <w:rPr>
                <w:color w:val="000000"/>
              </w:rPr>
            </w:pPr>
            <w:r w:rsidRPr="002678D4">
              <w:rPr>
                <w:color w:val="000000"/>
              </w:rPr>
              <w:t>Among-individual</w:t>
            </w:r>
          </w:p>
        </w:tc>
        <w:tc>
          <w:tcPr>
            <w:tcW w:w="3663" w:type="dxa"/>
            <w:gridSpan w:val="3"/>
            <w:tcBorders>
              <w:top w:val="nil"/>
              <w:left w:val="nil"/>
              <w:bottom w:val="nil"/>
              <w:right w:val="nil"/>
            </w:tcBorders>
            <w:shd w:val="clear" w:color="auto" w:fill="auto"/>
            <w:noWrap/>
            <w:vAlign w:val="bottom"/>
            <w:hideMark/>
          </w:tcPr>
          <w:p w14:paraId="1A1F6070" w14:textId="77777777" w:rsidR="004D4365" w:rsidRPr="002678D4" w:rsidRDefault="004D4365" w:rsidP="006237AE">
            <w:pPr>
              <w:spacing w:line="360" w:lineRule="auto"/>
              <w:jc w:val="center"/>
              <w:rPr>
                <w:color w:val="000000"/>
              </w:rPr>
            </w:pPr>
            <w:r w:rsidRPr="002678D4">
              <w:rPr>
                <w:color w:val="000000"/>
              </w:rPr>
              <w:t>Within-individual</w:t>
            </w:r>
          </w:p>
        </w:tc>
      </w:tr>
      <w:tr w:rsidR="004D4365" w:rsidRPr="002678D4" w14:paraId="23E7C1CA" w14:textId="77777777" w:rsidTr="004D4365">
        <w:trPr>
          <w:trHeight w:val="320"/>
        </w:trPr>
        <w:tc>
          <w:tcPr>
            <w:tcW w:w="2132" w:type="dxa"/>
            <w:tcBorders>
              <w:top w:val="nil"/>
              <w:left w:val="nil"/>
              <w:bottom w:val="nil"/>
              <w:right w:val="nil"/>
            </w:tcBorders>
            <w:shd w:val="clear" w:color="auto" w:fill="auto"/>
            <w:noWrap/>
            <w:vAlign w:val="bottom"/>
            <w:hideMark/>
          </w:tcPr>
          <w:p w14:paraId="469E6165" w14:textId="77777777" w:rsidR="004D4365" w:rsidRPr="002678D4" w:rsidRDefault="004D4365" w:rsidP="006237AE">
            <w:pPr>
              <w:spacing w:line="360" w:lineRule="auto"/>
              <w:jc w:val="center"/>
              <w:rPr>
                <w:color w:val="000000"/>
              </w:rPr>
            </w:pPr>
            <w:r w:rsidRPr="002678D4">
              <w:rPr>
                <w:color w:val="000000"/>
              </w:rPr>
              <w:t>Temperature</w:t>
            </w:r>
          </w:p>
        </w:tc>
        <w:tc>
          <w:tcPr>
            <w:tcW w:w="1476" w:type="dxa"/>
            <w:tcBorders>
              <w:top w:val="nil"/>
              <w:left w:val="nil"/>
              <w:bottom w:val="nil"/>
              <w:right w:val="nil"/>
            </w:tcBorders>
            <w:shd w:val="clear" w:color="auto" w:fill="auto"/>
            <w:noWrap/>
            <w:vAlign w:val="bottom"/>
            <w:hideMark/>
          </w:tcPr>
          <w:p w14:paraId="450B3A6E" w14:textId="77777777" w:rsidR="004D4365" w:rsidRPr="002678D4" w:rsidRDefault="004D4365" w:rsidP="006237AE">
            <w:pPr>
              <w:spacing w:line="360" w:lineRule="auto"/>
              <w:jc w:val="center"/>
              <w:rPr>
                <w:color w:val="000000"/>
              </w:rPr>
            </w:pPr>
            <w:r w:rsidRPr="002678D4">
              <w:rPr>
                <w:color w:val="000000"/>
              </w:rPr>
              <w:t>Estimate</w:t>
            </w:r>
          </w:p>
        </w:tc>
        <w:tc>
          <w:tcPr>
            <w:tcW w:w="1116" w:type="dxa"/>
            <w:tcBorders>
              <w:top w:val="nil"/>
              <w:left w:val="nil"/>
              <w:bottom w:val="nil"/>
              <w:right w:val="nil"/>
            </w:tcBorders>
            <w:shd w:val="clear" w:color="auto" w:fill="auto"/>
            <w:noWrap/>
            <w:vAlign w:val="bottom"/>
            <w:hideMark/>
          </w:tcPr>
          <w:p w14:paraId="5ACD6686" w14:textId="77777777" w:rsidR="004D4365" w:rsidRPr="002678D4" w:rsidRDefault="004D4365" w:rsidP="006237AE">
            <w:pPr>
              <w:spacing w:line="360" w:lineRule="auto"/>
              <w:jc w:val="center"/>
              <w:rPr>
                <w:color w:val="000000"/>
              </w:rPr>
            </w:pPr>
            <w:r w:rsidRPr="002678D4">
              <w:rPr>
                <w:color w:val="000000"/>
              </w:rPr>
              <w:t>Lower</w:t>
            </w:r>
          </w:p>
        </w:tc>
        <w:tc>
          <w:tcPr>
            <w:tcW w:w="1070" w:type="dxa"/>
            <w:tcBorders>
              <w:top w:val="nil"/>
              <w:left w:val="nil"/>
              <w:bottom w:val="nil"/>
              <w:right w:val="nil"/>
            </w:tcBorders>
            <w:shd w:val="clear" w:color="auto" w:fill="auto"/>
            <w:noWrap/>
            <w:vAlign w:val="bottom"/>
            <w:hideMark/>
          </w:tcPr>
          <w:p w14:paraId="14E31759" w14:textId="77777777" w:rsidR="004D4365" w:rsidRPr="002678D4" w:rsidRDefault="004D4365" w:rsidP="006237AE">
            <w:pPr>
              <w:spacing w:line="360" w:lineRule="auto"/>
              <w:jc w:val="center"/>
              <w:rPr>
                <w:color w:val="000000"/>
              </w:rPr>
            </w:pPr>
            <w:r w:rsidRPr="002678D4">
              <w:rPr>
                <w:color w:val="000000"/>
              </w:rPr>
              <w:t>Upper</w:t>
            </w:r>
          </w:p>
        </w:tc>
        <w:tc>
          <w:tcPr>
            <w:tcW w:w="1477" w:type="dxa"/>
            <w:tcBorders>
              <w:top w:val="nil"/>
              <w:left w:val="nil"/>
              <w:bottom w:val="nil"/>
              <w:right w:val="nil"/>
            </w:tcBorders>
            <w:shd w:val="clear" w:color="auto" w:fill="auto"/>
            <w:noWrap/>
            <w:vAlign w:val="bottom"/>
            <w:hideMark/>
          </w:tcPr>
          <w:p w14:paraId="67035DB0" w14:textId="77777777" w:rsidR="004D4365" w:rsidRPr="002678D4" w:rsidRDefault="004D4365" w:rsidP="006237AE">
            <w:pPr>
              <w:spacing w:line="360" w:lineRule="auto"/>
              <w:jc w:val="center"/>
              <w:rPr>
                <w:color w:val="000000"/>
              </w:rPr>
            </w:pPr>
            <w:r w:rsidRPr="002678D4">
              <w:rPr>
                <w:color w:val="000000"/>
              </w:rPr>
              <w:t>Estimate</w:t>
            </w:r>
          </w:p>
        </w:tc>
        <w:tc>
          <w:tcPr>
            <w:tcW w:w="1116" w:type="dxa"/>
            <w:tcBorders>
              <w:top w:val="nil"/>
              <w:left w:val="nil"/>
              <w:bottom w:val="nil"/>
              <w:right w:val="nil"/>
            </w:tcBorders>
            <w:shd w:val="clear" w:color="auto" w:fill="auto"/>
            <w:noWrap/>
            <w:vAlign w:val="bottom"/>
            <w:hideMark/>
          </w:tcPr>
          <w:p w14:paraId="072E1729" w14:textId="77777777" w:rsidR="004D4365" w:rsidRPr="002678D4" w:rsidRDefault="004D4365" w:rsidP="006237AE">
            <w:pPr>
              <w:spacing w:line="360" w:lineRule="auto"/>
              <w:jc w:val="center"/>
              <w:rPr>
                <w:color w:val="000000"/>
              </w:rPr>
            </w:pPr>
            <w:r w:rsidRPr="002678D4">
              <w:rPr>
                <w:color w:val="000000"/>
              </w:rPr>
              <w:t>Lower</w:t>
            </w:r>
          </w:p>
        </w:tc>
        <w:tc>
          <w:tcPr>
            <w:tcW w:w="1070" w:type="dxa"/>
            <w:tcBorders>
              <w:top w:val="nil"/>
              <w:left w:val="nil"/>
              <w:bottom w:val="nil"/>
              <w:right w:val="nil"/>
            </w:tcBorders>
            <w:shd w:val="clear" w:color="auto" w:fill="auto"/>
            <w:noWrap/>
            <w:vAlign w:val="bottom"/>
            <w:hideMark/>
          </w:tcPr>
          <w:p w14:paraId="0E3B3ACB" w14:textId="77777777" w:rsidR="004D4365" w:rsidRPr="002678D4" w:rsidRDefault="004D4365" w:rsidP="006237AE">
            <w:pPr>
              <w:spacing w:line="360" w:lineRule="auto"/>
              <w:jc w:val="center"/>
              <w:rPr>
                <w:color w:val="000000"/>
              </w:rPr>
            </w:pPr>
            <w:r w:rsidRPr="002678D4">
              <w:rPr>
                <w:color w:val="000000"/>
              </w:rPr>
              <w:t>Upper</w:t>
            </w:r>
          </w:p>
        </w:tc>
      </w:tr>
      <w:tr w:rsidR="004D4365" w:rsidRPr="002678D4" w14:paraId="2C0187B2" w14:textId="77777777" w:rsidTr="004D4365">
        <w:trPr>
          <w:trHeight w:val="320"/>
        </w:trPr>
        <w:tc>
          <w:tcPr>
            <w:tcW w:w="2132" w:type="dxa"/>
            <w:tcBorders>
              <w:top w:val="nil"/>
              <w:left w:val="nil"/>
              <w:bottom w:val="nil"/>
              <w:right w:val="nil"/>
            </w:tcBorders>
            <w:shd w:val="clear" w:color="auto" w:fill="auto"/>
            <w:noWrap/>
            <w:vAlign w:val="bottom"/>
            <w:hideMark/>
          </w:tcPr>
          <w:p w14:paraId="0D0227D8" w14:textId="77777777" w:rsidR="004D4365" w:rsidRPr="002678D4" w:rsidRDefault="004D4365" w:rsidP="006237AE">
            <w:pPr>
              <w:spacing w:line="360" w:lineRule="auto"/>
              <w:jc w:val="center"/>
              <w:rPr>
                <w:color w:val="000000"/>
              </w:rPr>
            </w:pPr>
            <w:r w:rsidRPr="002678D4">
              <w:rPr>
                <w:color w:val="000000"/>
              </w:rPr>
              <w:t>22</w:t>
            </w:r>
          </w:p>
        </w:tc>
        <w:tc>
          <w:tcPr>
            <w:tcW w:w="1476" w:type="dxa"/>
            <w:tcBorders>
              <w:top w:val="nil"/>
              <w:left w:val="nil"/>
              <w:bottom w:val="nil"/>
              <w:right w:val="nil"/>
            </w:tcBorders>
            <w:shd w:val="clear" w:color="auto" w:fill="auto"/>
            <w:noWrap/>
            <w:vAlign w:val="bottom"/>
            <w:hideMark/>
          </w:tcPr>
          <w:p w14:paraId="26BF4B8F" w14:textId="77777777" w:rsidR="004D4365" w:rsidRPr="002678D4" w:rsidRDefault="004D4365" w:rsidP="006237AE">
            <w:pPr>
              <w:spacing w:line="360" w:lineRule="auto"/>
              <w:jc w:val="center"/>
              <w:rPr>
                <w:b/>
                <w:color w:val="000000"/>
              </w:rPr>
            </w:pPr>
            <w:r w:rsidRPr="002678D4">
              <w:rPr>
                <w:b/>
                <w:color w:val="000000"/>
              </w:rPr>
              <w:t>1.09</w:t>
            </w:r>
          </w:p>
        </w:tc>
        <w:tc>
          <w:tcPr>
            <w:tcW w:w="1116" w:type="dxa"/>
            <w:tcBorders>
              <w:top w:val="nil"/>
              <w:left w:val="nil"/>
              <w:bottom w:val="nil"/>
              <w:right w:val="nil"/>
            </w:tcBorders>
            <w:shd w:val="clear" w:color="auto" w:fill="auto"/>
            <w:noWrap/>
            <w:vAlign w:val="bottom"/>
            <w:hideMark/>
          </w:tcPr>
          <w:p w14:paraId="13C2685F" w14:textId="77777777" w:rsidR="004D4365" w:rsidRPr="002678D4" w:rsidRDefault="004D4365" w:rsidP="006237AE">
            <w:pPr>
              <w:spacing w:line="360" w:lineRule="auto"/>
              <w:jc w:val="center"/>
              <w:rPr>
                <w:color w:val="000000"/>
              </w:rPr>
            </w:pPr>
            <w:r w:rsidRPr="002678D4">
              <w:rPr>
                <w:color w:val="000000"/>
              </w:rPr>
              <w:t>0.49</w:t>
            </w:r>
          </w:p>
        </w:tc>
        <w:tc>
          <w:tcPr>
            <w:tcW w:w="1070" w:type="dxa"/>
            <w:tcBorders>
              <w:top w:val="nil"/>
              <w:left w:val="nil"/>
              <w:bottom w:val="nil"/>
              <w:right w:val="nil"/>
            </w:tcBorders>
            <w:shd w:val="clear" w:color="auto" w:fill="auto"/>
            <w:noWrap/>
            <w:vAlign w:val="bottom"/>
            <w:hideMark/>
          </w:tcPr>
          <w:p w14:paraId="242AB990" w14:textId="77777777" w:rsidR="004D4365" w:rsidRPr="002678D4" w:rsidRDefault="004D4365" w:rsidP="006237AE">
            <w:pPr>
              <w:spacing w:line="360" w:lineRule="auto"/>
              <w:jc w:val="center"/>
              <w:rPr>
                <w:color w:val="000000"/>
              </w:rPr>
            </w:pPr>
            <w:r w:rsidRPr="002678D4">
              <w:rPr>
                <w:color w:val="000000"/>
              </w:rPr>
              <w:t>1.68</w:t>
            </w:r>
          </w:p>
        </w:tc>
        <w:tc>
          <w:tcPr>
            <w:tcW w:w="1477" w:type="dxa"/>
            <w:tcBorders>
              <w:top w:val="nil"/>
              <w:left w:val="nil"/>
              <w:bottom w:val="nil"/>
              <w:right w:val="nil"/>
            </w:tcBorders>
            <w:shd w:val="clear" w:color="auto" w:fill="auto"/>
            <w:noWrap/>
            <w:vAlign w:val="bottom"/>
            <w:hideMark/>
          </w:tcPr>
          <w:p w14:paraId="161D93DE" w14:textId="77777777" w:rsidR="004D4365" w:rsidRPr="002678D4" w:rsidRDefault="004D4365" w:rsidP="006237AE">
            <w:pPr>
              <w:spacing w:line="360" w:lineRule="auto"/>
              <w:jc w:val="center"/>
              <w:rPr>
                <w:b/>
                <w:color w:val="000000"/>
              </w:rPr>
            </w:pPr>
            <w:r w:rsidRPr="002678D4">
              <w:rPr>
                <w:b/>
                <w:color w:val="000000"/>
              </w:rPr>
              <w:t>1.86</w:t>
            </w:r>
          </w:p>
        </w:tc>
        <w:tc>
          <w:tcPr>
            <w:tcW w:w="1116" w:type="dxa"/>
            <w:tcBorders>
              <w:top w:val="nil"/>
              <w:left w:val="nil"/>
              <w:bottom w:val="nil"/>
              <w:right w:val="nil"/>
            </w:tcBorders>
            <w:shd w:val="clear" w:color="auto" w:fill="auto"/>
            <w:noWrap/>
            <w:vAlign w:val="bottom"/>
            <w:hideMark/>
          </w:tcPr>
          <w:p w14:paraId="07BE7B3A" w14:textId="77777777" w:rsidR="004D4365" w:rsidRPr="002678D4" w:rsidRDefault="004D4365" w:rsidP="006237AE">
            <w:pPr>
              <w:spacing w:line="360" w:lineRule="auto"/>
              <w:jc w:val="center"/>
              <w:rPr>
                <w:color w:val="000000"/>
              </w:rPr>
            </w:pPr>
            <w:r w:rsidRPr="002678D4">
              <w:rPr>
                <w:color w:val="000000"/>
              </w:rPr>
              <w:t>1.13</w:t>
            </w:r>
          </w:p>
        </w:tc>
        <w:tc>
          <w:tcPr>
            <w:tcW w:w="1070" w:type="dxa"/>
            <w:tcBorders>
              <w:top w:val="nil"/>
              <w:left w:val="nil"/>
              <w:bottom w:val="nil"/>
              <w:right w:val="nil"/>
            </w:tcBorders>
            <w:shd w:val="clear" w:color="auto" w:fill="auto"/>
            <w:noWrap/>
            <w:vAlign w:val="bottom"/>
            <w:hideMark/>
          </w:tcPr>
          <w:p w14:paraId="318A0FCD" w14:textId="77777777" w:rsidR="004D4365" w:rsidRPr="002678D4" w:rsidRDefault="004D4365" w:rsidP="006237AE">
            <w:pPr>
              <w:spacing w:line="360" w:lineRule="auto"/>
              <w:jc w:val="center"/>
              <w:rPr>
                <w:color w:val="000000"/>
              </w:rPr>
            </w:pPr>
            <w:r w:rsidRPr="002678D4">
              <w:rPr>
                <w:color w:val="000000"/>
              </w:rPr>
              <w:t>2.62</w:t>
            </w:r>
          </w:p>
        </w:tc>
      </w:tr>
      <w:tr w:rsidR="004D4365" w:rsidRPr="002678D4" w14:paraId="29470A4D" w14:textId="77777777" w:rsidTr="004D4365">
        <w:trPr>
          <w:trHeight w:val="320"/>
        </w:trPr>
        <w:tc>
          <w:tcPr>
            <w:tcW w:w="2132" w:type="dxa"/>
            <w:tcBorders>
              <w:top w:val="nil"/>
              <w:left w:val="nil"/>
              <w:bottom w:val="nil"/>
              <w:right w:val="nil"/>
            </w:tcBorders>
            <w:shd w:val="clear" w:color="auto" w:fill="auto"/>
            <w:noWrap/>
            <w:vAlign w:val="bottom"/>
            <w:hideMark/>
          </w:tcPr>
          <w:p w14:paraId="51BF8C08" w14:textId="77777777" w:rsidR="004D4365" w:rsidRPr="002678D4" w:rsidRDefault="004D4365" w:rsidP="006237AE">
            <w:pPr>
              <w:spacing w:line="360" w:lineRule="auto"/>
              <w:jc w:val="center"/>
              <w:rPr>
                <w:color w:val="000000"/>
              </w:rPr>
            </w:pPr>
            <w:r w:rsidRPr="002678D4">
              <w:rPr>
                <w:color w:val="000000"/>
              </w:rPr>
              <w:t>24</w:t>
            </w:r>
          </w:p>
        </w:tc>
        <w:tc>
          <w:tcPr>
            <w:tcW w:w="1476" w:type="dxa"/>
            <w:tcBorders>
              <w:top w:val="nil"/>
              <w:left w:val="nil"/>
              <w:bottom w:val="nil"/>
              <w:right w:val="nil"/>
            </w:tcBorders>
            <w:shd w:val="clear" w:color="auto" w:fill="auto"/>
            <w:noWrap/>
            <w:vAlign w:val="bottom"/>
            <w:hideMark/>
          </w:tcPr>
          <w:p w14:paraId="3C6BFCFA" w14:textId="77777777" w:rsidR="004D4365" w:rsidRPr="002678D4" w:rsidRDefault="004D4365" w:rsidP="006237AE">
            <w:pPr>
              <w:spacing w:line="360" w:lineRule="auto"/>
              <w:jc w:val="center"/>
              <w:rPr>
                <w:b/>
                <w:color w:val="000000"/>
              </w:rPr>
            </w:pPr>
            <w:r w:rsidRPr="002678D4">
              <w:rPr>
                <w:b/>
                <w:color w:val="000000"/>
              </w:rPr>
              <w:t>0.62</w:t>
            </w:r>
          </w:p>
        </w:tc>
        <w:tc>
          <w:tcPr>
            <w:tcW w:w="1116" w:type="dxa"/>
            <w:tcBorders>
              <w:top w:val="nil"/>
              <w:left w:val="nil"/>
              <w:bottom w:val="nil"/>
              <w:right w:val="nil"/>
            </w:tcBorders>
            <w:shd w:val="clear" w:color="auto" w:fill="auto"/>
            <w:noWrap/>
            <w:vAlign w:val="bottom"/>
            <w:hideMark/>
          </w:tcPr>
          <w:p w14:paraId="15D4D625" w14:textId="77777777" w:rsidR="004D4365" w:rsidRPr="002678D4" w:rsidRDefault="004D4365" w:rsidP="006237AE">
            <w:pPr>
              <w:spacing w:line="360" w:lineRule="auto"/>
              <w:jc w:val="center"/>
              <w:rPr>
                <w:color w:val="000000"/>
              </w:rPr>
            </w:pPr>
            <w:r w:rsidRPr="002678D4">
              <w:rPr>
                <w:color w:val="000000"/>
              </w:rPr>
              <w:t>0.04</w:t>
            </w:r>
          </w:p>
        </w:tc>
        <w:tc>
          <w:tcPr>
            <w:tcW w:w="1070" w:type="dxa"/>
            <w:tcBorders>
              <w:top w:val="nil"/>
              <w:left w:val="nil"/>
              <w:bottom w:val="nil"/>
              <w:right w:val="nil"/>
            </w:tcBorders>
            <w:shd w:val="clear" w:color="auto" w:fill="auto"/>
            <w:noWrap/>
            <w:vAlign w:val="bottom"/>
            <w:hideMark/>
          </w:tcPr>
          <w:p w14:paraId="2127FC52" w14:textId="77777777" w:rsidR="004D4365" w:rsidRPr="002678D4" w:rsidRDefault="004D4365" w:rsidP="006237AE">
            <w:pPr>
              <w:spacing w:line="360" w:lineRule="auto"/>
              <w:jc w:val="center"/>
              <w:rPr>
                <w:color w:val="000000"/>
              </w:rPr>
            </w:pPr>
            <w:r w:rsidRPr="002678D4">
              <w:rPr>
                <w:color w:val="000000"/>
              </w:rPr>
              <w:t>1.2</w:t>
            </w:r>
          </w:p>
        </w:tc>
        <w:tc>
          <w:tcPr>
            <w:tcW w:w="1477" w:type="dxa"/>
            <w:tcBorders>
              <w:top w:val="nil"/>
              <w:left w:val="nil"/>
              <w:bottom w:val="nil"/>
              <w:right w:val="nil"/>
            </w:tcBorders>
            <w:shd w:val="clear" w:color="auto" w:fill="auto"/>
            <w:noWrap/>
            <w:vAlign w:val="bottom"/>
            <w:hideMark/>
          </w:tcPr>
          <w:p w14:paraId="16079615" w14:textId="77777777" w:rsidR="004D4365" w:rsidRPr="002678D4" w:rsidRDefault="004D4365" w:rsidP="006237AE">
            <w:pPr>
              <w:spacing w:line="360" w:lineRule="auto"/>
              <w:jc w:val="center"/>
              <w:rPr>
                <w:b/>
                <w:color w:val="000000"/>
              </w:rPr>
            </w:pPr>
            <w:r w:rsidRPr="002678D4">
              <w:rPr>
                <w:b/>
                <w:color w:val="000000"/>
              </w:rPr>
              <w:t>2.71</w:t>
            </w:r>
          </w:p>
        </w:tc>
        <w:tc>
          <w:tcPr>
            <w:tcW w:w="1116" w:type="dxa"/>
            <w:tcBorders>
              <w:top w:val="nil"/>
              <w:left w:val="nil"/>
              <w:bottom w:val="nil"/>
              <w:right w:val="nil"/>
            </w:tcBorders>
            <w:shd w:val="clear" w:color="auto" w:fill="auto"/>
            <w:noWrap/>
            <w:vAlign w:val="bottom"/>
            <w:hideMark/>
          </w:tcPr>
          <w:p w14:paraId="3C155143" w14:textId="77777777" w:rsidR="004D4365" w:rsidRPr="002678D4" w:rsidRDefault="004D4365" w:rsidP="006237AE">
            <w:pPr>
              <w:spacing w:line="360" w:lineRule="auto"/>
              <w:jc w:val="center"/>
              <w:rPr>
                <w:color w:val="000000"/>
              </w:rPr>
            </w:pPr>
            <w:r w:rsidRPr="002678D4">
              <w:rPr>
                <w:color w:val="000000"/>
              </w:rPr>
              <w:t>1.93</w:t>
            </w:r>
          </w:p>
        </w:tc>
        <w:tc>
          <w:tcPr>
            <w:tcW w:w="1070" w:type="dxa"/>
            <w:tcBorders>
              <w:top w:val="nil"/>
              <w:left w:val="nil"/>
              <w:bottom w:val="nil"/>
              <w:right w:val="nil"/>
            </w:tcBorders>
            <w:shd w:val="clear" w:color="auto" w:fill="auto"/>
            <w:noWrap/>
            <w:vAlign w:val="bottom"/>
            <w:hideMark/>
          </w:tcPr>
          <w:p w14:paraId="18DB4292" w14:textId="77777777" w:rsidR="004D4365" w:rsidRPr="002678D4" w:rsidRDefault="004D4365" w:rsidP="006237AE">
            <w:pPr>
              <w:spacing w:line="360" w:lineRule="auto"/>
              <w:jc w:val="center"/>
              <w:rPr>
                <w:color w:val="000000"/>
              </w:rPr>
            </w:pPr>
            <w:r w:rsidRPr="002678D4">
              <w:rPr>
                <w:color w:val="000000"/>
              </w:rPr>
              <w:t>3.46</w:t>
            </w:r>
          </w:p>
        </w:tc>
      </w:tr>
      <w:tr w:rsidR="004D4365" w:rsidRPr="002678D4" w14:paraId="57622B63" w14:textId="77777777" w:rsidTr="004D4365">
        <w:trPr>
          <w:trHeight w:val="320"/>
        </w:trPr>
        <w:tc>
          <w:tcPr>
            <w:tcW w:w="2132" w:type="dxa"/>
            <w:tcBorders>
              <w:top w:val="nil"/>
              <w:left w:val="nil"/>
              <w:bottom w:val="nil"/>
              <w:right w:val="nil"/>
            </w:tcBorders>
            <w:shd w:val="clear" w:color="auto" w:fill="auto"/>
            <w:noWrap/>
            <w:vAlign w:val="bottom"/>
            <w:hideMark/>
          </w:tcPr>
          <w:p w14:paraId="2562EDD6" w14:textId="77777777" w:rsidR="004D4365" w:rsidRPr="002678D4" w:rsidRDefault="004D4365" w:rsidP="006237AE">
            <w:pPr>
              <w:spacing w:line="360" w:lineRule="auto"/>
              <w:jc w:val="center"/>
              <w:rPr>
                <w:color w:val="000000"/>
              </w:rPr>
            </w:pPr>
            <w:r w:rsidRPr="002678D4">
              <w:rPr>
                <w:color w:val="000000"/>
              </w:rPr>
              <w:t>26</w:t>
            </w:r>
          </w:p>
        </w:tc>
        <w:tc>
          <w:tcPr>
            <w:tcW w:w="1476" w:type="dxa"/>
            <w:tcBorders>
              <w:top w:val="nil"/>
              <w:left w:val="nil"/>
              <w:bottom w:val="nil"/>
              <w:right w:val="nil"/>
            </w:tcBorders>
            <w:shd w:val="clear" w:color="auto" w:fill="auto"/>
            <w:noWrap/>
            <w:vAlign w:val="bottom"/>
            <w:hideMark/>
          </w:tcPr>
          <w:p w14:paraId="5F4AF79E" w14:textId="77777777" w:rsidR="004D4365" w:rsidRPr="002678D4" w:rsidRDefault="004D4365" w:rsidP="006237AE">
            <w:pPr>
              <w:spacing w:line="360" w:lineRule="auto"/>
              <w:jc w:val="center"/>
              <w:rPr>
                <w:b/>
                <w:color w:val="000000"/>
              </w:rPr>
            </w:pPr>
            <w:r w:rsidRPr="002678D4">
              <w:rPr>
                <w:b/>
                <w:color w:val="000000"/>
              </w:rPr>
              <w:t>0.76</w:t>
            </w:r>
          </w:p>
        </w:tc>
        <w:tc>
          <w:tcPr>
            <w:tcW w:w="1116" w:type="dxa"/>
            <w:tcBorders>
              <w:top w:val="nil"/>
              <w:left w:val="nil"/>
              <w:bottom w:val="nil"/>
              <w:right w:val="nil"/>
            </w:tcBorders>
            <w:shd w:val="clear" w:color="auto" w:fill="auto"/>
            <w:noWrap/>
            <w:vAlign w:val="bottom"/>
            <w:hideMark/>
          </w:tcPr>
          <w:p w14:paraId="5A0A502C" w14:textId="77777777" w:rsidR="004D4365" w:rsidRPr="002678D4" w:rsidRDefault="004D4365" w:rsidP="006237AE">
            <w:pPr>
              <w:spacing w:line="360" w:lineRule="auto"/>
              <w:jc w:val="center"/>
              <w:rPr>
                <w:color w:val="000000"/>
              </w:rPr>
            </w:pPr>
            <w:r w:rsidRPr="002678D4">
              <w:rPr>
                <w:color w:val="000000"/>
              </w:rPr>
              <w:t>0.15</w:t>
            </w:r>
          </w:p>
        </w:tc>
        <w:tc>
          <w:tcPr>
            <w:tcW w:w="1070" w:type="dxa"/>
            <w:tcBorders>
              <w:top w:val="nil"/>
              <w:left w:val="nil"/>
              <w:bottom w:val="nil"/>
              <w:right w:val="nil"/>
            </w:tcBorders>
            <w:shd w:val="clear" w:color="auto" w:fill="auto"/>
            <w:noWrap/>
            <w:vAlign w:val="bottom"/>
            <w:hideMark/>
          </w:tcPr>
          <w:p w14:paraId="58B297C7" w14:textId="77777777" w:rsidR="004D4365" w:rsidRPr="002678D4" w:rsidRDefault="004D4365" w:rsidP="006237AE">
            <w:pPr>
              <w:spacing w:line="360" w:lineRule="auto"/>
              <w:jc w:val="center"/>
              <w:rPr>
                <w:color w:val="000000"/>
              </w:rPr>
            </w:pPr>
            <w:r w:rsidRPr="002678D4">
              <w:rPr>
                <w:color w:val="000000"/>
              </w:rPr>
              <w:t>1.31</w:t>
            </w:r>
          </w:p>
        </w:tc>
        <w:tc>
          <w:tcPr>
            <w:tcW w:w="1477" w:type="dxa"/>
            <w:tcBorders>
              <w:top w:val="nil"/>
              <w:left w:val="nil"/>
              <w:bottom w:val="nil"/>
              <w:right w:val="nil"/>
            </w:tcBorders>
            <w:shd w:val="clear" w:color="auto" w:fill="auto"/>
            <w:noWrap/>
            <w:vAlign w:val="bottom"/>
            <w:hideMark/>
          </w:tcPr>
          <w:p w14:paraId="5675876E" w14:textId="77777777" w:rsidR="004D4365" w:rsidRPr="002678D4" w:rsidRDefault="004D4365" w:rsidP="006237AE">
            <w:pPr>
              <w:spacing w:line="360" w:lineRule="auto"/>
              <w:jc w:val="center"/>
              <w:rPr>
                <w:b/>
                <w:color w:val="000000"/>
              </w:rPr>
            </w:pPr>
            <w:r w:rsidRPr="002678D4">
              <w:rPr>
                <w:b/>
                <w:color w:val="000000"/>
              </w:rPr>
              <w:t>1.74</w:t>
            </w:r>
          </w:p>
        </w:tc>
        <w:tc>
          <w:tcPr>
            <w:tcW w:w="1116" w:type="dxa"/>
            <w:tcBorders>
              <w:top w:val="nil"/>
              <w:left w:val="nil"/>
              <w:bottom w:val="nil"/>
              <w:right w:val="nil"/>
            </w:tcBorders>
            <w:shd w:val="clear" w:color="auto" w:fill="auto"/>
            <w:noWrap/>
            <w:vAlign w:val="bottom"/>
            <w:hideMark/>
          </w:tcPr>
          <w:p w14:paraId="75D97481" w14:textId="77777777" w:rsidR="004D4365" w:rsidRPr="002678D4" w:rsidRDefault="004D4365" w:rsidP="006237AE">
            <w:pPr>
              <w:spacing w:line="360" w:lineRule="auto"/>
              <w:jc w:val="center"/>
              <w:rPr>
                <w:color w:val="000000"/>
              </w:rPr>
            </w:pPr>
            <w:r w:rsidRPr="002678D4">
              <w:rPr>
                <w:color w:val="000000"/>
              </w:rPr>
              <w:t>1.06</w:t>
            </w:r>
          </w:p>
        </w:tc>
        <w:tc>
          <w:tcPr>
            <w:tcW w:w="1070" w:type="dxa"/>
            <w:tcBorders>
              <w:top w:val="nil"/>
              <w:left w:val="nil"/>
              <w:bottom w:val="nil"/>
              <w:right w:val="nil"/>
            </w:tcBorders>
            <w:shd w:val="clear" w:color="auto" w:fill="auto"/>
            <w:noWrap/>
            <w:vAlign w:val="bottom"/>
            <w:hideMark/>
          </w:tcPr>
          <w:p w14:paraId="32576822" w14:textId="77777777" w:rsidR="004D4365" w:rsidRPr="002678D4" w:rsidRDefault="004D4365" w:rsidP="006237AE">
            <w:pPr>
              <w:spacing w:line="360" w:lineRule="auto"/>
              <w:jc w:val="center"/>
              <w:rPr>
                <w:color w:val="000000"/>
              </w:rPr>
            </w:pPr>
            <w:r w:rsidRPr="002678D4">
              <w:rPr>
                <w:color w:val="000000"/>
              </w:rPr>
              <w:t>2.53</w:t>
            </w:r>
          </w:p>
        </w:tc>
      </w:tr>
      <w:tr w:rsidR="004D4365" w:rsidRPr="002678D4" w14:paraId="6379842A" w14:textId="77777777" w:rsidTr="004D4365">
        <w:trPr>
          <w:trHeight w:val="320"/>
        </w:trPr>
        <w:tc>
          <w:tcPr>
            <w:tcW w:w="2132" w:type="dxa"/>
            <w:tcBorders>
              <w:top w:val="nil"/>
              <w:left w:val="nil"/>
              <w:bottom w:val="nil"/>
              <w:right w:val="nil"/>
            </w:tcBorders>
            <w:shd w:val="clear" w:color="auto" w:fill="auto"/>
            <w:noWrap/>
            <w:vAlign w:val="bottom"/>
            <w:hideMark/>
          </w:tcPr>
          <w:p w14:paraId="6C274C41" w14:textId="77777777" w:rsidR="004D4365" w:rsidRPr="002678D4" w:rsidRDefault="004D4365" w:rsidP="006237AE">
            <w:pPr>
              <w:spacing w:line="360" w:lineRule="auto"/>
              <w:jc w:val="center"/>
              <w:rPr>
                <w:color w:val="000000"/>
              </w:rPr>
            </w:pPr>
            <w:r w:rsidRPr="002678D4">
              <w:rPr>
                <w:color w:val="000000"/>
              </w:rPr>
              <w:t>28</w:t>
            </w:r>
          </w:p>
        </w:tc>
        <w:tc>
          <w:tcPr>
            <w:tcW w:w="1476" w:type="dxa"/>
            <w:tcBorders>
              <w:top w:val="nil"/>
              <w:left w:val="nil"/>
              <w:bottom w:val="nil"/>
              <w:right w:val="nil"/>
            </w:tcBorders>
            <w:shd w:val="clear" w:color="auto" w:fill="auto"/>
            <w:noWrap/>
            <w:vAlign w:val="bottom"/>
            <w:hideMark/>
          </w:tcPr>
          <w:p w14:paraId="3AA54AE8" w14:textId="77777777" w:rsidR="004D4365" w:rsidRPr="002678D4" w:rsidRDefault="004D4365" w:rsidP="006237AE">
            <w:pPr>
              <w:spacing w:line="360" w:lineRule="auto"/>
              <w:jc w:val="center"/>
              <w:rPr>
                <w:b/>
                <w:color w:val="000000"/>
              </w:rPr>
            </w:pPr>
            <w:r w:rsidRPr="002678D4">
              <w:rPr>
                <w:b/>
                <w:color w:val="000000"/>
              </w:rPr>
              <w:t>0.69</w:t>
            </w:r>
          </w:p>
        </w:tc>
        <w:tc>
          <w:tcPr>
            <w:tcW w:w="1116" w:type="dxa"/>
            <w:tcBorders>
              <w:top w:val="nil"/>
              <w:left w:val="nil"/>
              <w:bottom w:val="nil"/>
              <w:right w:val="nil"/>
            </w:tcBorders>
            <w:shd w:val="clear" w:color="auto" w:fill="auto"/>
            <w:noWrap/>
            <w:vAlign w:val="bottom"/>
            <w:hideMark/>
          </w:tcPr>
          <w:p w14:paraId="72377255" w14:textId="77777777" w:rsidR="004D4365" w:rsidRPr="002678D4" w:rsidRDefault="004D4365" w:rsidP="006237AE">
            <w:pPr>
              <w:spacing w:line="360" w:lineRule="auto"/>
              <w:jc w:val="center"/>
              <w:rPr>
                <w:color w:val="000000"/>
              </w:rPr>
            </w:pPr>
            <w:r w:rsidRPr="002678D4">
              <w:rPr>
                <w:color w:val="000000"/>
              </w:rPr>
              <w:t>0.08</w:t>
            </w:r>
          </w:p>
        </w:tc>
        <w:tc>
          <w:tcPr>
            <w:tcW w:w="1070" w:type="dxa"/>
            <w:tcBorders>
              <w:top w:val="nil"/>
              <w:left w:val="nil"/>
              <w:bottom w:val="nil"/>
              <w:right w:val="nil"/>
            </w:tcBorders>
            <w:shd w:val="clear" w:color="auto" w:fill="auto"/>
            <w:noWrap/>
            <w:vAlign w:val="bottom"/>
            <w:hideMark/>
          </w:tcPr>
          <w:p w14:paraId="542A0EBB" w14:textId="77777777" w:rsidR="004D4365" w:rsidRPr="002678D4" w:rsidRDefault="004D4365" w:rsidP="006237AE">
            <w:pPr>
              <w:spacing w:line="360" w:lineRule="auto"/>
              <w:jc w:val="center"/>
              <w:rPr>
                <w:color w:val="000000"/>
              </w:rPr>
            </w:pPr>
            <w:r w:rsidRPr="002678D4">
              <w:rPr>
                <w:color w:val="000000"/>
              </w:rPr>
              <w:t>1.26</w:t>
            </w:r>
          </w:p>
        </w:tc>
        <w:tc>
          <w:tcPr>
            <w:tcW w:w="1477" w:type="dxa"/>
            <w:tcBorders>
              <w:top w:val="nil"/>
              <w:left w:val="nil"/>
              <w:bottom w:val="nil"/>
              <w:right w:val="nil"/>
            </w:tcBorders>
            <w:shd w:val="clear" w:color="auto" w:fill="auto"/>
            <w:noWrap/>
            <w:vAlign w:val="bottom"/>
            <w:hideMark/>
          </w:tcPr>
          <w:p w14:paraId="6C83EC7B" w14:textId="77777777" w:rsidR="004D4365" w:rsidRPr="002678D4" w:rsidRDefault="004D4365" w:rsidP="006237AE">
            <w:pPr>
              <w:spacing w:line="360" w:lineRule="auto"/>
              <w:jc w:val="center"/>
              <w:rPr>
                <w:b/>
                <w:color w:val="000000"/>
              </w:rPr>
            </w:pPr>
            <w:r w:rsidRPr="002678D4">
              <w:rPr>
                <w:b/>
                <w:color w:val="000000"/>
              </w:rPr>
              <w:t>1.89</w:t>
            </w:r>
          </w:p>
        </w:tc>
        <w:tc>
          <w:tcPr>
            <w:tcW w:w="1116" w:type="dxa"/>
            <w:tcBorders>
              <w:top w:val="nil"/>
              <w:left w:val="nil"/>
              <w:bottom w:val="nil"/>
              <w:right w:val="nil"/>
            </w:tcBorders>
            <w:shd w:val="clear" w:color="auto" w:fill="auto"/>
            <w:noWrap/>
            <w:vAlign w:val="bottom"/>
            <w:hideMark/>
          </w:tcPr>
          <w:p w14:paraId="1C140EA4" w14:textId="77777777" w:rsidR="004D4365" w:rsidRPr="002678D4" w:rsidRDefault="004D4365" w:rsidP="006237AE">
            <w:pPr>
              <w:spacing w:line="360" w:lineRule="auto"/>
              <w:jc w:val="center"/>
              <w:rPr>
                <w:color w:val="000000"/>
              </w:rPr>
            </w:pPr>
            <w:r w:rsidRPr="002678D4">
              <w:rPr>
                <w:color w:val="000000"/>
              </w:rPr>
              <w:t>1.16</w:t>
            </w:r>
          </w:p>
        </w:tc>
        <w:tc>
          <w:tcPr>
            <w:tcW w:w="1070" w:type="dxa"/>
            <w:tcBorders>
              <w:top w:val="nil"/>
              <w:left w:val="nil"/>
              <w:bottom w:val="nil"/>
              <w:right w:val="nil"/>
            </w:tcBorders>
            <w:shd w:val="clear" w:color="auto" w:fill="auto"/>
            <w:noWrap/>
            <w:vAlign w:val="bottom"/>
            <w:hideMark/>
          </w:tcPr>
          <w:p w14:paraId="4882690B" w14:textId="77777777" w:rsidR="004D4365" w:rsidRPr="002678D4" w:rsidRDefault="004D4365" w:rsidP="006237AE">
            <w:pPr>
              <w:spacing w:line="360" w:lineRule="auto"/>
              <w:jc w:val="center"/>
              <w:rPr>
                <w:color w:val="000000"/>
              </w:rPr>
            </w:pPr>
            <w:r w:rsidRPr="002678D4">
              <w:rPr>
                <w:color w:val="000000"/>
              </w:rPr>
              <w:t>2.68</w:t>
            </w:r>
          </w:p>
        </w:tc>
      </w:tr>
      <w:tr w:rsidR="004D4365" w:rsidRPr="002678D4" w14:paraId="17AA224C" w14:textId="77777777" w:rsidTr="004D4365">
        <w:trPr>
          <w:trHeight w:val="320"/>
        </w:trPr>
        <w:tc>
          <w:tcPr>
            <w:tcW w:w="2132" w:type="dxa"/>
            <w:tcBorders>
              <w:top w:val="nil"/>
              <w:left w:val="nil"/>
              <w:bottom w:val="nil"/>
              <w:right w:val="nil"/>
            </w:tcBorders>
            <w:shd w:val="clear" w:color="auto" w:fill="auto"/>
            <w:noWrap/>
            <w:vAlign w:val="bottom"/>
            <w:hideMark/>
          </w:tcPr>
          <w:p w14:paraId="47D033FF" w14:textId="77777777" w:rsidR="004D4365" w:rsidRPr="002678D4" w:rsidRDefault="004D4365" w:rsidP="006237AE">
            <w:pPr>
              <w:spacing w:line="360" w:lineRule="auto"/>
              <w:jc w:val="center"/>
              <w:rPr>
                <w:color w:val="000000"/>
              </w:rPr>
            </w:pPr>
            <w:r w:rsidRPr="002678D4">
              <w:rPr>
                <w:color w:val="000000"/>
              </w:rPr>
              <w:t>30</w:t>
            </w:r>
          </w:p>
        </w:tc>
        <w:tc>
          <w:tcPr>
            <w:tcW w:w="1476" w:type="dxa"/>
            <w:tcBorders>
              <w:top w:val="nil"/>
              <w:left w:val="nil"/>
              <w:bottom w:val="nil"/>
              <w:right w:val="nil"/>
            </w:tcBorders>
            <w:shd w:val="clear" w:color="auto" w:fill="auto"/>
            <w:noWrap/>
            <w:vAlign w:val="bottom"/>
            <w:hideMark/>
          </w:tcPr>
          <w:p w14:paraId="19679754" w14:textId="77777777" w:rsidR="004D4365" w:rsidRPr="002678D4" w:rsidRDefault="004D4365" w:rsidP="006237AE">
            <w:pPr>
              <w:spacing w:line="360" w:lineRule="auto"/>
              <w:jc w:val="center"/>
              <w:rPr>
                <w:b/>
                <w:color w:val="000000"/>
              </w:rPr>
            </w:pPr>
            <w:r w:rsidRPr="002678D4">
              <w:rPr>
                <w:b/>
                <w:color w:val="000000"/>
              </w:rPr>
              <w:t>1.1</w:t>
            </w:r>
          </w:p>
        </w:tc>
        <w:tc>
          <w:tcPr>
            <w:tcW w:w="1116" w:type="dxa"/>
            <w:tcBorders>
              <w:top w:val="nil"/>
              <w:left w:val="nil"/>
              <w:bottom w:val="nil"/>
              <w:right w:val="nil"/>
            </w:tcBorders>
            <w:shd w:val="clear" w:color="auto" w:fill="auto"/>
            <w:noWrap/>
            <w:vAlign w:val="bottom"/>
            <w:hideMark/>
          </w:tcPr>
          <w:p w14:paraId="36253540" w14:textId="77777777" w:rsidR="004D4365" w:rsidRPr="002678D4" w:rsidRDefault="004D4365" w:rsidP="006237AE">
            <w:pPr>
              <w:spacing w:line="360" w:lineRule="auto"/>
              <w:jc w:val="center"/>
              <w:rPr>
                <w:color w:val="000000"/>
              </w:rPr>
            </w:pPr>
            <w:r w:rsidRPr="002678D4">
              <w:rPr>
                <w:color w:val="000000"/>
              </w:rPr>
              <w:t>0.5</w:t>
            </w:r>
          </w:p>
        </w:tc>
        <w:tc>
          <w:tcPr>
            <w:tcW w:w="1070" w:type="dxa"/>
            <w:tcBorders>
              <w:top w:val="nil"/>
              <w:left w:val="nil"/>
              <w:bottom w:val="nil"/>
              <w:right w:val="nil"/>
            </w:tcBorders>
            <w:shd w:val="clear" w:color="auto" w:fill="auto"/>
            <w:noWrap/>
            <w:vAlign w:val="bottom"/>
            <w:hideMark/>
          </w:tcPr>
          <w:p w14:paraId="4C78B9E2" w14:textId="77777777" w:rsidR="004D4365" w:rsidRPr="002678D4" w:rsidRDefault="004D4365" w:rsidP="006237AE">
            <w:pPr>
              <w:spacing w:line="360" w:lineRule="auto"/>
              <w:jc w:val="center"/>
              <w:rPr>
                <w:color w:val="000000"/>
              </w:rPr>
            </w:pPr>
            <w:r w:rsidRPr="002678D4">
              <w:rPr>
                <w:color w:val="000000"/>
              </w:rPr>
              <w:t>1.67</w:t>
            </w:r>
          </w:p>
        </w:tc>
        <w:tc>
          <w:tcPr>
            <w:tcW w:w="1477" w:type="dxa"/>
            <w:tcBorders>
              <w:top w:val="nil"/>
              <w:left w:val="nil"/>
              <w:bottom w:val="nil"/>
              <w:right w:val="nil"/>
            </w:tcBorders>
            <w:shd w:val="clear" w:color="auto" w:fill="auto"/>
            <w:noWrap/>
            <w:vAlign w:val="bottom"/>
            <w:hideMark/>
          </w:tcPr>
          <w:p w14:paraId="4E7FE094" w14:textId="77777777" w:rsidR="004D4365" w:rsidRPr="002678D4" w:rsidRDefault="004D4365" w:rsidP="006237AE">
            <w:pPr>
              <w:spacing w:line="360" w:lineRule="auto"/>
              <w:jc w:val="center"/>
              <w:rPr>
                <w:b/>
                <w:color w:val="000000"/>
              </w:rPr>
            </w:pPr>
            <w:r w:rsidRPr="002678D4">
              <w:rPr>
                <w:b/>
                <w:color w:val="000000"/>
              </w:rPr>
              <w:t>1.8</w:t>
            </w:r>
          </w:p>
        </w:tc>
        <w:tc>
          <w:tcPr>
            <w:tcW w:w="1116" w:type="dxa"/>
            <w:tcBorders>
              <w:top w:val="nil"/>
              <w:left w:val="nil"/>
              <w:bottom w:val="nil"/>
              <w:right w:val="nil"/>
            </w:tcBorders>
            <w:shd w:val="clear" w:color="auto" w:fill="auto"/>
            <w:noWrap/>
            <w:vAlign w:val="bottom"/>
            <w:hideMark/>
          </w:tcPr>
          <w:p w14:paraId="1AD76090" w14:textId="77777777" w:rsidR="004D4365" w:rsidRPr="002678D4" w:rsidRDefault="004D4365" w:rsidP="006237AE">
            <w:pPr>
              <w:spacing w:line="360" w:lineRule="auto"/>
              <w:jc w:val="center"/>
              <w:rPr>
                <w:color w:val="000000"/>
              </w:rPr>
            </w:pPr>
            <w:r w:rsidRPr="002678D4">
              <w:rPr>
                <w:color w:val="000000"/>
              </w:rPr>
              <w:t>1.08</w:t>
            </w:r>
          </w:p>
        </w:tc>
        <w:tc>
          <w:tcPr>
            <w:tcW w:w="1070" w:type="dxa"/>
            <w:tcBorders>
              <w:top w:val="nil"/>
              <w:left w:val="nil"/>
              <w:bottom w:val="nil"/>
              <w:right w:val="nil"/>
            </w:tcBorders>
            <w:shd w:val="clear" w:color="auto" w:fill="auto"/>
            <w:noWrap/>
            <w:vAlign w:val="bottom"/>
            <w:hideMark/>
          </w:tcPr>
          <w:p w14:paraId="53A04323" w14:textId="77777777" w:rsidR="004D4365" w:rsidRPr="002678D4" w:rsidRDefault="004D4365" w:rsidP="006237AE">
            <w:pPr>
              <w:spacing w:line="360" w:lineRule="auto"/>
              <w:jc w:val="center"/>
              <w:rPr>
                <w:color w:val="000000"/>
              </w:rPr>
            </w:pPr>
            <w:r w:rsidRPr="002678D4">
              <w:rPr>
                <w:color w:val="000000"/>
              </w:rPr>
              <w:t>2.52</w:t>
            </w:r>
          </w:p>
        </w:tc>
      </w:tr>
      <w:tr w:rsidR="004D4365" w:rsidRPr="002678D4" w14:paraId="122F0C53" w14:textId="77777777" w:rsidTr="004D4365">
        <w:trPr>
          <w:trHeight w:val="320"/>
        </w:trPr>
        <w:tc>
          <w:tcPr>
            <w:tcW w:w="2132" w:type="dxa"/>
            <w:tcBorders>
              <w:top w:val="nil"/>
              <w:left w:val="nil"/>
              <w:bottom w:val="nil"/>
              <w:right w:val="nil"/>
            </w:tcBorders>
            <w:shd w:val="clear" w:color="auto" w:fill="auto"/>
            <w:noWrap/>
            <w:vAlign w:val="bottom"/>
            <w:hideMark/>
          </w:tcPr>
          <w:p w14:paraId="74F287DC" w14:textId="77777777" w:rsidR="004D4365" w:rsidRPr="002678D4" w:rsidRDefault="004D4365" w:rsidP="006237AE">
            <w:pPr>
              <w:spacing w:line="360" w:lineRule="auto"/>
              <w:jc w:val="center"/>
              <w:rPr>
                <w:color w:val="000000"/>
              </w:rPr>
            </w:pPr>
            <w:r w:rsidRPr="002678D4">
              <w:rPr>
                <w:color w:val="000000"/>
              </w:rPr>
              <w:t>32</w:t>
            </w:r>
          </w:p>
        </w:tc>
        <w:tc>
          <w:tcPr>
            <w:tcW w:w="1476" w:type="dxa"/>
            <w:tcBorders>
              <w:top w:val="nil"/>
              <w:left w:val="nil"/>
              <w:bottom w:val="nil"/>
              <w:right w:val="nil"/>
            </w:tcBorders>
            <w:shd w:val="clear" w:color="auto" w:fill="auto"/>
            <w:noWrap/>
            <w:vAlign w:val="bottom"/>
            <w:hideMark/>
          </w:tcPr>
          <w:p w14:paraId="1753035A" w14:textId="77777777" w:rsidR="004D4365" w:rsidRPr="002678D4" w:rsidRDefault="004D4365" w:rsidP="006237AE">
            <w:pPr>
              <w:spacing w:line="360" w:lineRule="auto"/>
              <w:jc w:val="center"/>
              <w:rPr>
                <w:b/>
                <w:color w:val="000000"/>
              </w:rPr>
            </w:pPr>
            <w:r w:rsidRPr="002678D4">
              <w:rPr>
                <w:b/>
                <w:color w:val="000000"/>
              </w:rPr>
              <w:t>0.91</w:t>
            </w:r>
          </w:p>
        </w:tc>
        <w:tc>
          <w:tcPr>
            <w:tcW w:w="1116" w:type="dxa"/>
            <w:tcBorders>
              <w:top w:val="nil"/>
              <w:left w:val="nil"/>
              <w:bottom w:val="nil"/>
              <w:right w:val="nil"/>
            </w:tcBorders>
            <w:shd w:val="clear" w:color="auto" w:fill="auto"/>
            <w:noWrap/>
            <w:vAlign w:val="bottom"/>
            <w:hideMark/>
          </w:tcPr>
          <w:p w14:paraId="66B4540F" w14:textId="77777777" w:rsidR="004D4365" w:rsidRPr="002678D4" w:rsidRDefault="004D4365" w:rsidP="006237AE">
            <w:pPr>
              <w:spacing w:line="360" w:lineRule="auto"/>
              <w:jc w:val="center"/>
              <w:rPr>
                <w:color w:val="000000"/>
              </w:rPr>
            </w:pPr>
            <w:r w:rsidRPr="002678D4">
              <w:rPr>
                <w:color w:val="000000"/>
              </w:rPr>
              <w:t>0.25</w:t>
            </w:r>
          </w:p>
        </w:tc>
        <w:tc>
          <w:tcPr>
            <w:tcW w:w="1070" w:type="dxa"/>
            <w:tcBorders>
              <w:top w:val="nil"/>
              <w:left w:val="nil"/>
              <w:bottom w:val="nil"/>
              <w:right w:val="nil"/>
            </w:tcBorders>
            <w:shd w:val="clear" w:color="auto" w:fill="auto"/>
            <w:noWrap/>
            <w:vAlign w:val="bottom"/>
            <w:hideMark/>
          </w:tcPr>
          <w:p w14:paraId="2F099E6A" w14:textId="77777777" w:rsidR="004D4365" w:rsidRPr="002678D4" w:rsidRDefault="004D4365" w:rsidP="006237AE">
            <w:pPr>
              <w:spacing w:line="360" w:lineRule="auto"/>
              <w:jc w:val="center"/>
              <w:rPr>
                <w:color w:val="000000"/>
              </w:rPr>
            </w:pPr>
            <w:r w:rsidRPr="002678D4">
              <w:rPr>
                <w:color w:val="000000"/>
              </w:rPr>
              <w:t>1.44</w:t>
            </w:r>
          </w:p>
        </w:tc>
        <w:tc>
          <w:tcPr>
            <w:tcW w:w="1477" w:type="dxa"/>
            <w:tcBorders>
              <w:top w:val="nil"/>
              <w:left w:val="nil"/>
              <w:bottom w:val="nil"/>
              <w:right w:val="nil"/>
            </w:tcBorders>
            <w:shd w:val="clear" w:color="auto" w:fill="auto"/>
            <w:noWrap/>
            <w:vAlign w:val="bottom"/>
            <w:hideMark/>
          </w:tcPr>
          <w:p w14:paraId="1F0F0F9E" w14:textId="77777777" w:rsidR="004D4365" w:rsidRPr="002678D4" w:rsidRDefault="004D4365" w:rsidP="006237AE">
            <w:pPr>
              <w:spacing w:line="360" w:lineRule="auto"/>
              <w:jc w:val="center"/>
              <w:rPr>
                <w:b/>
                <w:color w:val="000000"/>
              </w:rPr>
            </w:pPr>
            <w:r w:rsidRPr="002678D4">
              <w:rPr>
                <w:b/>
                <w:color w:val="000000"/>
              </w:rPr>
              <w:t>1.73</w:t>
            </w:r>
          </w:p>
        </w:tc>
        <w:tc>
          <w:tcPr>
            <w:tcW w:w="1116" w:type="dxa"/>
            <w:tcBorders>
              <w:top w:val="nil"/>
              <w:left w:val="nil"/>
              <w:bottom w:val="nil"/>
              <w:right w:val="nil"/>
            </w:tcBorders>
            <w:shd w:val="clear" w:color="auto" w:fill="auto"/>
            <w:noWrap/>
            <w:vAlign w:val="bottom"/>
            <w:hideMark/>
          </w:tcPr>
          <w:p w14:paraId="1FD6E256" w14:textId="77777777" w:rsidR="004D4365" w:rsidRPr="002678D4" w:rsidRDefault="004D4365" w:rsidP="006237AE">
            <w:pPr>
              <w:spacing w:line="360" w:lineRule="auto"/>
              <w:jc w:val="center"/>
              <w:rPr>
                <w:color w:val="000000"/>
              </w:rPr>
            </w:pPr>
            <w:r w:rsidRPr="002678D4">
              <w:rPr>
                <w:color w:val="000000"/>
              </w:rPr>
              <w:t>1.06</w:t>
            </w:r>
          </w:p>
        </w:tc>
        <w:tc>
          <w:tcPr>
            <w:tcW w:w="1070" w:type="dxa"/>
            <w:tcBorders>
              <w:top w:val="nil"/>
              <w:left w:val="nil"/>
              <w:bottom w:val="nil"/>
              <w:right w:val="nil"/>
            </w:tcBorders>
            <w:shd w:val="clear" w:color="auto" w:fill="auto"/>
            <w:noWrap/>
            <w:vAlign w:val="bottom"/>
            <w:hideMark/>
          </w:tcPr>
          <w:p w14:paraId="11B5D117" w14:textId="77777777" w:rsidR="004D4365" w:rsidRPr="002678D4" w:rsidRDefault="004D4365" w:rsidP="006237AE">
            <w:pPr>
              <w:spacing w:line="360" w:lineRule="auto"/>
              <w:jc w:val="center"/>
              <w:rPr>
                <w:color w:val="000000"/>
              </w:rPr>
            </w:pPr>
            <w:r w:rsidRPr="002678D4">
              <w:rPr>
                <w:color w:val="000000"/>
              </w:rPr>
              <w:t>2.47</w:t>
            </w:r>
          </w:p>
        </w:tc>
      </w:tr>
    </w:tbl>
    <w:p w14:paraId="7BF06FD3" w14:textId="20ACB49F" w:rsidR="00EF339B" w:rsidRPr="00EF339B" w:rsidRDefault="004F268B" w:rsidP="006237AE">
      <w:pPr>
        <w:spacing w:line="360" w:lineRule="auto"/>
        <w:rPr>
          <w:lang w:val="en-AU"/>
        </w:rPr>
      </w:pPr>
      <w:del w:id="641" w:author="fonti.kar@gmail.com" w:date="2018-12-31T10:29:00Z">
        <w:r w:rsidDel="00FF47CC">
          <w:rPr>
            <w:lang w:val="en-AU"/>
          </w:rPr>
          <w:fldChar w:fldCharType="begin"/>
        </w:r>
        <w:r w:rsidDel="00FF47CC">
          <w:rPr>
            <w:lang w:val="en-AU"/>
          </w:rPr>
          <w:delInstrText xml:space="preserve"> ADDIN PAPERS2_CITATIONS &lt;papers2_bibliography/&gt;</w:delInstrText>
        </w:r>
        <w:r w:rsidDel="00FF47CC">
          <w:rPr>
            <w:lang w:val="en-AU"/>
          </w:rPr>
          <w:fldChar w:fldCharType="end"/>
        </w:r>
      </w:del>
      <w:r w:rsidR="002905E1">
        <w:rPr>
          <w:lang w:val="en-AU"/>
        </w:rPr>
        <w:fldChar w:fldCharType="begin"/>
      </w:r>
      <w:r w:rsidR="002905E1">
        <w:rPr>
          <w:lang w:val="en-AU"/>
        </w:rPr>
        <w:instrText xml:space="preserve"> ADDIN PAPERS2_CITATIONS &lt;papers2_bibliography/&gt;</w:instrText>
      </w:r>
      <w:r w:rsidR="002905E1">
        <w:rPr>
          <w:lang w:val="en-AU"/>
        </w:rPr>
        <w:fldChar w:fldCharType="end"/>
      </w:r>
    </w:p>
    <w:sectPr w:rsidR="00EF339B" w:rsidRPr="00EF339B" w:rsidSect="00273E45">
      <w:pgSz w:w="16840" w:h="11900" w:orient="landscape"/>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onti.kar@gmail.com" w:date="2019-01-11T10:27:00Z" w:initials="f">
    <w:p w14:paraId="6B25780D" w14:textId="232FA4F2" w:rsidR="00B9623D" w:rsidRDefault="00B9623D" w:rsidP="005352EE">
      <w:pPr>
        <w:rPr>
          <w:rFonts w:ascii="Open Sans" w:hAnsi="Open Sans" w:cs="Open Sans"/>
          <w:color w:val="424242"/>
          <w:sz w:val="20"/>
          <w:szCs w:val="20"/>
          <w:shd w:val="clear" w:color="auto" w:fill="FFFFFF"/>
        </w:rPr>
      </w:pPr>
      <w:r>
        <w:rPr>
          <w:rFonts w:ascii="Open Sans" w:hAnsi="Open Sans" w:cs="Open Sans"/>
          <w:color w:val="424242"/>
          <w:sz w:val="20"/>
          <w:szCs w:val="20"/>
          <w:shd w:val="clear" w:color="auto" w:fill="FFFFFF"/>
        </w:rPr>
        <w:t>Formatted for Journal of Animal Ecology</w:t>
      </w:r>
    </w:p>
    <w:p w14:paraId="66FA2B91" w14:textId="77777777" w:rsidR="00B9623D" w:rsidRDefault="00B9623D" w:rsidP="005352EE">
      <w:pPr>
        <w:rPr>
          <w:rFonts w:ascii="Open Sans" w:hAnsi="Open Sans" w:cs="Open Sans"/>
          <w:color w:val="424242"/>
          <w:sz w:val="20"/>
          <w:szCs w:val="20"/>
          <w:shd w:val="clear" w:color="auto" w:fill="FFFFFF"/>
        </w:rPr>
      </w:pPr>
    </w:p>
    <w:p w14:paraId="1776B61B" w14:textId="4ACAF3DC" w:rsidR="00B9623D" w:rsidRPr="005352EE" w:rsidRDefault="00B9623D" w:rsidP="005352EE">
      <w:r w:rsidRPr="005352EE">
        <w:rPr>
          <w:rFonts w:ascii="Open Sans" w:hAnsi="Open Sans" w:cs="Open Sans"/>
          <w:color w:val="424242"/>
          <w:sz w:val="20"/>
          <w:szCs w:val="20"/>
          <w:shd w:val="clear" w:color="auto" w:fill="FFFFFF"/>
        </w:rPr>
        <w:t>Manuscripts should not normally be longer than 8,500 words, including all text, references, tables and figure legends. For longer manuscripts please provide a clear justification in the cover letter</w:t>
      </w:r>
    </w:p>
    <w:p w14:paraId="05C07B68" w14:textId="444AFBC7" w:rsidR="00B9623D" w:rsidRDefault="00B9623D">
      <w:pPr>
        <w:pStyle w:val="CommentText"/>
      </w:pPr>
    </w:p>
  </w:comment>
  <w:comment w:id="486" w:author="fonti.kar@gmail.com" w:date="2019-01-15T14:02:00Z" w:initials="f">
    <w:p w14:paraId="5209057F" w14:textId="0ABFF269" w:rsidR="00620336" w:rsidRDefault="00620336">
      <w:pPr>
        <w:pStyle w:val="CommentText"/>
      </w:pPr>
      <w:r>
        <w:rPr>
          <w:rStyle w:val="CommentReference"/>
        </w:rPr>
        <w:annotationRef/>
      </w:r>
      <w:r>
        <w:t>I think I need to plot a ‘typical’ metabolic</w:t>
      </w:r>
      <w:r w:rsidR="00483BEB">
        <w:rPr>
          <w:noProof/>
        </w:rPr>
        <w:t xml:space="preserve"> scaling estimation h</w:t>
      </w:r>
      <w:r w:rsidR="00483BEB">
        <w:rPr>
          <w:noProof/>
        </w:rPr>
        <w:t>ere be</w:t>
      </w:r>
      <w:r w:rsidR="00483BEB">
        <w:rPr>
          <w:noProof/>
        </w:rPr>
        <w:t xml:space="preserve">cause there is nothing for </w:t>
      </w:r>
      <w:r w:rsidR="00483BEB">
        <w:rPr>
          <w:noProof/>
        </w:rPr>
        <w:t xml:space="preserve">readers to compare to??? </w:t>
      </w:r>
      <w:r w:rsidR="00483BEB">
        <w:rPr>
          <w:noProof/>
        </w:rPr>
        <w:t xml:space="preserve">How do I </w:t>
      </w:r>
      <w:r w:rsidR="00483BEB">
        <w:rPr>
          <w:noProof/>
        </w:rPr>
        <w:t>k</w:t>
      </w:r>
      <w:r w:rsidR="00483BEB">
        <w:rPr>
          <w:noProof/>
        </w:rPr>
        <w:t>now the estimates are more pre</w:t>
      </w:r>
      <w:r w:rsidR="00483BEB">
        <w:rPr>
          <w:noProof/>
        </w:rPr>
        <w:t xml:space="preserve">cise? </w:t>
      </w:r>
      <w:r w:rsidR="00483BEB">
        <w:rPr>
          <w:noProof/>
        </w:rPr>
        <w:t>Wh</w:t>
      </w:r>
      <w:r w:rsidR="00483BEB">
        <w:rPr>
          <w:noProof/>
        </w:rPr>
        <w:t>ich ones are ove</w:t>
      </w:r>
      <w:r w:rsidR="00483BEB">
        <w:rPr>
          <w:noProof/>
        </w:rPr>
        <w:t>r estimate</w:t>
      </w:r>
      <w:r w:rsidR="00483BEB">
        <w:rPr>
          <w:noProof/>
        </w:rPr>
        <w:t>d</w:t>
      </w:r>
      <w:r w:rsidR="00483BEB">
        <w:rPr>
          <w:noProof/>
        </w:rPr>
        <w:t>/</w:t>
      </w:r>
      <w:r w:rsidR="00483BEB">
        <w:rPr>
          <w:noProof/>
        </w:rPr>
        <w:t>under</w:t>
      </w:r>
      <w:r w:rsidR="00483BEB">
        <w:rPr>
          <w:noProof/>
        </w:rPr>
        <w:t>estimated?</w:t>
      </w:r>
      <w:r w:rsidR="00483BEB">
        <w:rPr>
          <w:noProof/>
        </w:rPr>
        <w:t xml:space="preserve"> at what temps? </w:t>
      </w:r>
      <w:r w:rsidR="00483BEB">
        <w:rPr>
          <w:noProof/>
        </w:rPr>
        <w:t>What do you think?</w:t>
      </w:r>
      <w:bookmarkStart w:id="489" w:name="_GoBack"/>
      <w:bookmarkEnd w:id="489"/>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C07B68" w15:done="0"/>
  <w15:commentEx w15:paraId="5209057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C07B68" w16cid:durableId="1FE2EE2E"/>
  <w16cid:commentId w16cid:paraId="5209057F" w16cid:durableId="1FE866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F0905D" w14:textId="77777777" w:rsidR="00483BEB" w:rsidRDefault="00483BEB" w:rsidP="00711670">
      <w:r>
        <w:separator/>
      </w:r>
    </w:p>
  </w:endnote>
  <w:endnote w:type="continuationSeparator" w:id="0">
    <w:p w14:paraId="0917BE9A" w14:textId="77777777" w:rsidR="00483BEB" w:rsidRDefault="00483BEB" w:rsidP="00711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Yu Mincho">
    <w:panose1 w:val="02020400000000000000"/>
    <w:charset w:val="80"/>
    <w:family w:val="roman"/>
    <w:pitch w:val="variable"/>
    <w:sig w:usb0="800002E7" w:usb1="2AC7FCFF" w:usb2="00000012" w:usb3="00000000" w:csb0="0002009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9818993"/>
      <w:docPartObj>
        <w:docPartGallery w:val="Page Numbers (Bottom of Page)"/>
        <w:docPartUnique/>
      </w:docPartObj>
    </w:sdtPr>
    <w:sdtContent>
      <w:p w14:paraId="08193CEF" w14:textId="714401F1" w:rsidR="00B9623D" w:rsidRDefault="00B9623D"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C1DBC7" w14:textId="77777777" w:rsidR="00B9623D" w:rsidRDefault="00B9623D" w:rsidP="0071167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52375405"/>
      <w:docPartObj>
        <w:docPartGallery w:val="Page Numbers (Bottom of Page)"/>
        <w:docPartUnique/>
      </w:docPartObj>
    </w:sdtPr>
    <w:sdtContent>
      <w:p w14:paraId="0A16011B" w14:textId="3ED7577D" w:rsidR="00B9623D" w:rsidRDefault="00B9623D"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762BD1A1" w14:textId="77777777" w:rsidR="00B9623D" w:rsidRDefault="00B9623D" w:rsidP="0071167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3AA91" w14:textId="77777777" w:rsidR="00483BEB" w:rsidRDefault="00483BEB" w:rsidP="00711670">
      <w:r>
        <w:separator/>
      </w:r>
    </w:p>
  </w:footnote>
  <w:footnote w:type="continuationSeparator" w:id="0">
    <w:p w14:paraId="3009ED86" w14:textId="77777777" w:rsidR="00483BEB" w:rsidRDefault="00483BEB" w:rsidP="007116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2571"/>
    <w:multiLevelType w:val="hybridMultilevel"/>
    <w:tmpl w:val="0CBC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938DE"/>
    <w:multiLevelType w:val="hybridMultilevel"/>
    <w:tmpl w:val="CA0A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243C4"/>
    <w:multiLevelType w:val="hybridMultilevel"/>
    <w:tmpl w:val="FA94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A0238"/>
    <w:multiLevelType w:val="hybridMultilevel"/>
    <w:tmpl w:val="92DA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A08A6"/>
    <w:multiLevelType w:val="hybridMultilevel"/>
    <w:tmpl w:val="E0D8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2089D"/>
    <w:multiLevelType w:val="hybridMultilevel"/>
    <w:tmpl w:val="3E16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2879BC"/>
    <w:multiLevelType w:val="hybridMultilevel"/>
    <w:tmpl w:val="D968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883A30"/>
    <w:multiLevelType w:val="hybridMultilevel"/>
    <w:tmpl w:val="EBA8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8F56D4"/>
    <w:multiLevelType w:val="multilevel"/>
    <w:tmpl w:val="7C80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DA3548"/>
    <w:multiLevelType w:val="hybridMultilevel"/>
    <w:tmpl w:val="290A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75510B"/>
    <w:multiLevelType w:val="hybridMultilevel"/>
    <w:tmpl w:val="17B01FE8"/>
    <w:lvl w:ilvl="0" w:tplc="CEB23A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647E24"/>
    <w:multiLevelType w:val="hybridMultilevel"/>
    <w:tmpl w:val="19BA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96442B"/>
    <w:multiLevelType w:val="multilevel"/>
    <w:tmpl w:val="D0CA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C644CA"/>
    <w:multiLevelType w:val="hybridMultilevel"/>
    <w:tmpl w:val="408ED4A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4" w15:restartNumberingAfterBreak="0">
    <w:nsid w:val="78A359C9"/>
    <w:multiLevelType w:val="hybridMultilevel"/>
    <w:tmpl w:val="2B7C8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7"/>
  </w:num>
  <w:num w:numId="5">
    <w:abstractNumId w:val="6"/>
  </w:num>
  <w:num w:numId="6">
    <w:abstractNumId w:val="10"/>
  </w:num>
  <w:num w:numId="7">
    <w:abstractNumId w:val="5"/>
  </w:num>
  <w:num w:numId="8">
    <w:abstractNumId w:val="13"/>
  </w:num>
  <w:num w:numId="9">
    <w:abstractNumId w:val="0"/>
  </w:num>
  <w:num w:numId="10">
    <w:abstractNumId w:val="4"/>
  </w:num>
  <w:num w:numId="11">
    <w:abstractNumId w:val="14"/>
  </w:num>
  <w:num w:numId="12">
    <w:abstractNumId w:val="2"/>
  </w:num>
  <w:num w:numId="13">
    <w:abstractNumId w:val="8"/>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BC6"/>
    <w:rsid w:val="00000053"/>
    <w:rsid w:val="00001263"/>
    <w:rsid w:val="00003088"/>
    <w:rsid w:val="00003665"/>
    <w:rsid w:val="00003766"/>
    <w:rsid w:val="00004F41"/>
    <w:rsid w:val="00005D6D"/>
    <w:rsid w:val="00006C86"/>
    <w:rsid w:val="0001022E"/>
    <w:rsid w:val="000106C5"/>
    <w:rsid w:val="000108E4"/>
    <w:rsid w:val="00013F68"/>
    <w:rsid w:val="000141EA"/>
    <w:rsid w:val="000147CA"/>
    <w:rsid w:val="00015242"/>
    <w:rsid w:val="0001682F"/>
    <w:rsid w:val="00017EE7"/>
    <w:rsid w:val="00022081"/>
    <w:rsid w:val="00024588"/>
    <w:rsid w:val="000250BA"/>
    <w:rsid w:val="0002538D"/>
    <w:rsid w:val="000259E6"/>
    <w:rsid w:val="00026D7A"/>
    <w:rsid w:val="000272F9"/>
    <w:rsid w:val="0002758B"/>
    <w:rsid w:val="00027759"/>
    <w:rsid w:val="00027FFC"/>
    <w:rsid w:val="00030AA8"/>
    <w:rsid w:val="0003221E"/>
    <w:rsid w:val="00032819"/>
    <w:rsid w:val="00034A32"/>
    <w:rsid w:val="00035262"/>
    <w:rsid w:val="00035318"/>
    <w:rsid w:val="00035C69"/>
    <w:rsid w:val="00035FEB"/>
    <w:rsid w:val="00041169"/>
    <w:rsid w:val="0004185B"/>
    <w:rsid w:val="000425F9"/>
    <w:rsid w:val="00042DBD"/>
    <w:rsid w:val="000437D8"/>
    <w:rsid w:val="0004501F"/>
    <w:rsid w:val="000458A4"/>
    <w:rsid w:val="00045FE9"/>
    <w:rsid w:val="00046240"/>
    <w:rsid w:val="00047C50"/>
    <w:rsid w:val="00047D1A"/>
    <w:rsid w:val="00052739"/>
    <w:rsid w:val="00053131"/>
    <w:rsid w:val="00055A01"/>
    <w:rsid w:val="000600BF"/>
    <w:rsid w:val="00060279"/>
    <w:rsid w:val="00060445"/>
    <w:rsid w:val="00061700"/>
    <w:rsid w:val="00061FC5"/>
    <w:rsid w:val="000621C1"/>
    <w:rsid w:val="00062760"/>
    <w:rsid w:val="000631E4"/>
    <w:rsid w:val="0006426E"/>
    <w:rsid w:val="00064B0D"/>
    <w:rsid w:val="00066B5C"/>
    <w:rsid w:val="00067319"/>
    <w:rsid w:val="000674C8"/>
    <w:rsid w:val="00070243"/>
    <w:rsid w:val="0007027C"/>
    <w:rsid w:val="00070C09"/>
    <w:rsid w:val="0007328D"/>
    <w:rsid w:val="00074694"/>
    <w:rsid w:val="00074E81"/>
    <w:rsid w:val="000765EB"/>
    <w:rsid w:val="000778A0"/>
    <w:rsid w:val="00077AC5"/>
    <w:rsid w:val="00080ACB"/>
    <w:rsid w:val="000810C3"/>
    <w:rsid w:val="00081D53"/>
    <w:rsid w:val="00082020"/>
    <w:rsid w:val="00082218"/>
    <w:rsid w:val="00082698"/>
    <w:rsid w:val="00083ACA"/>
    <w:rsid w:val="00084266"/>
    <w:rsid w:val="00084EB7"/>
    <w:rsid w:val="00085772"/>
    <w:rsid w:val="00085F9D"/>
    <w:rsid w:val="00087568"/>
    <w:rsid w:val="00091310"/>
    <w:rsid w:val="00092104"/>
    <w:rsid w:val="000927A8"/>
    <w:rsid w:val="00092ADD"/>
    <w:rsid w:val="00092C24"/>
    <w:rsid w:val="00092E37"/>
    <w:rsid w:val="00093972"/>
    <w:rsid w:val="00094139"/>
    <w:rsid w:val="00095773"/>
    <w:rsid w:val="0009635C"/>
    <w:rsid w:val="00097A22"/>
    <w:rsid w:val="00097E41"/>
    <w:rsid w:val="000A099F"/>
    <w:rsid w:val="000A2877"/>
    <w:rsid w:val="000A2A15"/>
    <w:rsid w:val="000A362E"/>
    <w:rsid w:val="000A37AC"/>
    <w:rsid w:val="000A582A"/>
    <w:rsid w:val="000A69AC"/>
    <w:rsid w:val="000A7555"/>
    <w:rsid w:val="000A7C8B"/>
    <w:rsid w:val="000A7C9A"/>
    <w:rsid w:val="000B0683"/>
    <w:rsid w:val="000B20B3"/>
    <w:rsid w:val="000B533D"/>
    <w:rsid w:val="000B608E"/>
    <w:rsid w:val="000C25BC"/>
    <w:rsid w:val="000C25C9"/>
    <w:rsid w:val="000C34A3"/>
    <w:rsid w:val="000C3C32"/>
    <w:rsid w:val="000C4809"/>
    <w:rsid w:val="000C5024"/>
    <w:rsid w:val="000C5D3E"/>
    <w:rsid w:val="000C7B8A"/>
    <w:rsid w:val="000D05A2"/>
    <w:rsid w:val="000D05B0"/>
    <w:rsid w:val="000D090D"/>
    <w:rsid w:val="000D2E19"/>
    <w:rsid w:val="000D434C"/>
    <w:rsid w:val="000D5578"/>
    <w:rsid w:val="000D5837"/>
    <w:rsid w:val="000D635E"/>
    <w:rsid w:val="000D6BD4"/>
    <w:rsid w:val="000E0D16"/>
    <w:rsid w:val="000E1FB1"/>
    <w:rsid w:val="000E2341"/>
    <w:rsid w:val="000E2CE7"/>
    <w:rsid w:val="000E2DC0"/>
    <w:rsid w:val="000E30E7"/>
    <w:rsid w:val="000E3AB7"/>
    <w:rsid w:val="000E4202"/>
    <w:rsid w:val="000E54C0"/>
    <w:rsid w:val="000E57CE"/>
    <w:rsid w:val="000E6162"/>
    <w:rsid w:val="000E6B90"/>
    <w:rsid w:val="000E705C"/>
    <w:rsid w:val="000F076C"/>
    <w:rsid w:val="000F082C"/>
    <w:rsid w:val="000F0F7C"/>
    <w:rsid w:val="000F1083"/>
    <w:rsid w:val="000F12AC"/>
    <w:rsid w:val="000F3538"/>
    <w:rsid w:val="000F50EB"/>
    <w:rsid w:val="000F5C23"/>
    <w:rsid w:val="000F5FFA"/>
    <w:rsid w:val="00100303"/>
    <w:rsid w:val="0010040A"/>
    <w:rsid w:val="00100E72"/>
    <w:rsid w:val="00101F7A"/>
    <w:rsid w:val="001050C2"/>
    <w:rsid w:val="00106897"/>
    <w:rsid w:val="00107EA2"/>
    <w:rsid w:val="00110317"/>
    <w:rsid w:val="00110359"/>
    <w:rsid w:val="00110DB6"/>
    <w:rsid w:val="00111085"/>
    <w:rsid w:val="001119B8"/>
    <w:rsid w:val="00112372"/>
    <w:rsid w:val="00113806"/>
    <w:rsid w:val="00114958"/>
    <w:rsid w:val="00115FB9"/>
    <w:rsid w:val="00116A6C"/>
    <w:rsid w:val="001171BC"/>
    <w:rsid w:val="00120F41"/>
    <w:rsid w:val="00121727"/>
    <w:rsid w:val="001232DF"/>
    <w:rsid w:val="00123786"/>
    <w:rsid w:val="0012386D"/>
    <w:rsid w:val="00124150"/>
    <w:rsid w:val="00125F8B"/>
    <w:rsid w:val="00127E8B"/>
    <w:rsid w:val="00127F21"/>
    <w:rsid w:val="00132886"/>
    <w:rsid w:val="00132F07"/>
    <w:rsid w:val="00133595"/>
    <w:rsid w:val="00133C57"/>
    <w:rsid w:val="00137010"/>
    <w:rsid w:val="00137D2E"/>
    <w:rsid w:val="0014200F"/>
    <w:rsid w:val="00142AE1"/>
    <w:rsid w:val="00144844"/>
    <w:rsid w:val="00146241"/>
    <w:rsid w:val="00146277"/>
    <w:rsid w:val="0014644B"/>
    <w:rsid w:val="00146A11"/>
    <w:rsid w:val="0014710B"/>
    <w:rsid w:val="001474E1"/>
    <w:rsid w:val="001503D1"/>
    <w:rsid w:val="00150442"/>
    <w:rsid w:val="00150E49"/>
    <w:rsid w:val="00150F3C"/>
    <w:rsid w:val="001531D2"/>
    <w:rsid w:val="001540F1"/>
    <w:rsid w:val="00154EA5"/>
    <w:rsid w:val="00155A2F"/>
    <w:rsid w:val="00156A0F"/>
    <w:rsid w:val="00156F14"/>
    <w:rsid w:val="00160049"/>
    <w:rsid w:val="00160165"/>
    <w:rsid w:val="00160ECD"/>
    <w:rsid w:val="0016227F"/>
    <w:rsid w:val="00163B20"/>
    <w:rsid w:val="0016513D"/>
    <w:rsid w:val="00165379"/>
    <w:rsid w:val="00165A5E"/>
    <w:rsid w:val="00166C06"/>
    <w:rsid w:val="00170440"/>
    <w:rsid w:val="00170A16"/>
    <w:rsid w:val="001715A6"/>
    <w:rsid w:val="0017375D"/>
    <w:rsid w:val="0017377C"/>
    <w:rsid w:val="00173A17"/>
    <w:rsid w:val="00176DCC"/>
    <w:rsid w:val="00180F49"/>
    <w:rsid w:val="00181A4C"/>
    <w:rsid w:val="00181E97"/>
    <w:rsid w:val="00183D91"/>
    <w:rsid w:val="001842EE"/>
    <w:rsid w:val="00184CE4"/>
    <w:rsid w:val="00185356"/>
    <w:rsid w:val="001858A5"/>
    <w:rsid w:val="00186DD9"/>
    <w:rsid w:val="00187B98"/>
    <w:rsid w:val="00187F9C"/>
    <w:rsid w:val="00190FEC"/>
    <w:rsid w:val="0019101A"/>
    <w:rsid w:val="00191BCA"/>
    <w:rsid w:val="00191EF9"/>
    <w:rsid w:val="00192294"/>
    <w:rsid w:val="0019279A"/>
    <w:rsid w:val="001947E6"/>
    <w:rsid w:val="001958D4"/>
    <w:rsid w:val="00197372"/>
    <w:rsid w:val="001975B1"/>
    <w:rsid w:val="001A0549"/>
    <w:rsid w:val="001A0C80"/>
    <w:rsid w:val="001A1318"/>
    <w:rsid w:val="001A1CC2"/>
    <w:rsid w:val="001A2397"/>
    <w:rsid w:val="001A2FEB"/>
    <w:rsid w:val="001A49D6"/>
    <w:rsid w:val="001A4E7F"/>
    <w:rsid w:val="001A5D55"/>
    <w:rsid w:val="001A629E"/>
    <w:rsid w:val="001A69D6"/>
    <w:rsid w:val="001A7D50"/>
    <w:rsid w:val="001B26FF"/>
    <w:rsid w:val="001B29E8"/>
    <w:rsid w:val="001B2DE7"/>
    <w:rsid w:val="001B35F0"/>
    <w:rsid w:val="001B3ECD"/>
    <w:rsid w:val="001B4F76"/>
    <w:rsid w:val="001B5253"/>
    <w:rsid w:val="001B6F02"/>
    <w:rsid w:val="001B7938"/>
    <w:rsid w:val="001B7CCF"/>
    <w:rsid w:val="001C06EB"/>
    <w:rsid w:val="001C0A6B"/>
    <w:rsid w:val="001C4FAE"/>
    <w:rsid w:val="001C71A6"/>
    <w:rsid w:val="001C71C7"/>
    <w:rsid w:val="001D0F9B"/>
    <w:rsid w:val="001D0FC7"/>
    <w:rsid w:val="001D1142"/>
    <w:rsid w:val="001D207E"/>
    <w:rsid w:val="001D2B17"/>
    <w:rsid w:val="001D48A7"/>
    <w:rsid w:val="001D493C"/>
    <w:rsid w:val="001D4D69"/>
    <w:rsid w:val="001D4E3A"/>
    <w:rsid w:val="001D6106"/>
    <w:rsid w:val="001D6115"/>
    <w:rsid w:val="001D63E9"/>
    <w:rsid w:val="001D68BD"/>
    <w:rsid w:val="001D7139"/>
    <w:rsid w:val="001E072E"/>
    <w:rsid w:val="001E4C52"/>
    <w:rsid w:val="001F2700"/>
    <w:rsid w:val="001F57E9"/>
    <w:rsid w:val="001F5864"/>
    <w:rsid w:val="001F5CB5"/>
    <w:rsid w:val="001F5DC2"/>
    <w:rsid w:val="001F7BE5"/>
    <w:rsid w:val="00200B2F"/>
    <w:rsid w:val="00202DC5"/>
    <w:rsid w:val="0020431D"/>
    <w:rsid w:val="00204C5D"/>
    <w:rsid w:val="00204ED8"/>
    <w:rsid w:val="00205178"/>
    <w:rsid w:val="0020537E"/>
    <w:rsid w:val="002066FD"/>
    <w:rsid w:val="00211266"/>
    <w:rsid w:val="0021214F"/>
    <w:rsid w:val="00214562"/>
    <w:rsid w:val="00214A84"/>
    <w:rsid w:val="002155F2"/>
    <w:rsid w:val="00215C7E"/>
    <w:rsid w:val="002167E1"/>
    <w:rsid w:val="002175AB"/>
    <w:rsid w:val="00217633"/>
    <w:rsid w:val="002178E9"/>
    <w:rsid w:val="00217AC2"/>
    <w:rsid w:val="00223104"/>
    <w:rsid w:val="00224A4C"/>
    <w:rsid w:val="00225CD6"/>
    <w:rsid w:val="0022681A"/>
    <w:rsid w:val="00226921"/>
    <w:rsid w:val="00226CEC"/>
    <w:rsid w:val="00227125"/>
    <w:rsid w:val="0023198E"/>
    <w:rsid w:val="002320AA"/>
    <w:rsid w:val="0023227F"/>
    <w:rsid w:val="00237A3E"/>
    <w:rsid w:val="00240E3F"/>
    <w:rsid w:val="00241E38"/>
    <w:rsid w:val="00243A15"/>
    <w:rsid w:val="002446F1"/>
    <w:rsid w:val="00244EB1"/>
    <w:rsid w:val="00245873"/>
    <w:rsid w:val="0024591A"/>
    <w:rsid w:val="002510F6"/>
    <w:rsid w:val="00251BD7"/>
    <w:rsid w:val="00251CD9"/>
    <w:rsid w:val="00253DE8"/>
    <w:rsid w:val="00254A75"/>
    <w:rsid w:val="002573A3"/>
    <w:rsid w:val="00260DCC"/>
    <w:rsid w:val="00261DAD"/>
    <w:rsid w:val="0026226E"/>
    <w:rsid w:val="00263670"/>
    <w:rsid w:val="00263BDD"/>
    <w:rsid w:val="00265AE3"/>
    <w:rsid w:val="00266556"/>
    <w:rsid w:val="00266FB6"/>
    <w:rsid w:val="0026741D"/>
    <w:rsid w:val="002678D4"/>
    <w:rsid w:val="00270243"/>
    <w:rsid w:val="002711B4"/>
    <w:rsid w:val="00272034"/>
    <w:rsid w:val="00272C86"/>
    <w:rsid w:val="00273E45"/>
    <w:rsid w:val="002775C7"/>
    <w:rsid w:val="00280E82"/>
    <w:rsid w:val="0028229D"/>
    <w:rsid w:val="0028322C"/>
    <w:rsid w:val="00287480"/>
    <w:rsid w:val="002905E1"/>
    <w:rsid w:val="00290D0D"/>
    <w:rsid w:val="00291441"/>
    <w:rsid w:val="002917BC"/>
    <w:rsid w:val="00294F5F"/>
    <w:rsid w:val="00295FF6"/>
    <w:rsid w:val="00296B0D"/>
    <w:rsid w:val="002974A6"/>
    <w:rsid w:val="00297A24"/>
    <w:rsid w:val="002A01B7"/>
    <w:rsid w:val="002A05CA"/>
    <w:rsid w:val="002A320C"/>
    <w:rsid w:val="002A6528"/>
    <w:rsid w:val="002A6813"/>
    <w:rsid w:val="002A6A13"/>
    <w:rsid w:val="002B0709"/>
    <w:rsid w:val="002B0A76"/>
    <w:rsid w:val="002B20F2"/>
    <w:rsid w:val="002B3F8A"/>
    <w:rsid w:val="002B44E0"/>
    <w:rsid w:val="002B4856"/>
    <w:rsid w:val="002B5E52"/>
    <w:rsid w:val="002B6DC7"/>
    <w:rsid w:val="002B762D"/>
    <w:rsid w:val="002B7A91"/>
    <w:rsid w:val="002B7ACB"/>
    <w:rsid w:val="002C0383"/>
    <w:rsid w:val="002C05D6"/>
    <w:rsid w:val="002C132D"/>
    <w:rsid w:val="002C1C7E"/>
    <w:rsid w:val="002C29BA"/>
    <w:rsid w:val="002C36A5"/>
    <w:rsid w:val="002C7306"/>
    <w:rsid w:val="002C7AFC"/>
    <w:rsid w:val="002D0922"/>
    <w:rsid w:val="002D0C22"/>
    <w:rsid w:val="002D5FDA"/>
    <w:rsid w:val="002D6F01"/>
    <w:rsid w:val="002D7566"/>
    <w:rsid w:val="002D75B7"/>
    <w:rsid w:val="002E0230"/>
    <w:rsid w:val="002E3D38"/>
    <w:rsid w:val="002E5143"/>
    <w:rsid w:val="002E563D"/>
    <w:rsid w:val="002E6AF5"/>
    <w:rsid w:val="002E6FE0"/>
    <w:rsid w:val="002E724A"/>
    <w:rsid w:val="002E7367"/>
    <w:rsid w:val="002F0B99"/>
    <w:rsid w:val="002F2584"/>
    <w:rsid w:val="002F2FB6"/>
    <w:rsid w:val="002F7237"/>
    <w:rsid w:val="002F780F"/>
    <w:rsid w:val="00301FF6"/>
    <w:rsid w:val="00303AD5"/>
    <w:rsid w:val="0030451C"/>
    <w:rsid w:val="00305563"/>
    <w:rsid w:val="00306059"/>
    <w:rsid w:val="00306180"/>
    <w:rsid w:val="003069CA"/>
    <w:rsid w:val="00307D53"/>
    <w:rsid w:val="00310C6D"/>
    <w:rsid w:val="00312068"/>
    <w:rsid w:val="003153EA"/>
    <w:rsid w:val="003204A0"/>
    <w:rsid w:val="00321177"/>
    <w:rsid w:val="003217F2"/>
    <w:rsid w:val="00321849"/>
    <w:rsid w:val="00322DD9"/>
    <w:rsid w:val="00323583"/>
    <w:rsid w:val="003236C8"/>
    <w:rsid w:val="003259E2"/>
    <w:rsid w:val="00326F16"/>
    <w:rsid w:val="00327646"/>
    <w:rsid w:val="00330EFF"/>
    <w:rsid w:val="00330F48"/>
    <w:rsid w:val="00331B45"/>
    <w:rsid w:val="003338D2"/>
    <w:rsid w:val="00334F75"/>
    <w:rsid w:val="0033598D"/>
    <w:rsid w:val="00335B97"/>
    <w:rsid w:val="00336CD0"/>
    <w:rsid w:val="0033702C"/>
    <w:rsid w:val="00337F71"/>
    <w:rsid w:val="00340D7C"/>
    <w:rsid w:val="00341DBF"/>
    <w:rsid w:val="0034255C"/>
    <w:rsid w:val="00343381"/>
    <w:rsid w:val="003437F6"/>
    <w:rsid w:val="00344D56"/>
    <w:rsid w:val="0034525D"/>
    <w:rsid w:val="00346807"/>
    <w:rsid w:val="00347CDB"/>
    <w:rsid w:val="00350957"/>
    <w:rsid w:val="00350EF9"/>
    <w:rsid w:val="00350FF6"/>
    <w:rsid w:val="0035144C"/>
    <w:rsid w:val="0035339D"/>
    <w:rsid w:val="00353CB4"/>
    <w:rsid w:val="00354F58"/>
    <w:rsid w:val="003556A6"/>
    <w:rsid w:val="00356771"/>
    <w:rsid w:val="00356C46"/>
    <w:rsid w:val="003634BB"/>
    <w:rsid w:val="003662EC"/>
    <w:rsid w:val="003706ED"/>
    <w:rsid w:val="00371A22"/>
    <w:rsid w:val="003731D3"/>
    <w:rsid w:val="003736FF"/>
    <w:rsid w:val="00375148"/>
    <w:rsid w:val="0037561D"/>
    <w:rsid w:val="00375A26"/>
    <w:rsid w:val="00376623"/>
    <w:rsid w:val="003813F1"/>
    <w:rsid w:val="003823FA"/>
    <w:rsid w:val="003825E9"/>
    <w:rsid w:val="003827B6"/>
    <w:rsid w:val="00382F68"/>
    <w:rsid w:val="00384470"/>
    <w:rsid w:val="00384D48"/>
    <w:rsid w:val="00384EE0"/>
    <w:rsid w:val="00385585"/>
    <w:rsid w:val="00386A33"/>
    <w:rsid w:val="00386D5C"/>
    <w:rsid w:val="00386D85"/>
    <w:rsid w:val="00391A25"/>
    <w:rsid w:val="00392874"/>
    <w:rsid w:val="00392AE7"/>
    <w:rsid w:val="00392E2A"/>
    <w:rsid w:val="0039487B"/>
    <w:rsid w:val="0039575B"/>
    <w:rsid w:val="003960CC"/>
    <w:rsid w:val="00396931"/>
    <w:rsid w:val="00396E3E"/>
    <w:rsid w:val="003A0DB3"/>
    <w:rsid w:val="003A13C6"/>
    <w:rsid w:val="003A13F9"/>
    <w:rsid w:val="003A237F"/>
    <w:rsid w:val="003A3DF2"/>
    <w:rsid w:val="003A54FB"/>
    <w:rsid w:val="003A565F"/>
    <w:rsid w:val="003A6608"/>
    <w:rsid w:val="003A66DF"/>
    <w:rsid w:val="003A6E5E"/>
    <w:rsid w:val="003A78EC"/>
    <w:rsid w:val="003B0167"/>
    <w:rsid w:val="003B1563"/>
    <w:rsid w:val="003B1B2F"/>
    <w:rsid w:val="003B2B29"/>
    <w:rsid w:val="003B3056"/>
    <w:rsid w:val="003B42D8"/>
    <w:rsid w:val="003B4BB9"/>
    <w:rsid w:val="003C092F"/>
    <w:rsid w:val="003C0991"/>
    <w:rsid w:val="003C15CE"/>
    <w:rsid w:val="003C1B9D"/>
    <w:rsid w:val="003C27B9"/>
    <w:rsid w:val="003C3DB1"/>
    <w:rsid w:val="003C48B0"/>
    <w:rsid w:val="003C60E7"/>
    <w:rsid w:val="003C7069"/>
    <w:rsid w:val="003D05B1"/>
    <w:rsid w:val="003D1758"/>
    <w:rsid w:val="003D2C21"/>
    <w:rsid w:val="003D481E"/>
    <w:rsid w:val="003D589E"/>
    <w:rsid w:val="003D60FF"/>
    <w:rsid w:val="003D721B"/>
    <w:rsid w:val="003E15E6"/>
    <w:rsid w:val="003E3BA7"/>
    <w:rsid w:val="003E442E"/>
    <w:rsid w:val="003E5B0A"/>
    <w:rsid w:val="003E650D"/>
    <w:rsid w:val="003E6791"/>
    <w:rsid w:val="003E6E6A"/>
    <w:rsid w:val="003E7487"/>
    <w:rsid w:val="003E7621"/>
    <w:rsid w:val="003F1481"/>
    <w:rsid w:val="003F1995"/>
    <w:rsid w:val="003F1CB2"/>
    <w:rsid w:val="003F6048"/>
    <w:rsid w:val="003F645B"/>
    <w:rsid w:val="00400B14"/>
    <w:rsid w:val="00404B1F"/>
    <w:rsid w:val="004063AF"/>
    <w:rsid w:val="00410615"/>
    <w:rsid w:val="004109CF"/>
    <w:rsid w:val="00410D1C"/>
    <w:rsid w:val="004113DE"/>
    <w:rsid w:val="00412F59"/>
    <w:rsid w:val="00413EF7"/>
    <w:rsid w:val="00414C15"/>
    <w:rsid w:val="0041615B"/>
    <w:rsid w:val="00420328"/>
    <w:rsid w:val="00420B00"/>
    <w:rsid w:val="00421111"/>
    <w:rsid w:val="00421E80"/>
    <w:rsid w:val="00423158"/>
    <w:rsid w:val="004248A0"/>
    <w:rsid w:val="004248D1"/>
    <w:rsid w:val="004311F0"/>
    <w:rsid w:val="00434B0F"/>
    <w:rsid w:val="0043536D"/>
    <w:rsid w:val="004364E0"/>
    <w:rsid w:val="00437C2A"/>
    <w:rsid w:val="00441115"/>
    <w:rsid w:val="00441B3D"/>
    <w:rsid w:val="00441EAF"/>
    <w:rsid w:val="004432C9"/>
    <w:rsid w:val="00443A39"/>
    <w:rsid w:val="00444B65"/>
    <w:rsid w:val="004504F1"/>
    <w:rsid w:val="00451B26"/>
    <w:rsid w:val="00451D89"/>
    <w:rsid w:val="0045321C"/>
    <w:rsid w:val="00453EC8"/>
    <w:rsid w:val="0045421D"/>
    <w:rsid w:val="00456409"/>
    <w:rsid w:val="00456F7B"/>
    <w:rsid w:val="0045748F"/>
    <w:rsid w:val="00460A8C"/>
    <w:rsid w:val="00461616"/>
    <w:rsid w:val="0046276F"/>
    <w:rsid w:val="004628E3"/>
    <w:rsid w:val="00462F85"/>
    <w:rsid w:val="004642B5"/>
    <w:rsid w:val="00464F1B"/>
    <w:rsid w:val="004676B6"/>
    <w:rsid w:val="0047038E"/>
    <w:rsid w:val="00470499"/>
    <w:rsid w:val="004706FE"/>
    <w:rsid w:val="00472776"/>
    <w:rsid w:val="00472D3B"/>
    <w:rsid w:val="00472DF8"/>
    <w:rsid w:val="0047378A"/>
    <w:rsid w:val="00475190"/>
    <w:rsid w:val="00475A16"/>
    <w:rsid w:val="00476299"/>
    <w:rsid w:val="00476875"/>
    <w:rsid w:val="00476CC9"/>
    <w:rsid w:val="00476DD3"/>
    <w:rsid w:val="0047711B"/>
    <w:rsid w:val="0047760D"/>
    <w:rsid w:val="0048012E"/>
    <w:rsid w:val="00480A46"/>
    <w:rsid w:val="00480A52"/>
    <w:rsid w:val="00480B90"/>
    <w:rsid w:val="00480E83"/>
    <w:rsid w:val="00481EF1"/>
    <w:rsid w:val="00483BEB"/>
    <w:rsid w:val="004848AF"/>
    <w:rsid w:val="00486352"/>
    <w:rsid w:val="00486A65"/>
    <w:rsid w:val="00487122"/>
    <w:rsid w:val="00487AEF"/>
    <w:rsid w:val="00487F8D"/>
    <w:rsid w:val="004904FF"/>
    <w:rsid w:val="00490AC4"/>
    <w:rsid w:val="004A0D76"/>
    <w:rsid w:val="004A1BB2"/>
    <w:rsid w:val="004A3E62"/>
    <w:rsid w:val="004A4C8A"/>
    <w:rsid w:val="004A6FCF"/>
    <w:rsid w:val="004B0989"/>
    <w:rsid w:val="004B0C4A"/>
    <w:rsid w:val="004B197F"/>
    <w:rsid w:val="004B1DDD"/>
    <w:rsid w:val="004B2D1D"/>
    <w:rsid w:val="004B48F9"/>
    <w:rsid w:val="004B6F48"/>
    <w:rsid w:val="004B7499"/>
    <w:rsid w:val="004C1978"/>
    <w:rsid w:val="004C1B49"/>
    <w:rsid w:val="004C21D6"/>
    <w:rsid w:val="004C2DEB"/>
    <w:rsid w:val="004C2FFC"/>
    <w:rsid w:val="004C32F0"/>
    <w:rsid w:val="004C354B"/>
    <w:rsid w:val="004C40AA"/>
    <w:rsid w:val="004C6F72"/>
    <w:rsid w:val="004C7748"/>
    <w:rsid w:val="004D0117"/>
    <w:rsid w:val="004D03D7"/>
    <w:rsid w:val="004D0ED0"/>
    <w:rsid w:val="004D182A"/>
    <w:rsid w:val="004D19B9"/>
    <w:rsid w:val="004D4365"/>
    <w:rsid w:val="004D5362"/>
    <w:rsid w:val="004D5482"/>
    <w:rsid w:val="004D5990"/>
    <w:rsid w:val="004D7001"/>
    <w:rsid w:val="004D7D8F"/>
    <w:rsid w:val="004E2DC3"/>
    <w:rsid w:val="004E3CFE"/>
    <w:rsid w:val="004E46E5"/>
    <w:rsid w:val="004E4B99"/>
    <w:rsid w:val="004E519C"/>
    <w:rsid w:val="004E5B78"/>
    <w:rsid w:val="004E6D10"/>
    <w:rsid w:val="004E6DAB"/>
    <w:rsid w:val="004F1A1A"/>
    <w:rsid w:val="004F1D90"/>
    <w:rsid w:val="004F268B"/>
    <w:rsid w:val="004F354B"/>
    <w:rsid w:val="004F51A5"/>
    <w:rsid w:val="004F5B2D"/>
    <w:rsid w:val="004F5D10"/>
    <w:rsid w:val="004F6327"/>
    <w:rsid w:val="004F6D6B"/>
    <w:rsid w:val="00500D06"/>
    <w:rsid w:val="00502E1A"/>
    <w:rsid w:val="0050451E"/>
    <w:rsid w:val="00505F87"/>
    <w:rsid w:val="005107D8"/>
    <w:rsid w:val="00510BAE"/>
    <w:rsid w:val="00510C01"/>
    <w:rsid w:val="005117A5"/>
    <w:rsid w:val="00512332"/>
    <w:rsid w:val="00513E21"/>
    <w:rsid w:val="005147EE"/>
    <w:rsid w:val="005155CF"/>
    <w:rsid w:val="00515BE4"/>
    <w:rsid w:val="00516011"/>
    <w:rsid w:val="005176CC"/>
    <w:rsid w:val="00520BFD"/>
    <w:rsid w:val="00521E0C"/>
    <w:rsid w:val="00522141"/>
    <w:rsid w:val="0052268C"/>
    <w:rsid w:val="00522F48"/>
    <w:rsid w:val="0052344D"/>
    <w:rsid w:val="00524BAB"/>
    <w:rsid w:val="00525FE5"/>
    <w:rsid w:val="005305CD"/>
    <w:rsid w:val="00530ECA"/>
    <w:rsid w:val="005312C8"/>
    <w:rsid w:val="0053170A"/>
    <w:rsid w:val="00533443"/>
    <w:rsid w:val="00534FAA"/>
    <w:rsid w:val="00535183"/>
    <w:rsid w:val="005352EE"/>
    <w:rsid w:val="00536AD9"/>
    <w:rsid w:val="00537406"/>
    <w:rsid w:val="005379B6"/>
    <w:rsid w:val="00541186"/>
    <w:rsid w:val="005421E0"/>
    <w:rsid w:val="00542EED"/>
    <w:rsid w:val="005469E3"/>
    <w:rsid w:val="005470BA"/>
    <w:rsid w:val="00547CE4"/>
    <w:rsid w:val="005502C6"/>
    <w:rsid w:val="00551379"/>
    <w:rsid w:val="005513FC"/>
    <w:rsid w:val="005520A0"/>
    <w:rsid w:val="00552655"/>
    <w:rsid w:val="00552B13"/>
    <w:rsid w:val="005535E1"/>
    <w:rsid w:val="0055467E"/>
    <w:rsid w:val="00555E93"/>
    <w:rsid w:val="005573BF"/>
    <w:rsid w:val="005577A5"/>
    <w:rsid w:val="00557D68"/>
    <w:rsid w:val="005607CA"/>
    <w:rsid w:val="00561BA5"/>
    <w:rsid w:val="00561CFB"/>
    <w:rsid w:val="00563137"/>
    <w:rsid w:val="005636D4"/>
    <w:rsid w:val="00563788"/>
    <w:rsid w:val="00563EE9"/>
    <w:rsid w:val="00564483"/>
    <w:rsid w:val="00565DE6"/>
    <w:rsid w:val="00566244"/>
    <w:rsid w:val="00571B4E"/>
    <w:rsid w:val="00572C4B"/>
    <w:rsid w:val="005739B9"/>
    <w:rsid w:val="00573E6E"/>
    <w:rsid w:val="00574DF6"/>
    <w:rsid w:val="0057521A"/>
    <w:rsid w:val="005756FF"/>
    <w:rsid w:val="00575A6F"/>
    <w:rsid w:val="00577901"/>
    <w:rsid w:val="00577F5D"/>
    <w:rsid w:val="0058190A"/>
    <w:rsid w:val="00582FF3"/>
    <w:rsid w:val="00584746"/>
    <w:rsid w:val="005850BF"/>
    <w:rsid w:val="00586099"/>
    <w:rsid w:val="00586ED3"/>
    <w:rsid w:val="00587F70"/>
    <w:rsid w:val="005911DE"/>
    <w:rsid w:val="005923CF"/>
    <w:rsid w:val="00594005"/>
    <w:rsid w:val="005956D7"/>
    <w:rsid w:val="00596421"/>
    <w:rsid w:val="005A51A9"/>
    <w:rsid w:val="005A5E7F"/>
    <w:rsid w:val="005A75A4"/>
    <w:rsid w:val="005B16B0"/>
    <w:rsid w:val="005B190A"/>
    <w:rsid w:val="005B1AF1"/>
    <w:rsid w:val="005B22DB"/>
    <w:rsid w:val="005B304E"/>
    <w:rsid w:val="005B5B1A"/>
    <w:rsid w:val="005B6C02"/>
    <w:rsid w:val="005B6DCB"/>
    <w:rsid w:val="005B722A"/>
    <w:rsid w:val="005B7E9C"/>
    <w:rsid w:val="005C0A2E"/>
    <w:rsid w:val="005C1119"/>
    <w:rsid w:val="005C1968"/>
    <w:rsid w:val="005C1BF1"/>
    <w:rsid w:val="005C2EC9"/>
    <w:rsid w:val="005C3373"/>
    <w:rsid w:val="005C5187"/>
    <w:rsid w:val="005C7336"/>
    <w:rsid w:val="005D0494"/>
    <w:rsid w:val="005D410F"/>
    <w:rsid w:val="005D4393"/>
    <w:rsid w:val="005D50E3"/>
    <w:rsid w:val="005D518B"/>
    <w:rsid w:val="005D6ABE"/>
    <w:rsid w:val="005D6B28"/>
    <w:rsid w:val="005D736C"/>
    <w:rsid w:val="005E3082"/>
    <w:rsid w:val="005E35FB"/>
    <w:rsid w:val="005E491D"/>
    <w:rsid w:val="005E4FD4"/>
    <w:rsid w:val="005E6483"/>
    <w:rsid w:val="005E7327"/>
    <w:rsid w:val="005E78DA"/>
    <w:rsid w:val="005E7EA3"/>
    <w:rsid w:val="005F01CD"/>
    <w:rsid w:val="005F21E8"/>
    <w:rsid w:val="005F2C01"/>
    <w:rsid w:val="005F54C3"/>
    <w:rsid w:val="005F57A0"/>
    <w:rsid w:val="005F62AC"/>
    <w:rsid w:val="005F6611"/>
    <w:rsid w:val="006010FC"/>
    <w:rsid w:val="00603616"/>
    <w:rsid w:val="0060381C"/>
    <w:rsid w:val="00604318"/>
    <w:rsid w:val="0060504D"/>
    <w:rsid w:val="006052AB"/>
    <w:rsid w:val="006056B8"/>
    <w:rsid w:val="00605742"/>
    <w:rsid w:val="006063BB"/>
    <w:rsid w:val="006070B4"/>
    <w:rsid w:val="006070FC"/>
    <w:rsid w:val="00611843"/>
    <w:rsid w:val="00612547"/>
    <w:rsid w:val="006139EA"/>
    <w:rsid w:val="00613AF6"/>
    <w:rsid w:val="00614CA9"/>
    <w:rsid w:val="00614F30"/>
    <w:rsid w:val="00615472"/>
    <w:rsid w:val="00615E1C"/>
    <w:rsid w:val="00616F92"/>
    <w:rsid w:val="00617D7B"/>
    <w:rsid w:val="00620336"/>
    <w:rsid w:val="006237AE"/>
    <w:rsid w:val="0062391B"/>
    <w:rsid w:val="00623E54"/>
    <w:rsid w:val="006246EC"/>
    <w:rsid w:val="006275EE"/>
    <w:rsid w:val="006277FE"/>
    <w:rsid w:val="00631933"/>
    <w:rsid w:val="00631C80"/>
    <w:rsid w:val="00631D11"/>
    <w:rsid w:val="0063439E"/>
    <w:rsid w:val="00635411"/>
    <w:rsid w:val="00640529"/>
    <w:rsid w:val="00642D67"/>
    <w:rsid w:val="006430E6"/>
    <w:rsid w:val="00643672"/>
    <w:rsid w:val="0064376A"/>
    <w:rsid w:val="00645F83"/>
    <w:rsid w:val="00651825"/>
    <w:rsid w:val="00652B33"/>
    <w:rsid w:val="00653297"/>
    <w:rsid w:val="006543A7"/>
    <w:rsid w:val="0065475E"/>
    <w:rsid w:val="00656ADE"/>
    <w:rsid w:val="006570A9"/>
    <w:rsid w:val="00657CDA"/>
    <w:rsid w:val="00657E55"/>
    <w:rsid w:val="006604CB"/>
    <w:rsid w:val="00663684"/>
    <w:rsid w:val="0066388A"/>
    <w:rsid w:val="006652B6"/>
    <w:rsid w:val="00665994"/>
    <w:rsid w:val="00666E21"/>
    <w:rsid w:val="00667BA4"/>
    <w:rsid w:val="0067119A"/>
    <w:rsid w:val="0067307C"/>
    <w:rsid w:val="006743A0"/>
    <w:rsid w:val="00674C25"/>
    <w:rsid w:val="00674D49"/>
    <w:rsid w:val="00675E92"/>
    <w:rsid w:val="00675F79"/>
    <w:rsid w:val="00680C6D"/>
    <w:rsid w:val="00680CE7"/>
    <w:rsid w:val="0068239D"/>
    <w:rsid w:val="0068366C"/>
    <w:rsid w:val="00686528"/>
    <w:rsid w:val="00687FAF"/>
    <w:rsid w:val="00690BF1"/>
    <w:rsid w:val="006929ED"/>
    <w:rsid w:val="006931BB"/>
    <w:rsid w:val="00694D1A"/>
    <w:rsid w:val="006951A3"/>
    <w:rsid w:val="006A2566"/>
    <w:rsid w:val="006A2BA3"/>
    <w:rsid w:val="006A4117"/>
    <w:rsid w:val="006A4ACA"/>
    <w:rsid w:val="006A6594"/>
    <w:rsid w:val="006A704A"/>
    <w:rsid w:val="006A7703"/>
    <w:rsid w:val="006A7F4F"/>
    <w:rsid w:val="006B00F1"/>
    <w:rsid w:val="006B096C"/>
    <w:rsid w:val="006B14B8"/>
    <w:rsid w:val="006B2F2F"/>
    <w:rsid w:val="006B3E99"/>
    <w:rsid w:val="006B48E2"/>
    <w:rsid w:val="006B6959"/>
    <w:rsid w:val="006B7939"/>
    <w:rsid w:val="006C1800"/>
    <w:rsid w:val="006C29EC"/>
    <w:rsid w:val="006C2C49"/>
    <w:rsid w:val="006C3538"/>
    <w:rsid w:val="006C40A7"/>
    <w:rsid w:val="006C4D05"/>
    <w:rsid w:val="006C4E61"/>
    <w:rsid w:val="006C5382"/>
    <w:rsid w:val="006C5C6F"/>
    <w:rsid w:val="006D1B61"/>
    <w:rsid w:val="006D1C2A"/>
    <w:rsid w:val="006D2431"/>
    <w:rsid w:val="006D2D1C"/>
    <w:rsid w:val="006D3483"/>
    <w:rsid w:val="006D39A0"/>
    <w:rsid w:val="006D5F31"/>
    <w:rsid w:val="006D5FC8"/>
    <w:rsid w:val="006D6307"/>
    <w:rsid w:val="006D741A"/>
    <w:rsid w:val="006D7494"/>
    <w:rsid w:val="006E0A2A"/>
    <w:rsid w:val="006E0CBA"/>
    <w:rsid w:val="006E12FE"/>
    <w:rsid w:val="006E26C7"/>
    <w:rsid w:val="006E2C32"/>
    <w:rsid w:val="006E41F2"/>
    <w:rsid w:val="006E467C"/>
    <w:rsid w:val="006E736C"/>
    <w:rsid w:val="006F0138"/>
    <w:rsid w:val="006F0C2C"/>
    <w:rsid w:val="006F2452"/>
    <w:rsid w:val="006F374F"/>
    <w:rsid w:val="006F3FC5"/>
    <w:rsid w:val="006F4985"/>
    <w:rsid w:val="006F4D88"/>
    <w:rsid w:val="006F5E28"/>
    <w:rsid w:val="0070177F"/>
    <w:rsid w:val="007025F1"/>
    <w:rsid w:val="00703960"/>
    <w:rsid w:val="00703A36"/>
    <w:rsid w:val="00703C8E"/>
    <w:rsid w:val="0070432A"/>
    <w:rsid w:val="00704DE3"/>
    <w:rsid w:val="0070598E"/>
    <w:rsid w:val="00706ACD"/>
    <w:rsid w:val="00707D6F"/>
    <w:rsid w:val="00710B53"/>
    <w:rsid w:val="00711670"/>
    <w:rsid w:val="007124C5"/>
    <w:rsid w:val="007133CC"/>
    <w:rsid w:val="00717215"/>
    <w:rsid w:val="0072143A"/>
    <w:rsid w:val="00721746"/>
    <w:rsid w:val="007217FD"/>
    <w:rsid w:val="00721CEC"/>
    <w:rsid w:val="00722F72"/>
    <w:rsid w:val="00724254"/>
    <w:rsid w:val="00725AD1"/>
    <w:rsid w:val="0073026D"/>
    <w:rsid w:val="00730492"/>
    <w:rsid w:val="00730711"/>
    <w:rsid w:val="00731388"/>
    <w:rsid w:val="0073276E"/>
    <w:rsid w:val="007345DB"/>
    <w:rsid w:val="0073488D"/>
    <w:rsid w:val="007349D4"/>
    <w:rsid w:val="00735DDF"/>
    <w:rsid w:val="00737F83"/>
    <w:rsid w:val="007405A7"/>
    <w:rsid w:val="00740CC8"/>
    <w:rsid w:val="0074144B"/>
    <w:rsid w:val="007418E9"/>
    <w:rsid w:val="00741B62"/>
    <w:rsid w:val="00744D87"/>
    <w:rsid w:val="0074660B"/>
    <w:rsid w:val="00747078"/>
    <w:rsid w:val="00750E82"/>
    <w:rsid w:val="007516F1"/>
    <w:rsid w:val="00751914"/>
    <w:rsid w:val="00754EC5"/>
    <w:rsid w:val="0075623E"/>
    <w:rsid w:val="007576FA"/>
    <w:rsid w:val="00757787"/>
    <w:rsid w:val="00757D69"/>
    <w:rsid w:val="007604F9"/>
    <w:rsid w:val="007618C5"/>
    <w:rsid w:val="00763781"/>
    <w:rsid w:val="00763E3A"/>
    <w:rsid w:val="00765A44"/>
    <w:rsid w:val="00765C80"/>
    <w:rsid w:val="00766565"/>
    <w:rsid w:val="00766666"/>
    <w:rsid w:val="00766A09"/>
    <w:rsid w:val="0076720A"/>
    <w:rsid w:val="0076784C"/>
    <w:rsid w:val="00770E35"/>
    <w:rsid w:val="00771442"/>
    <w:rsid w:val="00771E97"/>
    <w:rsid w:val="007722F4"/>
    <w:rsid w:val="007725BD"/>
    <w:rsid w:val="00772DB4"/>
    <w:rsid w:val="00774624"/>
    <w:rsid w:val="007746E0"/>
    <w:rsid w:val="007759D2"/>
    <w:rsid w:val="00776054"/>
    <w:rsid w:val="00776AE8"/>
    <w:rsid w:val="00776DEF"/>
    <w:rsid w:val="007772E5"/>
    <w:rsid w:val="00780766"/>
    <w:rsid w:val="00780B20"/>
    <w:rsid w:val="00781FC7"/>
    <w:rsid w:val="00783EA1"/>
    <w:rsid w:val="0078647C"/>
    <w:rsid w:val="00786EAB"/>
    <w:rsid w:val="00786FAB"/>
    <w:rsid w:val="0079053F"/>
    <w:rsid w:val="0079191C"/>
    <w:rsid w:val="00791978"/>
    <w:rsid w:val="00792670"/>
    <w:rsid w:val="007935AB"/>
    <w:rsid w:val="00793DF0"/>
    <w:rsid w:val="00794C00"/>
    <w:rsid w:val="00794C0A"/>
    <w:rsid w:val="007968D4"/>
    <w:rsid w:val="007975EA"/>
    <w:rsid w:val="007976CB"/>
    <w:rsid w:val="00797B29"/>
    <w:rsid w:val="00797FA6"/>
    <w:rsid w:val="007A1282"/>
    <w:rsid w:val="007A168F"/>
    <w:rsid w:val="007A195E"/>
    <w:rsid w:val="007A1EFA"/>
    <w:rsid w:val="007A3058"/>
    <w:rsid w:val="007A5200"/>
    <w:rsid w:val="007A5CF0"/>
    <w:rsid w:val="007A6CB1"/>
    <w:rsid w:val="007A6E30"/>
    <w:rsid w:val="007A6F97"/>
    <w:rsid w:val="007A7BE8"/>
    <w:rsid w:val="007B133B"/>
    <w:rsid w:val="007B33B2"/>
    <w:rsid w:val="007B38E4"/>
    <w:rsid w:val="007B4026"/>
    <w:rsid w:val="007B41FD"/>
    <w:rsid w:val="007B4236"/>
    <w:rsid w:val="007B47C1"/>
    <w:rsid w:val="007B4A7A"/>
    <w:rsid w:val="007B4CAF"/>
    <w:rsid w:val="007B5E29"/>
    <w:rsid w:val="007B7083"/>
    <w:rsid w:val="007B71A6"/>
    <w:rsid w:val="007B7566"/>
    <w:rsid w:val="007C0064"/>
    <w:rsid w:val="007C069B"/>
    <w:rsid w:val="007C0AE5"/>
    <w:rsid w:val="007C1AB9"/>
    <w:rsid w:val="007C3161"/>
    <w:rsid w:val="007C55BB"/>
    <w:rsid w:val="007C6704"/>
    <w:rsid w:val="007D06CE"/>
    <w:rsid w:val="007D4805"/>
    <w:rsid w:val="007D5691"/>
    <w:rsid w:val="007D692A"/>
    <w:rsid w:val="007D7446"/>
    <w:rsid w:val="007D7A0F"/>
    <w:rsid w:val="007D7B1B"/>
    <w:rsid w:val="007E29A1"/>
    <w:rsid w:val="007E4605"/>
    <w:rsid w:val="007E4C94"/>
    <w:rsid w:val="007E527C"/>
    <w:rsid w:val="007E5BB9"/>
    <w:rsid w:val="007F141F"/>
    <w:rsid w:val="007F2D4D"/>
    <w:rsid w:val="007F3173"/>
    <w:rsid w:val="007F39EE"/>
    <w:rsid w:val="007F690D"/>
    <w:rsid w:val="007F6B83"/>
    <w:rsid w:val="007F6DD6"/>
    <w:rsid w:val="007F7C29"/>
    <w:rsid w:val="007F7FE9"/>
    <w:rsid w:val="008010B1"/>
    <w:rsid w:val="008019DE"/>
    <w:rsid w:val="008025EF"/>
    <w:rsid w:val="008030C6"/>
    <w:rsid w:val="0080379C"/>
    <w:rsid w:val="00804C28"/>
    <w:rsid w:val="00806490"/>
    <w:rsid w:val="00807508"/>
    <w:rsid w:val="0081027D"/>
    <w:rsid w:val="008111A7"/>
    <w:rsid w:val="008112A0"/>
    <w:rsid w:val="0081179C"/>
    <w:rsid w:val="00811B10"/>
    <w:rsid w:val="00811E73"/>
    <w:rsid w:val="00814BCC"/>
    <w:rsid w:val="00816F76"/>
    <w:rsid w:val="00817197"/>
    <w:rsid w:val="00820E81"/>
    <w:rsid w:val="008275E3"/>
    <w:rsid w:val="00827741"/>
    <w:rsid w:val="008303B6"/>
    <w:rsid w:val="00831086"/>
    <w:rsid w:val="008312E8"/>
    <w:rsid w:val="00831F5E"/>
    <w:rsid w:val="00835A19"/>
    <w:rsid w:val="00835F5B"/>
    <w:rsid w:val="008366D4"/>
    <w:rsid w:val="00837452"/>
    <w:rsid w:val="00837F4C"/>
    <w:rsid w:val="008416CB"/>
    <w:rsid w:val="0084593A"/>
    <w:rsid w:val="00845FF5"/>
    <w:rsid w:val="0085232F"/>
    <w:rsid w:val="0085239C"/>
    <w:rsid w:val="008559ED"/>
    <w:rsid w:val="00856E27"/>
    <w:rsid w:val="008573B2"/>
    <w:rsid w:val="0086026C"/>
    <w:rsid w:val="00860FB2"/>
    <w:rsid w:val="008611B2"/>
    <w:rsid w:val="00861E2D"/>
    <w:rsid w:val="008638C8"/>
    <w:rsid w:val="00863B7C"/>
    <w:rsid w:val="008645CE"/>
    <w:rsid w:val="008649A3"/>
    <w:rsid w:val="00867B01"/>
    <w:rsid w:val="00870580"/>
    <w:rsid w:val="008730BD"/>
    <w:rsid w:val="00873249"/>
    <w:rsid w:val="008734E7"/>
    <w:rsid w:val="0087382C"/>
    <w:rsid w:val="00875DC1"/>
    <w:rsid w:val="00876543"/>
    <w:rsid w:val="00877E4B"/>
    <w:rsid w:val="00881AA3"/>
    <w:rsid w:val="008839E7"/>
    <w:rsid w:val="00884FAA"/>
    <w:rsid w:val="00886D8F"/>
    <w:rsid w:val="00890B34"/>
    <w:rsid w:val="008917BF"/>
    <w:rsid w:val="008917C3"/>
    <w:rsid w:val="00891958"/>
    <w:rsid w:val="00892108"/>
    <w:rsid w:val="00893FE9"/>
    <w:rsid w:val="008945F0"/>
    <w:rsid w:val="00894835"/>
    <w:rsid w:val="00897177"/>
    <w:rsid w:val="008A205C"/>
    <w:rsid w:val="008A237C"/>
    <w:rsid w:val="008A2528"/>
    <w:rsid w:val="008A415A"/>
    <w:rsid w:val="008A44AF"/>
    <w:rsid w:val="008A6323"/>
    <w:rsid w:val="008A74A9"/>
    <w:rsid w:val="008A7CC7"/>
    <w:rsid w:val="008B007B"/>
    <w:rsid w:val="008B27C0"/>
    <w:rsid w:val="008B32A4"/>
    <w:rsid w:val="008B40FF"/>
    <w:rsid w:val="008B4A8C"/>
    <w:rsid w:val="008B6BBC"/>
    <w:rsid w:val="008C0D71"/>
    <w:rsid w:val="008C0F01"/>
    <w:rsid w:val="008C1170"/>
    <w:rsid w:val="008C148D"/>
    <w:rsid w:val="008C1503"/>
    <w:rsid w:val="008C4052"/>
    <w:rsid w:val="008C449D"/>
    <w:rsid w:val="008C4DAA"/>
    <w:rsid w:val="008C5C1F"/>
    <w:rsid w:val="008C6431"/>
    <w:rsid w:val="008D2C29"/>
    <w:rsid w:val="008D373E"/>
    <w:rsid w:val="008D4FD2"/>
    <w:rsid w:val="008D57AD"/>
    <w:rsid w:val="008D646C"/>
    <w:rsid w:val="008D6AF9"/>
    <w:rsid w:val="008D7AF2"/>
    <w:rsid w:val="008E06DB"/>
    <w:rsid w:val="008E472F"/>
    <w:rsid w:val="008E5402"/>
    <w:rsid w:val="008E5DAC"/>
    <w:rsid w:val="008E669E"/>
    <w:rsid w:val="008E7593"/>
    <w:rsid w:val="008F1026"/>
    <w:rsid w:val="008F2CFD"/>
    <w:rsid w:val="008F43E4"/>
    <w:rsid w:val="008F4BC5"/>
    <w:rsid w:val="008F6D1A"/>
    <w:rsid w:val="008F7D9C"/>
    <w:rsid w:val="00900894"/>
    <w:rsid w:val="00903CAC"/>
    <w:rsid w:val="00906B13"/>
    <w:rsid w:val="00906D72"/>
    <w:rsid w:val="00910A59"/>
    <w:rsid w:val="009114DB"/>
    <w:rsid w:val="009121C6"/>
    <w:rsid w:val="00912471"/>
    <w:rsid w:val="0091381A"/>
    <w:rsid w:val="00914B88"/>
    <w:rsid w:val="00914BD0"/>
    <w:rsid w:val="00914D7D"/>
    <w:rsid w:val="00915ED4"/>
    <w:rsid w:val="009173C3"/>
    <w:rsid w:val="009204F2"/>
    <w:rsid w:val="00922BF6"/>
    <w:rsid w:val="00922D75"/>
    <w:rsid w:val="00924B97"/>
    <w:rsid w:val="00925764"/>
    <w:rsid w:val="009264A3"/>
    <w:rsid w:val="00926758"/>
    <w:rsid w:val="00927519"/>
    <w:rsid w:val="00927531"/>
    <w:rsid w:val="00927C3B"/>
    <w:rsid w:val="0093122F"/>
    <w:rsid w:val="00931378"/>
    <w:rsid w:val="009313E8"/>
    <w:rsid w:val="0093249E"/>
    <w:rsid w:val="00933E4A"/>
    <w:rsid w:val="0093553F"/>
    <w:rsid w:val="00936A0A"/>
    <w:rsid w:val="00940E79"/>
    <w:rsid w:val="00941BAF"/>
    <w:rsid w:val="00942341"/>
    <w:rsid w:val="009426D1"/>
    <w:rsid w:val="009442D0"/>
    <w:rsid w:val="00944AE7"/>
    <w:rsid w:val="00945630"/>
    <w:rsid w:val="00945B87"/>
    <w:rsid w:val="00946594"/>
    <w:rsid w:val="0095401D"/>
    <w:rsid w:val="00954926"/>
    <w:rsid w:val="009558AF"/>
    <w:rsid w:val="00956285"/>
    <w:rsid w:val="00960CF8"/>
    <w:rsid w:val="00964EE4"/>
    <w:rsid w:val="00965029"/>
    <w:rsid w:val="009665A4"/>
    <w:rsid w:val="00966C82"/>
    <w:rsid w:val="00967412"/>
    <w:rsid w:val="009676CB"/>
    <w:rsid w:val="00970BA8"/>
    <w:rsid w:val="00974524"/>
    <w:rsid w:val="009745BB"/>
    <w:rsid w:val="00974F38"/>
    <w:rsid w:val="00975B3E"/>
    <w:rsid w:val="009810CD"/>
    <w:rsid w:val="009816E5"/>
    <w:rsid w:val="00981883"/>
    <w:rsid w:val="00981EFC"/>
    <w:rsid w:val="00984478"/>
    <w:rsid w:val="00987312"/>
    <w:rsid w:val="009902A5"/>
    <w:rsid w:val="00991733"/>
    <w:rsid w:val="00993441"/>
    <w:rsid w:val="00993AE9"/>
    <w:rsid w:val="00996387"/>
    <w:rsid w:val="0099658A"/>
    <w:rsid w:val="00997045"/>
    <w:rsid w:val="009A003D"/>
    <w:rsid w:val="009A09EA"/>
    <w:rsid w:val="009A1811"/>
    <w:rsid w:val="009A2298"/>
    <w:rsid w:val="009A3B5D"/>
    <w:rsid w:val="009A4D79"/>
    <w:rsid w:val="009A5C4A"/>
    <w:rsid w:val="009A643D"/>
    <w:rsid w:val="009A7EC2"/>
    <w:rsid w:val="009B3A1B"/>
    <w:rsid w:val="009B3A6E"/>
    <w:rsid w:val="009B511E"/>
    <w:rsid w:val="009B5A3A"/>
    <w:rsid w:val="009B5B05"/>
    <w:rsid w:val="009B670D"/>
    <w:rsid w:val="009B6F17"/>
    <w:rsid w:val="009C0D62"/>
    <w:rsid w:val="009C2CB2"/>
    <w:rsid w:val="009C503D"/>
    <w:rsid w:val="009C7152"/>
    <w:rsid w:val="009D00B9"/>
    <w:rsid w:val="009D0F0E"/>
    <w:rsid w:val="009D1EB3"/>
    <w:rsid w:val="009D1F91"/>
    <w:rsid w:val="009D39E7"/>
    <w:rsid w:val="009D4176"/>
    <w:rsid w:val="009D4AEF"/>
    <w:rsid w:val="009D4D03"/>
    <w:rsid w:val="009D54A2"/>
    <w:rsid w:val="009D5F09"/>
    <w:rsid w:val="009D69DC"/>
    <w:rsid w:val="009D6C59"/>
    <w:rsid w:val="009E1B36"/>
    <w:rsid w:val="009E1D64"/>
    <w:rsid w:val="009E2B04"/>
    <w:rsid w:val="009F0C26"/>
    <w:rsid w:val="009F28D8"/>
    <w:rsid w:val="009F4474"/>
    <w:rsid w:val="009F476E"/>
    <w:rsid w:val="009F749A"/>
    <w:rsid w:val="00A018E6"/>
    <w:rsid w:val="00A02FB6"/>
    <w:rsid w:val="00A03F64"/>
    <w:rsid w:val="00A05E0B"/>
    <w:rsid w:val="00A063CC"/>
    <w:rsid w:val="00A06AC1"/>
    <w:rsid w:val="00A06B77"/>
    <w:rsid w:val="00A07A29"/>
    <w:rsid w:val="00A107E3"/>
    <w:rsid w:val="00A10A99"/>
    <w:rsid w:val="00A13858"/>
    <w:rsid w:val="00A144F1"/>
    <w:rsid w:val="00A14CCB"/>
    <w:rsid w:val="00A14E03"/>
    <w:rsid w:val="00A15592"/>
    <w:rsid w:val="00A15AA3"/>
    <w:rsid w:val="00A1642A"/>
    <w:rsid w:val="00A16F26"/>
    <w:rsid w:val="00A16F88"/>
    <w:rsid w:val="00A20780"/>
    <w:rsid w:val="00A20BA7"/>
    <w:rsid w:val="00A21642"/>
    <w:rsid w:val="00A21C7F"/>
    <w:rsid w:val="00A22440"/>
    <w:rsid w:val="00A30669"/>
    <w:rsid w:val="00A31483"/>
    <w:rsid w:val="00A31846"/>
    <w:rsid w:val="00A31C24"/>
    <w:rsid w:val="00A33312"/>
    <w:rsid w:val="00A3422E"/>
    <w:rsid w:val="00A351C0"/>
    <w:rsid w:val="00A366E3"/>
    <w:rsid w:val="00A36975"/>
    <w:rsid w:val="00A37249"/>
    <w:rsid w:val="00A40017"/>
    <w:rsid w:val="00A40BC5"/>
    <w:rsid w:val="00A45003"/>
    <w:rsid w:val="00A45838"/>
    <w:rsid w:val="00A46B5C"/>
    <w:rsid w:val="00A473D7"/>
    <w:rsid w:val="00A500DD"/>
    <w:rsid w:val="00A5195C"/>
    <w:rsid w:val="00A51DCF"/>
    <w:rsid w:val="00A51E24"/>
    <w:rsid w:val="00A527BB"/>
    <w:rsid w:val="00A533A4"/>
    <w:rsid w:val="00A54324"/>
    <w:rsid w:val="00A55263"/>
    <w:rsid w:val="00A56702"/>
    <w:rsid w:val="00A60475"/>
    <w:rsid w:val="00A6097C"/>
    <w:rsid w:val="00A6296D"/>
    <w:rsid w:val="00A633CB"/>
    <w:rsid w:val="00A639AA"/>
    <w:rsid w:val="00A63E7C"/>
    <w:rsid w:val="00A64AC5"/>
    <w:rsid w:val="00A661B6"/>
    <w:rsid w:val="00A67AF2"/>
    <w:rsid w:val="00A70394"/>
    <w:rsid w:val="00A70B6C"/>
    <w:rsid w:val="00A70E81"/>
    <w:rsid w:val="00A72108"/>
    <w:rsid w:val="00A721BB"/>
    <w:rsid w:val="00A72343"/>
    <w:rsid w:val="00A725C6"/>
    <w:rsid w:val="00A7370D"/>
    <w:rsid w:val="00A7446D"/>
    <w:rsid w:val="00A750B5"/>
    <w:rsid w:val="00A75B57"/>
    <w:rsid w:val="00A7676C"/>
    <w:rsid w:val="00A8002A"/>
    <w:rsid w:val="00A80BD2"/>
    <w:rsid w:val="00A82178"/>
    <w:rsid w:val="00A83D69"/>
    <w:rsid w:val="00A83F21"/>
    <w:rsid w:val="00A845FC"/>
    <w:rsid w:val="00A847D8"/>
    <w:rsid w:val="00A84F40"/>
    <w:rsid w:val="00A8630C"/>
    <w:rsid w:val="00A86757"/>
    <w:rsid w:val="00A870D0"/>
    <w:rsid w:val="00A91269"/>
    <w:rsid w:val="00A91F74"/>
    <w:rsid w:val="00A95168"/>
    <w:rsid w:val="00A965BE"/>
    <w:rsid w:val="00A96A2E"/>
    <w:rsid w:val="00A97A08"/>
    <w:rsid w:val="00AA0428"/>
    <w:rsid w:val="00AA1CC2"/>
    <w:rsid w:val="00AA1FAE"/>
    <w:rsid w:val="00AA3693"/>
    <w:rsid w:val="00AA3C45"/>
    <w:rsid w:val="00AA45B1"/>
    <w:rsid w:val="00AA5881"/>
    <w:rsid w:val="00AA5B10"/>
    <w:rsid w:val="00AB0815"/>
    <w:rsid w:val="00AB133B"/>
    <w:rsid w:val="00AB3207"/>
    <w:rsid w:val="00AB3AD8"/>
    <w:rsid w:val="00AB4D70"/>
    <w:rsid w:val="00AB4E8E"/>
    <w:rsid w:val="00AB4FCC"/>
    <w:rsid w:val="00AB527C"/>
    <w:rsid w:val="00AB6659"/>
    <w:rsid w:val="00AB685E"/>
    <w:rsid w:val="00AB7D25"/>
    <w:rsid w:val="00AC0A47"/>
    <w:rsid w:val="00AC1058"/>
    <w:rsid w:val="00AC2EBD"/>
    <w:rsid w:val="00AC4470"/>
    <w:rsid w:val="00AC4989"/>
    <w:rsid w:val="00AC63A9"/>
    <w:rsid w:val="00AC6459"/>
    <w:rsid w:val="00AC75D4"/>
    <w:rsid w:val="00AD095F"/>
    <w:rsid w:val="00AD2449"/>
    <w:rsid w:val="00AD3B59"/>
    <w:rsid w:val="00AD5B03"/>
    <w:rsid w:val="00AD6A72"/>
    <w:rsid w:val="00AD6AC9"/>
    <w:rsid w:val="00AD6DAD"/>
    <w:rsid w:val="00AD73D6"/>
    <w:rsid w:val="00AE03F2"/>
    <w:rsid w:val="00AE0CDA"/>
    <w:rsid w:val="00AE0ED4"/>
    <w:rsid w:val="00AE115C"/>
    <w:rsid w:val="00AE14AF"/>
    <w:rsid w:val="00AE1929"/>
    <w:rsid w:val="00AE329A"/>
    <w:rsid w:val="00AE48FB"/>
    <w:rsid w:val="00AE4FE7"/>
    <w:rsid w:val="00AE5641"/>
    <w:rsid w:val="00AE6F16"/>
    <w:rsid w:val="00AE7594"/>
    <w:rsid w:val="00AF0D12"/>
    <w:rsid w:val="00AF2071"/>
    <w:rsid w:val="00AF3E49"/>
    <w:rsid w:val="00AF450C"/>
    <w:rsid w:val="00AF515F"/>
    <w:rsid w:val="00AF54CC"/>
    <w:rsid w:val="00AF724E"/>
    <w:rsid w:val="00B025F1"/>
    <w:rsid w:val="00B066F7"/>
    <w:rsid w:val="00B0696B"/>
    <w:rsid w:val="00B071DB"/>
    <w:rsid w:val="00B07CA3"/>
    <w:rsid w:val="00B10D31"/>
    <w:rsid w:val="00B1103D"/>
    <w:rsid w:val="00B1227C"/>
    <w:rsid w:val="00B12403"/>
    <w:rsid w:val="00B12425"/>
    <w:rsid w:val="00B13F04"/>
    <w:rsid w:val="00B14058"/>
    <w:rsid w:val="00B1581A"/>
    <w:rsid w:val="00B15C9B"/>
    <w:rsid w:val="00B16D3C"/>
    <w:rsid w:val="00B212BD"/>
    <w:rsid w:val="00B21CC2"/>
    <w:rsid w:val="00B22D42"/>
    <w:rsid w:val="00B251AE"/>
    <w:rsid w:val="00B25707"/>
    <w:rsid w:val="00B2626B"/>
    <w:rsid w:val="00B266EA"/>
    <w:rsid w:val="00B26AD9"/>
    <w:rsid w:val="00B27959"/>
    <w:rsid w:val="00B27E97"/>
    <w:rsid w:val="00B33255"/>
    <w:rsid w:val="00B3336D"/>
    <w:rsid w:val="00B35FF3"/>
    <w:rsid w:val="00B37006"/>
    <w:rsid w:val="00B37369"/>
    <w:rsid w:val="00B37A5A"/>
    <w:rsid w:val="00B37C96"/>
    <w:rsid w:val="00B407A5"/>
    <w:rsid w:val="00B40A1F"/>
    <w:rsid w:val="00B40C2D"/>
    <w:rsid w:val="00B41458"/>
    <w:rsid w:val="00B416D5"/>
    <w:rsid w:val="00B422D6"/>
    <w:rsid w:val="00B4292B"/>
    <w:rsid w:val="00B440F9"/>
    <w:rsid w:val="00B44131"/>
    <w:rsid w:val="00B450DC"/>
    <w:rsid w:val="00B46A9D"/>
    <w:rsid w:val="00B46FE6"/>
    <w:rsid w:val="00B474D8"/>
    <w:rsid w:val="00B510A7"/>
    <w:rsid w:val="00B51327"/>
    <w:rsid w:val="00B520EB"/>
    <w:rsid w:val="00B5232A"/>
    <w:rsid w:val="00B523EE"/>
    <w:rsid w:val="00B529F7"/>
    <w:rsid w:val="00B5440E"/>
    <w:rsid w:val="00B54893"/>
    <w:rsid w:val="00B57222"/>
    <w:rsid w:val="00B57511"/>
    <w:rsid w:val="00B57B7C"/>
    <w:rsid w:val="00B619D2"/>
    <w:rsid w:val="00B61F37"/>
    <w:rsid w:val="00B62207"/>
    <w:rsid w:val="00B63A03"/>
    <w:rsid w:val="00B6552A"/>
    <w:rsid w:val="00B669FE"/>
    <w:rsid w:val="00B66D82"/>
    <w:rsid w:val="00B6733B"/>
    <w:rsid w:val="00B6752C"/>
    <w:rsid w:val="00B675E6"/>
    <w:rsid w:val="00B710B1"/>
    <w:rsid w:val="00B71172"/>
    <w:rsid w:val="00B725E2"/>
    <w:rsid w:val="00B7289A"/>
    <w:rsid w:val="00B73A58"/>
    <w:rsid w:val="00B757CB"/>
    <w:rsid w:val="00B757F0"/>
    <w:rsid w:val="00B75F35"/>
    <w:rsid w:val="00B75F7B"/>
    <w:rsid w:val="00B76807"/>
    <w:rsid w:val="00B80CD2"/>
    <w:rsid w:val="00B81E3D"/>
    <w:rsid w:val="00B81ED5"/>
    <w:rsid w:val="00B82231"/>
    <w:rsid w:val="00B836BA"/>
    <w:rsid w:val="00B838F4"/>
    <w:rsid w:val="00B84B89"/>
    <w:rsid w:val="00B856CE"/>
    <w:rsid w:val="00B868CD"/>
    <w:rsid w:val="00B86AC6"/>
    <w:rsid w:val="00B87445"/>
    <w:rsid w:val="00B875F2"/>
    <w:rsid w:val="00B926BC"/>
    <w:rsid w:val="00B92A2D"/>
    <w:rsid w:val="00B9394B"/>
    <w:rsid w:val="00B93C1F"/>
    <w:rsid w:val="00B95409"/>
    <w:rsid w:val="00B95620"/>
    <w:rsid w:val="00B9623D"/>
    <w:rsid w:val="00B96361"/>
    <w:rsid w:val="00B96D93"/>
    <w:rsid w:val="00B97709"/>
    <w:rsid w:val="00BA03BF"/>
    <w:rsid w:val="00BA0C95"/>
    <w:rsid w:val="00BA3365"/>
    <w:rsid w:val="00BA39EA"/>
    <w:rsid w:val="00BA3E91"/>
    <w:rsid w:val="00BA4C8A"/>
    <w:rsid w:val="00BA57F8"/>
    <w:rsid w:val="00BA6676"/>
    <w:rsid w:val="00BA680D"/>
    <w:rsid w:val="00BA723C"/>
    <w:rsid w:val="00BA728C"/>
    <w:rsid w:val="00BA7EDD"/>
    <w:rsid w:val="00BB0E62"/>
    <w:rsid w:val="00BB178F"/>
    <w:rsid w:val="00BB2267"/>
    <w:rsid w:val="00BB287C"/>
    <w:rsid w:val="00BB2B74"/>
    <w:rsid w:val="00BB38B1"/>
    <w:rsid w:val="00BB43F7"/>
    <w:rsid w:val="00BB487F"/>
    <w:rsid w:val="00BB4A26"/>
    <w:rsid w:val="00BB571D"/>
    <w:rsid w:val="00BB675E"/>
    <w:rsid w:val="00BB7641"/>
    <w:rsid w:val="00BC0CC1"/>
    <w:rsid w:val="00BC135E"/>
    <w:rsid w:val="00BC2311"/>
    <w:rsid w:val="00BC2646"/>
    <w:rsid w:val="00BC5FE1"/>
    <w:rsid w:val="00BC6501"/>
    <w:rsid w:val="00BC6E8C"/>
    <w:rsid w:val="00BC6F99"/>
    <w:rsid w:val="00BC7F92"/>
    <w:rsid w:val="00BD12DB"/>
    <w:rsid w:val="00BD1C56"/>
    <w:rsid w:val="00BD1F2D"/>
    <w:rsid w:val="00BD2574"/>
    <w:rsid w:val="00BD2E0B"/>
    <w:rsid w:val="00BD366B"/>
    <w:rsid w:val="00BD59B8"/>
    <w:rsid w:val="00BD6F21"/>
    <w:rsid w:val="00BD7421"/>
    <w:rsid w:val="00BD7777"/>
    <w:rsid w:val="00BE114F"/>
    <w:rsid w:val="00BE1FDB"/>
    <w:rsid w:val="00BE402D"/>
    <w:rsid w:val="00BE4B02"/>
    <w:rsid w:val="00BE5407"/>
    <w:rsid w:val="00BE571A"/>
    <w:rsid w:val="00BE7A59"/>
    <w:rsid w:val="00BF2130"/>
    <w:rsid w:val="00BF3572"/>
    <w:rsid w:val="00BF3619"/>
    <w:rsid w:val="00BF3C9E"/>
    <w:rsid w:val="00BF417D"/>
    <w:rsid w:val="00BF53BE"/>
    <w:rsid w:val="00BF593A"/>
    <w:rsid w:val="00BF6734"/>
    <w:rsid w:val="00C0047A"/>
    <w:rsid w:val="00C00B6E"/>
    <w:rsid w:val="00C01F79"/>
    <w:rsid w:val="00C0217E"/>
    <w:rsid w:val="00C02FD5"/>
    <w:rsid w:val="00C03A80"/>
    <w:rsid w:val="00C04CFD"/>
    <w:rsid w:val="00C05D33"/>
    <w:rsid w:val="00C065AE"/>
    <w:rsid w:val="00C07769"/>
    <w:rsid w:val="00C07A68"/>
    <w:rsid w:val="00C16102"/>
    <w:rsid w:val="00C16BDC"/>
    <w:rsid w:val="00C17080"/>
    <w:rsid w:val="00C1757C"/>
    <w:rsid w:val="00C179D8"/>
    <w:rsid w:val="00C2139C"/>
    <w:rsid w:val="00C225EF"/>
    <w:rsid w:val="00C25D97"/>
    <w:rsid w:val="00C2640E"/>
    <w:rsid w:val="00C27523"/>
    <w:rsid w:val="00C3129A"/>
    <w:rsid w:val="00C31574"/>
    <w:rsid w:val="00C32498"/>
    <w:rsid w:val="00C3283A"/>
    <w:rsid w:val="00C3401A"/>
    <w:rsid w:val="00C3493C"/>
    <w:rsid w:val="00C34A66"/>
    <w:rsid w:val="00C34B41"/>
    <w:rsid w:val="00C35420"/>
    <w:rsid w:val="00C357FC"/>
    <w:rsid w:val="00C401AC"/>
    <w:rsid w:val="00C430B2"/>
    <w:rsid w:val="00C44050"/>
    <w:rsid w:val="00C454EA"/>
    <w:rsid w:val="00C4594B"/>
    <w:rsid w:val="00C45BBD"/>
    <w:rsid w:val="00C45D44"/>
    <w:rsid w:val="00C47864"/>
    <w:rsid w:val="00C5099A"/>
    <w:rsid w:val="00C5179C"/>
    <w:rsid w:val="00C524CF"/>
    <w:rsid w:val="00C53077"/>
    <w:rsid w:val="00C545F4"/>
    <w:rsid w:val="00C559AA"/>
    <w:rsid w:val="00C56219"/>
    <w:rsid w:val="00C57681"/>
    <w:rsid w:val="00C57E38"/>
    <w:rsid w:val="00C60AFF"/>
    <w:rsid w:val="00C626C1"/>
    <w:rsid w:val="00C6392E"/>
    <w:rsid w:val="00C64B41"/>
    <w:rsid w:val="00C650F9"/>
    <w:rsid w:val="00C65A73"/>
    <w:rsid w:val="00C67BF6"/>
    <w:rsid w:val="00C70120"/>
    <w:rsid w:val="00C7183B"/>
    <w:rsid w:val="00C726E8"/>
    <w:rsid w:val="00C742BD"/>
    <w:rsid w:val="00C7449C"/>
    <w:rsid w:val="00C7638E"/>
    <w:rsid w:val="00C77B86"/>
    <w:rsid w:val="00C80F60"/>
    <w:rsid w:val="00C82894"/>
    <w:rsid w:val="00C82905"/>
    <w:rsid w:val="00C83EE0"/>
    <w:rsid w:val="00C84205"/>
    <w:rsid w:val="00C845BE"/>
    <w:rsid w:val="00C854AE"/>
    <w:rsid w:val="00C8552C"/>
    <w:rsid w:val="00C85ABD"/>
    <w:rsid w:val="00C86B70"/>
    <w:rsid w:val="00C8741B"/>
    <w:rsid w:val="00C87969"/>
    <w:rsid w:val="00C92043"/>
    <w:rsid w:val="00C92541"/>
    <w:rsid w:val="00C92B36"/>
    <w:rsid w:val="00C93171"/>
    <w:rsid w:val="00C935B1"/>
    <w:rsid w:val="00C94582"/>
    <w:rsid w:val="00C97994"/>
    <w:rsid w:val="00CA07B2"/>
    <w:rsid w:val="00CA1130"/>
    <w:rsid w:val="00CA61E4"/>
    <w:rsid w:val="00CB03FD"/>
    <w:rsid w:val="00CB0487"/>
    <w:rsid w:val="00CB0555"/>
    <w:rsid w:val="00CB1A91"/>
    <w:rsid w:val="00CB258A"/>
    <w:rsid w:val="00CB27F4"/>
    <w:rsid w:val="00CB3818"/>
    <w:rsid w:val="00CB3EF0"/>
    <w:rsid w:val="00CB685E"/>
    <w:rsid w:val="00CB6D54"/>
    <w:rsid w:val="00CB73A5"/>
    <w:rsid w:val="00CC346A"/>
    <w:rsid w:val="00CC3A69"/>
    <w:rsid w:val="00CC3C74"/>
    <w:rsid w:val="00CC4262"/>
    <w:rsid w:val="00CC4CBA"/>
    <w:rsid w:val="00CC68E4"/>
    <w:rsid w:val="00CC6C94"/>
    <w:rsid w:val="00CC723A"/>
    <w:rsid w:val="00CD0330"/>
    <w:rsid w:val="00CD0589"/>
    <w:rsid w:val="00CD0D30"/>
    <w:rsid w:val="00CD337B"/>
    <w:rsid w:val="00CD4A74"/>
    <w:rsid w:val="00CD7B06"/>
    <w:rsid w:val="00CD7D6D"/>
    <w:rsid w:val="00CE03BE"/>
    <w:rsid w:val="00CE0A50"/>
    <w:rsid w:val="00CE0FEB"/>
    <w:rsid w:val="00CE5C25"/>
    <w:rsid w:val="00CE5EA4"/>
    <w:rsid w:val="00CE7F7F"/>
    <w:rsid w:val="00CF0764"/>
    <w:rsid w:val="00CF3544"/>
    <w:rsid w:val="00CF3822"/>
    <w:rsid w:val="00CF421A"/>
    <w:rsid w:val="00CF6E7D"/>
    <w:rsid w:val="00CF6F0E"/>
    <w:rsid w:val="00CF7D42"/>
    <w:rsid w:val="00D0138C"/>
    <w:rsid w:val="00D01893"/>
    <w:rsid w:val="00D02076"/>
    <w:rsid w:val="00D06082"/>
    <w:rsid w:val="00D065F9"/>
    <w:rsid w:val="00D10AF4"/>
    <w:rsid w:val="00D10B24"/>
    <w:rsid w:val="00D154A0"/>
    <w:rsid w:val="00D158FB"/>
    <w:rsid w:val="00D15DC3"/>
    <w:rsid w:val="00D16557"/>
    <w:rsid w:val="00D17EB2"/>
    <w:rsid w:val="00D20798"/>
    <w:rsid w:val="00D23FDB"/>
    <w:rsid w:val="00D24BC6"/>
    <w:rsid w:val="00D25FAA"/>
    <w:rsid w:val="00D26731"/>
    <w:rsid w:val="00D2715B"/>
    <w:rsid w:val="00D306B1"/>
    <w:rsid w:val="00D32FD8"/>
    <w:rsid w:val="00D3317A"/>
    <w:rsid w:val="00D343F1"/>
    <w:rsid w:val="00D34489"/>
    <w:rsid w:val="00D36628"/>
    <w:rsid w:val="00D3701B"/>
    <w:rsid w:val="00D375DA"/>
    <w:rsid w:val="00D37F2C"/>
    <w:rsid w:val="00D42C71"/>
    <w:rsid w:val="00D43A07"/>
    <w:rsid w:val="00D43DE0"/>
    <w:rsid w:val="00D444EA"/>
    <w:rsid w:val="00D445CF"/>
    <w:rsid w:val="00D46CF6"/>
    <w:rsid w:val="00D5065D"/>
    <w:rsid w:val="00D5267A"/>
    <w:rsid w:val="00D5332D"/>
    <w:rsid w:val="00D53FD1"/>
    <w:rsid w:val="00D54DD8"/>
    <w:rsid w:val="00D5514A"/>
    <w:rsid w:val="00D557DB"/>
    <w:rsid w:val="00D55A70"/>
    <w:rsid w:val="00D5613B"/>
    <w:rsid w:val="00D57194"/>
    <w:rsid w:val="00D57BB8"/>
    <w:rsid w:val="00D61D52"/>
    <w:rsid w:val="00D62816"/>
    <w:rsid w:val="00D62C29"/>
    <w:rsid w:val="00D631E1"/>
    <w:rsid w:val="00D6412D"/>
    <w:rsid w:val="00D65915"/>
    <w:rsid w:val="00D70344"/>
    <w:rsid w:val="00D7100A"/>
    <w:rsid w:val="00D72967"/>
    <w:rsid w:val="00D74131"/>
    <w:rsid w:val="00D744FB"/>
    <w:rsid w:val="00D770C2"/>
    <w:rsid w:val="00D77621"/>
    <w:rsid w:val="00D77645"/>
    <w:rsid w:val="00D81307"/>
    <w:rsid w:val="00D84540"/>
    <w:rsid w:val="00D862E6"/>
    <w:rsid w:val="00D86B18"/>
    <w:rsid w:val="00D86C92"/>
    <w:rsid w:val="00D901ED"/>
    <w:rsid w:val="00D9243B"/>
    <w:rsid w:val="00D94046"/>
    <w:rsid w:val="00D94B02"/>
    <w:rsid w:val="00D95185"/>
    <w:rsid w:val="00D951D6"/>
    <w:rsid w:val="00D953A6"/>
    <w:rsid w:val="00D96ED6"/>
    <w:rsid w:val="00D97206"/>
    <w:rsid w:val="00DA1426"/>
    <w:rsid w:val="00DA1A79"/>
    <w:rsid w:val="00DA3396"/>
    <w:rsid w:val="00DA3B78"/>
    <w:rsid w:val="00DA4547"/>
    <w:rsid w:val="00DA73E6"/>
    <w:rsid w:val="00DB1CEB"/>
    <w:rsid w:val="00DB2569"/>
    <w:rsid w:val="00DB4263"/>
    <w:rsid w:val="00DB5344"/>
    <w:rsid w:val="00DB5542"/>
    <w:rsid w:val="00DB57D7"/>
    <w:rsid w:val="00DB597F"/>
    <w:rsid w:val="00DB68C4"/>
    <w:rsid w:val="00DB7EDD"/>
    <w:rsid w:val="00DC0199"/>
    <w:rsid w:val="00DC07C8"/>
    <w:rsid w:val="00DC4804"/>
    <w:rsid w:val="00DC5166"/>
    <w:rsid w:val="00DC5782"/>
    <w:rsid w:val="00DC5B74"/>
    <w:rsid w:val="00DC5E5A"/>
    <w:rsid w:val="00DC7B52"/>
    <w:rsid w:val="00DD0C00"/>
    <w:rsid w:val="00DD1F37"/>
    <w:rsid w:val="00DD32E4"/>
    <w:rsid w:val="00DD3E3E"/>
    <w:rsid w:val="00DD4091"/>
    <w:rsid w:val="00DD4095"/>
    <w:rsid w:val="00DD50D2"/>
    <w:rsid w:val="00DD5D41"/>
    <w:rsid w:val="00DD60C7"/>
    <w:rsid w:val="00DD6755"/>
    <w:rsid w:val="00DE02A2"/>
    <w:rsid w:val="00DE16D2"/>
    <w:rsid w:val="00DE2474"/>
    <w:rsid w:val="00DE3228"/>
    <w:rsid w:val="00DE563B"/>
    <w:rsid w:val="00DE5C9E"/>
    <w:rsid w:val="00DE6B68"/>
    <w:rsid w:val="00DF2464"/>
    <w:rsid w:val="00DF27AA"/>
    <w:rsid w:val="00DF30E6"/>
    <w:rsid w:val="00DF48C4"/>
    <w:rsid w:val="00DF4EEE"/>
    <w:rsid w:val="00DF5FD8"/>
    <w:rsid w:val="00DF7AF6"/>
    <w:rsid w:val="00E012A0"/>
    <w:rsid w:val="00E015DF"/>
    <w:rsid w:val="00E01FA4"/>
    <w:rsid w:val="00E0313F"/>
    <w:rsid w:val="00E05945"/>
    <w:rsid w:val="00E06F13"/>
    <w:rsid w:val="00E07A6D"/>
    <w:rsid w:val="00E12380"/>
    <w:rsid w:val="00E13B6C"/>
    <w:rsid w:val="00E13C87"/>
    <w:rsid w:val="00E143C5"/>
    <w:rsid w:val="00E1573F"/>
    <w:rsid w:val="00E15C51"/>
    <w:rsid w:val="00E16C56"/>
    <w:rsid w:val="00E16C72"/>
    <w:rsid w:val="00E16F36"/>
    <w:rsid w:val="00E21387"/>
    <w:rsid w:val="00E26A04"/>
    <w:rsid w:val="00E2787A"/>
    <w:rsid w:val="00E320C2"/>
    <w:rsid w:val="00E32A79"/>
    <w:rsid w:val="00E34602"/>
    <w:rsid w:val="00E364CB"/>
    <w:rsid w:val="00E3698A"/>
    <w:rsid w:val="00E3768B"/>
    <w:rsid w:val="00E4070F"/>
    <w:rsid w:val="00E421DB"/>
    <w:rsid w:val="00E4275D"/>
    <w:rsid w:val="00E42960"/>
    <w:rsid w:val="00E430A8"/>
    <w:rsid w:val="00E4420D"/>
    <w:rsid w:val="00E45D5F"/>
    <w:rsid w:val="00E46843"/>
    <w:rsid w:val="00E46E69"/>
    <w:rsid w:val="00E47E9B"/>
    <w:rsid w:val="00E5035F"/>
    <w:rsid w:val="00E5060E"/>
    <w:rsid w:val="00E513B7"/>
    <w:rsid w:val="00E51E37"/>
    <w:rsid w:val="00E52952"/>
    <w:rsid w:val="00E52BF4"/>
    <w:rsid w:val="00E53C2F"/>
    <w:rsid w:val="00E57730"/>
    <w:rsid w:val="00E57F9B"/>
    <w:rsid w:val="00E61257"/>
    <w:rsid w:val="00E6222C"/>
    <w:rsid w:val="00E64197"/>
    <w:rsid w:val="00E66B1F"/>
    <w:rsid w:val="00E66D74"/>
    <w:rsid w:val="00E67B5E"/>
    <w:rsid w:val="00E67F40"/>
    <w:rsid w:val="00E70CC5"/>
    <w:rsid w:val="00E7149A"/>
    <w:rsid w:val="00E71706"/>
    <w:rsid w:val="00E71D18"/>
    <w:rsid w:val="00E73787"/>
    <w:rsid w:val="00E7413B"/>
    <w:rsid w:val="00E750F8"/>
    <w:rsid w:val="00E75F12"/>
    <w:rsid w:val="00E768F7"/>
    <w:rsid w:val="00E8004F"/>
    <w:rsid w:val="00E80A95"/>
    <w:rsid w:val="00E81FB0"/>
    <w:rsid w:val="00E82BA1"/>
    <w:rsid w:val="00E83BBD"/>
    <w:rsid w:val="00E83F44"/>
    <w:rsid w:val="00E84742"/>
    <w:rsid w:val="00E8652A"/>
    <w:rsid w:val="00E87833"/>
    <w:rsid w:val="00E912AC"/>
    <w:rsid w:val="00E914B0"/>
    <w:rsid w:val="00E92E28"/>
    <w:rsid w:val="00E94B0B"/>
    <w:rsid w:val="00E97834"/>
    <w:rsid w:val="00EA071E"/>
    <w:rsid w:val="00EA08C2"/>
    <w:rsid w:val="00EA18C4"/>
    <w:rsid w:val="00EA2608"/>
    <w:rsid w:val="00EA43BB"/>
    <w:rsid w:val="00EA5AE8"/>
    <w:rsid w:val="00EA797A"/>
    <w:rsid w:val="00EB26F5"/>
    <w:rsid w:val="00EB291B"/>
    <w:rsid w:val="00EC180D"/>
    <w:rsid w:val="00EC49C9"/>
    <w:rsid w:val="00EC7442"/>
    <w:rsid w:val="00ED0868"/>
    <w:rsid w:val="00ED133D"/>
    <w:rsid w:val="00ED1AB5"/>
    <w:rsid w:val="00ED4B64"/>
    <w:rsid w:val="00ED5918"/>
    <w:rsid w:val="00EE20C5"/>
    <w:rsid w:val="00EE2745"/>
    <w:rsid w:val="00EE2986"/>
    <w:rsid w:val="00EE30C5"/>
    <w:rsid w:val="00EE34CA"/>
    <w:rsid w:val="00EE3CE3"/>
    <w:rsid w:val="00EE3E40"/>
    <w:rsid w:val="00EE46AB"/>
    <w:rsid w:val="00EE47D0"/>
    <w:rsid w:val="00EE4B52"/>
    <w:rsid w:val="00EE63DF"/>
    <w:rsid w:val="00EF16FC"/>
    <w:rsid w:val="00EF1AEB"/>
    <w:rsid w:val="00EF339B"/>
    <w:rsid w:val="00EF4F04"/>
    <w:rsid w:val="00EF55E9"/>
    <w:rsid w:val="00EF6DED"/>
    <w:rsid w:val="00F01FB0"/>
    <w:rsid w:val="00F024EB"/>
    <w:rsid w:val="00F0336D"/>
    <w:rsid w:val="00F03377"/>
    <w:rsid w:val="00F042A0"/>
    <w:rsid w:val="00F044A3"/>
    <w:rsid w:val="00F07851"/>
    <w:rsid w:val="00F0791A"/>
    <w:rsid w:val="00F10536"/>
    <w:rsid w:val="00F10926"/>
    <w:rsid w:val="00F14043"/>
    <w:rsid w:val="00F1569A"/>
    <w:rsid w:val="00F16119"/>
    <w:rsid w:val="00F175C5"/>
    <w:rsid w:val="00F231F8"/>
    <w:rsid w:val="00F235D2"/>
    <w:rsid w:val="00F237D7"/>
    <w:rsid w:val="00F24B1F"/>
    <w:rsid w:val="00F25817"/>
    <w:rsid w:val="00F2625D"/>
    <w:rsid w:val="00F264A7"/>
    <w:rsid w:val="00F2710E"/>
    <w:rsid w:val="00F32144"/>
    <w:rsid w:val="00F330BB"/>
    <w:rsid w:val="00F33177"/>
    <w:rsid w:val="00F3393B"/>
    <w:rsid w:val="00F361AD"/>
    <w:rsid w:val="00F3645E"/>
    <w:rsid w:val="00F37168"/>
    <w:rsid w:val="00F4066B"/>
    <w:rsid w:val="00F407F3"/>
    <w:rsid w:val="00F44D48"/>
    <w:rsid w:val="00F45804"/>
    <w:rsid w:val="00F45EE2"/>
    <w:rsid w:val="00F47C4E"/>
    <w:rsid w:val="00F51F9A"/>
    <w:rsid w:val="00F523F3"/>
    <w:rsid w:val="00F525BB"/>
    <w:rsid w:val="00F53C34"/>
    <w:rsid w:val="00F54B1C"/>
    <w:rsid w:val="00F55BBE"/>
    <w:rsid w:val="00F56A62"/>
    <w:rsid w:val="00F574C3"/>
    <w:rsid w:val="00F57A15"/>
    <w:rsid w:val="00F60724"/>
    <w:rsid w:val="00F60E15"/>
    <w:rsid w:val="00F627A2"/>
    <w:rsid w:val="00F63BA9"/>
    <w:rsid w:val="00F63D14"/>
    <w:rsid w:val="00F643E3"/>
    <w:rsid w:val="00F64F4E"/>
    <w:rsid w:val="00F651C9"/>
    <w:rsid w:val="00F6593E"/>
    <w:rsid w:val="00F659CD"/>
    <w:rsid w:val="00F65C47"/>
    <w:rsid w:val="00F65D28"/>
    <w:rsid w:val="00F70773"/>
    <w:rsid w:val="00F74795"/>
    <w:rsid w:val="00F74A1F"/>
    <w:rsid w:val="00F75029"/>
    <w:rsid w:val="00F7599F"/>
    <w:rsid w:val="00F81C96"/>
    <w:rsid w:val="00F82235"/>
    <w:rsid w:val="00F82253"/>
    <w:rsid w:val="00F83385"/>
    <w:rsid w:val="00F83E0A"/>
    <w:rsid w:val="00F84432"/>
    <w:rsid w:val="00F85027"/>
    <w:rsid w:val="00F85B47"/>
    <w:rsid w:val="00F878AF"/>
    <w:rsid w:val="00F87FE7"/>
    <w:rsid w:val="00F91632"/>
    <w:rsid w:val="00F91B01"/>
    <w:rsid w:val="00F91DE5"/>
    <w:rsid w:val="00F94A97"/>
    <w:rsid w:val="00FA067E"/>
    <w:rsid w:val="00FA26DD"/>
    <w:rsid w:val="00FA3489"/>
    <w:rsid w:val="00FA7A72"/>
    <w:rsid w:val="00FB0C06"/>
    <w:rsid w:val="00FB113A"/>
    <w:rsid w:val="00FB3511"/>
    <w:rsid w:val="00FB6519"/>
    <w:rsid w:val="00FB7C5E"/>
    <w:rsid w:val="00FC0633"/>
    <w:rsid w:val="00FC0C03"/>
    <w:rsid w:val="00FC1268"/>
    <w:rsid w:val="00FC1CF8"/>
    <w:rsid w:val="00FC267E"/>
    <w:rsid w:val="00FC3650"/>
    <w:rsid w:val="00FC3A2E"/>
    <w:rsid w:val="00FC5186"/>
    <w:rsid w:val="00FC73A3"/>
    <w:rsid w:val="00FD14F6"/>
    <w:rsid w:val="00FD37B7"/>
    <w:rsid w:val="00FD463F"/>
    <w:rsid w:val="00FD561C"/>
    <w:rsid w:val="00FD578B"/>
    <w:rsid w:val="00FD63CE"/>
    <w:rsid w:val="00FD742E"/>
    <w:rsid w:val="00FD7709"/>
    <w:rsid w:val="00FE1A78"/>
    <w:rsid w:val="00FE20D7"/>
    <w:rsid w:val="00FE31BB"/>
    <w:rsid w:val="00FE391D"/>
    <w:rsid w:val="00FE439B"/>
    <w:rsid w:val="00FE7A4B"/>
    <w:rsid w:val="00FF0C8D"/>
    <w:rsid w:val="00FF150A"/>
    <w:rsid w:val="00FF1F49"/>
    <w:rsid w:val="00FF22D6"/>
    <w:rsid w:val="00FF46B3"/>
    <w:rsid w:val="00FF47CC"/>
    <w:rsid w:val="00FF47E9"/>
    <w:rsid w:val="00FF5F14"/>
    <w:rsid w:val="00FF60E9"/>
    <w:rsid w:val="00FF613A"/>
    <w:rsid w:val="00FF79AC"/>
    <w:rsid w:val="00FF7FB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93FBD"/>
  <w14:defaultImageDpi w14:val="32767"/>
  <w15:chartTrackingRefBased/>
  <w15:docId w15:val="{9FC50591-D162-AC48-BB3C-67E867F6C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7E4B"/>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lang w:val="en-GB"/>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lang w:val="en-GB"/>
    </w:rPr>
  </w:style>
  <w:style w:type="paragraph" w:styleId="Heading3">
    <w:name w:val="heading 3"/>
    <w:basedOn w:val="Normal"/>
    <w:next w:val="Normal"/>
    <w:link w:val="Heading3Char"/>
    <w:uiPriority w:val="9"/>
    <w:unhideWhenUsed/>
    <w:qFormat/>
    <w:rsid w:val="00D24BC6"/>
    <w:pPr>
      <w:keepNext/>
      <w:keepLines/>
      <w:spacing w:before="40"/>
      <w:outlineLvl w:val="2"/>
    </w:pPr>
    <w:rPr>
      <w:rFonts w:asciiTheme="majorHAnsi" w:eastAsiaTheme="majorEastAsia" w:hAnsiTheme="majorHAnsi" w:cstheme="majorBidi"/>
      <w:color w:val="1F3763" w:themeColor="accent1" w:themeShade="7F"/>
      <w:lang w:val="en-GB"/>
    </w:rPr>
  </w:style>
  <w:style w:type="paragraph" w:styleId="Heading4">
    <w:name w:val="heading 4"/>
    <w:basedOn w:val="Normal"/>
    <w:next w:val="Normal"/>
    <w:link w:val="Heading4Char"/>
    <w:uiPriority w:val="9"/>
    <w:unhideWhenUsed/>
    <w:qFormat/>
    <w:rsid w:val="009A5C4A"/>
    <w:pPr>
      <w:keepNext/>
      <w:keepLines/>
      <w:spacing w:before="40"/>
      <w:outlineLvl w:val="3"/>
    </w:pPr>
    <w:rPr>
      <w:rFonts w:asciiTheme="majorHAnsi" w:eastAsiaTheme="majorEastAsia" w:hAnsiTheme="majorHAnsi" w:cstheme="majorBidi"/>
      <w:i/>
      <w:iCs/>
      <w:color w:val="2F5496" w:themeColor="accent1" w:themeShade="B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customStyle="1" w:styleId="Heading3Char">
    <w:name w:val="Heading 3 Char"/>
    <w:basedOn w:val="DefaultParagraphFont"/>
    <w:link w:val="Heading3"/>
    <w:uiPriority w:val="9"/>
    <w:rsid w:val="00D24BC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A5C4A"/>
    <w:rPr>
      <w:rFonts w:asciiTheme="majorHAnsi" w:eastAsiaTheme="majorEastAsia" w:hAnsiTheme="majorHAnsi" w:cstheme="majorBidi"/>
      <w:i/>
      <w:iCs/>
      <w:color w:val="2F5496" w:themeColor="accent1" w:themeShade="BF"/>
    </w:rPr>
  </w:style>
  <w:style w:type="paragraph" w:customStyle="1" w:styleId="Thesisbodytext">
    <w:name w:val="Thesis body text"/>
    <w:basedOn w:val="Normal"/>
    <w:qFormat/>
    <w:rsid w:val="00B37A5A"/>
    <w:rPr>
      <w:rFonts w:ascii="Times" w:eastAsiaTheme="minorEastAsia" w:hAnsi="Times" w:cstheme="minorBidi"/>
      <w:lang w:val="en-AU"/>
    </w:rPr>
  </w:style>
  <w:style w:type="paragraph" w:customStyle="1" w:styleId="Thesisnormal">
    <w:name w:val="Thesis normal"/>
    <w:basedOn w:val="Normal"/>
    <w:qFormat/>
    <w:rsid w:val="00B37A5A"/>
    <w:rPr>
      <w:rFonts w:eastAsiaTheme="minorEastAsia" w:cstheme="minorBidi"/>
      <w:lang w:val="en-AU"/>
    </w:rPr>
  </w:style>
  <w:style w:type="character" w:styleId="CommentReference">
    <w:name w:val="annotation reference"/>
    <w:basedOn w:val="DefaultParagraphFont"/>
    <w:uiPriority w:val="99"/>
    <w:semiHidden/>
    <w:unhideWhenUsed/>
    <w:rsid w:val="00B37A5A"/>
    <w:rPr>
      <w:sz w:val="18"/>
      <w:szCs w:val="18"/>
    </w:rPr>
  </w:style>
  <w:style w:type="paragraph" w:styleId="CommentText">
    <w:name w:val="annotation text"/>
    <w:basedOn w:val="Normal"/>
    <w:link w:val="CommentTextChar"/>
    <w:uiPriority w:val="99"/>
    <w:semiHidden/>
    <w:unhideWhenUsed/>
    <w:rsid w:val="00B37A5A"/>
    <w:rPr>
      <w:rFonts w:eastAsiaTheme="minorEastAsia" w:cstheme="minorBidi"/>
      <w:lang w:val="en-AU"/>
    </w:rPr>
  </w:style>
  <w:style w:type="character" w:customStyle="1" w:styleId="CommentTextChar">
    <w:name w:val="Comment Text Char"/>
    <w:basedOn w:val="DefaultParagraphFont"/>
    <w:link w:val="CommentText"/>
    <w:uiPriority w:val="99"/>
    <w:semiHidden/>
    <w:rsid w:val="00B37A5A"/>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B37A5A"/>
    <w:rPr>
      <w:rFonts w:eastAsiaTheme="minorHAnsi"/>
      <w:sz w:val="18"/>
      <w:szCs w:val="18"/>
      <w:lang w:val="en-GB"/>
    </w:rPr>
  </w:style>
  <w:style w:type="character" w:customStyle="1" w:styleId="BalloonTextChar">
    <w:name w:val="Balloon Text Char"/>
    <w:basedOn w:val="DefaultParagraphFont"/>
    <w:link w:val="BalloonText"/>
    <w:uiPriority w:val="99"/>
    <w:semiHidden/>
    <w:rsid w:val="00B37A5A"/>
    <w:rPr>
      <w:rFonts w:ascii="Times New Roman" w:hAnsi="Times New Roman" w:cs="Times New Roman"/>
      <w:sz w:val="18"/>
      <w:szCs w:val="18"/>
    </w:rPr>
  </w:style>
  <w:style w:type="paragraph" w:styleId="ListParagraph">
    <w:name w:val="List Paragraph"/>
    <w:basedOn w:val="Normal"/>
    <w:uiPriority w:val="34"/>
    <w:qFormat/>
    <w:rsid w:val="007A6CB1"/>
    <w:pPr>
      <w:ind w:left="720"/>
      <w:contextualSpacing/>
    </w:pPr>
    <w:rPr>
      <w:rFonts w:eastAsiaTheme="minorHAnsi" w:cstheme="minorBidi"/>
      <w:lang w:val="en-GB"/>
    </w:rPr>
  </w:style>
  <w:style w:type="paragraph" w:styleId="Revision">
    <w:name w:val="Revision"/>
    <w:hidden/>
    <w:uiPriority w:val="99"/>
    <w:semiHidden/>
    <w:rsid w:val="00614CA9"/>
    <w:rPr>
      <w:rFonts w:ascii="Times New Roman" w:hAnsi="Times New Roman"/>
    </w:rPr>
  </w:style>
  <w:style w:type="character" w:styleId="PlaceholderText">
    <w:name w:val="Placeholder Text"/>
    <w:basedOn w:val="DefaultParagraphFont"/>
    <w:uiPriority w:val="99"/>
    <w:semiHidden/>
    <w:rsid w:val="00596421"/>
    <w:rPr>
      <w:color w:val="808080"/>
    </w:rPr>
  </w:style>
  <w:style w:type="character" w:customStyle="1" w:styleId="mi">
    <w:name w:val="mi"/>
    <w:basedOn w:val="DefaultParagraphFont"/>
    <w:rsid w:val="00877E4B"/>
  </w:style>
  <w:style w:type="character" w:customStyle="1" w:styleId="mo">
    <w:name w:val="mo"/>
    <w:basedOn w:val="DefaultParagraphFont"/>
    <w:rsid w:val="00877E4B"/>
  </w:style>
  <w:style w:type="character" w:customStyle="1" w:styleId="mn">
    <w:name w:val="mn"/>
    <w:basedOn w:val="DefaultParagraphFont"/>
    <w:rsid w:val="00877E4B"/>
  </w:style>
  <w:style w:type="character" w:customStyle="1" w:styleId="mtext">
    <w:name w:val="mtext"/>
    <w:basedOn w:val="DefaultParagraphFont"/>
    <w:rsid w:val="00877E4B"/>
  </w:style>
  <w:style w:type="character" w:customStyle="1" w:styleId="mjxassistivemathml">
    <w:name w:val="mjx_assistive_mathml"/>
    <w:basedOn w:val="DefaultParagraphFont"/>
    <w:rsid w:val="00877E4B"/>
  </w:style>
  <w:style w:type="paragraph" w:styleId="CommentSubject">
    <w:name w:val="annotation subject"/>
    <w:basedOn w:val="CommentText"/>
    <w:next w:val="CommentText"/>
    <w:link w:val="CommentSubjectChar"/>
    <w:uiPriority w:val="99"/>
    <w:semiHidden/>
    <w:unhideWhenUsed/>
    <w:rsid w:val="00AB3AD8"/>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AB3AD8"/>
    <w:rPr>
      <w:rFonts w:ascii="Times New Roman" w:eastAsia="Times New Roman" w:hAnsi="Times New Roman" w:cs="Times New Roman"/>
      <w:b/>
      <w:bCs/>
      <w:sz w:val="20"/>
      <w:szCs w:val="20"/>
      <w:lang w:val="en-HK"/>
    </w:rPr>
  </w:style>
  <w:style w:type="character" w:styleId="Hyperlink">
    <w:name w:val="Hyperlink"/>
    <w:basedOn w:val="DefaultParagraphFont"/>
    <w:uiPriority w:val="99"/>
    <w:unhideWhenUsed/>
    <w:rsid w:val="009A4D79"/>
    <w:rPr>
      <w:color w:val="0000FF"/>
      <w:u w:val="single"/>
    </w:rPr>
  </w:style>
  <w:style w:type="paragraph" w:styleId="NormalWeb">
    <w:name w:val="Normal (Web)"/>
    <w:basedOn w:val="Normal"/>
    <w:uiPriority w:val="99"/>
    <w:unhideWhenUsed/>
    <w:rsid w:val="001C06EB"/>
    <w:pPr>
      <w:spacing w:before="100" w:beforeAutospacing="1" w:after="100" w:afterAutospacing="1"/>
    </w:pPr>
  </w:style>
  <w:style w:type="character" w:styleId="Emphasis">
    <w:name w:val="Emphasis"/>
    <w:basedOn w:val="DefaultParagraphFont"/>
    <w:uiPriority w:val="20"/>
    <w:qFormat/>
    <w:rsid w:val="00582FF3"/>
    <w:rPr>
      <w:i/>
      <w:iCs/>
    </w:rPr>
  </w:style>
  <w:style w:type="character" w:styleId="LineNumber">
    <w:name w:val="line number"/>
    <w:basedOn w:val="DefaultParagraphFont"/>
    <w:uiPriority w:val="99"/>
    <w:semiHidden/>
    <w:unhideWhenUsed/>
    <w:rsid w:val="002E3D38"/>
  </w:style>
  <w:style w:type="character" w:styleId="Strong">
    <w:name w:val="Strong"/>
    <w:basedOn w:val="DefaultParagraphFont"/>
    <w:uiPriority w:val="22"/>
    <w:qFormat/>
    <w:rsid w:val="009676CB"/>
    <w:rPr>
      <w:b/>
      <w:bCs/>
    </w:rPr>
  </w:style>
  <w:style w:type="paragraph" w:styleId="Footer">
    <w:name w:val="footer"/>
    <w:basedOn w:val="Normal"/>
    <w:link w:val="FooterChar"/>
    <w:uiPriority w:val="99"/>
    <w:unhideWhenUsed/>
    <w:rsid w:val="00711670"/>
    <w:pPr>
      <w:tabs>
        <w:tab w:val="center" w:pos="4680"/>
        <w:tab w:val="right" w:pos="9360"/>
      </w:tabs>
    </w:pPr>
  </w:style>
  <w:style w:type="character" w:customStyle="1" w:styleId="FooterChar">
    <w:name w:val="Footer Char"/>
    <w:basedOn w:val="DefaultParagraphFont"/>
    <w:link w:val="Footer"/>
    <w:uiPriority w:val="99"/>
    <w:rsid w:val="00711670"/>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711670"/>
  </w:style>
  <w:style w:type="character" w:customStyle="1" w:styleId="UnresolvedMention1">
    <w:name w:val="Unresolved Mention1"/>
    <w:basedOn w:val="DefaultParagraphFont"/>
    <w:uiPriority w:val="99"/>
    <w:rsid w:val="00EF339B"/>
    <w:rPr>
      <w:color w:val="605E5C"/>
      <w:shd w:val="clear" w:color="auto" w:fill="E1DFDD"/>
    </w:rPr>
  </w:style>
  <w:style w:type="paragraph" w:styleId="Header">
    <w:name w:val="header"/>
    <w:basedOn w:val="Normal"/>
    <w:link w:val="HeaderChar"/>
    <w:uiPriority w:val="99"/>
    <w:unhideWhenUsed/>
    <w:rsid w:val="007E527C"/>
    <w:pPr>
      <w:tabs>
        <w:tab w:val="center" w:pos="4680"/>
        <w:tab w:val="right" w:pos="9360"/>
      </w:tabs>
    </w:pPr>
  </w:style>
  <w:style w:type="character" w:customStyle="1" w:styleId="HeaderChar">
    <w:name w:val="Header Char"/>
    <w:basedOn w:val="DefaultParagraphFont"/>
    <w:link w:val="Header"/>
    <w:uiPriority w:val="99"/>
    <w:rsid w:val="007E527C"/>
    <w:rPr>
      <w:rFonts w:ascii="Times New Roman" w:eastAsia="Times New Roman" w:hAnsi="Times New Roman" w:cs="Times New Roman"/>
      <w:lang w:val="en-HK"/>
    </w:rPr>
  </w:style>
  <w:style w:type="character" w:styleId="UnresolvedMention">
    <w:name w:val="Unresolved Mention"/>
    <w:basedOn w:val="DefaultParagraphFont"/>
    <w:uiPriority w:val="99"/>
    <w:semiHidden/>
    <w:unhideWhenUsed/>
    <w:rsid w:val="003E1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8452">
      <w:bodyDiv w:val="1"/>
      <w:marLeft w:val="0"/>
      <w:marRight w:val="0"/>
      <w:marTop w:val="0"/>
      <w:marBottom w:val="0"/>
      <w:divBdr>
        <w:top w:val="none" w:sz="0" w:space="0" w:color="auto"/>
        <w:left w:val="none" w:sz="0" w:space="0" w:color="auto"/>
        <w:bottom w:val="none" w:sz="0" w:space="0" w:color="auto"/>
        <w:right w:val="none" w:sz="0" w:space="0" w:color="auto"/>
      </w:divBdr>
    </w:div>
    <w:div w:id="95714348">
      <w:bodyDiv w:val="1"/>
      <w:marLeft w:val="0"/>
      <w:marRight w:val="0"/>
      <w:marTop w:val="0"/>
      <w:marBottom w:val="0"/>
      <w:divBdr>
        <w:top w:val="none" w:sz="0" w:space="0" w:color="auto"/>
        <w:left w:val="none" w:sz="0" w:space="0" w:color="auto"/>
        <w:bottom w:val="none" w:sz="0" w:space="0" w:color="auto"/>
        <w:right w:val="none" w:sz="0" w:space="0" w:color="auto"/>
      </w:divBdr>
    </w:div>
    <w:div w:id="102042626">
      <w:bodyDiv w:val="1"/>
      <w:marLeft w:val="0"/>
      <w:marRight w:val="0"/>
      <w:marTop w:val="0"/>
      <w:marBottom w:val="0"/>
      <w:divBdr>
        <w:top w:val="none" w:sz="0" w:space="0" w:color="auto"/>
        <w:left w:val="none" w:sz="0" w:space="0" w:color="auto"/>
        <w:bottom w:val="none" w:sz="0" w:space="0" w:color="auto"/>
        <w:right w:val="none" w:sz="0" w:space="0" w:color="auto"/>
      </w:divBdr>
    </w:div>
    <w:div w:id="162934666">
      <w:bodyDiv w:val="1"/>
      <w:marLeft w:val="0"/>
      <w:marRight w:val="0"/>
      <w:marTop w:val="0"/>
      <w:marBottom w:val="0"/>
      <w:divBdr>
        <w:top w:val="none" w:sz="0" w:space="0" w:color="auto"/>
        <w:left w:val="none" w:sz="0" w:space="0" w:color="auto"/>
        <w:bottom w:val="none" w:sz="0" w:space="0" w:color="auto"/>
        <w:right w:val="none" w:sz="0" w:space="0" w:color="auto"/>
      </w:divBdr>
      <w:divsChild>
        <w:div w:id="119692621">
          <w:marLeft w:val="0"/>
          <w:marRight w:val="0"/>
          <w:marTop w:val="0"/>
          <w:marBottom w:val="0"/>
          <w:divBdr>
            <w:top w:val="none" w:sz="0" w:space="0" w:color="auto"/>
            <w:left w:val="none" w:sz="0" w:space="0" w:color="auto"/>
            <w:bottom w:val="none" w:sz="0" w:space="0" w:color="auto"/>
            <w:right w:val="none" w:sz="0" w:space="0" w:color="auto"/>
          </w:divBdr>
          <w:divsChild>
            <w:div w:id="117573175">
              <w:marLeft w:val="0"/>
              <w:marRight w:val="0"/>
              <w:marTop w:val="0"/>
              <w:marBottom w:val="0"/>
              <w:divBdr>
                <w:top w:val="none" w:sz="0" w:space="0" w:color="auto"/>
                <w:left w:val="none" w:sz="0" w:space="0" w:color="auto"/>
                <w:bottom w:val="none" w:sz="0" w:space="0" w:color="auto"/>
                <w:right w:val="none" w:sz="0" w:space="0" w:color="auto"/>
              </w:divBdr>
              <w:divsChild>
                <w:div w:id="11323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2210">
      <w:bodyDiv w:val="1"/>
      <w:marLeft w:val="0"/>
      <w:marRight w:val="0"/>
      <w:marTop w:val="0"/>
      <w:marBottom w:val="0"/>
      <w:divBdr>
        <w:top w:val="none" w:sz="0" w:space="0" w:color="auto"/>
        <w:left w:val="none" w:sz="0" w:space="0" w:color="auto"/>
        <w:bottom w:val="none" w:sz="0" w:space="0" w:color="auto"/>
        <w:right w:val="none" w:sz="0" w:space="0" w:color="auto"/>
      </w:divBdr>
      <w:divsChild>
        <w:div w:id="672226227">
          <w:marLeft w:val="0"/>
          <w:marRight w:val="0"/>
          <w:marTop w:val="0"/>
          <w:marBottom w:val="0"/>
          <w:divBdr>
            <w:top w:val="none" w:sz="0" w:space="0" w:color="auto"/>
            <w:left w:val="none" w:sz="0" w:space="0" w:color="auto"/>
            <w:bottom w:val="none" w:sz="0" w:space="0" w:color="auto"/>
            <w:right w:val="none" w:sz="0" w:space="0" w:color="auto"/>
          </w:divBdr>
          <w:divsChild>
            <w:div w:id="520317714">
              <w:marLeft w:val="0"/>
              <w:marRight w:val="0"/>
              <w:marTop w:val="0"/>
              <w:marBottom w:val="0"/>
              <w:divBdr>
                <w:top w:val="none" w:sz="0" w:space="0" w:color="auto"/>
                <w:left w:val="none" w:sz="0" w:space="0" w:color="auto"/>
                <w:bottom w:val="none" w:sz="0" w:space="0" w:color="auto"/>
                <w:right w:val="none" w:sz="0" w:space="0" w:color="auto"/>
              </w:divBdr>
              <w:divsChild>
                <w:div w:id="713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282431">
      <w:bodyDiv w:val="1"/>
      <w:marLeft w:val="0"/>
      <w:marRight w:val="0"/>
      <w:marTop w:val="0"/>
      <w:marBottom w:val="0"/>
      <w:divBdr>
        <w:top w:val="none" w:sz="0" w:space="0" w:color="auto"/>
        <w:left w:val="none" w:sz="0" w:space="0" w:color="auto"/>
        <w:bottom w:val="none" w:sz="0" w:space="0" w:color="auto"/>
        <w:right w:val="none" w:sz="0" w:space="0" w:color="auto"/>
      </w:divBdr>
      <w:divsChild>
        <w:div w:id="711659018">
          <w:marLeft w:val="0"/>
          <w:marRight w:val="0"/>
          <w:marTop w:val="0"/>
          <w:marBottom w:val="0"/>
          <w:divBdr>
            <w:top w:val="none" w:sz="0" w:space="0" w:color="auto"/>
            <w:left w:val="none" w:sz="0" w:space="0" w:color="auto"/>
            <w:bottom w:val="none" w:sz="0" w:space="0" w:color="auto"/>
            <w:right w:val="none" w:sz="0" w:space="0" w:color="auto"/>
          </w:divBdr>
          <w:divsChild>
            <w:div w:id="567112800">
              <w:marLeft w:val="0"/>
              <w:marRight w:val="0"/>
              <w:marTop w:val="0"/>
              <w:marBottom w:val="0"/>
              <w:divBdr>
                <w:top w:val="none" w:sz="0" w:space="0" w:color="auto"/>
                <w:left w:val="none" w:sz="0" w:space="0" w:color="auto"/>
                <w:bottom w:val="none" w:sz="0" w:space="0" w:color="auto"/>
                <w:right w:val="none" w:sz="0" w:space="0" w:color="auto"/>
              </w:divBdr>
              <w:divsChild>
                <w:div w:id="91397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51975">
      <w:bodyDiv w:val="1"/>
      <w:marLeft w:val="0"/>
      <w:marRight w:val="0"/>
      <w:marTop w:val="0"/>
      <w:marBottom w:val="0"/>
      <w:divBdr>
        <w:top w:val="none" w:sz="0" w:space="0" w:color="auto"/>
        <w:left w:val="none" w:sz="0" w:space="0" w:color="auto"/>
        <w:bottom w:val="none" w:sz="0" w:space="0" w:color="auto"/>
        <w:right w:val="none" w:sz="0" w:space="0" w:color="auto"/>
      </w:divBdr>
    </w:div>
    <w:div w:id="314259914">
      <w:bodyDiv w:val="1"/>
      <w:marLeft w:val="0"/>
      <w:marRight w:val="0"/>
      <w:marTop w:val="0"/>
      <w:marBottom w:val="0"/>
      <w:divBdr>
        <w:top w:val="none" w:sz="0" w:space="0" w:color="auto"/>
        <w:left w:val="none" w:sz="0" w:space="0" w:color="auto"/>
        <w:bottom w:val="none" w:sz="0" w:space="0" w:color="auto"/>
        <w:right w:val="none" w:sz="0" w:space="0" w:color="auto"/>
      </w:divBdr>
      <w:divsChild>
        <w:div w:id="1271202019">
          <w:marLeft w:val="0"/>
          <w:marRight w:val="0"/>
          <w:marTop w:val="0"/>
          <w:marBottom w:val="0"/>
          <w:divBdr>
            <w:top w:val="none" w:sz="0" w:space="0" w:color="auto"/>
            <w:left w:val="none" w:sz="0" w:space="0" w:color="auto"/>
            <w:bottom w:val="none" w:sz="0" w:space="0" w:color="auto"/>
            <w:right w:val="none" w:sz="0" w:space="0" w:color="auto"/>
          </w:divBdr>
          <w:divsChild>
            <w:div w:id="365909827">
              <w:marLeft w:val="0"/>
              <w:marRight w:val="0"/>
              <w:marTop w:val="0"/>
              <w:marBottom w:val="0"/>
              <w:divBdr>
                <w:top w:val="none" w:sz="0" w:space="0" w:color="auto"/>
                <w:left w:val="none" w:sz="0" w:space="0" w:color="auto"/>
                <w:bottom w:val="none" w:sz="0" w:space="0" w:color="auto"/>
                <w:right w:val="none" w:sz="0" w:space="0" w:color="auto"/>
              </w:divBdr>
              <w:divsChild>
                <w:div w:id="3016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92947">
      <w:bodyDiv w:val="1"/>
      <w:marLeft w:val="0"/>
      <w:marRight w:val="0"/>
      <w:marTop w:val="0"/>
      <w:marBottom w:val="0"/>
      <w:divBdr>
        <w:top w:val="none" w:sz="0" w:space="0" w:color="auto"/>
        <w:left w:val="none" w:sz="0" w:space="0" w:color="auto"/>
        <w:bottom w:val="none" w:sz="0" w:space="0" w:color="auto"/>
        <w:right w:val="none" w:sz="0" w:space="0" w:color="auto"/>
      </w:divBdr>
      <w:divsChild>
        <w:div w:id="917442989">
          <w:marLeft w:val="0"/>
          <w:marRight w:val="0"/>
          <w:marTop w:val="0"/>
          <w:marBottom w:val="0"/>
          <w:divBdr>
            <w:top w:val="none" w:sz="0" w:space="0" w:color="auto"/>
            <w:left w:val="none" w:sz="0" w:space="0" w:color="auto"/>
            <w:bottom w:val="none" w:sz="0" w:space="0" w:color="auto"/>
            <w:right w:val="none" w:sz="0" w:space="0" w:color="auto"/>
          </w:divBdr>
          <w:divsChild>
            <w:div w:id="1152940592">
              <w:marLeft w:val="0"/>
              <w:marRight w:val="0"/>
              <w:marTop w:val="0"/>
              <w:marBottom w:val="0"/>
              <w:divBdr>
                <w:top w:val="none" w:sz="0" w:space="0" w:color="auto"/>
                <w:left w:val="none" w:sz="0" w:space="0" w:color="auto"/>
                <w:bottom w:val="none" w:sz="0" w:space="0" w:color="auto"/>
                <w:right w:val="none" w:sz="0" w:space="0" w:color="auto"/>
              </w:divBdr>
              <w:divsChild>
                <w:div w:id="4482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8651">
      <w:bodyDiv w:val="1"/>
      <w:marLeft w:val="0"/>
      <w:marRight w:val="0"/>
      <w:marTop w:val="0"/>
      <w:marBottom w:val="0"/>
      <w:divBdr>
        <w:top w:val="none" w:sz="0" w:space="0" w:color="auto"/>
        <w:left w:val="none" w:sz="0" w:space="0" w:color="auto"/>
        <w:bottom w:val="none" w:sz="0" w:space="0" w:color="auto"/>
        <w:right w:val="none" w:sz="0" w:space="0" w:color="auto"/>
      </w:divBdr>
    </w:div>
    <w:div w:id="478881455">
      <w:bodyDiv w:val="1"/>
      <w:marLeft w:val="0"/>
      <w:marRight w:val="0"/>
      <w:marTop w:val="0"/>
      <w:marBottom w:val="0"/>
      <w:divBdr>
        <w:top w:val="none" w:sz="0" w:space="0" w:color="auto"/>
        <w:left w:val="none" w:sz="0" w:space="0" w:color="auto"/>
        <w:bottom w:val="none" w:sz="0" w:space="0" w:color="auto"/>
        <w:right w:val="none" w:sz="0" w:space="0" w:color="auto"/>
      </w:divBdr>
    </w:div>
    <w:div w:id="480342229">
      <w:bodyDiv w:val="1"/>
      <w:marLeft w:val="0"/>
      <w:marRight w:val="0"/>
      <w:marTop w:val="0"/>
      <w:marBottom w:val="0"/>
      <w:divBdr>
        <w:top w:val="none" w:sz="0" w:space="0" w:color="auto"/>
        <w:left w:val="none" w:sz="0" w:space="0" w:color="auto"/>
        <w:bottom w:val="none" w:sz="0" w:space="0" w:color="auto"/>
        <w:right w:val="none" w:sz="0" w:space="0" w:color="auto"/>
      </w:divBdr>
    </w:div>
    <w:div w:id="547575535">
      <w:bodyDiv w:val="1"/>
      <w:marLeft w:val="0"/>
      <w:marRight w:val="0"/>
      <w:marTop w:val="0"/>
      <w:marBottom w:val="0"/>
      <w:divBdr>
        <w:top w:val="none" w:sz="0" w:space="0" w:color="auto"/>
        <w:left w:val="none" w:sz="0" w:space="0" w:color="auto"/>
        <w:bottom w:val="none" w:sz="0" w:space="0" w:color="auto"/>
        <w:right w:val="none" w:sz="0" w:space="0" w:color="auto"/>
      </w:divBdr>
      <w:divsChild>
        <w:div w:id="1305699416">
          <w:marLeft w:val="0"/>
          <w:marRight w:val="0"/>
          <w:marTop w:val="0"/>
          <w:marBottom w:val="0"/>
          <w:divBdr>
            <w:top w:val="none" w:sz="0" w:space="0" w:color="auto"/>
            <w:left w:val="none" w:sz="0" w:space="0" w:color="auto"/>
            <w:bottom w:val="none" w:sz="0" w:space="0" w:color="auto"/>
            <w:right w:val="none" w:sz="0" w:space="0" w:color="auto"/>
          </w:divBdr>
          <w:divsChild>
            <w:div w:id="14043713">
              <w:marLeft w:val="0"/>
              <w:marRight w:val="0"/>
              <w:marTop w:val="0"/>
              <w:marBottom w:val="0"/>
              <w:divBdr>
                <w:top w:val="none" w:sz="0" w:space="0" w:color="auto"/>
                <w:left w:val="none" w:sz="0" w:space="0" w:color="auto"/>
                <w:bottom w:val="none" w:sz="0" w:space="0" w:color="auto"/>
                <w:right w:val="none" w:sz="0" w:space="0" w:color="auto"/>
              </w:divBdr>
              <w:divsChild>
                <w:div w:id="184829677">
                  <w:marLeft w:val="0"/>
                  <w:marRight w:val="0"/>
                  <w:marTop w:val="0"/>
                  <w:marBottom w:val="0"/>
                  <w:divBdr>
                    <w:top w:val="none" w:sz="0" w:space="0" w:color="auto"/>
                    <w:left w:val="none" w:sz="0" w:space="0" w:color="auto"/>
                    <w:bottom w:val="none" w:sz="0" w:space="0" w:color="auto"/>
                    <w:right w:val="none" w:sz="0" w:space="0" w:color="auto"/>
                  </w:divBdr>
                  <w:divsChild>
                    <w:div w:id="8043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2192">
      <w:bodyDiv w:val="1"/>
      <w:marLeft w:val="0"/>
      <w:marRight w:val="0"/>
      <w:marTop w:val="0"/>
      <w:marBottom w:val="0"/>
      <w:divBdr>
        <w:top w:val="none" w:sz="0" w:space="0" w:color="auto"/>
        <w:left w:val="none" w:sz="0" w:space="0" w:color="auto"/>
        <w:bottom w:val="none" w:sz="0" w:space="0" w:color="auto"/>
        <w:right w:val="none" w:sz="0" w:space="0" w:color="auto"/>
      </w:divBdr>
    </w:div>
    <w:div w:id="747575176">
      <w:bodyDiv w:val="1"/>
      <w:marLeft w:val="0"/>
      <w:marRight w:val="0"/>
      <w:marTop w:val="0"/>
      <w:marBottom w:val="0"/>
      <w:divBdr>
        <w:top w:val="none" w:sz="0" w:space="0" w:color="auto"/>
        <w:left w:val="none" w:sz="0" w:space="0" w:color="auto"/>
        <w:bottom w:val="none" w:sz="0" w:space="0" w:color="auto"/>
        <w:right w:val="none" w:sz="0" w:space="0" w:color="auto"/>
      </w:divBdr>
    </w:div>
    <w:div w:id="759522660">
      <w:bodyDiv w:val="1"/>
      <w:marLeft w:val="0"/>
      <w:marRight w:val="0"/>
      <w:marTop w:val="0"/>
      <w:marBottom w:val="0"/>
      <w:divBdr>
        <w:top w:val="none" w:sz="0" w:space="0" w:color="auto"/>
        <w:left w:val="none" w:sz="0" w:space="0" w:color="auto"/>
        <w:bottom w:val="none" w:sz="0" w:space="0" w:color="auto"/>
        <w:right w:val="none" w:sz="0" w:space="0" w:color="auto"/>
      </w:divBdr>
      <w:divsChild>
        <w:div w:id="1078357845">
          <w:marLeft w:val="0"/>
          <w:marRight w:val="0"/>
          <w:marTop w:val="240"/>
          <w:marBottom w:val="240"/>
          <w:divBdr>
            <w:top w:val="none" w:sz="0" w:space="0" w:color="auto"/>
            <w:left w:val="none" w:sz="0" w:space="0" w:color="auto"/>
            <w:bottom w:val="none" w:sz="0" w:space="0" w:color="auto"/>
            <w:right w:val="none" w:sz="0" w:space="0" w:color="auto"/>
          </w:divBdr>
        </w:div>
      </w:divsChild>
    </w:div>
    <w:div w:id="761608155">
      <w:bodyDiv w:val="1"/>
      <w:marLeft w:val="0"/>
      <w:marRight w:val="0"/>
      <w:marTop w:val="0"/>
      <w:marBottom w:val="0"/>
      <w:divBdr>
        <w:top w:val="none" w:sz="0" w:space="0" w:color="auto"/>
        <w:left w:val="none" w:sz="0" w:space="0" w:color="auto"/>
        <w:bottom w:val="none" w:sz="0" w:space="0" w:color="auto"/>
        <w:right w:val="none" w:sz="0" w:space="0" w:color="auto"/>
      </w:divBdr>
    </w:div>
    <w:div w:id="852115286">
      <w:bodyDiv w:val="1"/>
      <w:marLeft w:val="0"/>
      <w:marRight w:val="0"/>
      <w:marTop w:val="0"/>
      <w:marBottom w:val="0"/>
      <w:divBdr>
        <w:top w:val="none" w:sz="0" w:space="0" w:color="auto"/>
        <w:left w:val="none" w:sz="0" w:space="0" w:color="auto"/>
        <w:bottom w:val="none" w:sz="0" w:space="0" w:color="auto"/>
        <w:right w:val="none" w:sz="0" w:space="0" w:color="auto"/>
      </w:divBdr>
    </w:div>
    <w:div w:id="872308378">
      <w:bodyDiv w:val="1"/>
      <w:marLeft w:val="0"/>
      <w:marRight w:val="0"/>
      <w:marTop w:val="0"/>
      <w:marBottom w:val="0"/>
      <w:divBdr>
        <w:top w:val="none" w:sz="0" w:space="0" w:color="auto"/>
        <w:left w:val="none" w:sz="0" w:space="0" w:color="auto"/>
        <w:bottom w:val="none" w:sz="0" w:space="0" w:color="auto"/>
        <w:right w:val="none" w:sz="0" w:space="0" w:color="auto"/>
      </w:divBdr>
    </w:div>
    <w:div w:id="980692471">
      <w:bodyDiv w:val="1"/>
      <w:marLeft w:val="0"/>
      <w:marRight w:val="0"/>
      <w:marTop w:val="0"/>
      <w:marBottom w:val="0"/>
      <w:divBdr>
        <w:top w:val="none" w:sz="0" w:space="0" w:color="auto"/>
        <w:left w:val="none" w:sz="0" w:space="0" w:color="auto"/>
        <w:bottom w:val="none" w:sz="0" w:space="0" w:color="auto"/>
        <w:right w:val="none" w:sz="0" w:space="0" w:color="auto"/>
      </w:divBdr>
    </w:div>
    <w:div w:id="986864038">
      <w:bodyDiv w:val="1"/>
      <w:marLeft w:val="0"/>
      <w:marRight w:val="0"/>
      <w:marTop w:val="0"/>
      <w:marBottom w:val="0"/>
      <w:divBdr>
        <w:top w:val="none" w:sz="0" w:space="0" w:color="auto"/>
        <w:left w:val="none" w:sz="0" w:space="0" w:color="auto"/>
        <w:bottom w:val="none" w:sz="0" w:space="0" w:color="auto"/>
        <w:right w:val="none" w:sz="0" w:space="0" w:color="auto"/>
      </w:divBdr>
    </w:div>
    <w:div w:id="1378551568">
      <w:bodyDiv w:val="1"/>
      <w:marLeft w:val="0"/>
      <w:marRight w:val="0"/>
      <w:marTop w:val="0"/>
      <w:marBottom w:val="0"/>
      <w:divBdr>
        <w:top w:val="none" w:sz="0" w:space="0" w:color="auto"/>
        <w:left w:val="none" w:sz="0" w:space="0" w:color="auto"/>
        <w:bottom w:val="none" w:sz="0" w:space="0" w:color="auto"/>
        <w:right w:val="none" w:sz="0" w:space="0" w:color="auto"/>
      </w:divBdr>
      <w:divsChild>
        <w:div w:id="869145777">
          <w:marLeft w:val="0"/>
          <w:marRight w:val="0"/>
          <w:marTop w:val="0"/>
          <w:marBottom w:val="0"/>
          <w:divBdr>
            <w:top w:val="none" w:sz="0" w:space="0" w:color="auto"/>
            <w:left w:val="none" w:sz="0" w:space="0" w:color="auto"/>
            <w:bottom w:val="none" w:sz="0" w:space="0" w:color="auto"/>
            <w:right w:val="none" w:sz="0" w:space="0" w:color="auto"/>
          </w:divBdr>
          <w:divsChild>
            <w:div w:id="584387266">
              <w:marLeft w:val="0"/>
              <w:marRight w:val="0"/>
              <w:marTop w:val="0"/>
              <w:marBottom w:val="0"/>
              <w:divBdr>
                <w:top w:val="none" w:sz="0" w:space="0" w:color="auto"/>
                <w:left w:val="none" w:sz="0" w:space="0" w:color="auto"/>
                <w:bottom w:val="none" w:sz="0" w:space="0" w:color="auto"/>
                <w:right w:val="none" w:sz="0" w:space="0" w:color="auto"/>
              </w:divBdr>
              <w:divsChild>
                <w:div w:id="5240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87859">
      <w:bodyDiv w:val="1"/>
      <w:marLeft w:val="0"/>
      <w:marRight w:val="0"/>
      <w:marTop w:val="0"/>
      <w:marBottom w:val="0"/>
      <w:divBdr>
        <w:top w:val="none" w:sz="0" w:space="0" w:color="auto"/>
        <w:left w:val="none" w:sz="0" w:space="0" w:color="auto"/>
        <w:bottom w:val="none" w:sz="0" w:space="0" w:color="auto"/>
        <w:right w:val="none" w:sz="0" w:space="0" w:color="auto"/>
      </w:divBdr>
      <w:divsChild>
        <w:div w:id="2108621246">
          <w:marLeft w:val="0"/>
          <w:marRight w:val="0"/>
          <w:marTop w:val="0"/>
          <w:marBottom w:val="0"/>
          <w:divBdr>
            <w:top w:val="none" w:sz="0" w:space="0" w:color="auto"/>
            <w:left w:val="none" w:sz="0" w:space="0" w:color="auto"/>
            <w:bottom w:val="none" w:sz="0" w:space="0" w:color="auto"/>
            <w:right w:val="none" w:sz="0" w:space="0" w:color="auto"/>
          </w:divBdr>
          <w:divsChild>
            <w:div w:id="1686907119">
              <w:marLeft w:val="0"/>
              <w:marRight w:val="0"/>
              <w:marTop w:val="0"/>
              <w:marBottom w:val="0"/>
              <w:divBdr>
                <w:top w:val="none" w:sz="0" w:space="0" w:color="auto"/>
                <w:left w:val="none" w:sz="0" w:space="0" w:color="auto"/>
                <w:bottom w:val="none" w:sz="0" w:space="0" w:color="auto"/>
                <w:right w:val="none" w:sz="0" w:space="0" w:color="auto"/>
              </w:divBdr>
              <w:divsChild>
                <w:div w:id="9647384">
                  <w:marLeft w:val="0"/>
                  <w:marRight w:val="0"/>
                  <w:marTop w:val="0"/>
                  <w:marBottom w:val="0"/>
                  <w:divBdr>
                    <w:top w:val="none" w:sz="0" w:space="0" w:color="auto"/>
                    <w:left w:val="none" w:sz="0" w:space="0" w:color="auto"/>
                    <w:bottom w:val="none" w:sz="0" w:space="0" w:color="auto"/>
                    <w:right w:val="none" w:sz="0" w:space="0" w:color="auto"/>
                  </w:divBdr>
                  <w:divsChild>
                    <w:div w:id="11737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0095">
      <w:bodyDiv w:val="1"/>
      <w:marLeft w:val="0"/>
      <w:marRight w:val="0"/>
      <w:marTop w:val="0"/>
      <w:marBottom w:val="0"/>
      <w:divBdr>
        <w:top w:val="none" w:sz="0" w:space="0" w:color="auto"/>
        <w:left w:val="none" w:sz="0" w:space="0" w:color="auto"/>
        <w:bottom w:val="none" w:sz="0" w:space="0" w:color="auto"/>
        <w:right w:val="none" w:sz="0" w:space="0" w:color="auto"/>
      </w:divBdr>
    </w:div>
    <w:div w:id="1493252917">
      <w:bodyDiv w:val="1"/>
      <w:marLeft w:val="0"/>
      <w:marRight w:val="0"/>
      <w:marTop w:val="0"/>
      <w:marBottom w:val="0"/>
      <w:divBdr>
        <w:top w:val="none" w:sz="0" w:space="0" w:color="auto"/>
        <w:left w:val="none" w:sz="0" w:space="0" w:color="auto"/>
        <w:bottom w:val="none" w:sz="0" w:space="0" w:color="auto"/>
        <w:right w:val="none" w:sz="0" w:space="0" w:color="auto"/>
      </w:divBdr>
    </w:div>
    <w:div w:id="1594244068">
      <w:bodyDiv w:val="1"/>
      <w:marLeft w:val="0"/>
      <w:marRight w:val="0"/>
      <w:marTop w:val="0"/>
      <w:marBottom w:val="0"/>
      <w:divBdr>
        <w:top w:val="none" w:sz="0" w:space="0" w:color="auto"/>
        <w:left w:val="none" w:sz="0" w:space="0" w:color="auto"/>
        <w:bottom w:val="none" w:sz="0" w:space="0" w:color="auto"/>
        <w:right w:val="none" w:sz="0" w:space="0" w:color="auto"/>
      </w:divBdr>
    </w:div>
    <w:div w:id="1663241681">
      <w:bodyDiv w:val="1"/>
      <w:marLeft w:val="0"/>
      <w:marRight w:val="0"/>
      <w:marTop w:val="0"/>
      <w:marBottom w:val="0"/>
      <w:divBdr>
        <w:top w:val="none" w:sz="0" w:space="0" w:color="auto"/>
        <w:left w:val="none" w:sz="0" w:space="0" w:color="auto"/>
        <w:bottom w:val="none" w:sz="0" w:space="0" w:color="auto"/>
        <w:right w:val="none" w:sz="0" w:space="0" w:color="auto"/>
      </w:divBdr>
    </w:div>
    <w:div w:id="1816873402">
      <w:bodyDiv w:val="1"/>
      <w:marLeft w:val="0"/>
      <w:marRight w:val="0"/>
      <w:marTop w:val="0"/>
      <w:marBottom w:val="0"/>
      <w:divBdr>
        <w:top w:val="none" w:sz="0" w:space="0" w:color="auto"/>
        <w:left w:val="none" w:sz="0" w:space="0" w:color="auto"/>
        <w:bottom w:val="none" w:sz="0" w:space="0" w:color="auto"/>
        <w:right w:val="none" w:sz="0" w:space="0" w:color="auto"/>
      </w:divBdr>
    </w:div>
    <w:div w:id="1992321326">
      <w:bodyDiv w:val="1"/>
      <w:marLeft w:val="0"/>
      <w:marRight w:val="0"/>
      <w:marTop w:val="0"/>
      <w:marBottom w:val="0"/>
      <w:divBdr>
        <w:top w:val="none" w:sz="0" w:space="0" w:color="auto"/>
        <w:left w:val="none" w:sz="0" w:space="0" w:color="auto"/>
        <w:bottom w:val="none" w:sz="0" w:space="0" w:color="auto"/>
        <w:right w:val="none" w:sz="0" w:space="0" w:color="auto"/>
      </w:divBdr>
    </w:div>
    <w:div w:id="2056999048">
      <w:bodyDiv w:val="1"/>
      <w:marLeft w:val="0"/>
      <w:marRight w:val="0"/>
      <w:marTop w:val="0"/>
      <w:marBottom w:val="0"/>
      <w:divBdr>
        <w:top w:val="none" w:sz="0" w:space="0" w:color="auto"/>
        <w:left w:val="none" w:sz="0" w:space="0" w:color="auto"/>
        <w:bottom w:val="none" w:sz="0" w:space="0" w:color="auto"/>
        <w:right w:val="none" w:sz="0" w:space="0" w:color="auto"/>
      </w:divBdr>
      <w:divsChild>
        <w:div w:id="1631475267">
          <w:marLeft w:val="0"/>
          <w:marRight w:val="0"/>
          <w:marTop w:val="0"/>
          <w:marBottom w:val="0"/>
          <w:divBdr>
            <w:top w:val="none" w:sz="0" w:space="0" w:color="auto"/>
            <w:left w:val="none" w:sz="0" w:space="0" w:color="auto"/>
            <w:bottom w:val="none" w:sz="0" w:space="0" w:color="auto"/>
            <w:right w:val="none" w:sz="0" w:space="0" w:color="auto"/>
          </w:divBdr>
          <w:divsChild>
            <w:div w:id="810947871">
              <w:marLeft w:val="0"/>
              <w:marRight w:val="0"/>
              <w:marTop w:val="0"/>
              <w:marBottom w:val="0"/>
              <w:divBdr>
                <w:top w:val="none" w:sz="0" w:space="0" w:color="auto"/>
                <w:left w:val="none" w:sz="0" w:space="0" w:color="auto"/>
                <w:bottom w:val="none" w:sz="0" w:space="0" w:color="auto"/>
                <w:right w:val="none" w:sz="0" w:space="0" w:color="auto"/>
              </w:divBdr>
              <w:divsChild>
                <w:div w:id="17294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0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onti.kar@gmail.com"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6/09/relationships/commentsIds" Target="commentsIds.xml"/><Relationship Id="rId19" Type="http://schemas.openxmlformats.org/officeDocument/2006/relationships/image" Target="media/image6.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D87367-A328-CD40-9DB4-8A87BF523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30</Pages>
  <Words>32498</Words>
  <Characters>185245</Characters>
  <Application>Microsoft Office Word</Application>
  <DocSecurity>0</DocSecurity>
  <Lines>1543</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9</cp:revision>
  <cp:lastPrinted>2018-10-22T21:05:00Z</cp:lastPrinted>
  <dcterms:created xsi:type="dcterms:W3CDTF">2019-01-14T23:17:00Z</dcterms:created>
  <dcterms:modified xsi:type="dcterms:W3CDTF">2019-01-15T03:03:00Z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citations="88" publications="82"/&gt;&lt;/info&gt;PAPERS2_INFO_END</vt:lpwstr>
  </property>
</Properties>
</file>