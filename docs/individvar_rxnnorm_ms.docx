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FB2D6" w14:textId="142AFE2F" w:rsidR="00D24BC6" w:rsidRDefault="00D24BC6" w:rsidP="001E0B56">
      <w:pPr>
        <w:pStyle w:val="Heading1"/>
        <w:spacing w:line="480" w:lineRule="auto"/>
        <w:contextualSpacing/>
        <w:rPr>
          <w:lang w:val="en-AU"/>
        </w:rPr>
      </w:pPr>
      <w:r>
        <w:rPr>
          <w:lang w:val="en-AU"/>
        </w:rPr>
        <w:t xml:space="preserve">Individual variation in thermal plasticity and </w:t>
      </w:r>
      <w:r w:rsidR="00D158FB">
        <w:rPr>
          <w:lang w:val="en-AU"/>
        </w:rPr>
        <w:t xml:space="preserve">its impact on </w:t>
      </w:r>
      <w:r w:rsidR="00A34300">
        <w:rPr>
          <w:lang w:val="en-AU"/>
        </w:rPr>
        <w:t>mass</w:t>
      </w:r>
      <w:r w:rsidR="00C25552">
        <w:rPr>
          <w:lang w:val="en-AU"/>
        </w:rPr>
        <w:t>-</w:t>
      </w:r>
      <w:r>
        <w:rPr>
          <w:lang w:val="en-AU"/>
        </w:rPr>
        <w:t>scaling</w:t>
      </w:r>
    </w:p>
    <w:p w14:paraId="25265827" w14:textId="77777777" w:rsidR="005352EE" w:rsidRPr="00EF339B" w:rsidRDefault="005352EE" w:rsidP="001E0B56">
      <w:pPr>
        <w:spacing w:line="480" w:lineRule="auto"/>
        <w:contextualSpacing/>
        <w:rPr>
          <w:vertAlign w:val="superscript"/>
          <w:lang w:val="en-AU"/>
        </w:rPr>
      </w:pPr>
      <w:r>
        <w:rPr>
          <w:lang w:val="en-AU"/>
        </w:rPr>
        <w:t>Fonti Kar</w:t>
      </w:r>
      <w:r>
        <w:rPr>
          <w:vertAlign w:val="superscript"/>
          <w:lang w:val="en-AU"/>
        </w:rPr>
        <w:t>1</w:t>
      </w:r>
      <w:r>
        <w:rPr>
          <w:lang w:val="en-AU"/>
        </w:rPr>
        <w:t>, Shinichi Nakagawa</w:t>
      </w:r>
      <w:r>
        <w:rPr>
          <w:vertAlign w:val="superscript"/>
          <w:lang w:val="en-AU"/>
        </w:rPr>
        <w:t>1,2</w:t>
      </w:r>
      <w:r>
        <w:rPr>
          <w:lang w:val="en-AU"/>
        </w:rPr>
        <w:t>, Christopher R Friesen</w:t>
      </w:r>
      <w:r>
        <w:rPr>
          <w:vertAlign w:val="superscript"/>
          <w:lang w:val="en-AU"/>
        </w:rPr>
        <w:t>3</w:t>
      </w:r>
      <w:r>
        <w:rPr>
          <w:lang w:val="en-AU"/>
        </w:rPr>
        <w:t>, Daniel W.A. Noble</w:t>
      </w:r>
      <w:r>
        <w:rPr>
          <w:vertAlign w:val="superscript"/>
          <w:lang w:val="en-AU"/>
        </w:rPr>
        <w:t>1,2,4</w:t>
      </w:r>
    </w:p>
    <w:p w14:paraId="4B109028" w14:textId="77777777" w:rsidR="005352EE" w:rsidRPr="00EF339B" w:rsidRDefault="005352EE" w:rsidP="001E0B56">
      <w:pPr>
        <w:spacing w:line="480" w:lineRule="auto"/>
        <w:contextualSpacing/>
        <w:rPr>
          <w:i/>
        </w:rPr>
      </w:pPr>
      <w:r w:rsidRPr="00EF339B">
        <w:rPr>
          <w:lang w:val="en-AU"/>
        </w:rPr>
        <w:t xml:space="preserve">1 </w:t>
      </w:r>
      <w:r w:rsidRPr="00EF339B">
        <w:rPr>
          <w:i/>
        </w:rPr>
        <w:t>School of Biological Earth and Environmental Sciences, Ecology and Evolution Research Centre, University of New South Wales, Sydney, NSW, Australia</w:t>
      </w:r>
    </w:p>
    <w:p w14:paraId="55772D04" w14:textId="77777777" w:rsidR="005352EE" w:rsidRPr="00EF339B" w:rsidRDefault="005352EE" w:rsidP="001E0B56">
      <w:pPr>
        <w:spacing w:line="480" w:lineRule="auto"/>
        <w:contextualSpacing/>
      </w:pPr>
      <w:r w:rsidRPr="00EF339B">
        <w:rPr>
          <w:lang w:val="en-AU"/>
        </w:rPr>
        <w:t xml:space="preserve">2 </w:t>
      </w:r>
      <w:r w:rsidRPr="00EF339B">
        <w:rPr>
          <w:i/>
        </w:rPr>
        <w:t xml:space="preserve">Diabetes and Metabolism Division, </w:t>
      </w:r>
      <w:proofErr w:type="spellStart"/>
      <w:r w:rsidRPr="00EF339B">
        <w:rPr>
          <w:i/>
        </w:rPr>
        <w:t>Garvan</w:t>
      </w:r>
      <w:proofErr w:type="spellEnd"/>
      <w:r w:rsidRPr="00EF339B">
        <w:rPr>
          <w:i/>
        </w:rPr>
        <w:t xml:space="preserve"> Institute of Medical Research, 384 Victoria Street, Darlinghurst, Sydney, NSW 2010, Australia</w:t>
      </w:r>
    </w:p>
    <w:p w14:paraId="5806CE2A" w14:textId="77777777" w:rsidR="005352EE" w:rsidRDefault="005352EE" w:rsidP="001E0B56">
      <w:pPr>
        <w:spacing w:line="480" w:lineRule="auto"/>
        <w:contextualSpacing/>
      </w:pPr>
      <w:r w:rsidRPr="00EF339B">
        <w:t xml:space="preserve">3 </w:t>
      </w:r>
      <w:r w:rsidRPr="001F42DB">
        <w:rPr>
          <w:i/>
        </w:rPr>
        <w:t>School of Earth, Atmospheric and Life Sciences, Faculty of Science, Medicine and Health, University of Wollongong, Wollongong, NSW, Australia</w:t>
      </w:r>
    </w:p>
    <w:p w14:paraId="182007B0" w14:textId="77777777" w:rsidR="005352EE" w:rsidRDefault="005352EE" w:rsidP="001E0B56">
      <w:pPr>
        <w:spacing w:line="480" w:lineRule="auto"/>
        <w:contextualSpacing/>
        <w:rPr>
          <w:i/>
        </w:rPr>
      </w:pPr>
      <w:r>
        <w:t>4</w:t>
      </w:r>
      <w:r w:rsidRPr="00061FC5">
        <w:t xml:space="preserve"> </w:t>
      </w:r>
      <w:r w:rsidRPr="00D97D40">
        <w:rPr>
          <w:i/>
        </w:rPr>
        <w:t>Division of</w:t>
      </w:r>
      <w:r>
        <w:t xml:space="preserve"> </w:t>
      </w:r>
      <w:r w:rsidRPr="005713A9">
        <w:rPr>
          <w:i/>
        </w:rPr>
        <w:t>Ecology</w:t>
      </w:r>
      <w:r>
        <w:rPr>
          <w:i/>
        </w:rPr>
        <w:t xml:space="preserve"> and</w:t>
      </w:r>
      <w:r w:rsidRPr="005713A9">
        <w:rPr>
          <w:i/>
        </w:rPr>
        <w:t xml:space="preserve"> Evolution</w:t>
      </w:r>
      <w:r>
        <w:rPr>
          <w:i/>
        </w:rPr>
        <w:t xml:space="preserve">, </w:t>
      </w:r>
      <w:r w:rsidRPr="005713A9">
        <w:rPr>
          <w:i/>
        </w:rPr>
        <w:t>Research School of Biology, The Australian National University, Canberra</w:t>
      </w:r>
      <w:r>
        <w:rPr>
          <w:i/>
        </w:rPr>
        <w:t>,</w:t>
      </w:r>
      <w:r w:rsidRPr="005713A9">
        <w:rPr>
          <w:i/>
        </w:rPr>
        <w:t xml:space="preserve"> ACT, Australia</w:t>
      </w:r>
    </w:p>
    <w:p w14:paraId="1FD3AA08" w14:textId="77777777" w:rsidR="005352EE" w:rsidRDefault="005352EE" w:rsidP="001E0B56">
      <w:pPr>
        <w:spacing w:line="480" w:lineRule="auto"/>
        <w:contextualSpacing/>
        <w:rPr>
          <w:lang w:val="en-AU"/>
        </w:rPr>
      </w:pPr>
    </w:p>
    <w:p w14:paraId="162EA623" w14:textId="77777777" w:rsidR="005352EE" w:rsidRDefault="005352EE" w:rsidP="001E0B56">
      <w:pPr>
        <w:spacing w:line="480" w:lineRule="auto"/>
        <w:contextualSpacing/>
        <w:rPr>
          <w:lang w:val="en-AU"/>
        </w:rPr>
      </w:pPr>
      <w:r>
        <w:rPr>
          <w:lang w:val="en-AU"/>
        </w:rPr>
        <w:t>Corresponding author: Fonti Kar</w:t>
      </w:r>
    </w:p>
    <w:p w14:paraId="44EB2448" w14:textId="31C2E4FA" w:rsidR="003E15E6" w:rsidRPr="003E15E6" w:rsidRDefault="005352EE" w:rsidP="001E0B56">
      <w:pPr>
        <w:spacing w:line="480" w:lineRule="auto"/>
        <w:contextualSpacing/>
        <w:rPr>
          <w:lang w:val="en-AU"/>
        </w:rPr>
      </w:pPr>
      <w:r>
        <w:rPr>
          <w:lang w:val="en-AU"/>
        </w:rPr>
        <w:t xml:space="preserve">Correspondence email: </w:t>
      </w:r>
      <w:hyperlink r:id="rId8" w:history="1">
        <w:r w:rsidR="003E15E6" w:rsidRPr="00311CF6">
          <w:rPr>
            <w:rStyle w:val="Hyperlink"/>
            <w:lang w:val="en-AU"/>
          </w:rPr>
          <w:t>fonti.kar@gmail.com</w:t>
        </w:r>
      </w:hyperlink>
    </w:p>
    <w:p w14:paraId="78719BDC" w14:textId="77777777" w:rsidR="00960CF8" w:rsidRDefault="00960CF8" w:rsidP="001E0B56">
      <w:pPr>
        <w:pStyle w:val="Heading1"/>
        <w:spacing w:line="480" w:lineRule="auto"/>
        <w:contextualSpacing/>
        <w:rPr>
          <w:lang w:val="en-AU"/>
        </w:rPr>
      </w:pPr>
      <w:r>
        <w:rPr>
          <w:lang w:val="en-AU"/>
        </w:rPr>
        <w:t>Abstract</w:t>
      </w:r>
    </w:p>
    <w:p w14:paraId="77E83484" w14:textId="59D5319B" w:rsidR="00EF6DED" w:rsidRDefault="004D5544" w:rsidP="001E0B56">
      <w:pPr>
        <w:pStyle w:val="ListParagraph"/>
        <w:numPr>
          <w:ilvl w:val="0"/>
          <w:numId w:val="26"/>
        </w:numPr>
        <w:spacing w:line="480" w:lineRule="auto"/>
      </w:pPr>
      <w:r>
        <w:rPr>
          <w:lang w:val="en-AU"/>
        </w:rPr>
        <w:t>Physiological processes of individuals can be highly variable</w:t>
      </w:r>
      <w:r w:rsidRPr="00C548F8">
        <w:rPr>
          <w:lang w:val="en-AU"/>
        </w:rPr>
        <w:t xml:space="preserve"> and there is mounting evidence that individuals can differ in how they respond to environment</w:t>
      </w:r>
      <w:r>
        <w:rPr>
          <w:lang w:val="en-AU"/>
        </w:rPr>
        <w:t>al change</w:t>
      </w:r>
      <w:r w:rsidRPr="00C548F8">
        <w:rPr>
          <w:lang w:val="en-AU"/>
        </w:rPr>
        <w:t xml:space="preserve">. </w:t>
      </w:r>
      <w:r w:rsidRPr="001B36AE">
        <w:t xml:space="preserve">The ability for individuals to reversibly adjust their </w:t>
      </w:r>
      <w:r>
        <w:t>metabolic rate</w:t>
      </w:r>
      <w:r w:rsidRPr="001B36AE">
        <w:t xml:space="preserve"> in response to temperature</w:t>
      </w:r>
      <w:r w:rsidR="00431EF1">
        <w:t xml:space="preserve"> (i.e., </w:t>
      </w:r>
      <w:r w:rsidRPr="001B36AE">
        <w:t>metabolic thermal plasticity</w:t>
      </w:r>
      <w:r w:rsidR="00431EF1">
        <w:t>)</w:t>
      </w:r>
      <w:r>
        <w:t xml:space="preserve"> </w:t>
      </w:r>
      <w:r w:rsidRPr="00C548F8">
        <w:rPr>
          <w:lang w:val="en-AU"/>
        </w:rPr>
        <w:t xml:space="preserve">may affect </w:t>
      </w:r>
      <w:r w:rsidRPr="00C0279C">
        <w:rPr>
          <w:lang w:val="en-AU"/>
        </w:rPr>
        <w:t>mass-</w:t>
      </w:r>
      <w:r w:rsidRPr="00C548F8">
        <w:rPr>
          <w:lang w:val="en-AU"/>
        </w:rPr>
        <w:t xml:space="preserve">scaling at the </w:t>
      </w:r>
      <w:r w:rsidRPr="00C0279C">
        <w:rPr>
          <w:lang w:val="en-AU"/>
        </w:rPr>
        <w:t>population level</w:t>
      </w:r>
      <w:r w:rsidR="00431EF1">
        <w:rPr>
          <w:lang w:val="en-AU"/>
        </w:rPr>
        <w:t>.</w:t>
      </w:r>
      <w:r w:rsidRPr="00C0279C">
        <w:rPr>
          <w:lang w:val="en-AU"/>
        </w:rPr>
        <w:t xml:space="preserve"> </w:t>
      </w:r>
      <w:r w:rsidR="00431EF1">
        <w:rPr>
          <w:lang w:val="en-AU"/>
        </w:rPr>
        <w:t>T</w:t>
      </w:r>
      <w:r w:rsidRPr="00C0279C">
        <w:rPr>
          <w:lang w:val="en-AU"/>
        </w:rPr>
        <w:t>his</w:t>
      </w:r>
      <w:r w:rsidR="00431EF1">
        <w:rPr>
          <w:lang w:val="en-AU"/>
        </w:rPr>
        <w:t xml:space="preserve"> process</w:t>
      </w:r>
      <w:r w:rsidRPr="00C0279C">
        <w:rPr>
          <w:lang w:val="en-AU"/>
        </w:rPr>
        <w:t xml:space="preserve"> </w:t>
      </w:r>
      <w:r w:rsidRPr="00C548F8">
        <w:rPr>
          <w:lang w:val="en-AU"/>
        </w:rPr>
        <w:t xml:space="preserve">has rarely been </w:t>
      </w:r>
      <w:r w:rsidR="00431EF1">
        <w:rPr>
          <w:lang w:val="en-AU"/>
        </w:rPr>
        <w:t>investigated</w:t>
      </w:r>
      <w:r w:rsidR="00431EF1" w:rsidRPr="00C548F8">
        <w:rPr>
          <w:lang w:val="en-AU"/>
        </w:rPr>
        <w:t xml:space="preserve"> </w:t>
      </w:r>
      <w:r w:rsidR="00D97D40">
        <w:rPr>
          <w:lang w:val="en-AU"/>
        </w:rPr>
        <w:t>before.</w:t>
      </w:r>
      <w:r>
        <w:rPr>
          <w:lang w:val="en-AU"/>
        </w:rPr>
        <w:t xml:space="preserve"> </w:t>
      </w:r>
    </w:p>
    <w:p w14:paraId="223394B4" w14:textId="6FF8CC9D" w:rsidR="00EF6DED" w:rsidRPr="00C548F8" w:rsidRDefault="00A34300" w:rsidP="001E0B56">
      <w:pPr>
        <w:pStyle w:val="ListParagraph"/>
        <w:numPr>
          <w:ilvl w:val="0"/>
          <w:numId w:val="26"/>
        </w:numPr>
        <w:spacing w:line="480" w:lineRule="auto"/>
        <w:rPr>
          <w:lang w:val="en-AU"/>
        </w:rPr>
      </w:pPr>
      <w:r w:rsidRPr="00C548F8">
        <w:rPr>
          <w:lang w:val="en-AU"/>
        </w:rPr>
        <w:t xml:space="preserve">This study </w:t>
      </w:r>
      <w:r w:rsidR="00C117D0" w:rsidRPr="00C548F8">
        <w:rPr>
          <w:lang w:val="en-AU"/>
        </w:rPr>
        <w:t>characterise</w:t>
      </w:r>
      <w:r w:rsidRPr="00C548F8">
        <w:rPr>
          <w:lang w:val="en-AU"/>
        </w:rPr>
        <w:t>d</w:t>
      </w:r>
      <w:r w:rsidR="00C117D0" w:rsidRPr="00C548F8">
        <w:rPr>
          <w:lang w:val="en-AU"/>
        </w:rPr>
        <w:t xml:space="preserve"> the repeatability of </w:t>
      </w:r>
      <w:r w:rsidR="00A314A7" w:rsidRPr="00C548F8">
        <w:rPr>
          <w:lang w:val="en-AU"/>
        </w:rPr>
        <w:t xml:space="preserve">metabolic </w:t>
      </w:r>
      <w:r w:rsidR="00C117D0" w:rsidRPr="00C548F8">
        <w:rPr>
          <w:lang w:val="en-AU"/>
        </w:rPr>
        <w:t>thermal plasticity</w:t>
      </w:r>
      <w:r w:rsidR="004D5544">
        <w:rPr>
          <w:lang w:val="en-AU"/>
        </w:rPr>
        <w:t xml:space="preserve"> and tested how</w:t>
      </w:r>
      <w:r w:rsidRPr="00C548F8">
        <w:rPr>
          <w:lang w:val="en-AU"/>
        </w:rPr>
        <w:t xml:space="preserve"> mass-scaling exponents </w:t>
      </w:r>
      <w:r w:rsidR="004D5544">
        <w:rPr>
          <w:lang w:val="en-AU"/>
        </w:rPr>
        <w:t xml:space="preserve">change </w:t>
      </w:r>
      <w:r w:rsidRPr="00C548F8">
        <w:rPr>
          <w:lang w:val="en-AU"/>
        </w:rPr>
        <w:t>at different temperatures</w:t>
      </w:r>
      <w:r w:rsidR="00132F16">
        <w:rPr>
          <w:lang w:val="en-AU"/>
        </w:rPr>
        <w:t xml:space="preserve"> </w:t>
      </w:r>
      <w:r w:rsidR="00132F16" w:rsidRPr="00C548F8">
        <w:rPr>
          <w:lang w:val="en-AU"/>
        </w:rPr>
        <w:t>in the delicate skink</w:t>
      </w:r>
      <w:r w:rsidR="00132F16">
        <w:rPr>
          <w:lang w:val="en-AU"/>
        </w:rPr>
        <w:t xml:space="preserve"> (</w:t>
      </w:r>
      <w:proofErr w:type="spellStart"/>
      <w:r w:rsidR="00132F16" w:rsidRPr="00132F16">
        <w:rPr>
          <w:i/>
          <w:iCs/>
          <w:lang w:val="en-AU"/>
        </w:rPr>
        <w:t>Lampropholis</w:t>
      </w:r>
      <w:proofErr w:type="spellEnd"/>
      <w:r w:rsidR="00132F16" w:rsidRPr="00132F16">
        <w:rPr>
          <w:i/>
          <w:iCs/>
          <w:lang w:val="en-AU"/>
        </w:rPr>
        <w:t xml:space="preserve"> </w:t>
      </w:r>
      <w:proofErr w:type="spellStart"/>
      <w:r w:rsidR="00132F16" w:rsidRPr="00132F16">
        <w:rPr>
          <w:i/>
          <w:iCs/>
          <w:lang w:val="en-AU"/>
        </w:rPr>
        <w:t>delicata</w:t>
      </w:r>
      <w:proofErr w:type="spellEnd"/>
      <w:r w:rsidR="00132F16">
        <w:rPr>
          <w:lang w:val="en-AU"/>
        </w:rPr>
        <w:t>)</w:t>
      </w:r>
      <w:r w:rsidRPr="00C548F8">
        <w:rPr>
          <w:lang w:val="en-AU"/>
        </w:rPr>
        <w:t>. W</w:t>
      </w:r>
      <w:r w:rsidR="00EF6DED" w:rsidRPr="00C548F8">
        <w:rPr>
          <w:lang w:val="en-AU"/>
        </w:rPr>
        <w:t xml:space="preserve">e repeatedly measured </w:t>
      </w:r>
      <w:r w:rsidR="00D97D40">
        <w:rPr>
          <w:lang w:val="en-AU"/>
        </w:rPr>
        <w:t xml:space="preserve">standard </w:t>
      </w:r>
      <w:r w:rsidR="00EF6DED" w:rsidRPr="00C548F8">
        <w:rPr>
          <w:lang w:val="en-AU"/>
        </w:rPr>
        <w:t>metaboli</w:t>
      </w:r>
      <w:r w:rsidR="00616F92" w:rsidRPr="00C548F8">
        <w:rPr>
          <w:lang w:val="en-AU"/>
        </w:rPr>
        <w:t>c rate</w:t>
      </w:r>
      <w:r w:rsidR="00132F16">
        <w:rPr>
          <w:lang w:val="en-AU"/>
        </w:rPr>
        <w:t xml:space="preserve"> of forty-</w:t>
      </w:r>
      <w:r w:rsidR="00132F16">
        <w:rPr>
          <w:lang w:val="en-AU"/>
        </w:rPr>
        <w:lastRenderedPageBreak/>
        <w:t>two individuals at six temperatures over the course of three months</w:t>
      </w:r>
      <w:r w:rsidR="00EF6DED" w:rsidRPr="00C548F8">
        <w:rPr>
          <w:lang w:val="en-AU"/>
        </w:rPr>
        <w:t xml:space="preserve"> </w:t>
      </w:r>
      <w:r w:rsidRPr="00C548F8">
        <w:rPr>
          <w:lang w:val="en-AU"/>
        </w:rPr>
        <w:t>(</w:t>
      </w:r>
      <w:r w:rsidR="00FB42C5" w:rsidRPr="00EE642C">
        <w:rPr>
          <w:i/>
          <w:lang w:val="en-AU"/>
        </w:rPr>
        <w:t>N</w:t>
      </w:r>
      <w:r w:rsidR="00AB2001" w:rsidRPr="008A3525">
        <w:rPr>
          <w:iCs/>
          <w:vertAlign w:val="subscript"/>
          <w:lang w:val="en-AU"/>
        </w:rPr>
        <w:t>[</w:t>
      </w:r>
      <w:proofErr w:type="gramStart"/>
      <w:r w:rsidR="00AB2001">
        <w:rPr>
          <w:iCs/>
          <w:vertAlign w:val="subscript"/>
          <w:lang w:val="en-AU"/>
        </w:rPr>
        <w:t>measurement</w:t>
      </w:r>
      <w:r w:rsidR="00AB2001" w:rsidRPr="008A3525">
        <w:rPr>
          <w:iCs/>
          <w:vertAlign w:val="subscript"/>
          <w:lang w:val="en-AU"/>
        </w:rPr>
        <w:t>]</w:t>
      </w:r>
      <w:r w:rsidR="00132F16">
        <w:rPr>
          <w:lang w:val="en-AU"/>
        </w:rPr>
        <w:t xml:space="preserve"> </w:t>
      </w:r>
      <w:r w:rsidRPr="00C548F8">
        <w:rPr>
          <w:lang w:val="en-AU"/>
        </w:rPr>
        <w:t xml:space="preserve"> =</w:t>
      </w:r>
      <w:proofErr w:type="gramEnd"/>
      <w:r w:rsidRPr="00C548F8">
        <w:rPr>
          <w:lang w:val="en-AU"/>
        </w:rPr>
        <w:t xml:space="preserve"> 2418)</w:t>
      </w:r>
      <w:r w:rsidR="00EF6DED" w:rsidRPr="00C548F8">
        <w:rPr>
          <w:lang w:val="en-AU"/>
        </w:rPr>
        <w:t xml:space="preserve">. We </w:t>
      </w:r>
      <w:r w:rsidR="00751CDB" w:rsidRPr="00C548F8">
        <w:rPr>
          <w:lang w:val="en-AU"/>
        </w:rPr>
        <w:t xml:space="preserve">explicitly accounted for </w:t>
      </w:r>
      <w:r w:rsidRPr="00C548F8">
        <w:rPr>
          <w:lang w:val="en-AU"/>
        </w:rPr>
        <w:t xml:space="preserve">multi-level variation </w:t>
      </w:r>
      <w:r w:rsidR="00FB42C5">
        <w:rPr>
          <w:lang w:val="en-AU"/>
        </w:rPr>
        <w:t xml:space="preserve">in our data </w:t>
      </w:r>
      <w:r w:rsidRPr="00C548F8">
        <w:rPr>
          <w:lang w:val="en-AU"/>
        </w:rPr>
        <w:t>in order to quantify more precise estimates of</w:t>
      </w:r>
      <w:r w:rsidR="00E364CB" w:rsidRPr="00C548F8">
        <w:rPr>
          <w:lang w:val="en-AU"/>
        </w:rPr>
        <w:t xml:space="preserve"> </w:t>
      </w:r>
      <w:r w:rsidR="0069471E" w:rsidRPr="00C548F8">
        <w:rPr>
          <w:lang w:val="en-AU"/>
        </w:rPr>
        <w:t>mass</w:t>
      </w:r>
      <w:r w:rsidRPr="00C548F8">
        <w:rPr>
          <w:lang w:val="en-AU"/>
        </w:rPr>
        <w:t>-</w:t>
      </w:r>
      <w:r w:rsidR="008520C4" w:rsidRPr="00C548F8">
        <w:rPr>
          <w:lang w:val="en-AU"/>
        </w:rPr>
        <w:t>scaling</w:t>
      </w:r>
      <w:r w:rsidRPr="00C548F8">
        <w:rPr>
          <w:lang w:val="en-AU"/>
        </w:rPr>
        <w:t xml:space="preserve"> exponents</w:t>
      </w:r>
      <w:r w:rsidR="004D5544">
        <w:rPr>
          <w:lang w:val="en-AU"/>
        </w:rPr>
        <w:t xml:space="preserve"> at different environmental temperatures</w:t>
      </w:r>
      <w:r w:rsidRPr="00C548F8">
        <w:rPr>
          <w:lang w:val="en-AU"/>
        </w:rPr>
        <w:t>.</w:t>
      </w:r>
    </w:p>
    <w:p w14:paraId="1D47918D" w14:textId="31D67ACF" w:rsidR="0097290D" w:rsidRPr="00C548F8" w:rsidRDefault="00EF6DED" w:rsidP="001E0B56">
      <w:pPr>
        <w:pStyle w:val="ListParagraph"/>
        <w:numPr>
          <w:ilvl w:val="0"/>
          <w:numId w:val="26"/>
        </w:numPr>
        <w:spacing w:line="480" w:lineRule="auto"/>
        <w:rPr>
          <w:lang w:val="en-AU"/>
        </w:rPr>
      </w:pPr>
      <w:r w:rsidRPr="00C548F8">
        <w:rPr>
          <w:lang w:val="en-AU"/>
        </w:rPr>
        <w:t xml:space="preserve">Making use </w:t>
      </w:r>
      <w:r w:rsidR="00006693" w:rsidRPr="00C548F8">
        <w:rPr>
          <w:lang w:val="en-AU"/>
        </w:rPr>
        <w:t xml:space="preserve">of </w:t>
      </w:r>
      <w:r w:rsidR="00A34300" w:rsidRPr="00C548F8">
        <w:rPr>
          <w:lang w:val="en-AU"/>
        </w:rPr>
        <w:t>two</w:t>
      </w:r>
      <w:r w:rsidR="00006693" w:rsidRPr="00C548F8">
        <w:rPr>
          <w:lang w:val="en-AU"/>
        </w:rPr>
        <w:t xml:space="preserve"> analytical</w:t>
      </w:r>
      <w:r w:rsidRPr="00C548F8">
        <w:rPr>
          <w:lang w:val="en-AU"/>
        </w:rPr>
        <w:t xml:space="preserve"> </w:t>
      </w:r>
      <w:r w:rsidR="00D97D40">
        <w:rPr>
          <w:lang w:val="en-AU"/>
        </w:rPr>
        <w:t>frameworks</w:t>
      </w:r>
      <w:r w:rsidRPr="00C548F8">
        <w:rPr>
          <w:lang w:val="en-AU"/>
        </w:rPr>
        <w:t xml:space="preserve">, we found that </w:t>
      </w:r>
      <w:r w:rsidR="00A34300" w:rsidRPr="00C548F8">
        <w:rPr>
          <w:lang w:val="en-AU"/>
        </w:rPr>
        <w:t>metabolic thermal plasticity</w:t>
      </w:r>
      <w:r w:rsidRPr="00C548F8">
        <w:rPr>
          <w:lang w:val="en-AU"/>
        </w:rPr>
        <w:t xml:space="preserve"> </w:t>
      </w:r>
      <w:r w:rsidR="00260EDB" w:rsidRPr="00C548F8">
        <w:rPr>
          <w:lang w:val="en-AU"/>
        </w:rPr>
        <w:t xml:space="preserve">was </w:t>
      </w:r>
      <w:r w:rsidRPr="00C548F8">
        <w:rPr>
          <w:lang w:val="en-AU"/>
        </w:rPr>
        <w:t xml:space="preserve">significantly repeatable. </w:t>
      </w:r>
      <w:r w:rsidR="00D97D40">
        <w:rPr>
          <w:lang w:val="en-AU"/>
        </w:rPr>
        <w:t xml:space="preserve">Average standard </w:t>
      </w:r>
      <w:r w:rsidR="00D97D40" w:rsidRPr="00C548F8">
        <w:rPr>
          <w:lang w:val="en-AU"/>
        </w:rPr>
        <w:t>metabolic rate</w:t>
      </w:r>
      <w:r w:rsidR="00D97D40">
        <w:rPr>
          <w:lang w:val="en-AU"/>
        </w:rPr>
        <w:t xml:space="preserve"> </w:t>
      </w:r>
      <w:r w:rsidRPr="00C548F8">
        <w:rPr>
          <w:lang w:val="en-AU"/>
        </w:rPr>
        <w:t xml:space="preserve">increased as a function of temperature, which was associated with individuals responding more predictably (a decrease in within-individual variance) at higher temperatures. </w:t>
      </w:r>
      <w:r w:rsidR="008A2C1C">
        <w:rPr>
          <w:lang w:val="en-AU"/>
        </w:rPr>
        <w:t>I</w:t>
      </w:r>
      <w:r w:rsidR="00E82C27">
        <w:rPr>
          <w:lang w:val="en-AU"/>
        </w:rPr>
        <w:t>nterpretation of repeatability estimates and cross-temperature correlations</w:t>
      </w:r>
      <w:r w:rsidR="008A2C1C">
        <w:rPr>
          <w:lang w:val="en-AU"/>
        </w:rPr>
        <w:t xml:space="preserve"> varied slightly </w:t>
      </w:r>
      <w:r w:rsidR="00AB2001">
        <w:rPr>
          <w:lang w:val="en-AU"/>
        </w:rPr>
        <w:t xml:space="preserve">between the </w:t>
      </w:r>
      <w:r w:rsidR="008A2C1C">
        <w:rPr>
          <w:lang w:val="en-AU"/>
        </w:rPr>
        <w:t>analytic approach</w:t>
      </w:r>
      <w:r w:rsidR="00AB2001">
        <w:rPr>
          <w:lang w:val="en-AU"/>
        </w:rPr>
        <w:t>es,</w:t>
      </w:r>
      <w:r w:rsidR="008A2C1C">
        <w:rPr>
          <w:lang w:val="en-AU"/>
        </w:rPr>
        <w:t xml:space="preserve"> but they were mostly in agreement</w:t>
      </w:r>
      <w:r w:rsidR="00E82C27">
        <w:rPr>
          <w:lang w:val="en-AU"/>
        </w:rPr>
        <w:t xml:space="preserve">. </w:t>
      </w:r>
    </w:p>
    <w:p w14:paraId="2FDC94D5" w14:textId="6B1CBF63" w:rsidR="00EF6DED" w:rsidRPr="004D5544" w:rsidRDefault="00A34300" w:rsidP="001E0B56">
      <w:pPr>
        <w:pStyle w:val="ListParagraph"/>
        <w:numPr>
          <w:ilvl w:val="0"/>
          <w:numId w:val="26"/>
        </w:numPr>
        <w:spacing w:line="480" w:lineRule="auto"/>
        <w:rPr>
          <w:lang w:val="en-AU"/>
        </w:rPr>
      </w:pPr>
      <w:r w:rsidRPr="00EE642C">
        <w:rPr>
          <w:lang w:val="en-AU"/>
        </w:rPr>
        <w:t>After tak</w:t>
      </w:r>
      <w:r w:rsidR="00454CF1">
        <w:rPr>
          <w:lang w:val="en-AU"/>
        </w:rPr>
        <w:t>ing</w:t>
      </w:r>
      <w:r w:rsidRPr="00EE642C">
        <w:rPr>
          <w:lang w:val="en-AU"/>
        </w:rPr>
        <w:t xml:space="preserve"> into account within- and among</w:t>
      </w:r>
      <w:r w:rsidR="00AB2001">
        <w:rPr>
          <w:lang w:val="en-AU"/>
        </w:rPr>
        <w:t>-</w:t>
      </w:r>
      <w:r w:rsidRPr="00EE642C">
        <w:rPr>
          <w:lang w:val="en-AU"/>
        </w:rPr>
        <w:t>individual level</w:t>
      </w:r>
      <w:r w:rsidR="00FB42C5">
        <w:rPr>
          <w:lang w:val="en-AU"/>
        </w:rPr>
        <w:t xml:space="preserve"> variation in our data</w:t>
      </w:r>
      <w:r w:rsidRPr="00EE642C">
        <w:rPr>
          <w:lang w:val="en-AU"/>
        </w:rPr>
        <w:t xml:space="preserve">, our estimates for mass-scaling </w:t>
      </w:r>
      <w:r w:rsidR="00D97D40" w:rsidRPr="004D5544">
        <w:rPr>
          <w:lang w:val="en-AU"/>
        </w:rPr>
        <w:t>did not change with temperature</w:t>
      </w:r>
      <w:r w:rsidR="00D97D40" w:rsidRPr="00D97D40">
        <w:rPr>
          <w:lang w:val="en-AU"/>
        </w:rPr>
        <w:t xml:space="preserve"> </w:t>
      </w:r>
      <w:r w:rsidR="00D97D40">
        <w:rPr>
          <w:lang w:val="en-AU"/>
        </w:rPr>
        <w:t xml:space="preserve">and </w:t>
      </w:r>
      <w:r w:rsidRPr="00EE642C">
        <w:rPr>
          <w:lang w:val="en-AU"/>
        </w:rPr>
        <w:t xml:space="preserve">were in line with published </w:t>
      </w:r>
      <w:r w:rsidR="00C548F8" w:rsidRPr="00EE642C">
        <w:rPr>
          <w:lang w:val="en-AU"/>
        </w:rPr>
        <w:t>values</w:t>
      </w:r>
      <w:r w:rsidRPr="004D5544">
        <w:rPr>
          <w:lang w:val="en-AU"/>
        </w:rPr>
        <w:t xml:space="preserve"> for snakes and lizards</w:t>
      </w:r>
      <w:r w:rsidR="008A3525">
        <w:rPr>
          <w:lang w:val="en-AU"/>
        </w:rPr>
        <w:t>. This suggests that</w:t>
      </w:r>
      <w:r w:rsidR="00454CF1">
        <w:rPr>
          <w:lang w:val="en-AU"/>
        </w:rPr>
        <w:t xml:space="preserve"> repeatable plastic responses may contribute to thermal stability of scaling </w:t>
      </w:r>
      <w:r w:rsidR="008A3525">
        <w:rPr>
          <w:lang w:val="en-AU"/>
        </w:rPr>
        <w:t>exponents</w:t>
      </w:r>
      <w:r w:rsidR="0097290D" w:rsidRPr="004D5544">
        <w:rPr>
          <w:lang w:val="en-AU"/>
        </w:rPr>
        <w:t xml:space="preserve">. </w:t>
      </w:r>
    </w:p>
    <w:p w14:paraId="78E59CB2" w14:textId="60A5A5DE" w:rsidR="00EF6DED" w:rsidRPr="00C548F8" w:rsidRDefault="00A34300" w:rsidP="001E0B56">
      <w:pPr>
        <w:pStyle w:val="ListParagraph"/>
        <w:numPr>
          <w:ilvl w:val="0"/>
          <w:numId w:val="26"/>
        </w:numPr>
        <w:spacing w:line="480" w:lineRule="auto"/>
        <w:rPr>
          <w:lang w:val="en-AU"/>
        </w:rPr>
      </w:pPr>
      <w:r w:rsidRPr="00C548F8">
        <w:rPr>
          <w:lang w:val="en-AU"/>
        </w:rPr>
        <w:t xml:space="preserve">Our work </w:t>
      </w:r>
      <w:r w:rsidR="00D97D40">
        <w:rPr>
          <w:lang w:val="en-AU"/>
        </w:rPr>
        <w:t>contributes to our</w:t>
      </w:r>
      <w:r w:rsidRPr="00C548F8">
        <w:rPr>
          <w:lang w:val="en-AU"/>
        </w:rPr>
        <w:t xml:space="preserve"> understanding </w:t>
      </w:r>
      <w:r w:rsidR="002E48B6">
        <w:rPr>
          <w:lang w:val="en-AU"/>
        </w:rPr>
        <w:t xml:space="preserve">of </w:t>
      </w:r>
      <w:r w:rsidRPr="00C548F8">
        <w:rPr>
          <w:lang w:val="en-AU"/>
        </w:rPr>
        <w:t xml:space="preserve">whether phenotypic plasticity </w:t>
      </w:r>
      <w:r w:rsidR="00D97D40">
        <w:rPr>
          <w:lang w:val="en-AU"/>
        </w:rPr>
        <w:t>has</w:t>
      </w:r>
      <w:r w:rsidR="00D97D40" w:rsidRPr="00C548F8">
        <w:rPr>
          <w:lang w:val="en-AU"/>
        </w:rPr>
        <w:t xml:space="preserve"> </w:t>
      </w:r>
      <w:r w:rsidR="00D97D40">
        <w:rPr>
          <w:lang w:val="en-AU"/>
        </w:rPr>
        <w:t>the capacity</w:t>
      </w:r>
      <w:r w:rsidR="00D97D40" w:rsidRPr="00C548F8">
        <w:rPr>
          <w:lang w:val="en-AU"/>
        </w:rPr>
        <w:t xml:space="preserve"> </w:t>
      </w:r>
      <w:r w:rsidR="00EF6DED" w:rsidRPr="00C548F8">
        <w:rPr>
          <w:lang w:val="en-AU"/>
        </w:rPr>
        <w:t>to respond to selection</w:t>
      </w:r>
      <w:r w:rsidR="00D97D40">
        <w:rPr>
          <w:lang w:val="en-AU"/>
        </w:rPr>
        <w:t xml:space="preserve"> which is </w:t>
      </w:r>
      <w:r w:rsidRPr="00C548F8">
        <w:rPr>
          <w:lang w:val="en-AU"/>
        </w:rPr>
        <w:t xml:space="preserve">particularly </w:t>
      </w:r>
      <w:r w:rsidR="00D97D40">
        <w:rPr>
          <w:lang w:val="en-AU"/>
        </w:rPr>
        <w:t>important</w:t>
      </w:r>
      <w:r w:rsidR="00AB2001">
        <w:rPr>
          <w:lang w:val="en-AU"/>
        </w:rPr>
        <w:t xml:space="preserve"> </w:t>
      </w:r>
      <w:r w:rsidR="00AB2001" w:rsidRPr="00C548F8">
        <w:rPr>
          <w:lang w:val="en-AU"/>
        </w:rPr>
        <w:t>for</w:t>
      </w:r>
      <w:r w:rsidR="00F4066B" w:rsidRPr="00C548F8">
        <w:rPr>
          <w:lang w:val="en-AU"/>
        </w:rPr>
        <w:t xml:space="preserve"> animals coping with </w:t>
      </w:r>
      <w:r w:rsidR="00D97D40">
        <w:rPr>
          <w:lang w:val="en-AU"/>
        </w:rPr>
        <w:t xml:space="preserve">rapid </w:t>
      </w:r>
      <w:r w:rsidRPr="00C548F8">
        <w:rPr>
          <w:lang w:val="en-AU"/>
        </w:rPr>
        <w:t>environmental</w:t>
      </w:r>
      <w:r w:rsidR="00F4066B" w:rsidRPr="00C548F8">
        <w:rPr>
          <w:lang w:val="en-AU"/>
        </w:rPr>
        <w:t xml:space="preserve"> change. </w:t>
      </w:r>
      <w:r w:rsidR="00AB2001">
        <w:rPr>
          <w:lang w:val="en-AU"/>
        </w:rPr>
        <w:t>A</w:t>
      </w:r>
      <w:r w:rsidRPr="00C548F8">
        <w:rPr>
          <w:lang w:val="en-AU"/>
        </w:rPr>
        <w:t xml:space="preserve">cknowledging multi-level variation in body mass and metabolic rate is not only important for comparative studies interested in </w:t>
      </w:r>
      <w:r w:rsidR="00D97D40">
        <w:rPr>
          <w:lang w:val="en-AU"/>
        </w:rPr>
        <w:t>mass-</w:t>
      </w:r>
      <w:r w:rsidRPr="00C548F8">
        <w:rPr>
          <w:lang w:val="en-AU"/>
        </w:rPr>
        <w:t>scaling across the animal kingdom</w:t>
      </w:r>
      <w:r w:rsidR="00AB2001">
        <w:rPr>
          <w:lang w:val="en-AU"/>
        </w:rPr>
        <w:t>,</w:t>
      </w:r>
      <w:r w:rsidRPr="00C548F8">
        <w:rPr>
          <w:lang w:val="en-AU"/>
        </w:rPr>
        <w:t xml:space="preserve"> but also to theoretical research interested </w:t>
      </w:r>
      <w:r w:rsidR="00C117D0" w:rsidRPr="00C548F8">
        <w:rPr>
          <w:lang w:val="en-AU"/>
        </w:rPr>
        <w:t>using</w:t>
      </w:r>
      <w:r w:rsidR="00EF6DED" w:rsidRPr="00C548F8">
        <w:rPr>
          <w:lang w:val="en-AU"/>
        </w:rPr>
        <w:t xml:space="preserve"> the predictive power of </w:t>
      </w:r>
      <w:r w:rsidRPr="00C548F8">
        <w:rPr>
          <w:lang w:val="en-AU"/>
        </w:rPr>
        <w:t>mass-</w:t>
      </w:r>
      <w:r w:rsidR="00EF6DED" w:rsidRPr="00C548F8">
        <w:rPr>
          <w:lang w:val="en-AU"/>
        </w:rPr>
        <w:t>scaling</w:t>
      </w:r>
      <w:r w:rsidRPr="00C548F8">
        <w:rPr>
          <w:lang w:val="en-AU"/>
        </w:rPr>
        <w:t>.</w:t>
      </w:r>
    </w:p>
    <w:p w14:paraId="1A72D759" w14:textId="01E1C7FD" w:rsidR="00711670" w:rsidRDefault="00711670" w:rsidP="001E0B56">
      <w:pPr>
        <w:pStyle w:val="Heading1"/>
        <w:spacing w:line="480" w:lineRule="auto"/>
        <w:contextualSpacing/>
        <w:rPr>
          <w:lang w:val="en-AU"/>
        </w:rPr>
      </w:pPr>
      <w:r>
        <w:rPr>
          <w:lang w:val="en-AU"/>
        </w:rPr>
        <w:t>Keywords</w:t>
      </w:r>
    </w:p>
    <w:p w14:paraId="6513C975" w14:textId="0071E500" w:rsidR="00A56702" w:rsidRPr="00A56702" w:rsidRDefault="00A56702" w:rsidP="001E0B56">
      <w:pPr>
        <w:spacing w:line="480" w:lineRule="auto"/>
        <w:contextualSpacing/>
        <w:rPr>
          <w:lang w:val="en-AU"/>
        </w:rPr>
      </w:pPr>
      <w:r>
        <w:rPr>
          <w:lang w:val="en-AU"/>
        </w:rPr>
        <w:t>Phenotypic plasticity, reaction norm, thermal sensitivity, repeatability</w:t>
      </w:r>
      <w:r w:rsidR="00C0279C">
        <w:rPr>
          <w:lang w:val="en-AU"/>
        </w:rPr>
        <w:t>, thermal performance curves</w:t>
      </w:r>
      <w:r>
        <w:rPr>
          <w:lang w:val="en-AU"/>
        </w:rPr>
        <w:t xml:space="preserve"> </w:t>
      </w:r>
    </w:p>
    <w:p w14:paraId="18CC7C2E" w14:textId="15207D47" w:rsidR="00444B65" w:rsidRDefault="00444B65" w:rsidP="001E0B56">
      <w:pPr>
        <w:pStyle w:val="Heading1"/>
        <w:spacing w:line="480" w:lineRule="auto"/>
        <w:contextualSpacing/>
        <w:rPr>
          <w:lang w:val="en-AU"/>
        </w:rPr>
      </w:pPr>
      <w:r>
        <w:rPr>
          <w:lang w:val="en-AU"/>
        </w:rPr>
        <w:lastRenderedPageBreak/>
        <w:t>Introduction</w:t>
      </w:r>
    </w:p>
    <w:p w14:paraId="4FF939FD" w14:textId="0045F146" w:rsidR="00A34300" w:rsidRPr="001B36AE" w:rsidRDefault="00A34300" w:rsidP="001E0B56">
      <w:pPr>
        <w:pStyle w:val="Thesisnormal"/>
        <w:spacing w:line="480" w:lineRule="auto"/>
        <w:contextualSpacing/>
      </w:pPr>
      <w:r w:rsidRPr="001B36AE">
        <w:t xml:space="preserve">All biological processes hinge on the availability of energy </w:t>
      </w:r>
      <w:r w:rsidR="004F7C3B">
        <w:rPr>
          <w:rFonts w:eastAsiaTheme="minorHAnsi"/>
          <w:lang w:val="en-US"/>
        </w:rPr>
        <w:fldChar w:fldCharType="begin"/>
      </w:r>
      <w:r w:rsidR="001C289B">
        <w:rPr>
          <w:rFonts w:eastAsiaTheme="minorHAnsi"/>
          <w:lang w:val="en-US"/>
        </w:rPr>
        <w:instrText xml:space="preserve"> ADDIN PAPERS2_CITATIONS &lt;citation&gt;&lt;priority&gt;0&lt;/priority&gt;&lt;uuid&gt;5D4EA62A-CA99-42A1-ADDE-7D1E7A6F043B&lt;/uuid&gt;&lt;publications&gt;&lt;publication&gt;&lt;subtype&gt;400&lt;/subtype&gt;&lt;title&gt;Linking the global carbon cycle to individual metabolism&lt;/title&gt;&lt;url&gt;http://doi.wiley.com/10.1111/j.1365-2435.2005.00952.x&lt;/url&gt;&lt;volume&gt;19&lt;/volume&gt;&lt;publication_date&gt;99200504001200000000220000&lt;/publication_date&gt;&lt;uuid&gt;B1AA27D7-1AD8-463D-8ECC-4D09F13C37A6&lt;/uuid&gt;&lt;type&gt;400&lt;/type&gt;&lt;number&gt;2&lt;/number&gt;&lt;doi&gt;10.1111/j.1365-2435.2005.00952.x&lt;/doi&gt;&lt;startpage&gt;202&lt;/startpage&gt;&lt;endpage&gt;213&lt;/endpage&gt;&lt;bundle&gt;&lt;publication&gt;&lt;title&gt;Functional Ecology&lt;/title&gt;&lt;uuid&gt;6C8EC5AD-2EA3-49E8-9900-637D53C3674F&lt;/uuid&gt;&lt;subtype&gt;-100&lt;/subtype&gt;&lt;publisher&gt;Blackwell Publishing Ltd&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(Allen, Gillooly &amp; Brown 2005)</w:t>
      </w:r>
      <w:r w:rsidR="004F7C3B">
        <w:rPr>
          <w:rFonts w:eastAsiaTheme="minorHAnsi"/>
          <w:lang w:val="en-US"/>
        </w:rPr>
        <w:fldChar w:fldCharType="end"/>
      </w:r>
      <w:r w:rsidRPr="001B36AE">
        <w:t xml:space="preserve">. </w:t>
      </w:r>
      <w:r w:rsidR="009C39CB">
        <w:t>In ectotherms, s</w:t>
      </w:r>
      <w:r w:rsidRPr="001B36AE">
        <w:t>tandard metabolic rate (SMR) represents the ‘idling cost of living’ at a specific temperature</w:t>
      </w:r>
      <w:r w:rsidR="00862C31">
        <w:t>,</w:t>
      </w:r>
      <w:r w:rsidRPr="001B36AE">
        <w:t xml:space="preserve"> and may govern how energy is allocated to competing processes such as growth, reproduction and maintenance </w:t>
      </w:r>
      <w:r w:rsidR="004F7C3B">
        <w:rPr>
          <w:rFonts w:eastAsiaTheme="minorHAnsi"/>
          <w:lang w:val="en-US"/>
        </w:rPr>
        <w:t xml:space="preserve">(De Jong &amp; Van </w:t>
      </w:r>
      <w:proofErr w:type="spellStart"/>
      <w:r w:rsidR="004F7C3B">
        <w:rPr>
          <w:rFonts w:eastAsiaTheme="minorHAnsi"/>
          <w:lang w:val="en-US"/>
        </w:rPr>
        <w:t>Noordwijk</w:t>
      </w:r>
      <w:proofErr w:type="spellEnd"/>
      <w:r w:rsidR="004F7C3B">
        <w:rPr>
          <w:rFonts w:eastAsiaTheme="minorHAnsi"/>
          <w:lang w:val="en-US"/>
        </w:rPr>
        <w:t xml:space="preserve"> 1992; Brown </w:t>
      </w:r>
      <w:r w:rsidR="004F7C3B">
        <w:rPr>
          <w:rFonts w:eastAsiaTheme="minorHAnsi"/>
          <w:i/>
          <w:iCs/>
          <w:lang w:val="en-US"/>
        </w:rPr>
        <w:t>et al.</w:t>
      </w:r>
      <w:r w:rsidR="004F7C3B">
        <w:rPr>
          <w:rFonts w:eastAsiaTheme="minorHAnsi"/>
          <w:lang w:val="en-US"/>
        </w:rPr>
        <w:t xml:space="preserve"> 2004; Biro &amp; Stamps 2008)</w:t>
      </w:r>
      <w:del w:id="0" w:author="fonti.kar@gmail.com" w:date="2019-07-22T13:46:00Z">
        <w:r w:rsidR="004F7C3B" w:rsidDel="001C289B">
          <w:rPr>
            <w:lang w:val="en-US"/>
          </w:rPr>
          <w:fldChar w:fldCharType="begin"/>
        </w:r>
        <w:r w:rsidR="004F7C3B" w:rsidDel="001C289B">
          <w:rPr>
            <w:lang w:val="en-US"/>
          </w:rPr>
          <w:delInstrText xml:space="preserve"> ADDIN PAPERS2_CITATIONS &lt;citation&gt;&lt;priority&gt;1&lt;/priority&gt;&lt;uuid&gt;905FE9E6-2B4C-4B70-A401-20E91D8CE78A&lt;/uuid&gt;&lt;publications&gt;&lt;publication&gt;&lt;subtype&gt;400&lt;/subtype&gt;&lt;publisher&gt;Ecological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delInstrText>
        </w:r>
        <w:r w:rsidR="004F7C3B" w:rsidDel="001C289B">
          <w:rPr>
            <w:lang w:val="en-US"/>
          </w:rPr>
          <w:fldChar w:fldCharType="end"/>
        </w:r>
      </w:del>
      <w:r w:rsidRPr="001B36AE">
        <w:rPr>
          <w:rFonts w:cs="Times New Roman"/>
          <w:lang w:val="nl-NL"/>
        </w:rPr>
        <w:t xml:space="preserve">. </w:t>
      </w:r>
      <w:r w:rsidRPr="001B36AE">
        <w:t xml:space="preserve">SMR is predicted to be critical to fitness </w:t>
      </w:r>
      <w:r w:rsidRPr="001B36AE">
        <w:rPr>
          <w:rFonts w:cs="Times New Roman"/>
          <w:lang w:val="en-US"/>
        </w:rPr>
        <w:t xml:space="preserve">due to its functional link to </w:t>
      </w:r>
      <w:r w:rsidRPr="001B36AE">
        <w:t xml:space="preserve">performance, behaviour and life-history </w:t>
      </w:r>
      <w:r w:rsidRPr="001B36AE">
        <w:rPr>
          <w:rFonts w:eastAsiaTheme="minorHAnsi"/>
          <w:lang w:val="en-US"/>
        </w:rPr>
        <w:fldChar w:fldCharType="begin" w:fldLock="1"/>
      </w:r>
      <w:r w:rsidR="001C289B">
        <w:rPr>
          <w:rFonts w:eastAsiaTheme="minorHAnsi"/>
          <w:lang w:val="en-US"/>
        </w:rPr>
        <w:instrText xml:space="preserve"> ADDIN PAPERS2_CITATIONS &lt;citation&gt;&lt;priority&gt;0&lt;/priority&gt;&lt;uuid&gt;13374A98-3220-404E-99FA-B71F700615CD&lt;/uuid&gt;&lt;publications&gt;&lt;publication&gt;&lt;subtype&gt;400&lt;/subtype&gt;&lt;title&gt;Personality and the emergence of the pace-of-life syndrome concept at the population level&lt;/title&gt;&lt;url&gt;http://rstb.royalsocietypublishing.org/cgi/doi/10.1098/rstb.2010.0208&lt;/url&gt;&lt;volume&gt;365&lt;/volume&gt;&lt;publication_date&gt;992010000012000000002100002010-12-27&lt;/publication_date&gt;&lt;uuid&gt;BD396495-724C-464C-9C76-C78E57052289&lt;/uuid&gt;&lt;type&gt;400&lt;/type&gt;&lt;number&gt;1560&lt;/number&gt;&lt;citekey&gt;Reale:2010ef&lt;/citekey&gt;&lt;subtitle&gt;Philosophical Transactions of the Royal Society of London B: Biological Sciences&lt;/subtitle&gt;&lt;doi&gt;10.1098/rstb.2010.0208&lt;/doi&gt;&lt;startpage&gt;4051&lt;/startpage&gt;&lt;endpage&gt;4063&lt;/endpage&gt;&lt;bundle&gt;&lt;publication&gt;&lt;title&gt;Philosophical Transactions of the Royal Society of London B: Biological Sciences&lt;/title&gt;&lt;uuid&gt;C31F4E0E-3231-4D5C-A2C2-B35DDF149FFC&lt;/uuid&gt;&lt;subtype&gt;-100&lt;/subtype&gt;&lt;type&gt;-100&lt;/type&gt;&lt;/publication&gt;&lt;/bundle&gt;&lt;authors&gt;&lt;author&gt;&lt;lastName&gt;Réale&lt;/lastName&gt;&lt;firstName&gt;Denis&lt;/firstName&gt;&lt;/author&gt;&lt;author&gt;&lt;lastName&gt;Garant&lt;/lastName&gt;&lt;firstName&gt;Dany&lt;/firstName&gt;&lt;/author&gt;&lt;author&gt;&lt;lastName&gt;Humphries&lt;/lastName&gt;&lt;firstName&gt;Murray&lt;/firstName&gt;&lt;middleNames&gt;M&lt;/middleNames&gt;&lt;/author&gt;&lt;author&gt;&lt;lastName&gt;Bergeron&lt;/lastName&gt;&lt;firstName&gt;Patrick&lt;/firstName&gt;&lt;/author&gt;&lt;author&gt;&lt;lastName&gt;Careau&lt;/lastName&gt;&lt;firstName&gt;Vincent&lt;/firstName&gt;&lt;/author&gt;&lt;author&gt;&lt;lastName&gt;Montiglio&lt;/lastName&gt;&lt;firstName&gt;Pierre-Olivier&lt;/firstName&gt;&lt;/author&gt;&lt;/authors&gt;&lt;/publication&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title&gt;An individual-based model of ectotherm movement integrating metabolic and microclimatic constraints&lt;/title&gt;&lt;url&gt;http://doi.wiley.com/10.1111/2041-210X.12909&lt;/url&gt;&lt;volume&gt;9&lt;/volume&gt;&lt;publication_date&gt;99201711061200000000222000&lt;/publication_date&gt;&lt;uuid&gt;64EC07EE-1228-4BDE-A5B7-477A92E21F28&lt;/uuid&gt;&lt;type&gt;400&lt;/type&gt;&lt;number&gt;3&lt;/number&gt;&lt;doi&gt;10.1111/2041-210X.12909&lt;/doi&gt;&lt;startpage&gt;472&lt;/startpage&gt;&lt;endpage&gt;489&lt;/endpage&gt;&lt;bundle&gt;&lt;publication&gt;&lt;title&gt;Methods in Ecology …&lt;/title&gt;&lt;uuid&gt;2D0CB5C4-63F6-4A88-AB54-FB459CAEB914&lt;/uuid&gt;&lt;subtype&gt;-100&lt;/subtype&gt;&lt;publisher&gt;Blackwell Publishing Ltd&lt;/publisher&gt;&lt;type&gt;-100&lt;/type&gt;&lt;/publication&gt;&lt;/bundle&gt;&lt;authors&gt;&lt;author&gt;&lt;lastName&gt;Malishev&lt;/lastName&gt;&lt;firstName&gt;Matthew&lt;/firstName&gt;&lt;/author&gt;&lt;author&gt;&lt;lastName&gt;Bull&lt;/lastName&gt;&lt;firstName&gt;C&lt;/firstName&gt;&lt;middleNames&gt;Michael&lt;/middleNames&gt;&lt;/author&gt;&lt;author&gt;&lt;lastName&gt;Kearney&lt;/lastName&gt;&lt;firstName&gt;Michael&lt;/firstName&gt;&lt;middleNames&gt;R&lt;/middleNames&gt;&lt;/author&gt;&lt;/authors&gt;&lt;editors&gt;&lt;author&gt;&lt;lastName&gt;Börger&lt;/lastName&gt;&lt;firstName&gt;Luca&lt;/firstName&gt;&lt;/author&gt;&lt;/editors&gt;&lt;/publication&gt;&lt;publication&gt;&lt;subtype&gt;400&lt;/subtype&gt;&lt;title&gt;Morph-specific metabolic rate and the timing of reproductive senescence in a color polymorphic dragon&lt;/title&gt;&lt;url&gt;http://doi.wiley.com/10.1002/jez.2118&lt;/url&gt;&lt;volume&gt;327&lt;/volume&gt;&lt;publication_date&gt;99201708001200000000220000&lt;/publication_date&gt;&lt;uuid&gt;BDD919B7-CFE7-45F2-9B08-934EB5AA2A50&lt;/uuid&gt;&lt;type&gt;400&lt;/type&gt;&lt;number&gt;7&lt;/number&gt;&lt;subtitle&gt;FRIESEN et al.&lt;/subtitle&gt;&lt;doi&gt;10.1002/jez.2118&lt;/doi&gt;&lt;institution&gt;The University of Sydney, Sydney, Australia&lt;/institution&gt;&lt;startpage&gt;433&lt;/startpage&gt;&lt;endpage&gt;443&lt;/endpage&gt;&lt;bundle&gt;&lt;publication&gt;&lt;title&gt;Journal of Experimental Zoology Part a-Ecological and Integrative Physiology&lt;/title&gt;&lt;uuid&gt;93925558-C3CF-4E49-BD97-9C1F6245EC97&lt;/uuid&gt;&lt;subtype&gt;-100&lt;/subtype&gt;&lt;type&gt;-100&lt;/type&gt;&lt;/publication&gt;&lt;/bundle&gt;&lt;authors&gt;&lt;author&gt;&lt;lastName&gt;Friesen&lt;/lastName&gt;&lt;firstName&gt;Christopher&lt;/firstName&gt;&lt;middleNames&gt;R&lt;/middleNames&gt;&lt;/author&gt;&lt;author&gt;&lt;lastName&gt;Johansson&lt;/lastName&gt;&lt;firstName&gt;Rasmus&lt;/firstName&gt;&lt;/author&gt;&lt;author&gt;&lt;lastName&gt;Olsson&lt;/lastName&gt;&lt;firstName&gt;Mats&lt;/firstName&gt;&lt;/author&gt;&lt;/authors&gt;&lt;/publication&gt;&lt;/publications&gt;&lt;cites&gt;&lt;/cites&gt;&lt;/citation&gt;</w:instrText>
      </w:r>
      <w:r w:rsidRPr="001B36AE">
        <w:rPr>
          <w:rFonts w:eastAsiaTheme="minorHAnsi"/>
          <w:lang w:val="en-US"/>
        </w:rPr>
        <w:fldChar w:fldCharType="separate"/>
      </w:r>
      <w:r w:rsidR="004F7C3B">
        <w:rPr>
          <w:rFonts w:eastAsiaTheme="minorHAnsi"/>
          <w:lang w:val="en-US"/>
        </w:rPr>
        <w:t xml:space="preserve">(Réale </w:t>
      </w:r>
      <w:r w:rsidR="004F7C3B">
        <w:rPr>
          <w:rFonts w:eastAsiaTheme="minorHAnsi"/>
          <w:i/>
          <w:iCs/>
          <w:lang w:val="en-US"/>
        </w:rPr>
        <w:t>et al.</w:t>
      </w:r>
      <w:r w:rsidR="004F7C3B">
        <w:rPr>
          <w:rFonts w:eastAsiaTheme="minorHAnsi"/>
          <w:lang w:val="en-US"/>
        </w:rPr>
        <w:t xml:space="preserve"> 2010; Friesen, Johansson &amp; Olsson 2017; Malishev, Bull &amp; Kearney 2017; Biro &amp; Stamps 2010)</w:t>
      </w:r>
      <w:r w:rsidRPr="001B36AE">
        <w:rPr>
          <w:rFonts w:eastAsiaTheme="minorHAnsi"/>
          <w:lang w:val="en-US"/>
        </w:rPr>
        <w:fldChar w:fldCharType="end"/>
      </w:r>
      <w:r w:rsidRPr="001B36AE">
        <w:t xml:space="preserve">. For example, </w:t>
      </w:r>
      <w:r w:rsidR="00D0352F">
        <w:t>common lizards that show high SMR and low exploratory behaviour and low SMR and high exploratory behaviour ha</w:t>
      </w:r>
      <w:r w:rsidR="005F52FB">
        <w:t>ve</w:t>
      </w:r>
      <w:r w:rsidR="00D0352F">
        <w:t xml:space="preserve"> the best survival during the first year of their life </w:t>
      </w:r>
      <w:r w:rsidR="004F7C3B">
        <w:rPr>
          <w:rFonts w:eastAsiaTheme="minorHAnsi"/>
          <w:lang w:val="en-US"/>
        </w:rPr>
        <w:fldChar w:fldCharType="begin"/>
      </w:r>
      <w:r w:rsidR="001C289B">
        <w:rPr>
          <w:rFonts w:eastAsiaTheme="minorHAnsi"/>
          <w:lang w:val="en-US"/>
        </w:rPr>
        <w:instrText xml:space="preserve"> ADDIN PAPERS2_CITATIONS &lt;citation&gt;&lt;priority&gt;3&lt;/priority&gt;&lt;uuid&gt;EFEA9DE1-DA59-420E-84E8-CC28698F6F66&lt;/uuid&gt;&lt;publications&gt;&lt;publication&gt;&lt;subtype&gt;400&lt;/subtype&gt;&lt;title&gt;Personality and the pace-of-life syndrome: variation and selection on exploration, metabolism and locomotor performances&lt;/title&gt;&lt;url&gt;http://dx.doi.org/10.1111/1365-2435.12017&lt;/url&gt;&lt;volume&gt;27&lt;/volume&gt;&lt;publication_date&gt;99201300001200000000200000&lt;/publication_date&gt;&lt;uuid&gt;D3D89E77-544A-4F58-92F7-C1F05396E3AB&lt;/uuid&gt;&lt;type&gt;400&lt;/type&gt;&lt;number&gt;1&lt;/number&gt;&lt;citekey&gt;LeGalliard:2013kl&lt;/citekey&gt;&lt;subtitle&gt;Functional Ecology&lt;/subtitle&gt;&lt;doi&gt;10.1111/1365-2435.12017&lt;/doi&gt;&lt;startpage&gt;136&lt;/startpage&gt;&lt;endpage&gt;144&lt;/endpage&gt;&lt;bundle&gt;&lt;publication&gt;&lt;title&gt;Functional Ecology&lt;/title&gt;&lt;uuid&gt;6C8EC5AD-2EA3-49E8-9900-637D53C3674F&lt;/uuid&gt;&lt;subtype&gt;-100&lt;/subtype&gt;&lt;publisher&gt;Blackwell Publishing Ltd&lt;/publisher&gt;&lt;type&gt;-100&lt;/type&gt;&lt;/publication&gt;&lt;/bundle&gt;&lt;authors&gt;&lt;author&gt;&lt;lastName&gt;Galliard&lt;/lastName&gt;&lt;nonDroppingParticle&gt;Le&lt;/nonDroppingParticle&gt;&lt;firstName&gt;Jean-François&lt;/firstName&gt;&lt;/author&gt;&lt;author&gt;&lt;lastName&gt;Paquet&lt;/lastName&gt;&lt;firstName&gt;Matthieu&lt;/firstName&gt;&lt;/author&gt;&lt;author&gt;&lt;lastName&gt;Cisel&lt;/lastName&gt;&lt;firstName&gt;Matthieu&lt;/firstName&gt;&lt;/author&gt;&lt;author&gt;&lt;lastName&gt;Montes-Poloni&lt;/lastName&gt;&lt;firstName&gt;Laetitia&lt;/firstName&gt;&lt;/author&gt;&lt;/authors&gt;&lt;editors&gt;&lt;author&gt;&lt;lastName&gt;Franklin&lt;/lastName&gt;&lt;firstName&gt;Craig&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(Le Galliard </w:t>
      </w:r>
      <w:r w:rsidR="004F7C3B">
        <w:rPr>
          <w:rFonts w:eastAsiaTheme="minorHAnsi"/>
          <w:i/>
          <w:iCs/>
          <w:lang w:val="en-US"/>
        </w:rPr>
        <w:t>et al.</w:t>
      </w:r>
      <w:r w:rsidR="004F7C3B">
        <w:rPr>
          <w:rFonts w:eastAsiaTheme="minorHAnsi"/>
          <w:lang w:val="en-US"/>
        </w:rPr>
        <w:t xml:space="preserve"> 2013)</w:t>
      </w:r>
      <w:r w:rsidR="004F7C3B">
        <w:rPr>
          <w:rFonts w:eastAsiaTheme="minorHAnsi"/>
          <w:lang w:val="en-US"/>
        </w:rPr>
        <w:fldChar w:fldCharType="end"/>
      </w:r>
      <w:r w:rsidR="00D0352F">
        <w:t>.</w:t>
      </w:r>
      <w:r w:rsidR="00EE642C">
        <w:t xml:space="preserve"> </w:t>
      </w:r>
      <w:r w:rsidRPr="001B36AE">
        <w:t>Indeed, numerous studies have demonstrated that SMR can vary several-fold among individuals</w:t>
      </w:r>
      <w:r w:rsidRPr="001B36AE" w:rsidDel="00A13FB7">
        <w:t xml:space="preserve"> </w:t>
      </w:r>
      <w:r w:rsidRPr="001B36AE">
        <w:t xml:space="preserve">(reviewed in </w:t>
      </w:r>
      <w:r w:rsidR="004F7C3B">
        <w:rPr>
          <w:rFonts w:cs="Times New Roman"/>
          <w:lang w:val="en-US"/>
        </w:rPr>
        <w:fldChar w:fldCharType="begin"/>
      </w:r>
      <w:r w:rsidR="001C289B">
        <w:rPr>
          <w:rFonts w:cs="Times New Roman"/>
          <w:lang w:val="en-US"/>
        </w:rPr>
        <w:instrText xml:space="preserve"> ADDIN PAPERS2_CITATIONS &lt;citation&gt;&lt;priority&gt;4&lt;/priority&gt;&lt;uuid&gt;0645AD69-E617-4E3F-81EE-0F37BA943875&lt;/uuid&gt;&lt;publications&gt;&lt;publication&gt;&lt;subtype&gt;400&lt;/subtype&gt;&lt;title&gt;Do consistent individual differences in metabolic rate promote consistent individual differences in behavior?&lt;/title&gt;&lt;url&gt;http://www.sciencedirect.com/science/article/pii/S0169534710001850&lt;/url&gt;&lt;volume&gt;25&lt;/volume&gt;&lt;revision_date&gt;99201008051200000000222000&lt;/revision_date&gt;&lt;publication_date&gt;9920100000120000000021000011//&lt;/publication_date&gt;&lt;uuid&gt;C2D24280-0D37-433F-8D48-76C51DBC5ED0&lt;/uuid&gt;&lt;type&gt;400&lt;/type&gt;&lt;accepted_date&gt;99201008051200000000222000&lt;/accepted_date&gt;&lt;number&gt;11&lt;/number&gt;&lt;citekey&gt;Biro:2010ee&lt;/citekey&gt;&lt;subtitle&gt;Trends in Ecology &amp;amp; Evolution&lt;/subtitle&gt;&lt;doi&gt;10.1016/j.tree.2010.08.003&lt;/doi&gt;&lt;submission_date&gt;99201004221200000000222000&lt;/submission_date&gt;&lt;institution&gt;School of Biological, Earth and Environmental Sciences, University of New South Wales, Sydney 2052, Australia. peter.biro@unsw.edu.au&lt;/institution&gt;&lt;startpage&gt;653&lt;/startpage&gt;&lt;endpage&gt;659&lt;/endpage&gt;&lt;bundle&gt;&lt;publication&gt;&lt;title&gt;Trends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s&gt;&lt;cites&gt;&lt;/cites&gt;&lt;/citation&gt;</w:instrText>
      </w:r>
      <w:r w:rsidR="004F7C3B">
        <w:rPr>
          <w:rFonts w:cs="Times New Roman"/>
          <w:lang w:val="en-US"/>
        </w:rPr>
        <w:fldChar w:fldCharType="separate"/>
      </w:r>
      <w:r w:rsidR="001C289B">
        <w:rPr>
          <w:rFonts w:eastAsiaTheme="minorHAnsi"/>
          <w:lang w:val="en-GB"/>
        </w:rPr>
        <w:t>Biro &amp; Stamps 2010)</w:t>
      </w:r>
      <w:r w:rsidR="004F7C3B">
        <w:rPr>
          <w:rFonts w:cs="Times New Roman"/>
          <w:lang w:val="en-US"/>
        </w:rPr>
        <w:fldChar w:fldCharType="end"/>
      </w:r>
      <w:r w:rsidR="00862C31">
        <w:rPr>
          <w:rFonts w:cs="Times New Roman"/>
          <w:lang w:val="en-US"/>
        </w:rPr>
        <w:t>,</w:t>
      </w:r>
      <w:r w:rsidRPr="001B36AE">
        <w:rPr>
          <w:rFonts w:cs="Times New Roman"/>
          <w:lang w:val="en-US"/>
        </w:rPr>
        <w:t xml:space="preserve"> </w:t>
      </w:r>
      <w:r w:rsidR="00862C31">
        <w:t>likely driven by the strong relationship between body mass and metabolic rate (i.e., mass-scaling relationships)</w:t>
      </w:r>
      <w:r w:rsidRPr="001B36AE">
        <w:t xml:space="preserve"> </w:t>
      </w:r>
      <w:r w:rsidR="001C289B">
        <w:rPr>
          <w:rFonts w:eastAsiaTheme="minorHAnsi"/>
          <w:lang w:val="en-US"/>
        </w:rPr>
        <w:fldChar w:fldCharType="begin"/>
      </w:r>
      <w:r w:rsidR="001C289B">
        <w:rPr>
          <w:rFonts w:eastAsiaTheme="minorHAnsi"/>
          <w:lang w:val="en-US"/>
        </w:rPr>
        <w:instrText xml:space="preserve"> ADDIN PAPERS2_CITATIONS &lt;citation&gt;&lt;priority&gt;4&lt;/priority&gt;&lt;uuid&gt;52E59AA3-8828-4A6B-9972-1A7F74A99D6D&lt;/uuid&gt;&lt;publications&gt;&lt;publication&gt;&lt;subtype&gt;400&lt;/subtype&gt;&lt;title&gt;Beyond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Energy expenditure and body size are targets of natural selection across a wide geographic range, in a terrestrial invertebrate&lt;/title&gt;&lt;url&gt;http://doi.wiley.com/10.1111/1365-2435.12451&lt;/url&gt;&lt;volume&gt;29&lt;/volume&gt;&lt;publication_date&gt;99201501011200000000222000&lt;/publication_date&gt;&lt;uuid&gt;A5AEAC3D-485B-484E-9197-8FAF41B71C37&lt;/uuid&gt;&lt;version&gt;1&lt;/version&gt;&lt;type&gt;400&lt;/type&gt;&lt;number&gt;11&lt;/number&gt;&lt;doi&gt;10.1111/1365-2435.12451&lt;/doi&gt;&lt;institution&gt;Universidad Austral de Chile, Valdivia, Chile&lt;/institution&gt;&lt;startpage&gt;1463&lt;/startpage&gt;&lt;endpage&gt;1474&lt;/endpage&gt;&lt;bundle&gt;&lt;publication&gt;&lt;title&gt;Functional Ecology&lt;/title&gt;&lt;uuid&gt;6C8EC5AD-2EA3-49E8-9900-637D53C3674F&lt;/uuid&gt;&lt;subtype&gt;-100&lt;/subtype&gt;&lt;publisher&gt;Blackwell Publishing Ltd&lt;/publisher&gt;&lt;type&gt;-100&lt;/type&gt;&lt;/publication&gt;&lt;/bundle&gt;&lt;authors&gt;&lt;author&gt;&lt;lastName&gt;Bartheld&lt;/lastName&gt;&lt;firstName&gt;José&lt;/firstName&gt;&lt;middleNames&gt;Luis&lt;/middleNames&gt;&lt;/author&gt;&lt;author&gt;&lt;lastName&gt;Gaitán-Espitia&lt;/lastName&gt;&lt;firstName&gt;Juan&lt;/firstName&gt;&lt;middleNames&gt;Diego&lt;/middleNames&gt;&lt;/author&gt;&lt;author&gt;&lt;lastName&gt;Artacho&lt;/lastName&gt;&lt;firstName&gt;Paulina&lt;/firstName&gt;&lt;/author&gt;&lt;author&gt;&lt;lastName&gt;Salgado-Luarte&lt;/lastName&gt;&lt;firstName&gt;Cristian&lt;/firstName&gt;&lt;/author&gt;&lt;author&gt;&lt;lastName&gt;Gianoli&lt;/lastName&gt;&lt;firstName&gt;Ernesto&lt;/firstName&gt;&lt;/author&gt;&lt;author&gt;&lt;lastName&gt;Nespolo&lt;/lastName&gt;&lt;firstName&gt;Roberto&lt;/firstName&gt;&lt;middleNames&gt;F&lt;/middleNames&gt;&lt;/author&gt;&lt;/authors&gt;&lt;editors&gt;&lt;author&gt;&lt;lastName&gt;Damme&lt;/lastName&gt;&lt;nonDroppingParticle&gt;Van&lt;/nonDroppingParticle&gt;&lt;firstName&gt;Raoul&lt;/firstName&gt;&lt;/author&gt;&lt;/editors&gt;&lt;/publication&gt;&lt;/publications&gt;&lt;cites&gt;&lt;/cites&gt;&lt;/citation&gt;</w:instrText>
      </w:r>
      <w:r w:rsidR="001C289B">
        <w:rPr>
          <w:rFonts w:eastAsiaTheme="minorHAnsi"/>
          <w:lang w:val="en-US"/>
        </w:rPr>
        <w:fldChar w:fldCharType="separate"/>
      </w:r>
      <w:r w:rsidR="001C289B">
        <w:rPr>
          <w:rFonts w:eastAsiaTheme="minorHAnsi"/>
          <w:lang w:val="en-GB"/>
        </w:rPr>
        <w:t xml:space="preserve">(Glazier 2005; Bartheld </w:t>
      </w:r>
      <w:r w:rsidR="001C289B">
        <w:rPr>
          <w:rFonts w:eastAsiaTheme="minorHAnsi"/>
          <w:i/>
          <w:iCs/>
          <w:lang w:val="en-GB"/>
        </w:rPr>
        <w:t>et al.</w:t>
      </w:r>
      <w:r w:rsidR="001C289B">
        <w:rPr>
          <w:rFonts w:eastAsiaTheme="minorHAnsi"/>
          <w:lang w:val="en-GB"/>
        </w:rPr>
        <w:t xml:space="preserve"> 2015)</w:t>
      </w:r>
      <w:r w:rsidR="001C289B">
        <w:rPr>
          <w:rFonts w:eastAsiaTheme="minorHAnsi"/>
          <w:lang w:val="en-US"/>
        </w:rPr>
        <w:fldChar w:fldCharType="end"/>
      </w:r>
      <w:r w:rsidRPr="001B36AE">
        <w:t xml:space="preserve">. </w:t>
      </w:r>
      <w:r w:rsidR="00862C31">
        <w:t>Nonetheless, t</w:t>
      </w:r>
      <w:r w:rsidRPr="001B36AE">
        <w:rPr>
          <w:rFonts w:cs="Times New Roman"/>
          <w:lang w:val="en-US"/>
        </w:rPr>
        <w:t xml:space="preserve">here is growing interest in understanding </w:t>
      </w:r>
      <w:r w:rsidR="00D0352F">
        <w:rPr>
          <w:rFonts w:cs="Times New Roman"/>
          <w:lang w:val="en-US"/>
        </w:rPr>
        <w:t xml:space="preserve">the impact of </w:t>
      </w:r>
      <w:r w:rsidR="00C25552" w:rsidRPr="001B36AE">
        <w:rPr>
          <w:rFonts w:cs="Times New Roman"/>
          <w:lang w:val="en-US"/>
        </w:rPr>
        <w:t>environmental factors</w:t>
      </w:r>
      <w:r w:rsidR="005F52FB">
        <w:rPr>
          <w:rFonts w:cs="Times New Roman"/>
          <w:lang w:val="en-US"/>
        </w:rPr>
        <w:t>,</w:t>
      </w:r>
      <w:r w:rsidR="00C25552">
        <w:t xml:space="preserve"> </w:t>
      </w:r>
      <w:r w:rsidR="00C25552">
        <w:rPr>
          <w:rFonts w:cs="Times New Roman"/>
          <w:lang w:val="en-US"/>
        </w:rPr>
        <w:t>such as temperature</w:t>
      </w:r>
      <w:r w:rsidR="005F52FB">
        <w:rPr>
          <w:rFonts w:cs="Times New Roman"/>
          <w:lang w:val="en-US"/>
        </w:rPr>
        <w:t>,</w:t>
      </w:r>
      <w:r w:rsidR="00C25552" w:rsidRPr="00C66941">
        <w:t xml:space="preserve"> </w:t>
      </w:r>
      <w:r w:rsidR="00D0352F" w:rsidRPr="00C66941">
        <w:t>on</w:t>
      </w:r>
      <w:r w:rsidR="00C25552" w:rsidRPr="00C66941">
        <w:t xml:space="preserve"> </w:t>
      </w:r>
      <w:r w:rsidR="00862C31" w:rsidRPr="00C66941">
        <w:t>mass-scaling relationships</w:t>
      </w:r>
      <w:r w:rsidR="009C39CB" w:rsidRPr="00C66941">
        <w:rPr>
          <w:rFonts w:cs="Times New Roman"/>
          <w:lang w:val="en-US"/>
        </w:rPr>
        <w:t xml:space="preserve"> </w:t>
      </w:r>
      <w:r w:rsidR="00862C31" w:rsidRPr="00C66941">
        <w:rPr>
          <w:rFonts w:cs="Times New Roman"/>
          <w:lang w:val="en-US"/>
        </w:rPr>
        <w:t xml:space="preserve">given that </w:t>
      </w:r>
      <w:r w:rsidR="00C25552" w:rsidRPr="00C66941">
        <w:rPr>
          <w:rFonts w:cs="Times New Roman"/>
          <w:lang w:val="en-US"/>
        </w:rPr>
        <w:t>energy expenditure</w:t>
      </w:r>
      <w:r w:rsidR="00862C31" w:rsidRPr="00C66941">
        <w:rPr>
          <w:rFonts w:cs="Times New Roman"/>
          <w:lang w:val="en-US"/>
        </w:rPr>
        <w:t xml:space="preserve"> can change for a given body size </w:t>
      </w:r>
      <w:r w:rsidR="001C730D" w:rsidRPr="00C66941">
        <w:rPr>
          <w:rFonts w:cs="Times New Roman"/>
          <w:lang w:val="en-US"/>
        </w:rPr>
        <w:t xml:space="preserve">under varying </w:t>
      </w:r>
      <w:r w:rsidR="00D0352F" w:rsidRPr="00C66941">
        <w:rPr>
          <w:rFonts w:cs="Times New Roman"/>
          <w:lang w:val="en-US"/>
        </w:rPr>
        <w:t>environmental conditions</w:t>
      </w:r>
      <w:r w:rsidR="001C730D" w:rsidRPr="00C66941">
        <w:rPr>
          <w:rFonts w:cs="Times New Roman"/>
          <w:lang w:val="en-US"/>
        </w:rPr>
        <w:t xml:space="preserve"> </w:t>
      </w:r>
      <w:r w:rsidR="00862C31" w:rsidRPr="00C66941">
        <w:rPr>
          <w:rFonts w:cs="Times New Roman"/>
          <w:lang w:val="en-US"/>
        </w:rPr>
        <w:t>(</w:t>
      </w:r>
      <w:proofErr w:type="spellStart"/>
      <w:r w:rsidR="00862C31" w:rsidRPr="00C66941">
        <w:rPr>
          <w:rFonts w:cs="Times New Roman"/>
          <w:lang w:val="en-US"/>
        </w:rPr>
        <w:t>Barneche</w:t>
      </w:r>
      <w:proofErr w:type="spellEnd"/>
      <w:r w:rsidR="00862C31" w:rsidRPr="00C66941">
        <w:rPr>
          <w:rFonts w:cs="Times New Roman"/>
          <w:lang w:val="en-US"/>
        </w:rPr>
        <w:t xml:space="preserve"> et al. 2017)</w:t>
      </w:r>
      <w:r w:rsidRPr="00C66941">
        <w:rPr>
          <w:rFonts w:cs="Times New Roman"/>
          <w:lang w:val="en-US"/>
        </w:rPr>
        <w:t xml:space="preserve">. </w:t>
      </w:r>
    </w:p>
    <w:p w14:paraId="55FEB30B" w14:textId="70F97C43" w:rsidR="00A34300" w:rsidRPr="001B36AE" w:rsidRDefault="00A34300" w:rsidP="001E0B56">
      <w:pPr>
        <w:pStyle w:val="Thesisnormal"/>
        <w:spacing w:line="480" w:lineRule="auto"/>
        <w:ind w:firstLine="720"/>
        <w:contextualSpacing/>
      </w:pPr>
      <w:r w:rsidRPr="001B36AE">
        <w:t xml:space="preserve">For decades, the relationship between SMR and body mass has sparked intense debate </w:t>
      </w:r>
      <w:r w:rsidR="004F7C3B">
        <w:rPr>
          <w:rFonts w:cs="Times New Roman"/>
          <w:lang w:val="en-US"/>
        </w:rPr>
        <w:fldChar w:fldCharType="begin"/>
      </w:r>
      <w:r w:rsidR="001C289B">
        <w:rPr>
          <w:rFonts w:cs="Times New Roman"/>
          <w:lang w:val="en-US"/>
        </w:rPr>
        <w:instrText xml:space="preserve"> ADDIN PAPERS2_CITATIONS &lt;citation&gt;&lt;priority&gt;5&lt;/priority&gt;&lt;uuid&gt;DF161B2A-32B3-44A4-B809-EED0A5F1328E&lt;/uuid&gt;&lt;publications&gt;&lt;publication&gt;&lt;subtype&gt;400&lt;/subtype&gt;&lt;publisher&gt;Ecological Society of America&lt;/publisher&gt;&lt;title&gt;TOWARD A METABOLIC THEORY OF ECOLOGY&lt;/title&gt;&lt;url&gt;http://onlinelibrary.wiley.com/doi/10.1890/03-9000/full&lt;/url&gt;&lt;volume&gt;85&lt;/volume&gt;&lt;publication_date&gt;99200407011200000000222000&lt;/publication_date&gt;&lt;uuid&gt;8B013DF0-6E6A-4E0A-85AA-FDEF5AD1D96B&lt;/uuid&gt;&lt;type&gt;400&lt;/type&gt;&lt;number&gt;7&lt;/number&gt;&lt;doi&gt;10.1890/03-9000&lt;/doi&gt;&lt;startpage&gt;1771&lt;/startpage&gt;&lt;endpage&gt;1789&lt;/endpage&gt;&lt;bundle&gt;&lt;publication&gt;&lt;title&gt;Ecology&lt;/title&gt;&lt;uuid&gt;79E36528-A230-4190-B9D7-3079F29D6CF3&lt;/uuid&gt;&lt;subtype&gt;-100&lt;/subtype&gt;&lt;publisher&gt;Ecological Society of America&lt;/publisher&gt;&lt;type&gt;-100&lt;/type&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ndrew&lt;/firstName&gt;&lt;middleNames&gt;P&lt;/middleNames&gt;&lt;/author&gt;&lt;author&gt;&lt;lastName&gt;Savage&lt;/lastName&gt;&lt;firstName&gt;Van&lt;/firstName&gt;&lt;middleNames&gt;M&lt;/middleNames&gt;&lt;/author&gt;&lt;author&gt;&lt;lastName&gt;West&lt;/lastName&gt;&lt;firstName&gt;Geoffrey&lt;/firstName&gt;&lt;middleNames&gt;B&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(Brown </w:t>
      </w:r>
      <w:r w:rsidR="004F7C3B">
        <w:rPr>
          <w:rFonts w:eastAsiaTheme="minorHAnsi"/>
          <w:i/>
          <w:iCs/>
          <w:lang w:val="en-US"/>
        </w:rPr>
        <w:t>et al.</w:t>
      </w:r>
      <w:r w:rsidR="004F7C3B">
        <w:rPr>
          <w:rFonts w:eastAsiaTheme="minorHAnsi"/>
          <w:lang w:val="en-US"/>
        </w:rPr>
        <w:t xml:space="preserve"> 2004; Glazier 2015)</w:t>
      </w:r>
      <w:r w:rsidR="004F7C3B">
        <w:rPr>
          <w:rFonts w:cs="Times New Roman"/>
          <w:lang w:val="en-US"/>
        </w:rPr>
        <w:fldChar w:fldCharType="end"/>
      </w:r>
      <w:r w:rsidRPr="001B36AE">
        <w:t xml:space="preserve">. SMR is </w:t>
      </w:r>
      <w:r w:rsidR="00862C31">
        <w:t>predicted</w:t>
      </w:r>
      <w:r w:rsidR="00862C31" w:rsidRPr="001B36AE">
        <w:t xml:space="preserve"> </w:t>
      </w:r>
      <w:r w:rsidRPr="001B36AE">
        <w:t xml:space="preserve">to follow an ‘universal’ allometric relationship with an exponent of 0.75. The commonality of the ¾ power law has been reported across </w:t>
      </w:r>
      <w:r w:rsidR="00AF143C">
        <w:t>a diversity of</w:t>
      </w:r>
      <w:r w:rsidR="00AF143C" w:rsidRPr="001B36AE">
        <w:t xml:space="preserve"> </w:t>
      </w:r>
      <w:r w:rsidRPr="001B36AE">
        <w:t>taxonomic groups</w:t>
      </w:r>
      <w:r w:rsidR="00516948">
        <w:t>,</w:t>
      </w:r>
      <w:r w:rsidRPr="001B36AE">
        <w:t xml:space="preserve"> including mammals, fish and reptiles </w:t>
      </w:r>
      <w:r w:rsidR="004F7C3B">
        <w:rPr>
          <w:rFonts w:cs="Times New Roman"/>
          <w:lang w:val="en-US"/>
        </w:rPr>
        <w:fldChar w:fldCharType="begin"/>
      </w:r>
      <w:r w:rsidR="001C289B">
        <w:rPr>
          <w:rFonts w:cs="Times New Roman"/>
          <w:lang w:val="en-US"/>
        </w:rPr>
        <w:instrText xml:space="preserve"> ADDIN PAPERS2_CITATIONS &lt;citation&gt;&lt;priority&gt;6&lt;/priority&gt;&lt;uuid&gt;59B5EA84-40C9-43F4-A4C9-338E2DE5289C&lt;/uuid&gt;&lt;publications&gt;&lt;publication&gt;&lt;subtype&gt;400&lt;/subtype&gt;&lt;title&gt;The scaling and temperature dependence of vertebrate metabolism.&lt;/title&gt;&lt;url&gt;http://rsbl.royalsocietypublishing.org/cgi/doi/10.1098/rsbl.2005.0378&lt;/url&gt;&lt;volume&gt;2&lt;/volume&gt;&lt;publication_date&gt;99200603221200000000222000&lt;/publication_date&gt;&lt;uuid&gt;EF6D8BD0-B7B2-4AC9-86E5-054CB4E171AC&lt;/uuid&gt;&lt;type&gt;400&lt;/type&gt;&lt;number&gt;1&lt;/number&gt;&lt;citekey&gt;White:2006fw&lt;/citekey&gt;&lt;doi&gt;10.1098/rsbl.2005.0378&lt;/doi&gt;&lt;institution&gt;Environmental Biology, School of Earth and Environmental Sciences, The University of Adelaide, Adelaide, SA, 5005 Australia. c.r.white@bham.ac.uk&lt;/institution&gt;&lt;startpage&gt;125&lt;/startpage&gt;&lt;endpage&gt;127&lt;/endpage&gt;&lt;bundle&gt;&lt;publication&gt;&lt;title&gt;Biology …&lt;/title&gt;&lt;uuid&gt;DAEDBE1E-C2E6-4991-A55E-42847EB1D47D&lt;/uuid&gt;&lt;subtype&gt;-100&lt;/subtype&gt;&lt;type&gt;-100&lt;/type&gt;&lt;/publication&gt;&lt;/bundle&gt;&lt;authors&gt;&lt;author&gt;&lt;lastName&gt;White&lt;/lastName&gt;&lt;firstName&gt;Craig&lt;/firstName&gt;&lt;middleNames&gt;R&lt;/middleNames&gt;&lt;/author&gt;&lt;author&gt;&lt;lastName&gt;Phillips&lt;/lastName&gt;&lt;firstName&gt;Nicole&lt;/firstName&gt;&lt;middleNames&gt;F&lt;/middleNames&gt;&lt;/author&gt;&lt;author&gt;&lt;lastName&gt;Seymour&lt;/lastName&gt;&lt;firstName&gt;Roger&lt;/firstName&gt;&lt;middleNames&gt;S&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(White, Phillips &amp; Seymour 2006)</w:t>
      </w:r>
      <w:r w:rsidR="004F7C3B">
        <w:rPr>
          <w:rFonts w:cs="Times New Roman"/>
          <w:lang w:val="en-US"/>
        </w:rPr>
        <w:fldChar w:fldCharType="end"/>
      </w:r>
      <w:r w:rsidR="00516948">
        <w:rPr>
          <w:rFonts w:cs="Times New Roman"/>
          <w:lang w:val="en-US"/>
        </w:rPr>
        <w:t>,</w:t>
      </w:r>
      <w:r w:rsidRPr="001B36AE">
        <w:t xml:space="preserve"> but </w:t>
      </w:r>
      <w:r w:rsidR="00862C31">
        <w:t xml:space="preserve">its universality </w:t>
      </w:r>
      <w:r w:rsidRPr="001B36AE">
        <w:t>remains contentious</w:t>
      </w:r>
      <w:r w:rsidR="00134631">
        <w:t xml:space="preserve">. One problem with the ¾ power law is that it assumes the </w:t>
      </w:r>
      <w:r w:rsidR="00272D1F">
        <w:t xml:space="preserve">effects of temperature on metabolism </w:t>
      </w:r>
      <w:r w:rsidR="00134631">
        <w:t xml:space="preserve">is </w:t>
      </w:r>
      <w:r w:rsidR="00762B32">
        <w:t>based on laws of thermodynamics</w:t>
      </w:r>
      <w:r w:rsidR="00AB2001">
        <w:t>.</w:t>
      </w:r>
      <w:r w:rsidR="00272D1F">
        <w:t xml:space="preserve"> </w:t>
      </w:r>
      <w:r w:rsidR="00AB2001">
        <w:t>This assumption</w:t>
      </w:r>
      <w:r w:rsidR="00134631">
        <w:t xml:space="preserve"> </w:t>
      </w:r>
      <w:r w:rsidR="00AB2001">
        <w:t>ha</w:t>
      </w:r>
      <w:r w:rsidR="002E48B6">
        <w:t>s</w:t>
      </w:r>
      <w:r w:rsidR="00AB2001">
        <w:t xml:space="preserve"> been </w:t>
      </w:r>
      <w:r w:rsidR="00134631">
        <w:t xml:space="preserve">challenged </w:t>
      </w:r>
      <w:r w:rsidR="00AB2001">
        <w:t>because</w:t>
      </w:r>
      <w:r w:rsidR="00134631">
        <w:t xml:space="preserve"> individuals can adaptively adjust biological rates to prevailing temperatures (reviewed in</w:t>
      </w:r>
      <w:r w:rsidR="00134631">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&lt;citation&gt;&lt;priority&gt;7&lt;/priority&gt;&lt;uuid&gt;1991461D-495C-4A11-A164-66CB75BC058A&lt;/uuid&gt;&lt;publications&gt;&lt;publication&gt;&lt;subtype&gt;400&lt;/subtype&gt;&lt;publisher&gt;Blackwell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Clarke 2004; </w:t>
      </w:r>
      <w:r w:rsidR="001C289B">
        <w:rPr>
          <w:rFonts w:eastAsiaTheme="minorHAnsi"/>
          <w:lang w:val="en-GB"/>
        </w:rPr>
        <w:lastRenderedPageBreak/>
        <w:t>Glazier 2015)</w:t>
      </w:r>
      <w:r w:rsidR="004F7C3B">
        <w:rPr>
          <w:rFonts w:eastAsiaTheme="minorHAnsi"/>
          <w:lang w:val="en-US"/>
        </w:rPr>
        <w:fldChar w:fldCharType="end"/>
      </w:r>
      <w:r w:rsidR="00134631">
        <w:t xml:space="preserve">. </w:t>
      </w:r>
      <w:r w:rsidRPr="001B36AE">
        <w:rPr>
          <w:rFonts w:cs="Times New Roman"/>
          <w:lang w:val="en-US"/>
        </w:rPr>
        <w:t xml:space="preserve"> </w:t>
      </w:r>
      <w:r w:rsidR="00B9102D">
        <w:rPr>
          <w:rFonts w:cs="Times New Roman"/>
          <w:lang w:val="en-US"/>
        </w:rPr>
        <w:t>A</w:t>
      </w:r>
      <w:r w:rsidR="00134631">
        <w:rPr>
          <w:rFonts w:cs="Times New Roman"/>
          <w:lang w:val="en-US"/>
        </w:rPr>
        <w:t xml:space="preserve"> </w:t>
      </w:r>
      <w:r w:rsidR="00516948">
        <w:rPr>
          <w:rFonts w:cs="Times New Roman"/>
          <w:lang w:val="en-US"/>
        </w:rPr>
        <w:t xml:space="preserve">recent </w:t>
      </w:r>
      <w:r w:rsidR="00134631">
        <w:rPr>
          <w:rFonts w:cs="Times New Roman"/>
          <w:lang w:val="en-US"/>
        </w:rPr>
        <w:t xml:space="preserve">phylogenetic comparative analysis </w:t>
      </w:r>
      <w:r w:rsidR="00EA6018">
        <w:rPr>
          <w:rFonts w:cs="Times New Roman"/>
          <w:lang w:val="en-US"/>
        </w:rPr>
        <w:t>in vertebrates</w:t>
      </w:r>
      <w:r w:rsidR="00516948">
        <w:rPr>
          <w:rFonts w:cs="Times New Roman"/>
          <w:lang w:val="en-US"/>
        </w:rPr>
        <w:t xml:space="preserve"> </w:t>
      </w:r>
      <w:r w:rsidR="00B9102D">
        <w:rPr>
          <w:rFonts w:cs="Times New Roman"/>
          <w:lang w:val="en-US"/>
        </w:rPr>
        <w:t>showed</w:t>
      </w:r>
      <w:r w:rsidR="00516948">
        <w:rPr>
          <w:rFonts w:cs="Times New Roman"/>
          <w:lang w:val="en-US"/>
        </w:rPr>
        <w:t xml:space="preserve"> that mass-scaling </w:t>
      </w:r>
      <w:r w:rsidR="00134631">
        <w:rPr>
          <w:rFonts w:cs="Times New Roman"/>
          <w:lang w:val="en-US"/>
        </w:rPr>
        <w:t>exponents</w:t>
      </w:r>
      <w:r w:rsidR="00516948">
        <w:rPr>
          <w:rFonts w:cs="Times New Roman"/>
          <w:lang w:val="en-US"/>
        </w:rPr>
        <w:t xml:space="preserve"> </w:t>
      </w:r>
      <w:r w:rsidR="00EA6018">
        <w:rPr>
          <w:rFonts w:cs="Times New Roman"/>
          <w:lang w:val="en-US"/>
        </w:rPr>
        <w:t xml:space="preserve">have </w:t>
      </w:r>
      <w:r w:rsidR="00B9102D">
        <w:rPr>
          <w:rFonts w:cs="Times New Roman"/>
          <w:lang w:val="en-US"/>
        </w:rPr>
        <w:t xml:space="preserve">evolved and </w:t>
      </w:r>
      <w:r w:rsidR="00EA6018">
        <w:rPr>
          <w:rFonts w:cs="Times New Roman"/>
          <w:lang w:val="en-US"/>
        </w:rPr>
        <w:t xml:space="preserve">diverged substantially across the tree of life with exponents ranging from 0.65 </w:t>
      </w:r>
      <w:r w:rsidR="00CD2E12">
        <w:rPr>
          <w:rFonts w:cs="Times New Roman"/>
          <w:lang w:val="en-US"/>
        </w:rPr>
        <w:t xml:space="preserve">to greater than </w:t>
      </w:r>
      <w:r w:rsidR="00EA6018">
        <w:rPr>
          <w:rFonts w:cs="Times New Roman"/>
          <w:lang w:val="en-US"/>
        </w:rPr>
        <w:t>0.80</w:t>
      </w:r>
      <w:r w:rsidR="00CD2E12">
        <w:rPr>
          <w:rFonts w:cs="Times New Roman"/>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&lt;citation&gt;&lt;priority&gt;8&lt;/priority&gt;&lt;uuid&gt;36004E8C-D580-4932-9261-81A4740E6595&lt;/uuid&gt;&lt;publications&gt;&lt;publication&gt;&lt;subtype&gt;400&lt;/subtype&gt;&lt;title&gt;The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(Uyeda </w:t>
      </w:r>
      <w:r w:rsidR="001C289B">
        <w:rPr>
          <w:rFonts w:eastAsiaTheme="minorHAnsi"/>
          <w:i/>
          <w:iCs/>
          <w:lang w:val="en-GB"/>
        </w:rPr>
        <w:t>et al.</w:t>
      </w:r>
      <w:r w:rsidR="001C289B">
        <w:rPr>
          <w:rFonts w:eastAsiaTheme="minorHAnsi"/>
          <w:lang w:val="en-GB"/>
        </w:rPr>
        <w:t xml:space="preserve"> 2017)</w:t>
      </w:r>
      <w:r w:rsidR="004F7C3B">
        <w:rPr>
          <w:rFonts w:eastAsiaTheme="minorHAnsi"/>
          <w:lang w:val="en-US"/>
        </w:rPr>
        <w:fldChar w:fldCharType="end"/>
      </w:r>
      <w:r w:rsidR="00516948">
        <w:rPr>
          <w:rFonts w:cs="Times New Roman"/>
          <w:lang w:val="en-US"/>
        </w:rPr>
        <w:t xml:space="preserve">. </w:t>
      </w:r>
      <w:r w:rsidRPr="001B36AE">
        <w:t>Additionally, studies have shown that</w:t>
      </w:r>
      <w:r w:rsidR="00CD2E12">
        <w:t xml:space="preserve"> </w:t>
      </w:r>
      <w:r w:rsidR="00C520F2">
        <w:t xml:space="preserve">scaling </w:t>
      </w:r>
      <w:r w:rsidR="00762B32">
        <w:t>exponents</w:t>
      </w:r>
      <w:r w:rsidR="00C520F2">
        <w:t xml:space="preserve"> </w:t>
      </w:r>
      <w:r w:rsidR="00762B32">
        <w:t>are inconsistent</w:t>
      </w:r>
      <w:r w:rsidRPr="001B36AE">
        <w:t xml:space="preserve"> when applied </w:t>
      </w:r>
      <w:r w:rsidR="00CD2E12">
        <w:t>to</w:t>
      </w:r>
      <w:r w:rsidR="00CD2E12" w:rsidRPr="001B36AE">
        <w:t xml:space="preserve"> </w:t>
      </w:r>
      <w:r w:rsidRPr="001B36AE">
        <w:t>finer scales</w:t>
      </w:r>
      <w:r w:rsidR="00F0465A">
        <w:t>,</w:t>
      </w:r>
      <w:r w:rsidRPr="001B36AE">
        <w:t xml:space="preserve"> such as </w:t>
      </w:r>
      <w:r w:rsidR="00CD2E12">
        <w:t>across</w:t>
      </w:r>
      <w:r w:rsidRPr="001B36AE">
        <w:t xml:space="preserve"> </w:t>
      </w:r>
      <w:r w:rsidR="00762B32">
        <w:t xml:space="preserve">different </w:t>
      </w:r>
      <w:r w:rsidRPr="001B36AE">
        <w:t>population</w:t>
      </w:r>
      <w:r w:rsidR="00762B32">
        <w:t>s</w:t>
      </w:r>
      <w:r w:rsidRPr="001B36AE">
        <w:t xml:space="preserve"> of the same species </w:t>
      </w:r>
      <w:r w:rsidR="004F7C3B">
        <w:rPr>
          <w:rFonts w:cs="Times New Roman"/>
          <w:lang w:val="en-US"/>
        </w:rPr>
        <w:fldChar w:fldCharType="begin"/>
      </w:r>
      <w:r w:rsidR="001C289B">
        <w:rPr>
          <w:rFonts w:cs="Times New Roman"/>
          <w:lang w:val="en-US"/>
        </w:rPr>
        <w:instrText xml:space="preserve"> ADDIN PAPERS2_CITATIONS &lt;citation&gt;&lt;priority&gt;9&lt;/priority&gt;&lt;uuid&gt;17F4E847-149A-4940-94FF-50D892072A9C&lt;/uuid&gt;&lt;publications&gt;&lt;publication&gt;&lt;subtype&gt;400&lt;/subtype&gt;&lt;title&gt;What causes intraspecific variation in resting metabolic rate and what are its ecological consequences?&lt;/title&gt;&lt;url&gt;http://rspb.royalsocietypublishing.org/cgi/doi/10.1098/rspb.2011.1778&lt;/url&gt;&lt;volume&gt;278&lt;/volume&gt;&lt;publication_date&gt;99201100001200000000200000&lt;/publication_date&gt;&lt;uuid&gt;762FE25C-ABA0-4865-9F94-51442CCBF29F&lt;/uuid&gt;&lt;type&gt;400&lt;/type&gt;&lt;number&gt;1724&lt;/number&gt;&lt;doi&gt;10.1098/rspb.2011.1778&lt;/doi&gt;&lt;institution&gt;Institute of Biodiversity, Animal Health and Comparative Medicine, College of Medical, Veterinary and Life Sciences, Graham Kerr Building, University of Glasgow, Glasgow G12 8QQ, UK. t.burton.1@research.gla.ac.uk&lt;/institution&gt;&lt;startpage&gt;3465&lt;/startpage&gt;&lt;endpage&gt;3473&lt;/endpage&gt;&lt;bundle&gt;&lt;publication&gt;&lt;title&gt;Proceedings of the Royal Society of London B: Biological Sciences&lt;/title&gt;&lt;uuid&gt;AED4D272-24B4-4EEC-86A2-4BAAA17CB63C&lt;/uuid&gt;&lt;subtype&gt;-100&lt;/subtype&gt;&lt;publisher&gt;The Royal Society&lt;/publisher&gt;&lt;type&gt;-100&lt;/type&gt;&lt;/publication&gt;&lt;/bundle&gt;&lt;authors&gt;&lt;author&gt;&lt;lastName&gt;Burton&lt;/lastName&gt;&lt;firstName&gt;T&lt;/firstName&gt;&lt;/author&gt;&lt;author&gt;&lt;lastName&gt;Killen&lt;/lastName&gt;&lt;firstName&gt;S&lt;/firstName&gt;&lt;middleNames&gt;S&lt;/middleNames&gt;&lt;/author&gt;&lt;author&gt;&lt;lastName&gt;Armstrong&lt;/lastName&gt;&lt;firstName&gt;J&lt;/firstName&gt;&lt;middleNames&gt;D&lt;/middleNames&gt;&lt;/author&gt;&lt;author&gt;&lt;lastName&gt;Metcalfe&lt;/lastName&gt;&lt;firstName&gt;N&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(Burton </w:t>
      </w:r>
      <w:r w:rsidR="004F7C3B">
        <w:rPr>
          <w:rFonts w:eastAsiaTheme="minorHAnsi"/>
          <w:i/>
          <w:iCs/>
          <w:lang w:val="en-US"/>
        </w:rPr>
        <w:t>et al.</w:t>
      </w:r>
      <w:r w:rsidR="004F7C3B">
        <w:rPr>
          <w:rFonts w:eastAsiaTheme="minorHAnsi"/>
          <w:lang w:val="en-US"/>
        </w:rPr>
        <w:t xml:space="preserve"> 2011)</w:t>
      </w:r>
      <w:r w:rsidR="004F7C3B">
        <w:rPr>
          <w:rFonts w:cs="Times New Roman"/>
          <w:lang w:val="en-US"/>
        </w:rPr>
        <w:fldChar w:fldCharType="end"/>
      </w:r>
      <w:r w:rsidR="00516948">
        <w:rPr>
          <w:rFonts w:cs="Times New Roman"/>
          <w:lang w:val="en-US"/>
        </w:rPr>
        <w:t>,</w:t>
      </w:r>
      <w:r w:rsidRPr="001B36AE">
        <w:rPr>
          <w:rFonts w:cs="Times New Roman"/>
          <w:lang w:val="en-US"/>
        </w:rPr>
        <w:t xml:space="preserve"> </w:t>
      </w:r>
      <w:r w:rsidRPr="001B36AE">
        <w:t xml:space="preserve">and even within individuals </w:t>
      </w:r>
      <w:r w:rsidRPr="001B36AE">
        <w:fldChar w:fldCharType="begin"/>
      </w:r>
      <w:r w:rsidR="001C289B">
        <w:instrText xml:space="preserve"> ADDIN PAPERS2_CITATIONS &lt;citation&gt;&lt;priority&gt;0&lt;/priority&gt;&lt;uuid&gt;49D850D2-B067-4D1D-B64B-6440286DE3A1&lt;/uuid&gt;&lt;publications&gt;&lt;publication&gt;&lt;subtype&gt;400&lt;/subtype&gt;&lt;title&gt;Metabolic scaling of individuals vs. populations: Evidence for variation in scaling exponents at different hierarchical levels&lt;/title&gt;&lt;url&gt;http://onlinelibrary.wiley.com.wwwproxy1.library.unsw.edu.au/doi/10.1111/1365-2435.12996/full&lt;/url&gt;&lt;volume&gt;32&lt;/volume&gt;&lt;publication_date&gt;99201802011200000000222000&lt;/publication_date&gt;&lt;uuid&gt;563E45B3-7828-47D3-9A33-C91D7A682EA8&lt;/uuid&gt;&lt;version&gt;2&lt;/version&gt;&lt;type&gt;400&lt;/type&gt;&lt;number&gt;2&lt;/number&gt;&lt;citekey&gt;Norin:et&lt;/citekey&gt;&lt;doi&gt;10.1111/1365-2435.12996&lt;/doi&gt;&lt;startpage&gt;379&lt;/startpage&gt;&lt;endpage&gt;388&lt;/endpage&gt;&lt;bundle&gt;&lt;publication&gt;&lt;title&gt;Functional Ecology&lt;/title&gt;&lt;uuid&gt;6C8EC5AD-2EA3-49E8-9900-637D53C3674F&lt;/uuid&gt;&lt;subtype&gt;-100&lt;/subtype&gt;&lt;publisher&gt;Blackwell Publishing Ltd&lt;/publisher&gt;&lt;type&gt;-100&lt;/type&gt;&lt;/publication&gt;&lt;/bundle&gt;&lt;authors&gt;&lt;author&gt;&lt;lastName&gt;Norin&lt;/lastName&gt;&lt;firstName&gt;Tommy&lt;/firstName&gt;&lt;/author&gt;&lt;author&gt;&lt;lastName&gt;Gamperl&lt;/lastName&gt;&lt;firstName&gt;A&lt;/firstName&gt;&lt;middleNames&gt;Kurt&lt;/middleNames&gt;&lt;/author&gt;&lt;/authors&gt;&lt;editors&gt;&lt;author&gt;&lt;lastName&gt;Killen&lt;/lastName&gt;&lt;firstName&gt;Shaun&lt;/firstName&gt;&lt;/author&gt;&lt;/editors&gt;&lt;/publication&gt;&lt;/publications&gt;&lt;cites&gt;&lt;/cites&gt;&lt;/citation&gt;</w:instrText>
      </w:r>
      <w:r w:rsidRPr="001B36AE">
        <w:fldChar w:fldCharType="separate"/>
      </w:r>
      <w:r w:rsidR="004F7C3B">
        <w:rPr>
          <w:rFonts w:eastAsiaTheme="minorHAnsi"/>
          <w:lang w:val="en-US"/>
        </w:rPr>
        <w:t>(</w:t>
      </w:r>
      <w:proofErr w:type="spellStart"/>
      <w:r w:rsidR="004F7C3B">
        <w:rPr>
          <w:rFonts w:eastAsiaTheme="minorHAnsi"/>
          <w:lang w:val="en-US"/>
        </w:rPr>
        <w:t>Norin</w:t>
      </w:r>
      <w:proofErr w:type="spellEnd"/>
      <w:r w:rsidR="004F7C3B">
        <w:rPr>
          <w:rFonts w:eastAsiaTheme="minorHAnsi"/>
          <w:lang w:val="en-US"/>
        </w:rPr>
        <w:t xml:space="preserve"> &amp; </w:t>
      </w:r>
      <w:proofErr w:type="spellStart"/>
      <w:r w:rsidR="004F7C3B">
        <w:rPr>
          <w:rFonts w:eastAsiaTheme="minorHAnsi"/>
          <w:lang w:val="en-US"/>
        </w:rPr>
        <w:t>Gamperl</w:t>
      </w:r>
      <w:proofErr w:type="spellEnd"/>
      <w:r w:rsidR="004F7C3B">
        <w:rPr>
          <w:rFonts w:eastAsiaTheme="minorHAnsi"/>
          <w:lang w:val="en-US"/>
        </w:rPr>
        <w:t xml:space="preserve"> 2018)</w:t>
      </w:r>
      <w:r w:rsidRPr="001B36AE">
        <w:fldChar w:fldCharType="end"/>
      </w:r>
      <w:r w:rsidRPr="001B36AE">
        <w:t xml:space="preserve">. </w:t>
      </w:r>
      <w:r w:rsidR="00C520F2">
        <w:t xml:space="preserve">These findings suggest </w:t>
      </w:r>
      <w:r w:rsidRPr="001B36AE">
        <w:t xml:space="preserve">that </w:t>
      </w:r>
      <w:r w:rsidR="00EA6018">
        <w:t>the</w:t>
      </w:r>
      <w:r w:rsidR="005D0663">
        <w:t xml:space="preserve"> </w:t>
      </w:r>
      <w:r w:rsidR="00D35B86">
        <w:t xml:space="preserve">¾ power law may not be as widely applicable </w:t>
      </w:r>
      <w:r w:rsidR="00CD2E12">
        <w:t xml:space="preserve">as </w:t>
      </w:r>
      <w:r w:rsidR="00D35B86">
        <w:t xml:space="preserve">previously </w:t>
      </w:r>
      <w:r w:rsidR="00762B32">
        <w:t>thought</w:t>
      </w:r>
      <w:r w:rsidR="00E54E59">
        <w:t>.</w:t>
      </w:r>
      <w:r w:rsidR="00762B32">
        <w:t xml:space="preserve"> S</w:t>
      </w:r>
      <w:r w:rsidR="00D35B86">
        <w:t xml:space="preserve">caling </w:t>
      </w:r>
      <w:r w:rsidR="005D0663">
        <w:t>relationships</w:t>
      </w:r>
      <w:r w:rsidRPr="001B36AE">
        <w:t xml:space="preserve"> </w:t>
      </w:r>
      <w:r w:rsidR="00762B32">
        <w:t xml:space="preserve">may </w:t>
      </w:r>
      <w:r w:rsidR="00516948">
        <w:t>depend</w:t>
      </w:r>
      <w:r w:rsidR="00C25552">
        <w:t xml:space="preserve"> </w:t>
      </w:r>
      <w:r w:rsidR="00516948">
        <w:t>on</w:t>
      </w:r>
      <w:r w:rsidR="00D35B86">
        <w:t xml:space="preserve"> the environment</w:t>
      </w:r>
      <w:r w:rsidR="00516948">
        <w:t xml:space="preserve"> experienced by the population</w:t>
      </w:r>
      <w:r w:rsidR="00E54E59">
        <w:t>,</w:t>
      </w:r>
      <w:r w:rsidR="00516948">
        <w:t xml:space="preserve"> and physiological adjustments to these </w:t>
      </w:r>
      <w:r w:rsidR="00D35B86">
        <w:t>conditions</w:t>
      </w:r>
      <w:r w:rsidR="00516948">
        <w:t xml:space="preserve"> by individuals within the population</w:t>
      </w:r>
      <w:r w:rsidR="00F0465A">
        <w:t xml:space="preserve"> </w:t>
      </w:r>
      <w:r w:rsidR="004F7C3B">
        <w:rPr>
          <w:rFonts w:cs="Times New Roman"/>
          <w:lang w:val="en-US"/>
        </w:rPr>
        <w:fldChar w:fldCharType="begin"/>
      </w:r>
      <w:r w:rsidR="001C289B">
        <w:rPr>
          <w:rFonts w:cs="Times New Roman"/>
          <w:lang w:val="en-US"/>
        </w:rPr>
        <w:instrText xml:space="preserve"> ADDIN PAPERS2_CITATIONS &lt;citation&gt;&lt;priority&gt;11&lt;/priority&gt;&lt;uuid&gt;08601AEF-E589-4567-887E-29CEE89244E3&lt;/uuid&gt;&lt;publications&gt;&lt;publication&gt;&lt;subtype&gt;400&lt;/subtype&gt;&lt;title&gt;The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(Killen, Atkinson &amp; Glazier 2010; </w:t>
      </w:r>
      <w:proofErr w:type="spellStart"/>
      <w:r w:rsidR="004F7C3B">
        <w:rPr>
          <w:rFonts w:eastAsiaTheme="minorHAnsi"/>
          <w:lang w:val="en-US"/>
        </w:rPr>
        <w:t>Barneche</w:t>
      </w:r>
      <w:proofErr w:type="spellEnd"/>
      <w:r w:rsidR="004F7C3B">
        <w:rPr>
          <w:rFonts w:eastAsiaTheme="minorHAnsi"/>
          <w:lang w:val="en-US"/>
        </w:rPr>
        <w:t xml:space="preserve">, </w:t>
      </w:r>
      <w:r w:rsidR="005A0FEA" w:rsidRPr="001B36AE">
        <w:rPr>
          <w:noProof/>
          <w:lang w:val="en-US"/>
        </w:rPr>
        <w:drawing>
          <wp:anchor distT="0" distB="0" distL="114300" distR="114300" simplePos="0" relativeHeight="251661312" behindDoc="0" locked="0" layoutInCell="1" allowOverlap="1" wp14:anchorId="35A8908D" wp14:editId="7DBECDC9">
            <wp:simplePos x="0" y="0"/>
            <wp:positionH relativeFrom="column">
              <wp:posOffset>881380</wp:posOffset>
            </wp:positionH>
            <wp:positionV relativeFrom="paragraph">
              <wp:posOffset>3520328</wp:posOffset>
            </wp:positionV>
            <wp:extent cx="4034790" cy="39960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MS.pdf"/>
                    <pic:cNvPicPr/>
                  </pic:nvPicPr>
                  <pic:blipFill rotWithShape="1">
                    <a:blip r:embed="rId9">
                      <a:extLst>
                        <a:ext uri="{28A0092B-C50C-407E-A947-70E740481C1C}">
                          <a14:useLocalDpi xmlns:a14="http://schemas.microsoft.com/office/drawing/2010/main" val="0"/>
                        </a:ext>
                      </a:extLst>
                    </a:blip>
                    <a:srcRect t="6974" b="24458"/>
                    <a:stretch/>
                  </pic:blipFill>
                  <pic:spPr bwMode="auto">
                    <a:xfrm>
                      <a:off x="0" y="0"/>
                      <a:ext cx="4034790" cy="399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7C3B">
        <w:rPr>
          <w:rFonts w:eastAsiaTheme="minorHAnsi"/>
          <w:lang w:val="en-US"/>
        </w:rPr>
        <w:t>White &amp; Marshall 2016)</w:t>
      </w:r>
      <w:r w:rsidR="004F7C3B">
        <w:rPr>
          <w:rFonts w:cs="Times New Roman"/>
          <w:lang w:val="en-US"/>
        </w:rPr>
        <w:fldChar w:fldCharType="end"/>
      </w:r>
      <w:r w:rsidR="00E636F0">
        <w:rPr>
          <w:rFonts w:cs="Times New Roman"/>
          <w:lang w:val="en-US"/>
        </w:rPr>
        <w:t xml:space="preserve"> </w:t>
      </w:r>
      <w:r w:rsidRPr="001B36AE">
        <w:t xml:space="preserve">(Fig.1). </w:t>
      </w:r>
    </w:p>
    <w:p w14:paraId="3266D1AD" w14:textId="367DEF19" w:rsidR="00A34300" w:rsidRPr="001B36AE" w:rsidRDefault="00A34300" w:rsidP="001E0B56">
      <w:pPr>
        <w:pStyle w:val="Thesisnormal"/>
        <w:spacing w:line="480" w:lineRule="auto"/>
        <w:contextualSpacing/>
      </w:pPr>
    </w:p>
    <w:p w14:paraId="2D86951E" w14:textId="68B1C354" w:rsidR="00A34300" w:rsidRDefault="00A34300" w:rsidP="001E0B56">
      <w:pPr>
        <w:spacing w:line="480" w:lineRule="auto"/>
        <w:contextualSpacing/>
        <w:rPr>
          <w:sz w:val="21"/>
          <w:szCs w:val="21"/>
          <w:lang w:val="en-AU"/>
        </w:rPr>
      </w:pPr>
      <w:r w:rsidRPr="001B36AE">
        <w:rPr>
          <w:b/>
          <w:sz w:val="21"/>
          <w:szCs w:val="21"/>
          <w:lang w:val="en-AU"/>
        </w:rPr>
        <w:t>Figure 1</w:t>
      </w:r>
      <w:r w:rsidRPr="001B36AE">
        <w:rPr>
          <w:sz w:val="21"/>
          <w:szCs w:val="21"/>
          <w:lang w:val="en-AU"/>
        </w:rPr>
        <w:t xml:space="preserve"> –The scaling relationship between log body mass and log metabolic rate of two hypothetical populations where </w:t>
      </w:r>
      <w:proofErr w:type="gramStart"/>
      <w:r w:rsidRPr="001B36AE">
        <w:rPr>
          <w:sz w:val="21"/>
          <w:szCs w:val="21"/>
          <w:lang w:val="en-AU"/>
        </w:rPr>
        <w:t>log(</w:t>
      </w:r>
      <w:proofErr w:type="gramEnd"/>
      <w:r w:rsidRPr="001B36AE">
        <w:rPr>
          <w:sz w:val="21"/>
          <w:szCs w:val="21"/>
          <w:lang w:val="en-AU"/>
        </w:rPr>
        <w:t xml:space="preserve">metabolic rate) = log(a) + b log(mass).  b is the mass-scaling exponent which describes the change in log metabolic rate with log body mass and can vary depending on the level of </w:t>
      </w:r>
      <w:r w:rsidRPr="001B36AE">
        <w:rPr>
          <w:sz w:val="21"/>
          <w:szCs w:val="21"/>
          <w:lang w:val="en-AU"/>
        </w:rPr>
        <w:lastRenderedPageBreak/>
        <w:t xml:space="preserve">interest. In this study, </w:t>
      </w:r>
      <w:proofErr w:type="spellStart"/>
      <w:r w:rsidRPr="001B36AE">
        <w:rPr>
          <w:sz w:val="21"/>
          <w:szCs w:val="21"/>
          <w:lang w:val="en-AU"/>
        </w:rPr>
        <w:t>b</w:t>
      </w:r>
      <w:r w:rsidRPr="001B36AE">
        <w:rPr>
          <w:sz w:val="21"/>
          <w:szCs w:val="21"/>
          <w:vertAlign w:val="subscript"/>
          <w:lang w:val="en-AU"/>
        </w:rPr>
        <w:t>among</w:t>
      </w:r>
      <w:proofErr w:type="spellEnd"/>
      <w:r w:rsidRPr="001B36AE">
        <w:rPr>
          <w:sz w:val="21"/>
          <w:szCs w:val="21"/>
          <w:vertAlign w:val="subscript"/>
          <w:lang w:val="en-AU"/>
        </w:rPr>
        <w:t>-individual</w:t>
      </w:r>
      <w:r w:rsidRPr="001B36AE">
        <w:rPr>
          <w:sz w:val="21"/>
          <w:szCs w:val="21"/>
          <w:lang w:val="en-AU"/>
        </w:rPr>
        <w:t xml:space="preserve"> is our primary interest</w:t>
      </w:r>
      <w:r w:rsidR="00AA1B4A">
        <w:rPr>
          <w:sz w:val="21"/>
          <w:szCs w:val="21"/>
          <w:lang w:val="en-AU"/>
        </w:rPr>
        <w:t>, but can be affected by individual responses to environmental conditions</w:t>
      </w:r>
      <w:r w:rsidRPr="001B36AE">
        <w:rPr>
          <w:sz w:val="21"/>
          <w:szCs w:val="21"/>
          <w:lang w:val="en-AU"/>
        </w:rPr>
        <w:t xml:space="preserve">. The large dots represent the mean log metabolic rate and mean log body mass of each population. The small dots represent the mean log metabolic rate and mean log body mass for one individual in the sample of each population. The black line represents the metabolic scaling relationship across the populations, the coloured lines represent the scaling relationship within each population. The top inset shows the temperature-induced response in metabolic rate of three individuals (metabolic thermal plasticity). Metabolic thermal plasticity is represented by a ‘reaction norm’. </w:t>
      </w:r>
    </w:p>
    <w:p w14:paraId="069F5EBC" w14:textId="77777777" w:rsidR="00C520F2" w:rsidRPr="001B36AE" w:rsidRDefault="00C520F2" w:rsidP="001E0B56">
      <w:pPr>
        <w:spacing w:line="480" w:lineRule="auto"/>
        <w:contextualSpacing/>
        <w:rPr>
          <w:sz w:val="21"/>
          <w:szCs w:val="21"/>
          <w:lang w:val="en-AU"/>
        </w:rPr>
      </w:pPr>
    </w:p>
    <w:p w14:paraId="0EA06B50" w14:textId="7888A888" w:rsidR="00A34300" w:rsidRPr="001B36AE" w:rsidRDefault="00A34300" w:rsidP="001E0B56">
      <w:pPr>
        <w:pStyle w:val="Thesisnormal"/>
        <w:spacing w:line="480" w:lineRule="auto"/>
        <w:contextualSpacing/>
      </w:pPr>
      <w:r w:rsidRPr="001B36AE">
        <w:t>Environments fluctuate extensively within the lifetime of organisms</w:t>
      </w:r>
      <w:r w:rsidR="00AD49F7">
        <w:t>. The</w:t>
      </w:r>
      <w:r w:rsidRPr="001B36AE">
        <w:t xml:space="preserve"> ability for individuals to reversibly adjust their SMR in response to temperature</w:t>
      </w:r>
      <w:r w:rsidR="00F1463D">
        <w:t xml:space="preserve"> (</w:t>
      </w:r>
      <w:r w:rsidR="00D33BCE">
        <w:t xml:space="preserve">i.e., </w:t>
      </w:r>
      <w:r w:rsidRPr="001B36AE">
        <w:t>metabolic thermal plasticity</w:t>
      </w:r>
      <w:r w:rsidR="00F1463D">
        <w:t>)</w:t>
      </w:r>
      <w:r w:rsidRPr="001B36AE">
        <w:t xml:space="preserve"> may be adaptive</w:t>
      </w:r>
      <w:r w:rsidR="00D33BCE">
        <w:t>,</w:t>
      </w:r>
      <w:r w:rsidRPr="001B36AE">
        <w:t xml:space="preserve"> particularly for ectotherms</w:t>
      </w:r>
      <w:r>
        <w:t xml:space="preserve"> inhabiting variable environments</w:t>
      </w:r>
      <w:r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&lt;citation&gt;&lt;priority&gt;12&lt;/priority&gt;&lt;uuid&gt;E38DA5D6-0669-4922-A0A1-58F2D8090D8B&lt;/uuid&gt;&lt;publications&gt;&lt;publication&gt;&lt;subtype&gt;400&lt;/subtype&gt;&lt;title&gt;Phenotypic flexibility and the evolution of organismal design&lt;/title&gt;&lt;url&gt;http://linkinghub.elsevier.com/retrieve/pii/S0169534703000363&lt;/url&gt;&lt;volume&gt;18&lt;/volume&gt;&lt;publication_date&gt;99200305001200000000220000&lt;/publication_date&gt;&lt;uuid&gt;03C8A153-87E5-4E99-8366-512F90FD70B0&lt;/uuid&gt;&lt;type&gt;400&lt;/type&gt;&lt;number&gt;5&lt;/number&gt;&lt;doi&gt;10.1016/S0169-5347(03)00036-3&lt;/doi&gt;&lt;startpage&gt;228&lt;/startpage&gt;&lt;endpage&gt;233&lt;/endpage&gt;&lt;bundle&gt;&lt;publication&gt;&lt;title&gt;Trends Ecol Evol&lt;/title&gt;&lt;uuid&gt;CED23B2E-4527-4C7B-A582-D44C89ECE14D&lt;/uuid&gt;&lt;subtype&gt;-100&lt;/subtype&gt;&lt;publisher&gt;Elsevier Ltd&lt;/publisher&gt;&lt;type&gt;-100&lt;/type&gt;&lt;/publication&gt;&lt;/bundle&gt;&lt;authors&gt;&lt;author&gt;&lt;lastName&gt;Piersma&lt;/lastName&gt;&lt;firstName&gt;Theunis&lt;/firstName&gt;&lt;/author&gt;&lt;author&gt;&lt;lastName&gt;Drent&lt;/lastName&gt;&lt;firstName&gt;Jan&lt;/firstName&gt;&lt;/author&gt;&lt;/authors&gt;&lt;/publication&gt;&lt;/publications&gt;&lt;cites&gt;&lt;/cites&gt;&lt;/citation&gt;</w:instrText>
      </w:r>
      <w:r w:rsidR="004F7C3B">
        <w:rPr>
          <w:rFonts w:cs="Times New Roman"/>
          <w:lang w:val="en-US"/>
        </w:rPr>
        <w:fldChar w:fldCharType="separate"/>
      </w:r>
      <w:r w:rsidR="004F7C3B">
        <w:rPr>
          <w:rFonts w:eastAsiaTheme="minorHAnsi"/>
          <w:lang w:val="en-US"/>
        </w:rPr>
        <w:t>(Piersma &amp; Drent 2003)</w:t>
      </w:r>
      <w:r w:rsidR="004F7C3B">
        <w:rPr>
          <w:rFonts w:cs="Times New Roman"/>
          <w:lang w:val="en-US"/>
        </w:rPr>
        <w:fldChar w:fldCharType="end"/>
      </w:r>
      <w:r w:rsidRPr="001B36AE">
        <w:t xml:space="preserve">. </w:t>
      </w:r>
      <w:r w:rsidRPr="00AD49F7">
        <w:t xml:space="preserve">Metabolic </w:t>
      </w:r>
      <w:r w:rsidR="006A54E6" w:rsidRPr="00AD49F7">
        <w:t xml:space="preserve">thermal </w:t>
      </w:r>
      <w:r w:rsidRPr="00AD49F7">
        <w:t>plasticity can</w:t>
      </w:r>
      <w:r w:rsidRPr="001B36AE">
        <w:t xml:space="preserve"> be represented by a reaction norm where the </w:t>
      </w:r>
      <w:r w:rsidR="00D33BCE">
        <w:t xml:space="preserve">slope between metabolic rate and </w:t>
      </w:r>
      <w:r w:rsidR="006A54E6">
        <w:t>temperature</w:t>
      </w:r>
      <w:r w:rsidRPr="001B36AE">
        <w:t xml:space="preserve"> describes </w:t>
      </w:r>
      <w:r w:rsidRPr="001B36AE">
        <w:rPr>
          <w:rFonts w:eastAsiaTheme="minorHAnsi"/>
          <w:lang w:val="en-US"/>
        </w:rPr>
        <w:t xml:space="preserve">the degree to which SMR changes </w:t>
      </w:r>
      <w:r w:rsidRPr="001B36AE">
        <w:fldChar w:fldCharType="begin"/>
      </w:r>
      <w:r w:rsidR="001C289B">
        <w:instrText xml:space="preserve"> ADDIN PAPERS2_CITATIONS &lt;citation&gt;&lt;priority&gt;0&lt;/priority&gt;&lt;uuid&gt;60704189-C024-4C13-86F1-D019659DDADE&lt;/uuid&gt;&lt;publications&gt;&lt;publication&gt;&lt;subtype&gt;400&lt;/subtype&gt;&lt;title&gt;Phenotypic Evolution: A Reaction Norm Perspective&lt;/title&gt;&lt;url&gt;http://library1.org/_ads/46D2605F5DBE8B9E354601E8C7142BCF&lt;/url&gt;&lt;publication_date&gt;99201010011200000000222000&lt;/publication_date&gt;&lt;uuid&gt;DF38AF3A-0180-426D-A926-5C0D50CE1C3C&lt;/uuid&gt;&lt;type&gt;400&lt;/type&gt;&lt;startpage&gt;1&lt;/startpage&gt;&lt;endpage&gt;200&lt;/endpage&gt;&lt;authors&gt;&lt;author&gt;&lt;lastName&gt;Carl D Schlichting&lt;/lastName&gt;&lt;firstName&gt;Massimo&lt;/firstName&gt;&lt;middleNames&gt;Pigliucci&lt;/middleNames&gt;&lt;/author&gt;&lt;/authors&gt;&lt;/publication&gt;&lt;/publications&gt;&lt;cites&gt;&lt;/cites&gt;&lt;/citation&gt;</w:instrText>
      </w:r>
      <w:r w:rsidRPr="001B36AE">
        <w:fldChar w:fldCharType="separate"/>
      </w:r>
      <w:r w:rsidR="001C289B">
        <w:rPr>
          <w:rFonts w:eastAsiaTheme="minorHAnsi"/>
          <w:lang w:val="en-GB"/>
        </w:rPr>
        <w:t xml:space="preserve">(Schlichting </w:t>
      </w:r>
      <w:r w:rsidR="001E0B56">
        <w:rPr>
          <w:rFonts w:eastAsiaTheme="minorHAnsi"/>
          <w:lang w:val="en-GB"/>
        </w:rPr>
        <w:t xml:space="preserve">&amp; Pigliucci </w:t>
      </w:r>
      <w:r w:rsidR="001C289B">
        <w:rPr>
          <w:rFonts w:eastAsiaTheme="minorHAnsi"/>
          <w:lang w:val="en-GB"/>
        </w:rPr>
        <w:t>2010)</w:t>
      </w:r>
      <w:r w:rsidRPr="001B36AE">
        <w:fldChar w:fldCharType="end"/>
      </w:r>
      <w:r w:rsidRPr="001B36AE">
        <w:t xml:space="preserve">. </w:t>
      </w:r>
      <w:r w:rsidR="00B67E6F">
        <w:t xml:space="preserve">Consistency in </w:t>
      </w:r>
      <w:r w:rsidR="00F1463D">
        <w:t>individual</w:t>
      </w:r>
      <w:r w:rsidR="00B67E6F">
        <w:t xml:space="preserve"> </w:t>
      </w:r>
      <w:r w:rsidR="008B1CBD">
        <w:t>reaction norms</w:t>
      </w:r>
      <w:r w:rsidR="00B67E6F">
        <w:t xml:space="preserve"> (i.e., repeatability) </w:t>
      </w:r>
      <w:r w:rsidR="008B1CBD">
        <w:t xml:space="preserve"> </w:t>
      </w:r>
      <w:r w:rsidR="00F1463D">
        <w:t xml:space="preserve">is important </w:t>
      </w:r>
      <w:r w:rsidR="00B67E6F">
        <w:t>for</w:t>
      </w:r>
      <w:r w:rsidR="00F1463D">
        <w:t xml:space="preserve"> understanding </w:t>
      </w:r>
      <w:r w:rsidR="006A54E6">
        <w:t xml:space="preserve">both </w:t>
      </w:r>
      <w:r w:rsidR="00F1463D">
        <w:t xml:space="preserve">how </w:t>
      </w:r>
      <w:r w:rsidR="00F1463D" w:rsidRPr="00AD49F7">
        <w:t xml:space="preserve">selection might shape plastic responses and </w:t>
      </w:r>
      <w:r w:rsidR="006A54E6" w:rsidRPr="00AD49F7">
        <w:t>in explaining</w:t>
      </w:r>
      <w:r w:rsidR="00F1463D" w:rsidRPr="00AD49F7">
        <w:t xml:space="preserve"> </w:t>
      </w:r>
      <w:r w:rsidR="00D33BCE" w:rsidRPr="00AD49F7">
        <w:t>variation in mass-scaling</w:t>
      </w:r>
      <w:r w:rsidR="006A54E6" w:rsidRPr="00AD49F7">
        <w:t xml:space="preserve"> </w:t>
      </w:r>
      <w:r w:rsidR="00B67E6F">
        <w:t>at different temperatures</w:t>
      </w:r>
      <w:r w:rsidR="008B1CBD">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&lt;citation&gt;&lt;priority&gt;14&lt;/priority&gt;&lt;uuid&gt;147642BF-143D-4BE3-84AA-83D0C040946E&lt;/uuid&gt;&lt;publications&gt;&lt;publication&gt;&lt;subtype&gt;400&lt;/subtype&gt;&lt;publisher&gt;Blackwell Publishing Ltd&lt;/publisher&gt;&lt;title&gt;The evolutionary ecology of individual phenotypic plasticity in wild populations.&lt;/title&gt;&lt;url&gt;http://doi.wiley.com/10.1111/j.1420-9101.2007.01300.x&lt;/url&gt;&lt;volume&gt;20&lt;/volume&gt;&lt;publication_date&gt;99200705001200000000220000&lt;/publication_date&gt;&lt;uuid&gt;650BC8EC-73BD-40FB-B5AB-1BBB906BFA20&lt;/uuid&gt;&lt;type&gt;400&lt;/type&gt;&lt;number&gt;3&lt;/number&gt;&lt;doi&gt;10.1111/j.1420-9101.2007.01300.x&lt;/doi&gt;&lt;institution&gt;Large Animal Research Group, Department of Zoology, University of Cambridge, Cambridge, UK. dhn24@cam.ac.uk&lt;/institution&gt;&lt;startpage&gt;831&lt;/startpage&gt;&lt;endpage&gt;844&lt;/endpage&gt;&lt;bundle&gt;&lt;publication&gt;&lt;title&gt;Journal of evolutionary biology&lt;/title&gt;&lt;uuid&gt;3127DDEB-75C6-4FC6-BB06-FD79EB7BF79E&lt;/uuid&gt;&lt;subtype&gt;-100&lt;/subtype&gt;&lt;publisher&gt;Blackwell Publishing Ltd&lt;/publisher&gt;&lt;type&gt;-100&lt;/type&gt;&lt;/publication&gt;&lt;/bundle&gt;&lt;authors&gt;&lt;author&gt;&lt;lastName&gt;Nussey&lt;/lastName&gt;&lt;firstName&gt;D&lt;/firstName&gt;&lt;middleNames&gt;H&lt;/middleNames&gt;&lt;/author&gt;&lt;author&gt;&lt;lastName&gt;Wilson&lt;/lastName&gt;&lt;firstName&gt;A&lt;/firstName&gt;&lt;middleNames&gt;J&lt;/middleNames&gt;&lt;/author&gt;&lt;author&gt;&lt;lastName&gt;Brommer&lt;/lastName&gt;&lt;firstName&gt;J&lt;/firstName&gt;&lt;middleNames&gt;E&lt;/middleNames&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(Nussey, Wilson &amp; Brommer 2007)</w:t>
      </w:r>
      <w:r w:rsidR="004F7C3B">
        <w:rPr>
          <w:rFonts w:eastAsiaTheme="minorHAnsi"/>
          <w:lang w:val="en-US"/>
        </w:rPr>
        <w:fldChar w:fldCharType="end"/>
      </w:r>
      <w:r w:rsidR="00D33BCE" w:rsidRPr="00AD49F7">
        <w:t xml:space="preserve">. </w:t>
      </w:r>
      <w:r w:rsidR="00B67E6F">
        <w:t xml:space="preserve">If individuals respond to temperature consistently, one might expect mass-scaling to be robust to </w:t>
      </w:r>
      <w:r w:rsidR="001D1459">
        <w:t xml:space="preserve">changing </w:t>
      </w:r>
      <w:r w:rsidR="00B67E6F">
        <w:t xml:space="preserve">ambient temperatures </w:t>
      </w:r>
      <w:r w:rsidR="001C289B">
        <w:rPr>
          <w:rFonts w:eastAsiaTheme="minorHAnsi"/>
          <w:lang w:val="en-GB"/>
        </w:rPr>
        <w:fldChar w:fldCharType="begin"/>
      </w:r>
      <w:r w:rsidR="001C289B">
        <w:rPr>
          <w:rFonts w:eastAsiaTheme="minorHAnsi"/>
          <w:lang w:val="en-GB"/>
        </w:rPr>
        <w:instrText xml:space="preserve"> ADDIN PAPERS2_CITATIONS &lt;citation&gt;&lt;priority&gt;15&lt;/priority&gt;&lt;uuid&gt;E6268C53-6F99-4E03-AB83-8167EAE56E83&lt;/uuid&gt;&lt;publications&gt;&lt;publication&gt;&lt;subtype&gt;400&lt;/subtype&gt;&lt;publisher&gt;Blackwell Publishing, Ltd.&lt;/publisher&gt;&lt;title&gt;Is there a Universal Temperature Dependence of metabolism?&lt;/title&gt;&lt;url&gt;http://onlinelibrary.wiley.com/doi/10.1111/j.0269-8463.2004.00842.x/full&lt;/url&gt;&lt;volume&gt;18&lt;/volume&gt;&lt;publication_date&gt;99200404011200000000222000&lt;/publication_date&gt;&lt;uuid&gt;3CCDF45B-8EC7-4DBF-9BED-E36F0BCA2A3A&lt;/uuid&gt;&lt;type&gt;400&lt;/type&gt;&lt;number&gt;2&lt;/number&gt;&lt;doi&gt;10.1111/j.0269-8463.2004.00842.x&lt;/doi&gt;&lt;startpage&gt;252&lt;/startpage&gt;&lt;endpage&gt;256&lt;/endpage&gt;&lt;bundle&gt;&lt;publication&gt;&lt;title&gt;Functional Ecology&lt;/title&gt;&lt;uuid&gt;6C8EC5AD-2EA3-49E8-9900-637D53C3674F&lt;/uuid&gt;&lt;subtype&gt;-100&lt;/subtype&gt;&lt;publisher&gt;Blackwell Publishing Ltd&lt;/publisher&gt;&lt;type&gt;-100&lt;/type&gt;&lt;/publication&gt;&lt;/bundle&gt;&lt;authors&gt;&lt;author&gt;&lt;lastName&gt;Clarke&lt;/lastName&gt;&lt;firstName&gt;A&lt;/firstName&gt;&lt;/author&gt;&lt;/authors&gt;&lt;/publication&gt;&lt;/publications&gt;&lt;cites&gt;&lt;/cites&gt;&lt;/citation&gt;</w:instrText>
      </w:r>
      <w:r w:rsidR="001C289B">
        <w:rPr>
          <w:rFonts w:eastAsiaTheme="minorHAnsi"/>
          <w:lang w:val="en-GB"/>
        </w:rPr>
        <w:fldChar w:fldCharType="separate"/>
      </w:r>
      <w:r w:rsidR="001C289B">
        <w:rPr>
          <w:rFonts w:eastAsiaTheme="minorHAnsi"/>
          <w:lang w:val="en-GB"/>
        </w:rPr>
        <w:t>(Clarke 2004)</w:t>
      </w:r>
      <w:r w:rsidR="001C289B">
        <w:rPr>
          <w:rFonts w:eastAsiaTheme="minorHAnsi"/>
          <w:lang w:val="en-GB"/>
        </w:rPr>
        <w:fldChar w:fldCharType="end"/>
      </w:r>
      <w:r w:rsidR="00B67E6F">
        <w:t xml:space="preserve">. </w:t>
      </w:r>
      <w:r w:rsidR="00D33BCE" w:rsidRPr="00AD49F7">
        <w:t xml:space="preserve">Despite studies on </w:t>
      </w:r>
      <w:r w:rsidR="00B9102D">
        <w:t>a range of taxa</w:t>
      </w:r>
      <w:r w:rsidR="00D33BCE" w:rsidRPr="00AD49F7">
        <w:t xml:space="preserve"> recognising that individuals</w:t>
      </w:r>
      <w:r w:rsidR="00B9102D">
        <w:t xml:space="preserve"> should</w:t>
      </w:r>
      <w:r w:rsidR="00D33BCE" w:rsidRPr="00AD49F7">
        <w:t xml:space="preserve"> vary in their metabolic </w:t>
      </w:r>
      <w:r w:rsidR="00AD49F7" w:rsidRPr="00AD49F7">
        <w:t xml:space="preserve">thermal </w:t>
      </w:r>
      <w:r w:rsidR="00D33BCE" w:rsidRPr="00AD49F7">
        <w:t>plasticity</w:t>
      </w:r>
      <w:r w:rsidR="00AD49F7" w:rsidRPr="00AD49F7">
        <w:t>,</w:t>
      </w:r>
      <w:r w:rsidR="00D33BCE" w:rsidRPr="00AD49F7">
        <w:t xml:space="preserve"> its repeatability has rarely been formally estimated </w:t>
      </w:r>
      <w:r w:rsidR="004F7C3B">
        <w:rPr>
          <w:rFonts w:eastAsiaTheme="minorHAnsi"/>
          <w:lang w:val="en-US"/>
        </w:rPr>
        <w:fldChar w:fldCharType="begin"/>
      </w:r>
      <w:r w:rsidR="001C289B">
        <w:rPr>
          <w:rFonts w:eastAsiaTheme="minorHAnsi"/>
          <w:lang w:val="en-US"/>
        </w:rPr>
        <w:instrText xml:space="preserve"> ADDIN PAPERS2_CITATIONS &lt;citation&gt;&lt;priority&gt;15&lt;/priority&gt;&lt;uuid&gt;CEA6C1E6-EC67-4AA7-B60E-B9298FAA114D&lt;/uuid&gt;&lt;publications&gt;&lt;publication&gt;&lt;subtype&gt;400&lt;/subtype&gt;&lt;title&gt;Individual differences in the phenotypic flexibility of basal metabolic rate in Siberian Hamsters are consistent on short- and long-term timescales&lt;/title&gt;&lt;url&gt;https://www.journals.uchicago.edu/doi/10.1086/689870&lt;/url&gt;&lt;volume&gt;90&lt;/volume&gt;&lt;publication_date&gt;99201703011200000000222000&lt;/publication_date&gt;&lt;uuid&gt;1E51BB0A-532F-4B5E-8222-036C42482877&lt;/uuid&gt;&lt;type&gt;400&lt;/type&gt;&lt;number&gt;2&lt;/number&gt;&lt;doi&gt;10.1086/689870&lt;/doi&gt;&lt;institution&gt;Uniwersytet Mikołaja Kopernika w Toruniu, Torun, Kujawsko-Pomorskie, Poland&lt;/institution&gt;&lt;startpage&gt;139&lt;/startpage&gt;&lt;endpage&gt;152&lt;/endpage&gt;&lt;bundle&gt;&lt;publication&gt;&lt;title&gt;Physiological and Biochemical Zoology&lt;/title&gt;&lt;uuid&gt;363B826A-B1A9-45D6-89CC-20AB9E1CF472&lt;/uuid&gt;&lt;subtype&gt;-100&lt;/subtype&gt;&lt;publisher&gt;University of Chicago PressChicago, IL&lt;/publisher&gt;&lt;type&gt;-100&lt;/type&gt;&lt;/publication&gt;&lt;/bundle&gt;&lt;authors&gt;&lt;author&gt;&lt;lastName&gt;Boratyński&lt;/lastName&gt;&lt;firstName&gt;Jan&lt;/firstName&gt;&lt;middleNames&gt;S&lt;/middleNames&gt;&lt;/author&gt;&lt;author&gt;&lt;lastName&gt;Jefimow&lt;/lastName&gt;&lt;firstName&gt;Małgorzata&lt;/firstName&gt;&lt;/author&gt;&lt;author&gt;&lt;lastName&gt;Wojciechowski&lt;/lastName&gt;&lt;firstName&gt;Michał&lt;/firstName&gt;&lt;middleNames&gt;S&lt;/middleNames&gt;&lt;/author&gt;&lt;/authors&gt;&lt;/publication&gt;&lt;publication&gt;&lt;subtype&gt;400&lt;/subtype&gt;&lt;title&gt;Individual variation in metabolic reaction norms over ambient temperature causes low correlation between basal and standard metabolic rate&lt;/title&gt;&lt;url&gt;http://jeb.biologists.org/lookup/doi/10.1242/jeb.160069&lt;/url&gt;&lt;volume&gt;220&lt;/volume&gt;&lt;publication_date&gt;99201707061200000000222000&lt;/publication_date&gt;&lt;uuid&gt;3BD783E2-2CD3-4CFA-A7A1-3A7C99272AD4&lt;/uuid&gt;&lt;type&gt;400&lt;/type&gt;&lt;citekey&gt;Briga:2017dr&lt;/citekey&gt;&lt;doi&gt;10.1242/jeb.160069&lt;/doi&gt;&lt;startpage&gt;jeb.160069&lt;/startpage&gt;&lt;bundle&gt;&lt;publication&gt;&lt;title&gt;Journal of Experimental Biology&lt;/title&gt;&lt;uuid&gt;7FEEAF9E-20C3-44C0-806C-C709B01DB3AD&lt;/uuid&gt;&lt;subtype&gt;-100&lt;/subtype&gt;&lt;type&gt;-100&lt;/type&gt;&lt;/publication&gt;&lt;/bundle&gt;&lt;authors&gt;&lt;author&gt;&lt;lastName&gt;Briga&lt;/lastName&gt;&lt;firstName&gt;Michael&lt;/firstName&gt;&lt;/author&gt;&lt;author&gt;&lt;lastName&gt;Verhulst&lt;/lastName&gt;&lt;firstName&gt;Simon&lt;/firstName&gt;&lt;/author&gt;&lt;/authors&gt;&lt;/publication&gt;&lt;publication&gt;&lt;subtype&gt;400&lt;/subtype&gt;&lt;title&gt;Individual (co)variation in thermal reaction norms of standard and maximal metabolic rates in wild-caught slimy salamanders&lt;/title&gt;&lt;url&gt;http://doi.wiley.com/10.1111/1365-2435.12259&lt;/url&gt;&lt;volume&gt;28&lt;/volume&gt;&lt;publication_date&gt;99201403241200000000222000&lt;/publication_date&gt;&lt;uuid&gt;0B5F5200-1850-4E23-ACB1-24E477AF50D1&lt;/uuid&gt;&lt;version&gt;4&lt;/version&gt;&lt;type&gt;400&lt;/type&gt;&lt;number&gt;5&lt;/number&gt;&lt;citekey&gt;Careau:2014bm&lt;/citekey&gt;&lt;doi&gt;10.1111/1365-2435.12259&lt;/doi&gt;&lt;startpage&gt;1175&lt;/startpage&gt;&lt;endpage&gt;1186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incent&lt;/firstName&gt;&lt;/author&gt;&lt;author&gt;&lt;lastName&gt;Gifford&lt;/lastName&gt;&lt;firstName&gt;Matthew&lt;/firstName&gt;&lt;middleNames&gt;E&lt;/middleNames&gt;&lt;/author&gt;&lt;author&gt;&lt;lastName&gt;Biro&lt;/lastName&gt;&lt;firstName&gt;Peter&lt;/firstName&gt;&lt;middleNames&gt;A&lt;/middleNames&gt;&lt;/author&gt;&lt;/authors&gt;&lt;editors&gt;&lt;author&gt;&lt;lastName&gt;Konarzewski&lt;/lastName&gt;&lt;firstName&gt;Marek&lt;/firstName&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w:t>
      </w:r>
      <w:proofErr w:type="spellStart"/>
      <w:r w:rsidR="004F7C3B">
        <w:rPr>
          <w:rFonts w:eastAsiaTheme="minorHAnsi"/>
          <w:lang w:val="en-US"/>
        </w:rPr>
        <w:t>Careau</w:t>
      </w:r>
      <w:proofErr w:type="spellEnd"/>
      <w:r w:rsidR="004F7C3B">
        <w:rPr>
          <w:rFonts w:eastAsiaTheme="minorHAnsi"/>
          <w:lang w:val="en-US"/>
        </w:rPr>
        <w:t xml:space="preserve">, Gifford &amp; Biro 2014; </w:t>
      </w:r>
      <w:proofErr w:type="spellStart"/>
      <w:r w:rsidR="004F7C3B">
        <w:rPr>
          <w:rFonts w:eastAsiaTheme="minorHAnsi"/>
          <w:lang w:val="en-US"/>
        </w:rPr>
        <w:t>Boratyński</w:t>
      </w:r>
      <w:proofErr w:type="spellEnd"/>
      <w:r w:rsidR="004F7C3B">
        <w:rPr>
          <w:rFonts w:eastAsiaTheme="minorHAnsi"/>
          <w:lang w:val="en-US"/>
        </w:rPr>
        <w:t xml:space="preserve">, </w:t>
      </w:r>
      <w:proofErr w:type="spellStart"/>
      <w:r w:rsidR="004F7C3B">
        <w:rPr>
          <w:rFonts w:eastAsiaTheme="minorHAnsi"/>
          <w:lang w:val="en-US"/>
        </w:rPr>
        <w:t>Jefimow</w:t>
      </w:r>
      <w:proofErr w:type="spellEnd"/>
      <w:r w:rsidR="004F7C3B">
        <w:rPr>
          <w:rFonts w:eastAsiaTheme="minorHAnsi"/>
          <w:lang w:val="en-US"/>
        </w:rPr>
        <w:t xml:space="preserve"> &amp; Wojciechowski 2017; </w:t>
      </w:r>
      <w:proofErr w:type="spellStart"/>
      <w:r w:rsidR="004F7C3B">
        <w:rPr>
          <w:rFonts w:eastAsiaTheme="minorHAnsi"/>
          <w:lang w:val="en-US"/>
        </w:rPr>
        <w:t>Briga</w:t>
      </w:r>
      <w:proofErr w:type="spellEnd"/>
      <w:r w:rsidR="004F7C3B">
        <w:rPr>
          <w:rFonts w:eastAsiaTheme="minorHAnsi"/>
          <w:lang w:val="en-US"/>
        </w:rPr>
        <w:t xml:space="preserve"> &amp; Verhulst 2017)</w:t>
      </w:r>
      <w:r w:rsidR="004F7C3B">
        <w:rPr>
          <w:rFonts w:eastAsiaTheme="minorHAnsi"/>
          <w:lang w:val="en-US"/>
        </w:rPr>
        <w:fldChar w:fldCharType="end"/>
      </w:r>
      <w:r w:rsidR="00D33BCE" w:rsidRPr="00AD49F7">
        <w:rPr>
          <w:lang w:val="en-US"/>
        </w:rPr>
        <w:t>}</w:t>
      </w:r>
      <w:r w:rsidR="00D33BCE" w:rsidRPr="00AD49F7">
        <w:t xml:space="preserve">. </w:t>
      </w:r>
    </w:p>
    <w:p w14:paraId="75EB9A08" w14:textId="021C16B4" w:rsidR="000319F4" w:rsidRPr="001B36AE" w:rsidRDefault="005D0663" w:rsidP="001E0B56">
      <w:pPr>
        <w:pStyle w:val="Thesisnormal"/>
        <w:spacing w:before="240" w:line="480" w:lineRule="auto"/>
        <w:ind w:firstLine="720"/>
        <w:contextualSpacing/>
      </w:pPr>
      <w:r>
        <w:t xml:space="preserve">Part of the challenge in quantifying </w:t>
      </w:r>
      <w:r w:rsidR="006A54E6">
        <w:t>individual consistency</w:t>
      </w:r>
      <w:r w:rsidR="00A34300" w:rsidRPr="001B36AE">
        <w:t xml:space="preserve"> </w:t>
      </w:r>
      <w:r>
        <w:t>of plastic traits is that</w:t>
      </w:r>
      <w:r w:rsidR="00A34300" w:rsidRPr="001B36AE">
        <w:t xml:space="preserve"> there are multiple ways to </w:t>
      </w:r>
      <w:r>
        <w:t>estimate repeatability</w:t>
      </w:r>
      <w:r w:rsidR="00A34300" w:rsidRPr="001B36AE">
        <w:t xml:space="preserve"> </w:t>
      </w:r>
      <w:r w:rsidR="004F7C3B">
        <w:rPr>
          <w:rFonts w:cs="Times New Roman"/>
          <w:lang w:val="en-US"/>
        </w:rPr>
        <w:fldChar w:fldCharType="begin"/>
      </w:r>
      <w:r w:rsidR="001C289B">
        <w:rPr>
          <w:rFonts w:cs="Times New Roman"/>
          <w:lang w:val="en-US"/>
        </w:rPr>
        <w:instrText xml:space="preserve"> ADDIN PAPERS2_CITATIONS &lt;citation&gt;&lt;priority&gt;16&lt;/priority&gt;&lt;uuid&gt;4E99CF06-CFFB-41C9-9422-E67A33C6B4BC&lt;/uuid&gt;&lt;publications&gt;&lt;publication&gt;&lt;subtype&gt;400&lt;/subtype&gt;&lt;title&gt;How to analyse plant phenotypic plasticity in response to a changing climate&lt;/title&gt;&lt;url&gt;http://doi.wiley.com/10.1111/nph.15656&lt;/url&gt;&lt;publication_date&gt;99201901111200000000222000&lt;/publication_date&gt;&lt;uuid&gt;28D13189-5E39-4D0E-B290-284162A60977&lt;/uuid&gt;&lt;type&gt;400&lt;/type&gt;&lt;citekey&gt;Arnold:2019fb&lt;/citekey&gt;&lt;doi&gt;10.1111/nph.15656&lt;/doi&gt;&lt;startpage&gt;1&lt;/startpage&gt;&lt;endpage&gt;17&lt;/endpage&gt;&lt;bundle&gt;&lt;publication&gt;&lt;title&gt;New Phytologist&lt;/title&gt;&lt;uuid&gt;5B2670C9-35B7-45FD-A15E-B77559834F80&lt;/uuid&gt;&lt;subtype&gt;-100&lt;/subtype&gt;&lt;type&gt;-100&lt;/type&gt;&lt;/publication&gt;&lt;/bundle&gt;&lt;authors&gt;&lt;author&gt;&lt;lastName&gt;Arnold&lt;/lastName&gt;&lt;firstName&gt;Pieter&lt;/firstName&gt;&lt;middleNames&gt;A&lt;/middleNames&gt;&lt;/author&gt;&lt;author&gt;&lt;lastName&gt;Kruuk&lt;/lastName&gt;&lt;firstName&gt;Loeske&lt;/firstName&gt;&lt;middleNames&gt;E B&lt;/middleNames&gt;&lt;/author&gt;&lt;author&gt;&lt;lastName&gt;Nicotra&lt;/lastName&gt;&lt;firstName&gt;Adrienne&lt;/firstName&gt;&lt;middleNames&gt;B&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(Arnold, Kruuk &amp; Nicotra 2019)</w:t>
      </w:r>
      <w:r w:rsidR="004F7C3B">
        <w:rPr>
          <w:rFonts w:cs="Times New Roman"/>
          <w:lang w:val="en-US"/>
        </w:rPr>
        <w:fldChar w:fldCharType="end"/>
      </w:r>
      <w:r w:rsidR="00A34300" w:rsidRPr="001B36AE">
        <w:rPr>
          <w:rFonts w:cs="Times New Roman"/>
          <w:lang w:val="en-US"/>
        </w:rPr>
        <w:t xml:space="preserve">. </w:t>
      </w:r>
      <w:r w:rsidR="00A34300" w:rsidRPr="001B36AE">
        <w:t xml:space="preserve">Character-state approaches model phenotypic variation in a set of environments as discrete ‘characters’ </w:t>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 Hunt 2014)</w:t>
      </w:r>
      <w:del w:id="1" w:author="fonti.kar@gmail.com" w:date="2019-07-22T13:46:00Z">
        <w:r w:rsidR="004F7C3B" w:rsidDel="001C289B">
          <w:rPr>
            <w:rFonts w:cs="Times"/>
            <w:lang w:val="en-US"/>
          </w:rPr>
          <w:fldChar w:fldCharType="begin"/>
        </w:r>
        <w:r w:rsidR="004F7C3B" w:rsidDel="001C289B">
          <w:rPr>
            <w:rFonts w:cs="Times"/>
            <w:lang w:val="en-US"/>
          </w:rPr>
          <w:delInstrText xml:space="preserve"> ADDIN PAPERS2_CITATIONS &lt;citation&gt;&lt;priority&gt;17&lt;/priority&gt;&lt;uuid&gt;916A33E0-04C5-4DDB-AF02-A7864372B9F9&lt;/uuid&gt;&lt;publications&gt;&lt;publication&gt;&lt;subtype&gt;400&lt;/subtype&gt;&lt;title&gt;Adaptive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gt;&lt;subtype&gt;0&lt;/subtype&gt;&lt;title&gt;Genotype-by-Environment Interactions and Sexual Selection&lt;/title&gt;&lt;publication_date&gt;99201410241200000000222000&lt;/publication_date&gt;&lt;uuid&gt;0ED2D69D-EC20-421C-A083-80BC572273E9&lt;/uuid&gt;&lt;version&gt;&lt;/version&gt;&lt;type&gt;0&lt;/type&gt;&lt;startpage&gt;1&lt;/startpage&gt;&lt;endpage&gt;373&lt;/endpage&gt;&lt;authors&gt;&lt;author&gt;&lt;lastName&gt;Hunt&lt;/lastName&gt;&lt;firstName&gt;John&lt;/firstName&gt;&lt;/author&gt;&lt;/authors&gt;&lt;editors&gt;&lt;author&gt;&lt;lastName&gt;Hunt&lt;/lastName&gt;&lt;firstName&gt;John&lt;/firstName&gt;&lt;/author&gt;&lt;author&gt;&lt;lastName&gt;Hosken&lt;/lastName&gt;&lt;firstName&gt;David&lt;/firstName&gt;&lt;middleNames&gt;J&lt;/middleNames&gt;&lt;/author&gt;&lt;/editors&gt;&lt;/publication&gt;&lt;/publications&gt;&lt;cites&gt;&lt;/cites&gt;&lt;/citation&gt;</w:delInstrText>
        </w:r>
        <w:r w:rsidR="004F7C3B" w:rsidDel="001C289B">
          <w:rPr>
            <w:rFonts w:cs="Times"/>
            <w:lang w:val="en-US"/>
          </w:rPr>
          <w:fldChar w:fldCharType="end"/>
        </w:r>
      </w:del>
      <w:r w:rsidR="00A34300" w:rsidRPr="001B36AE">
        <w:t>. For example, activity rate measured at 25ºC and 35ºC are considered separate traits that are correlated</w:t>
      </w:r>
      <w:r w:rsidR="00A34300">
        <w:t xml:space="preserve"> </w:t>
      </w:r>
      <w:r w:rsidR="00A34300" w:rsidRPr="001B36AE">
        <w:t xml:space="preserve">through shared physiological underpinnings. Repeatability </w:t>
      </w:r>
      <w:r w:rsidR="00A34300" w:rsidRPr="001B36AE">
        <w:lastRenderedPageBreak/>
        <w:t xml:space="preserve">can </w:t>
      </w:r>
      <w:r w:rsidR="00A34300">
        <w:t xml:space="preserve">thus </w:t>
      </w:r>
      <w:r w:rsidR="00A34300" w:rsidRPr="001B36AE">
        <w:t>be derived in each environment and</w:t>
      </w:r>
      <w:r w:rsidR="00A34300">
        <w:t xml:space="preserve"> in turn</w:t>
      </w:r>
      <w:r w:rsidR="00A34300" w:rsidRPr="001B36AE">
        <w:t xml:space="preserve"> </w:t>
      </w:r>
      <w:r w:rsidR="00A34300">
        <w:t>the reaction norm can</w:t>
      </w:r>
      <w:r w:rsidR="00A34300" w:rsidRPr="001B36AE">
        <w:t xml:space="preserve"> show greater </w:t>
      </w:r>
      <w:r w:rsidR="00A34300">
        <w:t>malleability</w:t>
      </w:r>
      <w:r w:rsidR="00A34300" w:rsidRPr="001B36AE">
        <w:t xml:space="preserve"> across environments. In contrast, function-valued approaches model the entire reaction norm</w:t>
      </w:r>
      <w:r w:rsidR="00A34300">
        <w:t xml:space="preserve"> by</w:t>
      </w:r>
      <w:r w:rsidR="00A34300" w:rsidRPr="001B36AE">
        <w:t xml:space="preserve"> describing plastic responses across an environmental range by a set of parameters</w:t>
      </w:r>
      <w:r w:rsidR="00A34300">
        <w:t xml:space="preserve"> </w:t>
      </w:r>
      <w:r w:rsidR="004F7C3B">
        <w:rPr>
          <w:rFonts w:cs="Times New Roman"/>
          <w:lang w:val="en-US"/>
        </w:rPr>
        <w:fldChar w:fldCharType="begin"/>
      </w:r>
      <w:r w:rsidR="001C289B">
        <w:rPr>
          <w:rFonts w:cs="Times New Roman"/>
          <w:lang w:val="en-US"/>
        </w:rPr>
        <w:instrText xml:space="preserve"> ADDIN PAPERS2_CITATIONS &lt;citation&gt;&lt;priority&gt;18&lt;/priority&gt;&lt;uuid&gt;38BF575D-0DD3-4102-8F97-8CC6E7FF07D4&lt;/uuid&gt;&lt;publications&gt;&lt;publication&gt;&lt;subtype&gt;400&lt;/subtype&gt;&lt;title&gt;Adaptive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 xml:space="preserve">. For example, </w:t>
      </w:r>
      <w:r w:rsidR="00A34300" w:rsidRPr="001B36AE">
        <w:t xml:space="preserve">the intercept </w:t>
      </w:r>
      <w:r w:rsidR="00A34300">
        <w:t>of a linear reaction norm represents</w:t>
      </w:r>
      <w:r w:rsidR="00A34300" w:rsidRPr="001B36AE">
        <w:t xml:space="preserve"> the average population </w:t>
      </w:r>
      <w:r w:rsidR="00A34300">
        <w:t>trait value</w:t>
      </w:r>
      <w:r w:rsidR="00A34300" w:rsidRPr="001B36AE">
        <w:t xml:space="preserve"> </w:t>
      </w:r>
      <w:r w:rsidR="00B9102D">
        <w:t xml:space="preserve">in a given environment when x = 0 and </w:t>
      </w:r>
      <w:r w:rsidR="00A34300" w:rsidRPr="001B36AE">
        <w:t xml:space="preserve">the slope </w:t>
      </w:r>
      <w:r w:rsidR="00A34300">
        <w:t>represents</w:t>
      </w:r>
      <w:r w:rsidR="00A34300" w:rsidRPr="001B36AE">
        <w:t xml:space="preserve"> plasticity. </w:t>
      </w:r>
      <w:r w:rsidR="00A34300">
        <w:t>In this scenario</w:t>
      </w:r>
      <w:r w:rsidR="00A34300" w:rsidRPr="001B36AE">
        <w:t xml:space="preserve">, repeatability </w:t>
      </w:r>
      <w:r w:rsidR="00A34300">
        <w:t>can be</w:t>
      </w:r>
      <w:r w:rsidR="00A34300" w:rsidRPr="001B36AE">
        <w:t xml:space="preserve"> quantified</w:t>
      </w:r>
      <w:r w:rsidR="00A34300">
        <w:t xml:space="preserve"> for each </w:t>
      </w:r>
      <w:r w:rsidR="006866D7">
        <w:t>parameter,</w:t>
      </w:r>
      <w:r w:rsidR="00A34300">
        <w:t xml:space="preserve"> but the shape of reaction norm is somewhat constrained</w:t>
      </w:r>
      <w:r w:rsidR="00A34300" w:rsidRPr="001B36AE">
        <w:t xml:space="preserve"> </w:t>
      </w:r>
      <w:r w:rsidR="00A34300">
        <w:t xml:space="preserve">by the nature of the mathematical function used </w:t>
      </w:r>
      <w:r w:rsidR="006866D7">
        <w:t xml:space="preserve">to </w:t>
      </w:r>
      <w:r w:rsidR="00A34300">
        <w:t xml:space="preserve">model the reaction norm. While the conceptual differences between the modelling approaches have sparked debates </w:t>
      </w:r>
      <w:r w:rsidR="004F7C3B">
        <w:rPr>
          <w:rFonts w:cs="Times New Roman"/>
          <w:lang w:val="en-US"/>
        </w:rPr>
        <w:fldChar w:fldCharType="begin"/>
      </w:r>
      <w:r w:rsidR="001C289B">
        <w:rPr>
          <w:rFonts w:cs="Times New Roman"/>
          <w:lang w:val="en-US"/>
        </w:rPr>
        <w:instrText xml:space="preserve"> ADDIN PAPERS2_CITATIONS &lt;citation&gt;&lt;priority&gt;19&lt;/priority&gt;&lt;uuid&gt;CA2A2307-0DA3-416F-A3AE-9C38345BE790&lt;/uuid&gt;&lt;publications&gt;&lt;publication&gt;&lt;subtype&gt;400&lt;/subtype&gt;&lt;title&gt;Adaptive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4F7C3B">
        <w:rPr>
          <w:rFonts w:cs="Times New Roman"/>
          <w:lang w:val="en-US"/>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4F7C3B">
        <w:rPr>
          <w:rFonts w:cs="Times New Roman"/>
          <w:lang w:val="en-US"/>
        </w:rPr>
        <w:fldChar w:fldCharType="end"/>
      </w:r>
      <w:r w:rsidR="00A34300">
        <w:t>,</w:t>
      </w:r>
      <w:r w:rsidR="00A34300" w:rsidRPr="00035318">
        <w:t xml:space="preserve"> </w:t>
      </w:r>
      <w:r w:rsidR="00A34300">
        <w:t>both approaches can contribute to our understanding on how the shape of reaction norms can evolve</w:t>
      </w:r>
    </w:p>
    <w:p w14:paraId="2B80089A" w14:textId="07A6D4DC" w:rsidR="00A34300" w:rsidRPr="001B36AE" w:rsidRDefault="00A34300" w:rsidP="001E0B56">
      <w:pPr>
        <w:pStyle w:val="Thesisnormal"/>
        <w:spacing w:before="240" w:line="480" w:lineRule="auto"/>
        <w:ind w:firstLine="720"/>
        <w:contextualSpacing/>
      </w:pPr>
      <w:r w:rsidRPr="001B36AE">
        <w:t>Here we examine how individuals vary in their SMR in relation to body size and acute temperature changes using an ectotherm model, the delicate skink (</w:t>
      </w:r>
      <w:proofErr w:type="spellStart"/>
      <w:r w:rsidRPr="008B1CBD">
        <w:rPr>
          <w:i/>
        </w:rPr>
        <w:t>Lampropholis</w:t>
      </w:r>
      <w:proofErr w:type="spellEnd"/>
      <w:r w:rsidRPr="008B1CBD">
        <w:rPr>
          <w:i/>
        </w:rPr>
        <w:t xml:space="preserve"> </w:t>
      </w:r>
      <w:proofErr w:type="spellStart"/>
      <w:r w:rsidRPr="008B1CBD">
        <w:rPr>
          <w:i/>
        </w:rPr>
        <w:t>delicata</w:t>
      </w:r>
      <w:proofErr w:type="spellEnd"/>
      <w:r w:rsidRPr="001B36AE">
        <w:t>). We take advantage of two modelling frameworks that differ in their assumptions to address four key questions. (1) D</w:t>
      </w:r>
      <w:r w:rsidR="006A54E6">
        <w:t xml:space="preserve">oes metabolic thermal plasticity </w:t>
      </w:r>
      <w:r w:rsidR="00427E63">
        <w:t xml:space="preserve">(i.e., metabolic reaction norms) </w:t>
      </w:r>
      <w:r w:rsidRPr="001B36AE">
        <w:t xml:space="preserve">consistently differ </w:t>
      </w:r>
      <w:r w:rsidR="006A54E6">
        <w:t xml:space="preserve">among </w:t>
      </w:r>
      <w:proofErr w:type="gramStart"/>
      <w:r w:rsidR="006A54E6">
        <w:t>individuals</w:t>
      </w:r>
      <w:r w:rsidR="00427E63">
        <w:t>?</w:t>
      </w:r>
      <w:r w:rsidR="00D251EE">
        <w:t>;</w:t>
      </w:r>
      <w:proofErr w:type="gramEnd"/>
      <w:r w:rsidR="00D251EE">
        <w:t xml:space="preserve"> (2)</w:t>
      </w:r>
      <w:r w:rsidR="00577766">
        <w:t xml:space="preserve"> </w:t>
      </w:r>
      <w:r w:rsidR="00D251EE">
        <w:t>H</w:t>
      </w:r>
      <w:r w:rsidR="00577766">
        <w:t xml:space="preserve">ow does repeatability of </w:t>
      </w:r>
      <w:r w:rsidR="001421BD">
        <w:t>SMR</w:t>
      </w:r>
      <w:r w:rsidR="00577766">
        <w:t xml:space="preserve"> change </w:t>
      </w:r>
      <w:r w:rsidR="00427E63">
        <w:t xml:space="preserve">at a given </w:t>
      </w:r>
      <w:r w:rsidR="00577766">
        <w:t>temperature</w:t>
      </w:r>
      <w:r w:rsidR="00FF56B6">
        <w:t xml:space="preserve"> over short and long-time frames</w:t>
      </w:r>
      <w:r w:rsidRPr="001B36AE">
        <w:t>? (</w:t>
      </w:r>
      <w:r w:rsidR="00D251EE">
        <w:t>3</w:t>
      </w:r>
      <w:r w:rsidRPr="001B36AE">
        <w:t xml:space="preserve">) </w:t>
      </w:r>
      <w:r w:rsidR="00F31CDF">
        <w:t xml:space="preserve">Do different approaches to modelling plasticity </w:t>
      </w:r>
      <w:r w:rsidR="00551F83">
        <w:t>impact our conclusions, and if so, how</w:t>
      </w:r>
      <w:r w:rsidRPr="001B36AE">
        <w:t>? (</w:t>
      </w:r>
      <w:r w:rsidR="00D251EE">
        <w:t>4</w:t>
      </w:r>
      <w:r w:rsidRPr="001B36AE">
        <w:t xml:space="preserve">) </w:t>
      </w:r>
      <w:r w:rsidR="006A54E6">
        <w:t>Do</w:t>
      </w:r>
      <w:r w:rsidR="006A54E6" w:rsidRPr="001B36AE">
        <w:t xml:space="preserve"> </w:t>
      </w:r>
      <w:r w:rsidRPr="001B36AE">
        <w:t xml:space="preserve">population mass-scaling exponents change with temperature when </w:t>
      </w:r>
      <w:r w:rsidR="006A54E6">
        <w:t xml:space="preserve">accounting for </w:t>
      </w:r>
      <w:r w:rsidR="008B1CBD">
        <w:t>among</w:t>
      </w:r>
      <w:r w:rsidRPr="001B36AE">
        <w:t>-</w:t>
      </w:r>
      <w:r w:rsidR="008B1CBD">
        <w:t xml:space="preserve"> </w:t>
      </w:r>
      <w:r w:rsidRPr="001B36AE">
        <w:t xml:space="preserve">and </w:t>
      </w:r>
      <w:r w:rsidR="008B1CBD">
        <w:t>within</w:t>
      </w:r>
      <w:r w:rsidRPr="001B36AE">
        <w:t xml:space="preserve">-individual </w:t>
      </w:r>
      <w:r w:rsidR="006A54E6">
        <w:t xml:space="preserve">variation in </w:t>
      </w:r>
      <w:r w:rsidR="001421BD">
        <w:t>SMR</w:t>
      </w:r>
      <w:r w:rsidRPr="001B36AE">
        <w:t xml:space="preserve">? Unravelling </w:t>
      </w:r>
      <w:r>
        <w:t xml:space="preserve">the </w:t>
      </w:r>
      <w:r w:rsidRPr="001B36AE">
        <w:t>complex</w:t>
      </w:r>
      <w:r>
        <w:t>ities of</w:t>
      </w:r>
      <w:r w:rsidRPr="001B36AE">
        <w:t xml:space="preserve"> individual physiological processes will have important consequences for understanding how populations respond in new or challenging environments.</w:t>
      </w:r>
      <w:r w:rsidRPr="001B36AE">
        <w:rPr>
          <w:rFonts w:eastAsiaTheme="minorHAnsi"/>
          <w:lang w:val="en-US"/>
        </w:rPr>
        <w:t xml:space="preserve"> </w:t>
      </w:r>
    </w:p>
    <w:p w14:paraId="747371E7" w14:textId="7933E544" w:rsidR="00D24BC6" w:rsidRDefault="00EF339B" w:rsidP="001E0B56">
      <w:pPr>
        <w:pStyle w:val="Heading1"/>
        <w:spacing w:line="480" w:lineRule="auto"/>
        <w:contextualSpacing/>
        <w:rPr>
          <w:lang w:val="en-AU"/>
        </w:rPr>
      </w:pPr>
      <w:r>
        <w:rPr>
          <w:lang w:val="en-AU"/>
        </w:rPr>
        <w:t xml:space="preserve">Materials and </w:t>
      </w:r>
      <w:r w:rsidR="00D24BC6">
        <w:rPr>
          <w:lang w:val="en-AU"/>
        </w:rPr>
        <w:t>Methods</w:t>
      </w:r>
    </w:p>
    <w:p w14:paraId="56EF667A" w14:textId="77777777" w:rsidR="00986AC3" w:rsidRPr="007B67F2" w:rsidRDefault="00986AC3" w:rsidP="001E0B56">
      <w:pPr>
        <w:spacing w:line="480" w:lineRule="auto"/>
        <w:contextualSpacing/>
        <w:rPr>
          <w:lang w:val="en-AU"/>
        </w:rPr>
      </w:pPr>
    </w:p>
    <w:p w14:paraId="3A6EF5AF" w14:textId="23C97027" w:rsidR="00D24BC6" w:rsidRDefault="00D24BC6" w:rsidP="001E0B56">
      <w:pPr>
        <w:pStyle w:val="Heading2"/>
        <w:spacing w:line="480" w:lineRule="auto"/>
        <w:contextualSpacing/>
        <w:rPr>
          <w:lang w:val="en-AU"/>
        </w:rPr>
      </w:pPr>
      <w:r>
        <w:rPr>
          <w:lang w:val="en-AU"/>
        </w:rPr>
        <w:lastRenderedPageBreak/>
        <w:t>Lizard collection and husbandry</w:t>
      </w:r>
    </w:p>
    <w:p w14:paraId="05849D91" w14:textId="69BC0056" w:rsidR="00B37A5A" w:rsidRDefault="00FD472C" w:rsidP="001E0B56">
      <w:pPr>
        <w:pStyle w:val="Thesisbodytext"/>
        <w:spacing w:line="480" w:lineRule="auto"/>
        <w:contextualSpacing/>
      </w:pPr>
      <w:r>
        <w:t>B</w:t>
      </w:r>
      <w:r w:rsidR="00B37A5A">
        <w:t xml:space="preserve">etween 28 August and 8 September 2015, </w:t>
      </w:r>
      <w:r>
        <w:t xml:space="preserve">forty-two male </w:t>
      </w:r>
      <w:r>
        <w:rPr>
          <w:i/>
        </w:rPr>
        <w:t xml:space="preserve">L. </w:t>
      </w:r>
      <w:proofErr w:type="spellStart"/>
      <w:r>
        <w:rPr>
          <w:i/>
        </w:rPr>
        <w:t>delicata</w:t>
      </w:r>
      <w:proofErr w:type="spellEnd"/>
      <w:r>
        <w:t xml:space="preserve"> were collected from two sites near </w:t>
      </w:r>
      <w:r w:rsidR="00B37A5A">
        <w:t>Sydney</w:t>
      </w:r>
      <w:r>
        <w:t>, Australia</w:t>
      </w:r>
      <w:r w:rsidR="00B37A5A">
        <w:t xml:space="preserve">. Lizards were caught by hand or by mealworm fishing and were transported individually in calico bags in an ice-cooler to Macquarie University. Lizards were housed in a </w:t>
      </w:r>
      <w:r w:rsidR="004904FF">
        <w:t>temperature-controlled</w:t>
      </w:r>
      <w:r w:rsidR="00B37A5A">
        <w:t xml:space="preserve"> room </w:t>
      </w:r>
      <w:r w:rsidR="00557517">
        <w:t xml:space="preserve">set at 26ºC </w:t>
      </w:r>
      <w:r w:rsidR="00FE1A78">
        <w:t xml:space="preserve">and </w:t>
      </w:r>
      <w:r w:rsidR="00C3129A">
        <w:t xml:space="preserve">were </w:t>
      </w:r>
      <w:r w:rsidR="00FE1A78">
        <w:t>provided with a thermal gradient</w:t>
      </w:r>
      <w:r w:rsidR="00343381">
        <w:t xml:space="preserve"> to allow </w:t>
      </w:r>
      <w:r w:rsidR="00122698">
        <w:t xml:space="preserve">for </w:t>
      </w:r>
      <w:r w:rsidR="00343381">
        <w:t>thermoregulation</w:t>
      </w:r>
      <w:r w:rsidR="00B37A5A">
        <w:t xml:space="preserve">. Each lizard </w:t>
      </w:r>
      <w:r w:rsidR="00FE1A78">
        <w:t xml:space="preserve">was </w:t>
      </w:r>
      <w:r w:rsidR="00B37A5A">
        <w:t xml:space="preserve">kept individually in </w:t>
      </w:r>
      <w:r w:rsidR="00FE1A78">
        <w:t xml:space="preserve">an </w:t>
      </w:r>
      <w:r w:rsidR="00B37A5A">
        <w:t xml:space="preserve">opaque plastic enclosure measuring 35cm </w:t>
      </w:r>
      <w:r w:rsidR="00124150">
        <w:t xml:space="preserve">x </w:t>
      </w:r>
      <w:r w:rsidR="00B37A5A">
        <w:t>25cm</w:t>
      </w:r>
      <w:r w:rsidR="00124150">
        <w:t xml:space="preserve"> x 1</w:t>
      </w:r>
      <w:r w:rsidR="00B37A5A">
        <w:t xml:space="preserve">5cm (L </w:t>
      </w:r>
      <w:r w:rsidR="00421111">
        <w:t xml:space="preserve">x </w:t>
      </w:r>
      <w:r w:rsidR="00B37A5A">
        <w:t xml:space="preserve">W </w:t>
      </w:r>
      <w:r w:rsidR="00421111">
        <w:t xml:space="preserve">x </w:t>
      </w:r>
      <w:r w:rsidR="00B37A5A">
        <w:t xml:space="preserve">H). Each enclosure was lined with newspaper and lizards were given access to a water bowl and tree bark as a refuge. </w:t>
      </w:r>
      <w:r w:rsidR="00B37A5A" w:rsidRPr="00F544D9">
        <w:t xml:space="preserve">Enclosures were placed under UV light (11L:13D). Lizards were fed three </w:t>
      </w:r>
      <w:r w:rsidR="00FE1A78">
        <w:t>to</w:t>
      </w:r>
      <w:r w:rsidR="00FE1A78" w:rsidRPr="00F544D9">
        <w:t xml:space="preserve"> </w:t>
      </w:r>
      <w:r w:rsidR="00B37A5A" w:rsidRPr="00F544D9">
        <w:t>four sm</w:t>
      </w:r>
      <w:r w:rsidR="00B37A5A" w:rsidRPr="00D1564E">
        <w:t>all crickets (</w:t>
      </w:r>
      <w:r w:rsidR="0062391B">
        <w:rPr>
          <w:i/>
        </w:rPr>
        <w:t xml:space="preserve">Acheta </w:t>
      </w:r>
      <w:proofErr w:type="spellStart"/>
      <w:r w:rsidR="0062391B">
        <w:rPr>
          <w:i/>
        </w:rPr>
        <w:t>d</w:t>
      </w:r>
      <w:r w:rsidR="00B37A5A" w:rsidRPr="00452466">
        <w:rPr>
          <w:i/>
        </w:rPr>
        <w:t>omestica</w:t>
      </w:r>
      <w:proofErr w:type="spellEnd"/>
      <w:r w:rsidR="00B37A5A" w:rsidRPr="00F544D9">
        <w:t>)</w:t>
      </w:r>
      <w:r w:rsidR="00B37A5A">
        <w:t xml:space="preserve"> dusted with calcium powder and multi-vitamin every two days when metabolism measurements were not taking place. </w:t>
      </w:r>
      <w:r w:rsidR="00C9491D">
        <w:t>A</w:t>
      </w:r>
      <w:r w:rsidR="00B37A5A">
        <w:t xml:space="preserve">nimal collection was approved by the New South Wales National Parks and </w:t>
      </w:r>
      <w:r w:rsidR="00B22D42">
        <w:t>Wildlife</w:t>
      </w:r>
      <w:r w:rsidR="00B37A5A">
        <w:t xml:space="preserve"> Service (SL101549)</w:t>
      </w:r>
      <w:r w:rsidR="00791978">
        <w:t xml:space="preserve"> and</w:t>
      </w:r>
      <w:r w:rsidR="00B37A5A">
        <w:t xml:space="preserve"> procedures were approved by the Macquarie University Ethics committee (ARA 2015/015) and University of New South Wales Animal Care and Ethics committee (ACEC 15/51A).</w:t>
      </w:r>
    </w:p>
    <w:p w14:paraId="4FB4D44D" w14:textId="77777777" w:rsidR="00C2001B" w:rsidRPr="00B178E1" w:rsidRDefault="00C2001B" w:rsidP="001E0B56">
      <w:pPr>
        <w:pStyle w:val="Thesisbodytext"/>
        <w:spacing w:line="480" w:lineRule="auto"/>
        <w:contextualSpacing/>
      </w:pPr>
    </w:p>
    <w:p w14:paraId="721D7E49" w14:textId="3736F4A1" w:rsidR="00D24BC6" w:rsidRDefault="00ED4B63" w:rsidP="001E0B56">
      <w:pPr>
        <w:pStyle w:val="Heading2"/>
        <w:spacing w:line="480" w:lineRule="auto"/>
        <w:contextualSpacing/>
        <w:rPr>
          <w:lang w:val="en-AU"/>
        </w:rPr>
      </w:pPr>
      <w:r>
        <w:rPr>
          <w:lang w:val="en-AU"/>
        </w:rPr>
        <w:t xml:space="preserve">Measuring standard </w:t>
      </w:r>
      <w:r w:rsidR="00D24BC6">
        <w:rPr>
          <w:lang w:val="en-AU"/>
        </w:rPr>
        <w:t xml:space="preserve">metabolic </w:t>
      </w:r>
      <w:r>
        <w:rPr>
          <w:lang w:val="en-AU"/>
        </w:rPr>
        <w:t>rate at different temperatures</w:t>
      </w:r>
    </w:p>
    <w:p w14:paraId="194ECE19" w14:textId="4D446470" w:rsidR="00B37A5A" w:rsidRDefault="00B27959" w:rsidP="001E0B56">
      <w:pPr>
        <w:pStyle w:val="Thesisnormal"/>
        <w:spacing w:line="480" w:lineRule="auto"/>
        <w:contextualSpacing/>
      </w:pPr>
      <w:r w:rsidRPr="00130E2D">
        <w:t>Closed-system respirometry</w:t>
      </w:r>
      <w:r w:rsidR="00B37A5A" w:rsidRPr="00130E2D">
        <w:t xml:space="preserve"> </w:t>
      </w:r>
      <w:r w:rsidR="00122698">
        <w:t xml:space="preserve">was used to measure </w:t>
      </w:r>
      <w:r w:rsidR="001421BD">
        <w:t>SMR</w:t>
      </w:r>
      <w:r w:rsidR="00122698">
        <w:t xml:space="preserve"> of lizards </w:t>
      </w:r>
      <w:r w:rsidR="00B37A5A" w:rsidRPr="00130E2D">
        <w:t xml:space="preserve">between 26 December 2016 - 19 March 2017. </w:t>
      </w:r>
      <w:r w:rsidR="00122698">
        <w:t xml:space="preserve">Given the scale of our experiment, it was not possible to use intermittent-flow through respirometry methods. </w:t>
      </w:r>
      <w:r w:rsidR="00B37A5A" w:rsidRPr="00130E2D">
        <w:t xml:space="preserve">We measured </w:t>
      </w:r>
      <w:r w:rsidR="001A47EA">
        <w:t>SMR</w:t>
      </w:r>
      <w:r w:rsidR="00FE1A78" w:rsidRPr="00130E2D">
        <w:t xml:space="preserve"> as </w:t>
      </w:r>
      <w:r w:rsidR="00B37A5A" w:rsidRPr="00130E2D">
        <w:t>CO</w:t>
      </w:r>
      <w:r w:rsidR="00B37A5A" w:rsidRPr="00130E2D">
        <w:rPr>
          <w:vertAlign w:val="subscript"/>
        </w:rPr>
        <w:t xml:space="preserve">2 </w:t>
      </w:r>
      <w:r w:rsidR="00B37A5A" w:rsidRPr="00130E2D">
        <w:t xml:space="preserve">production </w:t>
      </w:r>
      <w:r w:rsidR="00FE1A78" w:rsidRPr="00130E2D">
        <w:t xml:space="preserve">per unit time </w:t>
      </w:r>
      <w:r w:rsidR="00CB27F4" w:rsidRPr="00130E2D">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CB27F4" w:rsidRPr="00130E2D">
        <w:t xml:space="preserve"> m</w:t>
      </w:r>
      <w:r w:rsidR="0048012E" w:rsidRPr="00130E2D">
        <w:t>L</w:t>
      </w:r>
      <w:r w:rsidR="00CB27F4" w:rsidRPr="00130E2D">
        <w:t xml:space="preserve"> min</w:t>
      </w:r>
      <w:r w:rsidR="00CB27F4" w:rsidRPr="00130E2D">
        <w:rPr>
          <w:vertAlign w:val="superscript"/>
        </w:rPr>
        <w:t>-1</w:t>
      </w:r>
      <w:r w:rsidR="00CB27F4" w:rsidRPr="00130E2D">
        <w:t xml:space="preserve">). </w:t>
      </w:r>
      <w:r w:rsidR="001A47EA">
        <w:t>SMR</w:t>
      </w:r>
      <w:r w:rsidR="005107D8" w:rsidRPr="00130E2D">
        <w:t xml:space="preserve"> is the metabolic rate of a</w:t>
      </w:r>
      <w:r w:rsidR="00FE1A78" w:rsidRPr="00130E2D">
        <w:t xml:space="preserve">nimals </w:t>
      </w:r>
      <w:r w:rsidR="00FE1A78" w:rsidRPr="003A285A">
        <w:t xml:space="preserve">at a </w:t>
      </w:r>
      <w:r w:rsidR="002C29BA" w:rsidRPr="003A285A">
        <w:t xml:space="preserve">given </w:t>
      </w:r>
      <w:r w:rsidR="00B37A5A" w:rsidRPr="003A285A">
        <w:t xml:space="preserve">temperature </w:t>
      </w:r>
      <w:r w:rsidR="00B37A5A" w:rsidRPr="006866D7">
        <w:t xml:space="preserve">in a </w:t>
      </w:r>
      <w:r w:rsidR="005107D8" w:rsidRPr="006866D7">
        <w:t>resting</w:t>
      </w:r>
      <w:r w:rsidR="00B37A5A" w:rsidRPr="006866D7">
        <w:t>, post-absorptive</w:t>
      </w:r>
      <w:r w:rsidR="00FE1A78" w:rsidRPr="006866D7">
        <w:t xml:space="preserve"> state</w:t>
      </w:r>
      <w:r w:rsidR="005107D8" w:rsidRPr="006866D7">
        <w:t xml:space="preserve"> but also includes energetic costs of random activity that we were not able to completely control for </w:t>
      </w:r>
      <w:r w:rsidR="001C289B">
        <w:rPr>
          <w:rFonts w:eastAsiaTheme="minorHAnsi"/>
          <w:lang w:val="en-GB"/>
        </w:rPr>
        <w:t xml:space="preserve">(Withers 1992; </w:t>
      </w:r>
      <w:proofErr w:type="spellStart"/>
      <w:r w:rsidR="001C289B">
        <w:rPr>
          <w:rFonts w:eastAsiaTheme="minorHAnsi"/>
          <w:lang w:val="en-GB"/>
        </w:rPr>
        <w:t>Mathot</w:t>
      </w:r>
      <w:proofErr w:type="spellEnd"/>
      <w:r w:rsidR="001C289B">
        <w:rPr>
          <w:rFonts w:eastAsiaTheme="minorHAnsi"/>
          <w:lang w:val="en-GB"/>
        </w:rPr>
        <w:t xml:space="preserve"> &amp; </w:t>
      </w:r>
      <w:proofErr w:type="spellStart"/>
      <w:r w:rsidR="001C289B">
        <w:rPr>
          <w:rFonts w:eastAsiaTheme="minorHAnsi"/>
          <w:lang w:val="en-GB"/>
        </w:rPr>
        <w:t>Dingemanse</w:t>
      </w:r>
      <w:proofErr w:type="spellEnd"/>
      <w:r w:rsidR="001C289B">
        <w:rPr>
          <w:rFonts w:eastAsiaTheme="minorHAnsi"/>
          <w:lang w:val="en-GB"/>
        </w:rPr>
        <w:t xml:space="preserve"> 2015)</w:t>
      </w:r>
      <w:r w:rsidR="001C289B">
        <w:rPr>
          <w:rFonts w:eastAsiaTheme="minorHAnsi"/>
          <w:lang w:val="en-GB"/>
        </w:rPr>
        <w:fldChar w:fldCharType="begin"/>
      </w:r>
      <w:r w:rsidR="001C289B">
        <w:rPr>
          <w:rFonts w:eastAsiaTheme="minorHAnsi"/>
          <w:lang w:val="en-GB"/>
        </w:rPr>
        <w:instrText xml:space="preserve"> ADDIN PAPERS2_CITATIONS &lt;citation&gt;&lt;priority&gt;20&lt;/priority&gt;&lt;uuid&gt;F4EFEBAA-743C-4183-8D13-3B06BF65B1B5&lt;/uuid&gt;&lt;publications&gt;&lt;publication&gt;&lt;subtype&gt;0&lt;/subtype&gt;&lt;publisher&gt;Philadelphia: Saunders College Pub&lt;/publisher&gt;&lt;title&gt;Comparative animal physiology&lt;/title&gt;&lt;publication_date&gt;99199201001200000000220000&lt;/publication_date&gt;&lt;uuid&gt;573BF390-E6DA-4AE1-8307-A8C93BE1B2A8&lt;/uuid&gt;&lt;type&gt;0&lt;/type&gt;&lt;authors&gt;&lt;author&gt;&lt;lastName&gt;Withers&lt;/lastName&gt;&lt;firstName&gt;P&lt;/firstName&gt;&lt;middleNames&gt;C&lt;/middleNames&gt;&lt;/author&gt;&lt;/authors&gt;&lt;/publication&gt;&lt;publication&gt;&lt;subtype&gt;400&lt;/subtype&gt;&lt;publisher&gt;Elsevier Ltd&lt;/publisher&gt;&lt;title&gt;Energetics and behavior: unrequited needs and new directions&lt;/title&gt;&lt;url&gt;http://dx.doi.org/10.1016/j.tree.2015.01.010&lt;/url&gt;&lt;volume&gt;30&lt;/volume&gt;&lt;publication_date&gt;99201504011200000000222000&lt;/publication_date&gt;&lt;uuid&gt;BD5C5E7D-6AF7-4755-9024-BCDF2A36D821&lt;/uuid&gt;&lt;type&gt;400&lt;/type&gt;&lt;number&gt;4&lt;/number&gt;&lt;doi&gt;10.1016/j.tree.2015.01.010&lt;/doi&gt;&lt;startpage&gt;199&lt;/startpage&gt;&lt;endpage&gt;206&lt;/endpage&gt;&lt;bundle&gt;&lt;publication&gt;&lt;title&gt;Trends Ecol Evol&lt;/title&gt;&lt;uuid&gt;CED23B2E-4527-4C7B-A582-D44C89ECE14D&lt;/uuid&gt;&lt;subtype&gt;-100&lt;/subtype&gt;&lt;publisher&gt;Elsevier Ltd&lt;/publisher&gt;&lt;type&gt;-100&lt;/type&gt;&lt;/publication&gt;&lt;/bundle&gt;&lt;authors&gt;&lt;author&gt;&lt;lastName&gt;Mathot&lt;/lastName&gt;&lt;firstName&gt;Kimberley&lt;/firstName&gt;&lt;middleNames&gt;J&lt;/middleNames&gt;&lt;/author&gt;&lt;author&gt;&lt;lastName&gt;Dingemanse&lt;/lastName&gt;&lt;firstName&gt;Niels&lt;/firstName&gt;&lt;middleNames&gt;J&lt;/middleNames&gt;&lt;/author&gt;&lt;/authors&gt;&lt;/publication&gt;&lt;/publications&gt;&lt;cites&gt;&lt;/cites&gt;&lt;/citation&gt;</w:instrText>
      </w:r>
      <w:r w:rsidR="001C289B">
        <w:rPr>
          <w:rFonts w:eastAsiaTheme="minorHAnsi"/>
          <w:lang w:val="en-GB"/>
        </w:rPr>
        <w:fldChar w:fldCharType="end"/>
      </w:r>
      <w:r w:rsidR="00B37A5A" w:rsidRPr="003A285A">
        <w:t xml:space="preserve">. </w:t>
      </w:r>
      <w:r w:rsidR="00EE7162" w:rsidRPr="003A285A">
        <w:t>Due to logistical</w:t>
      </w:r>
      <w:r w:rsidR="00EE7162" w:rsidRPr="00130E2D">
        <w:t xml:space="preserve"> constraints, lizards were randomly assigned to one of two blocks for metabolism measurements (block 1: n = 23, block 2: n = 22). We used two incubators (</w:t>
      </w:r>
      <w:proofErr w:type="spellStart"/>
      <w:r w:rsidR="00EE7162" w:rsidRPr="00130E2D">
        <w:t>LabWit</w:t>
      </w:r>
      <w:proofErr w:type="spellEnd"/>
      <w:r w:rsidR="00EE7162" w:rsidRPr="00130E2D">
        <w:t xml:space="preserve">, ZXSD-R1090) to precisely control the ambient temperature at which measurements were taken (+/- </w:t>
      </w:r>
      <w:r w:rsidR="00EE7162" w:rsidRPr="00130E2D">
        <w:lastRenderedPageBreak/>
        <w:t xml:space="preserve">1ºC). </w:t>
      </w:r>
      <w:r w:rsidR="005107D8" w:rsidRPr="00130E2D">
        <w:t>M</w:t>
      </w:r>
      <w:r w:rsidR="00FE1A78" w:rsidRPr="00130E2D">
        <w:t xml:space="preserve">easurements </w:t>
      </w:r>
      <w:r w:rsidR="00B37A5A" w:rsidRPr="00130E2D">
        <w:t xml:space="preserve">were taken between 22ºC </w:t>
      </w:r>
      <w:r w:rsidR="00557517" w:rsidRPr="00130E2D">
        <w:t xml:space="preserve">– </w:t>
      </w:r>
      <w:r w:rsidR="00B37A5A" w:rsidRPr="00130E2D">
        <w:t>32ºC at 2ºC increments</w:t>
      </w:r>
      <w:r w:rsidR="002C29BA" w:rsidRPr="00130E2D">
        <w:t xml:space="preserve"> </w:t>
      </w:r>
      <w:r w:rsidR="00B37A5A" w:rsidRPr="00130E2D">
        <w:t xml:space="preserve">over </w:t>
      </w:r>
      <w:r w:rsidR="00FE1A78" w:rsidRPr="00130E2D">
        <w:t xml:space="preserve">a </w:t>
      </w:r>
      <w:r w:rsidR="00791978" w:rsidRPr="00130E2D">
        <w:t>three</w:t>
      </w:r>
      <w:r w:rsidR="00EE7162" w:rsidRPr="00130E2D">
        <w:t xml:space="preserve"> day</w:t>
      </w:r>
      <w:r w:rsidR="00122698">
        <w:t xml:space="preserve"> periods</w:t>
      </w:r>
      <w:r w:rsidR="00FE1A78" w:rsidRPr="00130E2D">
        <w:t xml:space="preserve"> </w:t>
      </w:r>
      <w:r w:rsidR="00B37A5A" w:rsidRPr="00130E2D">
        <w:t>(measurement</w:t>
      </w:r>
      <w:r w:rsidR="00FE1A78" w:rsidRPr="00130E2D">
        <w:t>s</w:t>
      </w:r>
      <w:r w:rsidR="00B37A5A" w:rsidRPr="00130E2D">
        <w:t xml:space="preserve"> at two temperatures per day)</w:t>
      </w:r>
      <w:r w:rsidR="00122698">
        <w:t xml:space="preserve">. Each animal was repeatedly measured across these temperatures </w:t>
      </w:r>
      <w:r w:rsidR="00B37A5A" w:rsidRPr="00130E2D">
        <w:t>every 10 days (10 sampling sessions in total).</w:t>
      </w:r>
      <w:r w:rsidR="00557517" w:rsidRPr="00130E2D">
        <w:t xml:space="preserve"> </w:t>
      </w:r>
      <w:r w:rsidR="00035FEB" w:rsidRPr="00130E2D">
        <w:t xml:space="preserve">In order to account for </w:t>
      </w:r>
      <w:r w:rsidR="00912471" w:rsidRPr="00130E2D">
        <w:t xml:space="preserve">carry over </w:t>
      </w:r>
      <w:r w:rsidR="00035FEB" w:rsidRPr="00130E2D">
        <w:t>effects of extreme temperatures experienced by an individual on subsequent</w:t>
      </w:r>
      <w:r w:rsidR="00912471" w:rsidRPr="00130E2D">
        <w:t xml:space="preserve"> metabolic</w:t>
      </w:r>
      <w:r w:rsidR="00035FEB" w:rsidRPr="00130E2D">
        <w:t xml:space="preserve"> measurements, </w:t>
      </w:r>
      <w:r w:rsidR="00FE1A78" w:rsidRPr="00130E2D">
        <w:t>the</w:t>
      </w:r>
      <w:r w:rsidR="00B37A5A" w:rsidRPr="00130E2D">
        <w:t xml:space="preserve"> temperature order was randomly allocated</w:t>
      </w:r>
      <w:r w:rsidR="00F85093" w:rsidRPr="00130E2D">
        <w:t xml:space="preserve"> </w:t>
      </w:r>
      <w:r w:rsidR="00B37A5A" w:rsidRPr="00130E2D">
        <w:t>to the incubators across the three days</w:t>
      </w:r>
      <w:r w:rsidR="00EE7162" w:rsidRPr="00130E2D">
        <w:t xml:space="preserve">, for </w:t>
      </w:r>
      <w:r w:rsidR="00B37A5A" w:rsidRPr="00130E2D">
        <w:t>each sampling session</w:t>
      </w:r>
      <w:r w:rsidR="00B37A5A">
        <w:t>.</w:t>
      </w:r>
      <w:r w:rsidR="001A47EA">
        <w:t xml:space="preserve"> We also statistically accounted for temperature order in our analyses (see below).</w:t>
      </w:r>
    </w:p>
    <w:p w14:paraId="15F58D8E" w14:textId="77777777" w:rsidR="008A25FA" w:rsidRDefault="008A25FA" w:rsidP="001E0B56">
      <w:pPr>
        <w:pStyle w:val="Thesisnormal"/>
        <w:spacing w:line="480" w:lineRule="auto"/>
        <w:contextualSpacing/>
      </w:pPr>
    </w:p>
    <w:p w14:paraId="7F4543FC" w14:textId="56B5054E" w:rsidR="00B37A5A" w:rsidRDefault="000F50EB" w:rsidP="001E0B56">
      <w:pPr>
        <w:pStyle w:val="Thesisnormal"/>
        <w:spacing w:line="480" w:lineRule="auto"/>
        <w:contextualSpacing/>
      </w:pPr>
      <w:r>
        <w:t xml:space="preserve">After </w:t>
      </w:r>
      <w:r w:rsidR="00683FB5">
        <w:t>a</w:t>
      </w:r>
      <w:r w:rsidR="002C29BA">
        <w:t xml:space="preserve"> </w:t>
      </w:r>
      <w:r w:rsidR="00B37A5A">
        <w:t>24 hour</w:t>
      </w:r>
      <w:r>
        <w:t xml:space="preserve"> fast, the body temperature of each individual inside their enclosure was taken using an infrared laser gun (Stanley stht0-77365) in the morning (~06:00). </w:t>
      </w:r>
      <w:r w:rsidR="00642D67">
        <w:t>Each lizard</w:t>
      </w:r>
      <w:r>
        <w:t xml:space="preserve"> </w:t>
      </w:r>
      <w:r w:rsidR="00E15C51">
        <w:t>was</w:t>
      </w:r>
      <w:r>
        <w:t xml:space="preserve"> gently encouraged into their 146</w:t>
      </w:r>
      <w:r w:rsidR="0048012E" w:rsidRPr="0076694D">
        <w:t>mL</w:t>
      </w:r>
      <w:r>
        <w:t xml:space="preserve"> </w:t>
      </w:r>
      <w:r w:rsidR="00642D67">
        <w:t xml:space="preserve">opaque </w:t>
      </w:r>
      <w:r>
        <w:t>chamber</w:t>
      </w:r>
      <w:r w:rsidR="00B37A5A">
        <w:t xml:space="preserve"> and then weighed using a digital scale to the nearest 0.01g (</w:t>
      </w:r>
      <w:r w:rsidR="00B37A5A" w:rsidRPr="00D03CEB">
        <w:t>Ohaus SP-202</w:t>
      </w:r>
      <w:r w:rsidR="00B37A5A">
        <w:t xml:space="preserve">). </w:t>
      </w:r>
      <w:r w:rsidR="00A7370D">
        <w:t>The</w:t>
      </w:r>
      <w:r w:rsidR="00B37A5A">
        <w:t xml:space="preserve"> chambers were </w:t>
      </w:r>
      <w:r w:rsidR="00A7370D">
        <w:t xml:space="preserve">placed inside </w:t>
      </w:r>
      <w:r w:rsidR="00B37A5A">
        <w:t>the incubators</w:t>
      </w:r>
      <w:r w:rsidR="00A7370D">
        <w:t xml:space="preserve"> in the dark at </w:t>
      </w:r>
      <w:r w:rsidR="00642D67">
        <w:t>a</w:t>
      </w:r>
      <w:r w:rsidR="00A7370D">
        <w:t xml:space="preserve"> predetermined temperature</w:t>
      </w:r>
      <w:r w:rsidR="00B37A5A">
        <w:t xml:space="preserve"> for 30 minutes</w:t>
      </w:r>
      <w:r w:rsidR="00A7370D">
        <w:t>. The lids of the chambers were left ajar during this habituation period</w:t>
      </w:r>
      <w:r w:rsidR="00B27959">
        <w:t xml:space="preserve"> to </w:t>
      </w:r>
      <w:r w:rsidR="00642D67">
        <w:t>minimise</w:t>
      </w:r>
      <w:r w:rsidR="00B27959">
        <w:t xml:space="preserve"> CO</w:t>
      </w:r>
      <w:r w:rsidR="00B27959" w:rsidRPr="00642D67">
        <w:rPr>
          <w:vertAlign w:val="subscript"/>
        </w:rPr>
        <w:t>2</w:t>
      </w:r>
      <w:r w:rsidR="00B27959">
        <w:rPr>
          <w:vertAlign w:val="subscript"/>
        </w:rPr>
        <w:t xml:space="preserve"> </w:t>
      </w:r>
      <w:r w:rsidR="00B27959" w:rsidRPr="00642D67">
        <w:t>build up</w:t>
      </w:r>
      <w:r w:rsidR="00A7370D">
        <w:t xml:space="preserve">. </w:t>
      </w:r>
      <w:r w:rsidR="00B37A5A">
        <w:t xml:space="preserve">After 30 minutes, each chamber was flushed with fresh air and sealed. </w:t>
      </w:r>
      <w:r w:rsidR="00B27959">
        <w:t xml:space="preserve">A </w:t>
      </w:r>
      <w:r w:rsidR="00B37A5A">
        <w:t>3</w:t>
      </w:r>
      <w:r w:rsidR="00085F9D">
        <w:t xml:space="preserve"> mL </w:t>
      </w:r>
      <w:r w:rsidR="00477ECB">
        <w:t xml:space="preserve">‘control/baseline’ </w:t>
      </w:r>
      <w:r w:rsidR="00B27959">
        <w:t>air sample</w:t>
      </w:r>
      <w:r w:rsidR="00B37A5A">
        <w:t xml:space="preserve"> was</w:t>
      </w:r>
      <w:r w:rsidR="001A47EA">
        <w:t xml:space="preserve"> immediately</w:t>
      </w:r>
      <w:r w:rsidR="00B37A5A">
        <w:t xml:space="preserve"> </w:t>
      </w:r>
      <w:r w:rsidR="00B27959">
        <w:t xml:space="preserve">taken </w:t>
      </w:r>
      <w:r w:rsidR="00B37A5A">
        <w:t xml:space="preserve">via </w:t>
      </w:r>
      <w:r w:rsidR="00085F9D">
        <w:t xml:space="preserve">a </w:t>
      </w:r>
      <w:r w:rsidR="00B37A5A">
        <w:t>two-way valve to account for any residual CO</w:t>
      </w:r>
      <w:r w:rsidR="00B37A5A" w:rsidRPr="008B0D75">
        <w:rPr>
          <w:vertAlign w:val="subscript"/>
        </w:rPr>
        <w:t>2</w:t>
      </w:r>
      <w:r w:rsidR="00B37A5A">
        <w:t xml:space="preserve"> that was not flushed from the chambers. The chamber</w:t>
      </w:r>
      <w:r w:rsidR="00B27959">
        <w:t>s</w:t>
      </w:r>
      <w:r w:rsidR="00B37A5A">
        <w:t xml:space="preserve"> </w:t>
      </w:r>
      <w:r w:rsidR="00642D67">
        <w:t xml:space="preserve">were </w:t>
      </w:r>
      <w:r w:rsidR="00B37A5A">
        <w:t>left in the incubator at the set temperature</w:t>
      </w:r>
      <w:r w:rsidR="00085F9D">
        <w:t xml:space="preserve"> </w:t>
      </w:r>
      <w:r w:rsidR="00B27959">
        <w:t>for animals to respire</w:t>
      </w:r>
      <w:r w:rsidR="00321177">
        <w:t>. After</w:t>
      </w:r>
      <w:r w:rsidR="00085F9D">
        <w:t xml:space="preserve"> 90 min</w:t>
      </w:r>
      <w:r w:rsidR="00321177">
        <w:t>utes</w:t>
      </w:r>
      <w:r w:rsidR="00B37A5A">
        <w:t>, two</w:t>
      </w:r>
      <w:r w:rsidR="00321177">
        <w:t xml:space="preserve"> 3mL</w:t>
      </w:r>
      <w:r w:rsidR="00B37A5A">
        <w:t xml:space="preserve"> air samples </w:t>
      </w:r>
      <w:r w:rsidR="00085F9D">
        <w:t xml:space="preserve">were </w:t>
      </w:r>
      <w:r w:rsidR="00B37A5A">
        <w:t xml:space="preserve">taken </w:t>
      </w:r>
      <w:r w:rsidR="00642D67">
        <w:t xml:space="preserve">from each chamber before they were reopened to flush with fresh air and placed back into the incubator for the next measurement temperature following the same procedure. </w:t>
      </w:r>
    </w:p>
    <w:p w14:paraId="059BDE3B" w14:textId="77777777" w:rsidR="008A25FA" w:rsidRDefault="008A25FA" w:rsidP="001E0B56">
      <w:pPr>
        <w:pStyle w:val="Thesisnormal"/>
        <w:spacing w:line="480" w:lineRule="auto"/>
        <w:contextualSpacing/>
      </w:pPr>
    </w:p>
    <w:p w14:paraId="1F4E0F83" w14:textId="163FF20E" w:rsidR="00B37A5A" w:rsidRPr="008F2BB9" w:rsidRDefault="00321177" w:rsidP="001E0B56">
      <w:pPr>
        <w:pStyle w:val="Thesisnormal"/>
        <w:spacing w:line="480" w:lineRule="auto"/>
        <w:contextualSpacing/>
        <w:rPr>
          <w:lang w:val="en-HK"/>
        </w:rPr>
      </w:pPr>
      <w:r>
        <w:t xml:space="preserve">All air samples were </w:t>
      </w:r>
      <w:r w:rsidR="00B37A5A">
        <w:t xml:space="preserve">injected into the inlet line of </w:t>
      </w:r>
      <w:r>
        <w:t xml:space="preserve">a </w:t>
      </w:r>
      <w:r w:rsidR="00B37A5A">
        <w:t>Sables System</w:t>
      </w:r>
      <w:r>
        <w:t xml:space="preserve"> FMS (</w:t>
      </w:r>
      <w:r w:rsidR="00B37A5A">
        <w:t xml:space="preserve">Las Vegas NV, USA) </w:t>
      </w:r>
      <w:r>
        <w:t xml:space="preserve">with the </w:t>
      </w:r>
      <w:r w:rsidR="00B37A5A">
        <w:t xml:space="preserve">flow rate set to 200 </w:t>
      </w:r>
      <w:r w:rsidR="0048012E" w:rsidRPr="0076694D">
        <w:t>mL</w:t>
      </w:r>
      <w:r w:rsidR="00B37A5A">
        <w:t xml:space="preserve"> min</w:t>
      </w:r>
      <w:r w:rsidR="00B37A5A" w:rsidRPr="003B34DC">
        <w:rPr>
          <w:vertAlign w:val="superscript"/>
        </w:rPr>
        <w:t>-1</w:t>
      </w:r>
      <w:r w:rsidR="00386D85">
        <w:t xml:space="preserve"> to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386D85" w:rsidRPr="00642D67">
        <w:rPr>
          <w:i/>
        </w:rPr>
        <w:t>.</w:t>
      </w:r>
      <w:r w:rsidR="00386D85">
        <w:t xml:space="preserve"> </w:t>
      </w:r>
      <w:r w:rsidR="00B37A5A">
        <w:t xml:space="preserve">Water vapour was scrubbed from the inlet air with </w:t>
      </w:r>
      <w:proofErr w:type="spellStart"/>
      <w:r w:rsidR="00B37A5A">
        <w:t>Drierite</w:t>
      </w:r>
      <w:proofErr w:type="spellEnd"/>
      <w:r w:rsidR="00B37A5A" w:rsidRPr="00C47864">
        <w:t xml:space="preserve">. </w:t>
      </w:r>
      <w:r w:rsidR="00791978">
        <w:t>O</w:t>
      </w:r>
      <w:r w:rsidR="00B37A5A" w:rsidRPr="00C47864">
        <w:t xml:space="preserve">utput peaks </w:t>
      </w:r>
      <w:r w:rsidR="00791978">
        <w:t>were</w:t>
      </w:r>
      <w:r w:rsidR="00791978" w:rsidRPr="00C47864">
        <w:t xml:space="preserve"> </w:t>
      </w:r>
      <w:r w:rsidR="00B37A5A" w:rsidRPr="00C47864">
        <w:t xml:space="preserve">integrated using </w:t>
      </w:r>
      <w:proofErr w:type="spellStart"/>
      <w:r w:rsidR="00C47864" w:rsidRPr="00C47864">
        <w:t>WartHog</w:t>
      </w:r>
      <w:proofErr w:type="spellEnd"/>
      <w:r w:rsidR="00C47864" w:rsidRPr="00C47864">
        <w:t xml:space="preserve"> Systems </w:t>
      </w:r>
      <w:proofErr w:type="spellStart"/>
      <w:r w:rsidR="00B37A5A" w:rsidRPr="00C47864">
        <w:t>LabAnalyst</w:t>
      </w:r>
      <w:proofErr w:type="spellEnd"/>
      <w:r w:rsidR="00C47864" w:rsidRPr="00C47864">
        <w:t xml:space="preserve"> software</w:t>
      </w:r>
      <w:r w:rsidR="00B37A5A" w:rsidRPr="00C47864">
        <w:t xml:space="preserve"> to calculate </w:t>
      </w:r>
      <w:r w:rsidR="00085F9D" w:rsidRPr="00C47864">
        <w:t xml:space="preserve">the </w:t>
      </w:r>
      <w:r w:rsidR="00B37A5A" w:rsidRPr="00C47864">
        <w:t>percentage of CO</w:t>
      </w:r>
      <w:r w:rsidR="00B37A5A" w:rsidRPr="00C47864">
        <w:rPr>
          <w:vertAlign w:val="subscript"/>
        </w:rPr>
        <w:t>2</w:t>
      </w:r>
      <w:r w:rsidR="00B025F1" w:rsidRPr="00C47864">
        <w:rPr>
          <w:vertAlign w:val="subscript"/>
        </w:rPr>
        <w:t xml:space="preserve"> </w:t>
      </w:r>
      <w:r w:rsidR="00477ECB">
        <w:t>above baseline</w:t>
      </w:r>
      <w:r w:rsidR="00DE2E04">
        <w:t xml:space="preserve"> </w:t>
      </w:r>
      <w:r w:rsidR="008F2BB9" w:rsidRPr="00C47864">
        <w:lastRenderedPageBreak/>
        <w:t>(</w:t>
      </w:r>
      <w:hyperlink r:id="rId10" w:tgtFrame="_blank" w:history="1">
        <w:r w:rsidR="008F2BB9" w:rsidRPr="008F2BB9">
          <w:rPr>
            <w:rStyle w:val="Hyperlink"/>
            <w:lang w:val="en-HK"/>
          </w:rPr>
          <w:t>http://www.warthog.ucr.edu</w:t>
        </w:r>
      </w:hyperlink>
      <w:r w:rsidR="008F2BB9" w:rsidRPr="00C47864">
        <w:t>)</w:t>
      </w:r>
      <w:r w:rsidR="00B37A5A" w:rsidRPr="00C47864">
        <w:t xml:space="preserve">. The </w:t>
      </w:r>
      <w:r w:rsidR="00642D67">
        <w:t xml:space="preserve">rate of </w:t>
      </w:r>
      <w:r w:rsidR="00B37A5A" w:rsidRPr="00C47864">
        <w:t>CO</w:t>
      </w:r>
      <w:r w:rsidR="00B37A5A" w:rsidRPr="00C47864">
        <w:rPr>
          <w:vertAlign w:val="subscript"/>
        </w:rPr>
        <w:t>2</w:t>
      </w:r>
      <w:r w:rsidR="00B37A5A" w:rsidRPr="00C47864">
        <w:t xml:space="preserve"> produced by an individual</w:t>
      </w:r>
      <w:r w:rsidR="00B37A5A">
        <w:t xml:space="preserve"> was calculated </w:t>
      </w:r>
      <w:r w:rsidR="00642D67">
        <w:t xml:space="preserve">following </w:t>
      </w:r>
      <w:r w:rsidR="002905E1">
        <w:rPr>
          <w:rFonts w:eastAsiaTheme="minorHAnsi"/>
          <w:lang w:val="en-US"/>
        </w:rPr>
        <w:fldChar w:fldCharType="begin" w:fldLock="1"/>
      </w:r>
      <w:r w:rsidR="001C289B">
        <w:rPr>
          <w:rFonts w:eastAsiaTheme="minorHAnsi"/>
          <w:lang w:val="en-US"/>
        </w:rPr>
        <w:instrText xml:space="preserve"> ADDIN PAPERS2_CITATIONS &lt;citation&gt;&lt;priority&gt;41&lt;/priority&gt;&lt;uuid&gt;AE9CA137-550F-4CE4-826C-89EB6DA354A8&lt;/uuid&gt;&lt;publications&gt;&lt;publication&gt;&lt;subtype&gt;0&lt;/subtype&gt;&lt;place&gt;New York, USW&lt;/place&gt;&lt;publisher&gt;Oxford University Press&lt;/publisher&gt;&lt;title&gt;Measuring Metabolic Rates&lt;/title&gt;&lt;url&gt;http://lib1.org/_ads/3EED2019EAFFF7F28C9845D24BED9606&lt;/url&gt;&lt;publication_date&gt;99200808131200000000222000&lt;/publication_date&gt;&lt;uuid&gt;59F9685E-8308-4878-971A-1EA537A0D411&lt;/uuid&gt;&lt;type&gt;0&lt;/type&gt;&lt;citekey&gt;Lighton:2008uf&lt;/citekey&gt;&lt;startpage&gt;1&lt;/startpage&gt;&lt;endpage&gt;216&lt;/endpage&gt;&lt;authors&gt;&lt;author&gt;&lt;lastName&gt;Lighton&lt;/lastName&gt;&lt;firstName&gt;John&lt;/firstName&gt;&lt;middleNames&gt;R B&lt;/middleNames&gt;&lt;/author&gt;&lt;/authors&gt;&lt;/publication&gt;&lt;/publications&gt;&lt;cites&gt;&lt;/cites&gt;&lt;/citation&gt;</w:instrText>
      </w:r>
      <w:r w:rsidR="002905E1">
        <w:rPr>
          <w:rFonts w:eastAsiaTheme="minorHAnsi"/>
          <w:lang w:val="en-US"/>
        </w:rPr>
        <w:fldChar w:fldCharType="separate"/>
      </w:r>
      <w:r w:rsidR="004F7C3B">
        <w:rPr>
          <w:rFonts w:eastAsiaTheme="minorHAnsi"/>
          <w:lang w:val="en-US"/>
        </w:rPr>
        <w:t>(Lighton 2008)</w:t>
      </w:r>
      <w:r w:rsidR="002905E1">
        <w:rPr>
          <w:rFonts w:eastAsiaTheme="minorHAnsi"/>
          <w:lang w:val="en-US"/>
        </w:rPr>
        <w:fldChar w:fldCharType="end"/>
      </w:r>
      <w:r w:rsidR="00B37A5A">
        <w:t xml:space="preserve">: </w:t>
      </w:r>
    </w:p>
    <w:p w14:paraId="10B5DCE6" w14:textId="6C970B66" w:rsidR="00B37A5A" w:rsidRPr="00FC045C" w:rsidRDefault="00B37A5A" w:rsidP="001E0B56">
      <w:pPr>
        <w:pStyle w:val="Thesisnormal"/>
        <w:spacing w:line="480" w:lineRule="auto"/>
        <w:contextualSpacing/>
        <w:jc w:val="both"/>
        <w:rPr>
          <w:rFonts w:cs="Times New Roman"/>
        </w:rPr>
      </w:pPr>
      <w:r>
        <w:rPr>
          <w:rFonts w:cs="Times New Roman"/>
        </w:rPr>
        <w:t>Eq</w:t>
      </w:r>
      <w:r w:rsidR="006B2D93">
        <w:rPr>
          <w:rFonts w:cs="Times New Roman"/>
        </w:rPr>
        <w:t>uatio</w:t>
      </w:r>
      <w:r>
        <w:rPr>
          <w:rFonts w:cs="Times New Roman"/>
        </w:rPr>
        <w:t>n: 1</w:t>
      </w:r>
    </w:p>
    <w:p w14:paraId="03692CD4" w14:textId="60EF91D7" w:rsidR="00B37A5A" w:rsidRPr="00FC045C" w:rsidRDefault="00F755B3" w:rsidP="001E0B56">
      <w:pPr>
        <w:pStyle w:val="Thesisnormal"/>
        <w:spacing w:line="480" w:lineRule="auto"/>
        <w:ind w:firstLine="720"/>
        <w:contextualSpacing/>
        <w:rPr>
          <w:rFonts w:cs="Times New Roman"/>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sSup>
            <m:sSupPr>
              <m:ctrlPr>
                <w:rPr>
                  <w:rFonts w:ascii="Cambria Math" w:hAnsi="Cambria Math"/>
                  <w:vertAlign w:val="superscript"/>
                </w:rPr>
              </m:ctrlPr>
            </m:sSupPr>
            <m:e>
              <m:r>
                <m:rPr>
                  <m:sty m:val="p"/>
                </m:rPr>
                <w:rPr>
                  <w:rFonts w:ascii="Cambria Math" w:hAnsi="Cambria Math"/>
                </w:rPr>
                <m:t>mL</m:t>
              </m:r>
              <m:r>
                <m:rPr>
                  <m:sty m:val="p"/>
                </m:rPr>
                <w:rPr>
                  <w:rFonts w:ascii="Cambria Math" w:hAnsi="Cambria Math"/>
                  <w:vertAlign w:val="superscript"/>
                </w:rPr>
                <m:t xml:space="preserve"> </m:t>
              </m:r>
              <m:r>
                <w:rPr>
                  <w:rFonts w:ascii="Cambria Math" w:hAnsi="Cambria Math"/>
                  <w:vertAlign w:val="superscript"/>
                </w:rPr>
                <m:t>min</m:t>
              </m:r>
            </m:e>
            <m:sup>
              <m:r>
                <w:rPr>
                  <w:rFonts w:ascii="Cambria Math" w:hAnsi="Cambria Math"/>
                  <w:vertAlign w:val="superscript"/>
                </w:rPr>
                <m:t>-1</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chamber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lizard</m:t>
                  </m:r>
                </m:sub>
              </m:sSub>
              <m:r>
                <w:rPr>
                  <w:rFonts w:ascii="Cambria Math" w:hAnsi="Cambria Math" w:cs="Times New Roman"/>
                </w:rPr>
                <m:t>)</m:t>
              </m:r>
            </m:num>
            <m:den>
              <m:r>
                <w:rPr>
                  <w:rFonts w:ascii="Cambria Math" w:hAnsi="Cambria Math" w:cs="Times New Roman"/>
                </w:rPr>
                <m:t>t</m:t>
              </m:r>
            </m:den>
          </m:f>
        </m:oMath>
      </m:oMathPara>
    </w:p>
    <w:p w14:paraId="55A0435D" w14:textId="5D399002" w:rsidR="00C2001B" w:rsidRDefault="00C548F8" w:rsidP="001E0B56">
      <w:pPr>
        <w:pStyle w:val="Thesisnormal"/>
        <w:spacing w:line="480" w:lineRule="auto"/>
        <w:contextualSpacing/>
      </w:pPr>
      <w:r>
        <w:t>w</w:t>
      </w:r>
      <w:r w:rsidR="00B37A5A">
        <w:t>here</w:t>
      </w:r>
      <w:r>
        <w:t xml:space="preserve"> </w:t>
      </w:r>
      <w:r w:rsidR="00B37A5A">
        <w:t>%CO</w:t>
      </w:r>
      <w:r w:rsidR="00B37A5A" w:rsidRPr="007124C5">
        <w:rPr>
          <w:vertAlign w:val="subscript"/>
        </w:rPr>
        <w:t>2</w:t>
      </w:r>
      <w:r w:rsidR="00B37A5A">
        <w:t xml:space="preserve"> is the </w:t>
      </w:r>
      <w:r w:rsidR="00477ECB">
        <w:t xml:space="preserve">cumulative </w:t>
      </w:r>
      <w:r w:rsidR="00B37A5A">
        <w:t>percentage of CO</w:t>
      </w:r>
      <w:r w:rsidR="00B37A5A" w:rsidRPr="007124C5">
        <w:rPr>
          <w:vertAlign w:val="subscript"/>
        </w:rPr>
        <w:t xml:space="preserve">2 </w:t>
      </w:r>
      <w:r w:rsidR="00B37A5A">
        <w:t>in air sample</w:t>
      </w:r>
      <w:r w:rsidR="00477ECB">
        <w:t xml:space="preserve"> above baseline</w:t>
      </w:r>
      <w:r w:rsidR="00B37A5A">
        <w:t>, which was corrected by subtracting any ‘residual’ CO</w:t>
      </w:r>
      <w:r w:rsidR="00B37A5A" w:rsidRPr="007124C5">
        <w:rPr>
          <w:vertAlign w:val="subscript"/>
        </w:rPr>
        <w:t>2</w:t>
      </w:r>
      <w:r w:rsidR="00B37A5A">
        <w:t xml:space="preserve"> from the </w:t>
      </w:r>
      <w:r w:rsidR="0067307C">
        <w:t>initial</w:t>
      </w:r>
      <w:r w:rsidR="00B37A5A">
        <w:t xml:space="preserve"> flush from the larger of the two air samples</w:t>
      </w:r>
      <w:r w:rsidR="00855318">
        <w:t>;</w:t>
      </w:r>
      <w:r w:rsidR="00130E2D">
        <w:t xml:space="preserve"> </w:t>
      </w:r>
      <w:proofErr w:type="spellStart"/>
      <w:r w:rsidR="00B37A5A">
        <w:t>V</w:t>
      </w:r>
      <w:r w:rsidR="00B37A5A" w:rsidRPr="00CD76A1">
        <w:rPr>
          <w:vertAlign w:val="subscript"/>
        </w:rPr>
        <w:t>chamber</w:t>
      </w:r>
      <w:proofErr w:type="spellEnd"/>
      <w:r w:rsidR="00B37A5A">
        <w:rPr>
          <w:vertAlign w:val="subscript"/>
        </w:rPr>
        <w:t xml:space="preserve"> </w:t>
      </w:r>
      <w:r w:rsidR="00B37A5A">
        <w:t>is the volume of the chamber (146</w:t>
      </w:r>
      <w:r w:rsidR="00477ECB">
        <w:t xml:space="preserve"> </w:t>
      </w:r>
      <w:r w:rsidR="0048012E" w:rsidRPr="0076694D">
        <w:t>mL</w:t>
      </w:r>
      <w:r w:rsidR="00B37A5A">
        <w:t>)</w:t>
      </w:r>
      <w:r w:rsidR="00855318">
        <w:t>;</w:t>
      </w:r>
      <w:r w:rsidR="00130E2D">
        <w:t xml:space="preserve"> </w:t>
      </w:r>
      <w:proofErr w:type="spellStart"/>
      <w:r w:rsidR="00B37A5A">
        <w:t>V</w:t>
      </w:r>
      <w:r w:rsidR="00B37A5A">
        <w:rPr>
          <w:vertAlign w:val="subscript"/>
        </w:rPr>
        <w:t>lizard</w:t>
      </w:r>
      <w:proofErr w:type="spellEnd"/>
      <w:r w:rsidR="00B37A5A">
        <w:t xml:space="preserve"> is the volume of the lizard, assuming that the mass of the lizard is the same as its volume</w:t>
      </w:r>
      <w:r w:rsidR="00855318">
        <w:t>,</w:t>
      </w:r>
      <w:r w:rsidR="00B37A5A">
        <w:t xml:space="preserve"> and</w:t>
      </w:r>
      <w:r w:rsidR="00130E2D">
        <w:t xml:space="preserve"> </w:t>
      </w:r>
      <w:r w:rsidR="00B37A5A">
        <w:rPr>
          <w:i/>
        </w:rPr>
        <w:t>t</w:t>
      </w:r>
      <w:r w:rsidR="00B37A5A">
        <w:t xml:space="preserve"> is the duration of time in minutes after where the chamber has been sealed and the first air sample was taken (90 minutes).</w:t>
      </w:r>
    </w:p>
    <w:p w14:paraId="74E9844C" w14:textId="1DF831EE" w:rsidR="00B37A5A" w:rsidRPr="00CD76A1" w:rsidRDefault="00B37A5A" w:rsidP="001E0B56">
      <w:pPr>
        <w:pStyle w:val="Thesisnormal"/>
        <w:spacing w:line="480" w:lineRule="auto"/>
        <w:contextualSpacing/>
      </w:pPr>
    </w:p>
    <w:p w14:paraId="1DC02B45" w14:textId="6F68F1B9" w:rsidR="00D24BC6" w:rsidRDefault="00D24BC6" w:rsidP="001E0B56">
      <w:pPr>
        <w:pStyle w:val="Heading2"/>
        <w:spacing w:line="480" w:lineRule="auto"/>
        <w:contextualSpacing/>
        <w:rPr>
          <w:lang w:val="en-AU"/>
        </w:rPr>
      </w:pPr>
      <w:r>
        <w:rPr>
          <w:lang w:val="en-AU"/>
        </w:rPr>
        <w:t>Statistical analys</w:t>
      </w:r>
      <w:r w:rsidR="00855318">
        <w:rPr>
          <w:lang w:val="en-AU"/>
        </w:rPr>
        <w:t>e</w:t>
      </w:r>
      <w:r>
        <w:rPr>
          <w:lang w:val="en-AU"/>
        </w:rPr>
        <w:t>s</w:t>
      </w:r>
    </w:p>
    <w:p w14:paraId="6D7923DE" w14:textId="1F7A3B05" w:rsidR="00993AE9" w:rsidRPr="002C1C11" w:rsidRDefault="00B37A5A" w:rsidP="001E0B56">
      <w:pPr>
        <w:pStyle w:val="Thesisnormal"/>
        <w:spacing w:line="480" w:lineRule="auto"/>
        <w:contextualSpacing/>
      </w:pPr>
      <w:r>
        <w:t xml:space="preserve">All statistical analyses were conducted using </w:t>
      </w:r>
      <w:r w:rsidR="00671153">
        <w:t xml:space="preserve">the </w:t>
      </w:r>
      <w:r>
        <w:t>R</w:t>
      </w:r>
      <w:r w:rsidR="001A47EA">
        <w:t xml:space="preserve"> </w:t>
      </w:r>
      <w:r w:rsidR="00671153">
        <w:t xml:space="preserve">environment, </w:t>
      </w:r>
      <w:r w:rsidR="001A47EA">
        <w:t xml:space="preserve">version </w:t>
      </w:r>
      <w:r w:rsidR="001A47EA" w:rsidRPr="001A47EA">
        <w:t>3.4.2</w:t>
      </w:r>
      <w:r w:rsidR="00E636F0">
        <w:t xml:space="preserve"> </w:t>
      </w:r>
      <w:r>
        <w:fldChar w:fldCharType="begin" w:fldLock="1"/>
      </w:r>
      <w:r w:rsidR="001C289B">
        <w:instrText xml:space="preserve"> ADDIN PAPERS2_CITATIONS &lt;citation&gt;&lt;priority&gt;0&lt;/priority&gt;&lt;uuid&gt;294A9A0D-D324-46B5-BA3B-21CC2F40686A&lt;/uuid&gt;&lt;publications&gt;&lt;publication&gt;&lt;subtype&gt;341&lt;/subtype&gt;&lt;place&gt;Vienna, Austria&lt;/place&gt;&lt;title&gt;Team (2012). R: A language and environment for statistical computing. R Foundation for Statistical Computing, Vienna, Austria&lt;/title&gt;&lt;url&gt;http://scholar.google.com/scholar?q=related:EKUA0tOF5fAJ:scholar.google.com/&amp;amp;hl=en&amp;amp;num=20&amp;amp;as_sdt=0,5&amp;amp;as_ylo=2013&amp;amp;as_yhi=2013&lt;/url&gt;&lt;publication_date&gt;99201300001200000000200000&lt;/publication_date&gt;&lt;uuid&gt;FE38A7C4-8649-49D4-A085-3F8D787976E6&lt;/uuid&gt;&lt;type&gt;300&lt;/type&gt;&lt;authors&gt;&lt;author&gt;&lt;lastName&gt;Core Team&lt;/lastName&gt;&lt;firstName&gt;R&lt;/firstName&gt;&lt;/author&gt;&lt;/authors&gt;&lt;/publication&gt;&lt;/publications&gt;&lt;cites&gt;&lt;/cites&gt;&lt;/citation&gt;</w:instrText>
      </w:r>
      <w:r>
        <w:fldChar w:fldCharType="separate"/>
      </w:r>
      <w:r w:rsidR="004F7C3B">
        <w:rPr>
          <w:rFonts w:eastAsiaTheme="minorHAnsi"/>
          <w:lang w:val="en-US"/>
        </w:rPr>
        <w:t>(Core Team 2013)</w:t>
      </w:r>
      <w:r>
        <w:fldChar w:fldCharType="end"/>
      </w:r>
      <w:r>
        <w:t>.</w:t>
      </w:r>
      <w:r w:rsidRPr="00522F48">
        <w:t xml:space="preserve"> </w:t>
      </w:r>
      <w:r w:rsidR="0017375D">
        <w:t>We used a dataset of 24</w:t>
      </w:r>
      <w:r w:rsidR="00993AE9">
        <w:t>18 observations</w:t>
      </w:r>
      <w:r w:rsidR="005E6483">
        <w:t>. F</w:t>
      </w:r>
      <w:r w:rsidR="00993AE9">
        <w:t xml:space="preserve">or details on data </w:t>
      </w:r>
      <w:r w:rsidR="00665994">
        <w:t xml:space="preserve">cleaning </w:t>
      </w:r>
      <w:r w:rsidR="00993AE9">
        <w:t xml:space="preserve">see </w:t>
      </w:r>
      <w:r w:rsidR="00CB685E">
        <w:t>electronic supplementary materials</w:t>
      </w:r>
      <w:r w:rsidR="00B5440E">
        <w:t xml:space="preserve"> (ESM)</w:t>
      </w:r>
      <w:r w:rsidR="001C4FAE">
        <w:t xml:space="preserve">. </w:t>
      </w:r>
      <w:r w:rsidR="005E6483">
        <w:t>All d</w:t>
      </w:r>
      <w:r w:rsidR="001C4FAE">
        <w:t>ata and code with which to generate our results are openly available via the Open Science Framework (see Data Accessibility).</w:t>
      </w:r>
      <w:r w:rsidR="00993AE9">
        <w:t xml:space="preserve"> </w:t>
      </w:r>
      <w:r w:rsidR="004F1A1A">
        <w:t>Initial analyses show</w:t>
      </w:r>
      <w:r w:rsidR="000A759C">
        <w:t>ed</w:t>
      </w:r>
      <w:r w:rsidR="004F1A1A">
        <w:t xml:space="preserve"> that t</w:t>
      </w:r>
      <w:r>
        <w:t xml:space="preserve">here were no differences in </w:t>
      </w:r>
      <w:r w:rsidR="008019DE">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Pr>
          <w:vertAlign w:val="subscript"/>
        </w:rPr>
        <w:t xml:space="preserve"> </w:t>
      </w:r>
      <w:r>
        <w:t xml:space="preserve">between </w:t>
      </w:r>
      <w:r w:rsidR="00794C00">
        <w:t xml:space="preserve">blocks </w:t>
      </w:r>
      <w:r>
        <w:t>of lizards or incubators</w:t>
      </w:r>
      <w:r w:rsidR="000B65C5">
        <w:t>,</w:t>
      </w:r>
      <w:r>
        <w:t xml:space="preserve"> therefore </w:t>
      </w:r>
      <w:r w:rsidR="00794C00">
        <w:t xml:space="preserve">these parameters were </w:t>
      </w:r>
      <w:r>
        <w:t>not included in our final models</w:t>
      </w:r>
      <w:r w:rsidR="004F1A1A">
        <w:t xml:space="preserve"> (see ESM)</w:t>
      </w:r>
      <w:r>
        <w:t>.</w:t>
      </w:r>
      <w:r w:rsidR="00886D8F">
        <w:t xml:space="preserve"> </w:t>
      </w:r>
      <w:r w:rsidR="00B5440E">
        <w:t xml:space="preserve">Although lizards were kept in </w:t>
      </w:r>
      <w:r w:rsidR="000B65C5">
        <w:t xml:space="preserve">a </w:t>
      </w:r>
      <w:r w:rsidR="00B5440E">
        <w:t xml:space="preserve">temperature-controlled room, there may still </w:t>
      </w:r>
      <w:r w:rsidR="000B65C5">
        <w:t xml:space="preserve">have </w:t>
      </w:r>
      <w:r w:rsidR="00B5440E">
        <w:t>be</w:t>
      </w:r>
      <w:r w:rsidR="000B65C5">
        <w:t>en</w:t>
      </w:r>
      <w:r w:rsidR="00B5440E">
        <w:t xml:space="preserve"> temperature </w:t>
      </w:r>
      <w:r w:rsidR="000B65C5">
        <w:t>differences between</w:t>
      </w:r>
      <w:r w:rsidR="00B5440E">
        <w:t xml:space="preserve"> </w:t>
      </w:r>
      <w:r w:rsidR="000B65C5">
        <w:t>enclosures that</w:t>
      </w:r>
      <w:r w:rsidR="00BB3228">
        <w:t xml:space="preserve"> </w:t>
      </w:r>
      <w:r w:rsidR="000B65C5">
        <w:t>had</w:t>
      </w:r>
      <w:r w:rsidR="00B5440E">
        <w:t xml:space="preserve"> carry-over effects on metabolic rate. </w:t>
      </w:r>
      <w:r w:rsidR="00912471">
        <w:t xml:space="preserve">We </w:t>
      </w:r>
      <w:r w:rsidR="00B5440E">
        <w:t xml:space="preserve">therefore </w:t>
      </w:r>
      <w:r w:rsidR="00912471">
        <w:t xml:space="preserve">tested whether the previous measurement temperature or </w:t>
      </w:r>
      <w:r w:rsidR="001E1F9D">
        <w:t xml:space="preserve">the </w:t>
      </w:r>
      <w:r w:rsidR="00912471">
        <w:t xml:space="preserve">body temperature measured in </w:t>
      </w:r>
      <w:r w:rsidR="0003265F">
        <w:t xml:space="preserve">the </w:t>
      </w:r>
      <w:r w:rsidR="00912471">
        <w:t>home enclosure</w:t>
      </w:r>
      <w:r w:rsidR="00912471" w:rsidRPr="00912471">
        <w:t xml:space="preserve"> </w:t>
      </w:r>
      <w:r w:rsidR="001E1F9D">
        <w:t xml:space="preserve">before the first measurement </w:t>
      </w:r>
      <w:r w:rsidR="00912471" w:rsidRPr="002D5FDA">
        <w:t>influenc</w:t>
      </w:r>
      <w:r w:rsidR="002B762D">
        <w:t>ed</w:t>
      </w:r>
      <w:r w:rsidR="00912471" w:rsidRPr="002D5FDA">
        <w:t xml:space="preserve"> </w:t>
      </w:r>
      <w:r w:rsidR="004F1A1A">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912471" w:rsidRPr="002D5FDA">
        <w:t xml:space="preserve"> at subsequent temperatures</w:t>
      </w:r>
      <w:r w:rsidR="00912471">
        <w:t xml:space="preserve">. We found that </w:t>
      </w:r>
      <w:r w:rsidR="0003265F">
        <w:t xml:space="preserve">a </w:t>
      </w:r>
      <w:r w:rsidR="00912471" w:rsidRPr="00912471">
        <w:t xml:space="preserve">model </w:t>
      </w:r>
      <w:r w:rsidR="00912471" w:rsidRPr="00061FC5">
        <w:t>containing ‘previous temperature experience’ as a covariate was better supported compared to a model with</w:t>
      </w:r>
      <w:r w:rsidR="005E6483">
        <w:t>out</w:t>
      </w:r>
      <w:r w:rsidR="00912471" w:rsidRPr="00061FC5">
        <w:t xml:space="preserve"> it</w:t>
      </w:r>
      <w:r w:rsidR="005E6483">
        <w:t xml:space="preserve"> (</w:t>
      </w:r>
      <m:oMath>
        <m:r>
          <w:rPr>
            <w:rFonts w:ascii="Cambria Math" w:hAnsi="Cambria Math"/>
          </w:rPr>
          <m:t>∆</m:t>
        </m:r>
      </m:oMath>
      <w:r w:rsidR="00DD2D2D">
        <w:t>W</w:t>
      </w:r>
      <w:r w:rsidR="005E6483">
        <w:t xml:space="preserve">AIC (Full model – </w:t>
      </w:r>
      <w:r w:rsidR="005E6483">
        <w:lastRenderedPageBreak/>
        <w:t xml:space="preserve">reduced model) = </w:t>
      </w:r>
      <w:r w:rsidR="005E6483" w:rsidRPr="000233AE">
        <w:rPr>
          <w:color w:val="000000"/>
        </w:rPr>
        <w:t>-4.73</w:t>
      </w:r>
      <w:r w:rsidR="005E6483">
        <w:rPr>
          <w:color w:val="000000"/>
        </w:rPr>
        <w:t xml:space="preserve"> </w:t>
      </w:r>
      <w:r w:rsidR="005E6483">
        <w:t xml:space="preserve">and </w:t>
      </w:r>
      <m:oMath>
        <m:r>
          <w:rPr>
            <w:rFonts w:ascii="Cambria Math" w:hAnsi="Cambria Math"/>
          </w:rPr>
          <m:t xml:space="preserve">∆ </m:t>
        </m:r>
      </m:oMath>
      <w:r w:rsidR="005E6483">
        <w:t xml:space="preserve">loo = </w:t>
      </w:r>
      <w:r w:rsidR="005E6483" w:rsidRPr="000233AE">
        <w:rPr>
          <w:color w:val="000000"/>
        </w:rPr>
        <w:t>-4.73</w:t>
      </w:r>
      <w:r w:rsidR="005E6483">
        <w:t>),</w:t>
      </w:r>
      <w:r w:rsidR="00912471" w:rsidRPr="00061FC5">
        <w:t xml:space="preserve"> we therefore </w:t>
      </w:r>
      <w:r w:rsidR="00912471" w:rsidRPr="00912471">
        <w:t>included ‘</w:t>
      </w:r>
      <w:r w:rsidR="00F33177" w:rsidRPr="00AC556D">
        <w:t xml:space="preserve">previous temperature experience’ </w:t>
      </w:r>
      <w:r w:rsidR="00912471" w:rsidRPr="00912471">
        <w:t>in all subsequent analyses</w:t>
      </w:r>
      <w:r w:rsidR="00E57730">
        <w:t xml:space="preserve"> </w:t>
      </w:r>
      <w:r w:rsidR="00912471" w:rsidRPr="002B44E0">
        <w:t>(</w:t>
      </w:r>
      <w:r w:rsidR="007B4CAF">
        <w:t>Table S1</w:t>
      </w:r>
      <w:r w:rsidR="00912471" w:rsidRPr="002B44E0">
        <w:t>)</w:t>
      </w:r>
      <w:r w:rsidR="00912471">
        <w:t>.</w:t>
      </w:r>
      <w:r w:rsidR="001A47EA">
        <w:t xml:space="preserve"> </w:t>
      </w:r>
      <w:r w:rsidR="001A47EA" w:rsidRPr="00522F48">
        <w:t>Collinearity</w:t>
      </w:r>
      <w:r w:rsidR="001A47EA">
        <w:t xml:space="preserve"> between our predictor variables </w:t>
      </w:r>
      <w:r w:rsidR="001E1F9D">
        <w:t xml:space="preserve">was </w:t>
      </w:r>
      <w:r w:rsidR="001A47EA">
        <w:t>checked using a scatterplot matrix (Fig. S1) and Pearson correlation coefficients are presented in Table S2.</w:t>
      </w:r>
    </w:p>
    <w:p w14:paraId="7A4736C5" w14:textId="77777777" w:rsidR="00C2001B" w:rsidRPr="00E10A14" w:rsidRDefault="00C2001B" w:rsidP="001E0B56">
      <w:pPr>
        <w:pStyle w:val="Thesisnormal"/>
        <w:spacing w:line="480" w:lineRule="auto"/>
        <w:contextualSpacing/>
      </w:pPr>
    </w:p>
    <w:p w14:paraId="6C9DA5C7" w14:textId="74182BC3" w:rsidR="00C2001B" w:rsidRPr="00E10A14" w:rsidRDefault="001E1F9D" w:rsidP="001E0B56">
      <w:pPr>
        <w:pStyle w:val="Heading2"/>
        <w:spacing w:line="480" w:lineRule="auto"/>
        <w:contextualSpacing/>
      </w:pPr>
      <w:r>
        <w:t>F</w:t>
      </w:r>
      <w:r w:rsidR="00200351" w:rsidRPr="00E10A14">
        <w:t xml:space="preserve">unction-valued and character-state approaches in </w:t>
      </w:r>
      <w:r w:rsidR="006E6874">
        <w:t>modelling plasticity</w:t>
      </w:r>
    </w:p>
    <w:p w14:paraId="12C23000" w14:textId="61E03F9A" w:rsidR="0003265F" w:rsidRPr="00C524CB" w:rsidRDefault="0003265F" w:rsidP="001E0B56">
      <w:pPr>
        <w:spacing w:line="480" w:lineRule="auto"/>
        <w:contextualSpacing/>
        <w:rPr>
          <w:lang w:val="en-AU"/>
        </w:rPr>
      </w:pPr>
      <w:r>
        <w:t xml:space="preserve">We </w:t>
      </w:r>
      <w:r w:rsidR="000D5ACD">
        <w:t>used</w:t>
      </w:r>
      <w:r>
        <w:t xml:space="preserve"> Bayesian generalised linear mixed models from either the package ‘brms’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&lt;citation&gt;&lt;priority&gt;39&lt;/priority&gt;&lt;uuid&gt;9751BBE0-4ECD-4E48-B406-817A5C09E8BB&lt;/uuid&gt;&lt;publications&gt;&lt;publication&gt;&lt;subtype&gt;400&lt;/subtype&gt;&lt;title&gt;brms: An R package for Bayesian multilevel models using Stan&lt;/title&gt;&lt;url&gt;http://www.jstatsoft.org/v80/i01/&lt;/url&gt;&lt;volume&gt;80&lt;/volume&gt;&lt;publication_date&gt;99201701011200000000222000&lt;/publication_date&gt;&lt;uuid&gt;040310D3-5BF7-4DF4-BD8A-87C0197A5C9E&lt;/uuid&gt;&lt;type&gt;400&lt;/type&gt;&lt;number&gt;1&lt;/number&gt;&lt;doi&gt;10.18637/jss.v080.i01&lt;/doi&gt;&lt;institution&gt;Westfalische Wilhelms-Universitat Munster, Munster, Germany&lt;/institution&gt;&lt;bundle&gt;&lt;publication&gt;&lt;title&gt;Journal of Statistical Software&lt;/title&gt;&lt;uuid&gt;8884EA2C-FDE0-4508-9209-22AC5B1B1F38&lt;/uuid&gt;&lt;subtype&gt;-100&lt;/subtype&gt;&lt;type&gt;-100&lt;/type&gt;&lt;/publication&gt;&lt;/bundle&gt;&lt;authors&gt;&lt;author&gt;&lt;lastName&gt;Bürkner&lt;/lastName&gt;&lt;firstName&gt;Paul&lt;/firstName&gt;&lt;middleNames&gt;Christian&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(Bürkner 2017)</w:t>
      </w:r>
      <w:r>
        <w:rPr>
          <w:rFonts w:eastAsiaTheme="minorHAnsi"/>
          <w:lang w:val="en-US"/>
        </w:rPr>
        <w:fldChar w:fldCharType="end"/>
      </w:r>
      <w:r>
        <w:t xml:space="preserve"> or ‘</w:t>
      </w:r>
      <w:proofErr w:type="spellStart"/>
      <w:r>
        <w:t>MCMCglmm</w:t>
      </w:r>
      <w:proofErr w:type="spellEnd"/>
      <w:r>
        <w:t xml:space="preserve">' </w:t>
      </w:r>
      <w:r>
        <w:rPr>
          <w:rFonts w:eastAsiaTheme="minorHAnsi"/>
          <w:lang w:val="en-US"/>
        </w:rPr>
        <w:fldChar w:fldCharType="begin" w:fldLock="1"/>
      </w:r>
      <w:r w:rsidR="001C289B">
        <w:rPr>
          <w:rFonts w:eastAsiaTheme="minorHAnsi"/>
          <w:lang w:val="en-US"/>
        </w:rPr>
        <w:instrText xml:space="preserve"> ADDIN PAPERS2_CITATIONS &lt;citation&gt;&lt;priority&gt;40&lt;/priority&gt;&lt;uuid&gt;4985FD4B-A878-4185-99BA-E2ED6B3114CB&lt;/uuid&gt;&lt;publications&gt;&lt;publication&gt;&lt;subtype&gt;400&lt;/subtype&gt;&lt;title&gt;MCMC methods for multi-response generalized linear mixed models: The MCMCglmm R package&lt;/title&gt;&lt;url&gt;https://www.scopus.com/inward/record.uri?partnerID=HzOxMe3b&amp;amp;scp=77749249761&amp;amp;origin=inward&lt;/url&gt;&lt;volume&gt;33&lt;/volume&gt;&lt;publication_date&gt;99201006101200000000222000&lt;/publication_date&gt;&lt;uuid&gt;801F2D89-D869-4416-B2ED-F1ED8354AA87&lt;/uuid&gt;&lt;type&gt;400&lt;/type&gt;&lt;number&gt;2&lt;/number&gt;&lt;institution&gt;University of Edinburgh, Edinburgh, United Kingdom&lt;/institution&gt;&lt;startpage&gt;1&lt;/startpage&gt;&lt;endpage&gt;22&lt;/endpage&gt;&lt;bundle&gt;&lt;publication&gt;&lt;title&gt;Journal of Statistical Software&lt;/title&gt;&lt;uuid&gt;8884EA2C-FDE0-4508-9209-22AC5B1B1F38&lt;/uuid&gt;&lt;subtype&gt;-100&lt;/subtype&gt;&lt;type&gt;-100&lt;/type&gt;&lt;/publication&gt;&lt;/bundle&gt;&lt;authors&gt;&lt;author&gt;&lt;lastName&gt;Hadfield&lt;/lastName&gt;&lt;firstName&gt;Jarrod&lt;/firstName&gt;&lt;middleNames&gt;D&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(Hadfield 2010)</w:t>
      </w:r>
      <w:r>
        <w:rPr>
          <w:rFonts w:eastAsiaTheme="minorHAnsi"/>
          <w:lang w:val="en-US"/>
        </w:rPr>
        <w:fldChar w:fldCharType="end"/>
      </w:r>
      <w:r>
        <w:t xml:space="preserve">. </w:t>
      </w:r>
      <w:r w:rsidR="008F4B67">
        <w:t xml:space="preserve">For logistical and feasibility reasons, </w:t>
      </w:r>
      <w:r w:rsidR="008F4B67">
        <w:rPr>
          <w:lang w:val="en-AU"/>
        </w:rPr>
        <w:t>a</w:t>
      </w:r>
      <w:r w:rsidRPr="00E10A14">
        <w:rPr>
          <w:lang w:val="en-AU"/>
        </w:rPr>
        <w:t xml:space="preserve">ll function-valued models </w:t>
      </w:r>
      <w:r w:rsidRPr="00C548F8">
        <w:rPr>
          <w:lang w:val="en-AU"/>
        </w:rPr>
        <w:t>were run using the package ‘</w:t>
      </w:r>
      <w:proofErr w:type="spellStart"/>
      <w:r w:rsidRPr="00C548F8">
        <w:rPr>
          <w:lang w:val="en-AU"/>
        </w:rPr>
        <w:t>MCMCglmm</w:t>
      </w:r>
      <w:proofErr w:type="spellEnd"/>
      <w:r w:rsidR="008F4B67" w:rsidRPr="00C548F8">
        <w:rPr>
          <w:lang w:val="en-AU"/>
        </w:rPr>
        <w:t>’, while</w:t>
      </w:r>
      <w:r w:rsidRPr="00C548F8">
        <w:rPr>
          <w:lang w:val="en-AU"/>
        </w:rPr>
        <w:t xml:space="preserve"> the one character-state model was run using the package ‘</w:t>
      </w:r>
      <w:r w:rsidRPr="00E10A14">
        <w:rPr>
          <w:lang w:val="en-AU"/>
        </w:rPr>
        <w:t>brms’</w:t>
      </w:r>
      <w:r w:rsidR="008F4B67">
        <w:rPr>
          <w:lang w:val="en-AU"/>
        </w:rPr>
        <w:t xml:space="preserve">. </w:t>
      </w:r>
      <w:r w:rsidRPr="00C548F8">
        <w:rPr>
          <w:lang w:val="en-AU"/>
        </w:rPr>
        <w:t xml:space="preserve">We verified </w:t>
      </w:r>
      <w:r w:rsidR="00DD2D2D">
        <w:rPr>
          <w:lang w:val="en-AU"/>
        </w:rPr>
        <w:t xml:space="preserve">using a subset of simpler models </w:t>
      </w:r>
      <w:r w:rsidRPr="00C548F8">
        <w:rPr>
          <w:lang w:val="en-AU"/>
        </w:rPr>
        <w:t>that the overall results did not change depending on what package was used</w:t>
      </w:r>
      <w:r w:rsidRPr="00E10A14">
        <w:rPr>
          <w:lang w:val="en-AU"/>
        </w:rPr>
        <w:t xml:space="preserve">. </w:t>
      </w:r>
      <w:r w:rsidR="00DD2D2D">
        <w:rPr>
          <w:lang w:val="en-AU"/>
        </w:rPr>
        <w:t xml:space="preserve">Details on model priors and set up </w:t>
      </w:r>
      <w:r w:rsidR="00EC649E">
        <w:rPr>
          <w:lang w:val="en-AU"/>
        </w:rPr>
        <w:t>are presented in the</w:t>
      </w:r>
      <w:r w:rsidR="00DD2D2D">
        <w:rPr>
          <w:lang w:val="en-AU"/>
        </w:rPr>
        <w:t xml:space="preserve"> ESM. </w:t>
      </w:r>
      <w:r>
        <w:t xml:space="preserve">For every model, we pooled the posterior estimates from multiple chains and </w:t>
      </w:r>
      <w:r w:rsidRPr="00E10A14">
        <w:t>present</w:t>
      </w:r>
      <w:r>
        <w:t xml:space="preserve">ed </w:t>
      </w:r>
      <w:r w:rsidRPr="00E10A14">
        <w:t xml:space="preserve">posterior means and their 95% credible intervals. </w:t>
      </w:r>
      <w:r w:rsidR="00586705">
        <w:t xml:space="preserve">In all repeatability models, </w:t>
      </w:r>
      <w:r w:rsidR="00586705">
        <w:rPr>
          <w:lang w:val="en-AU"/>
        </w:rPr>
        <w:t>m</w:t>
      </w:r>
      <w:r>
        <w:rPr>
          <w:lang w:val="en-AU"/>
        </w:rPr>
        <w:t>etabolic rate and temperature were log-transformed</w:t>
      </w:r>
      <w:r w:rsidR="003A6E9C">
        <w:rPr>
          <w:lang w:val="en-AU"/>
        </w:rPr>
        <w:t xml:space="preserve"> and</w:t>
      </w:r>
      <w:r>
        <w:rPr>
          <w:lang w:val="en-AU"/>
        </w:rPr>
        <w:t xml:space="preserve"> </w:t>
      </w:r>
      <w:r w:rsidRPr="00522F48">
        <w:t>body mass was first log-transformed and then z-transformed</w:t>
      </w:r>
      <w:r>
        <w:t xml:space="preserve"> to improve the estimation of </w:t>
      </w:r>
      <w:r w:rsidR="003A285A">
        <w:t xml:space="preserve">adjusted </w:t>
      </w:r>
      <w:proofErr w:type="spellStart"/>
      <w:r>
        <w:t>repeatabilit</w:t>
      </w:r>
      <w:r w:rsidR="00586705">
        <w:t>ies</w:t>
      </w:r>
      <w:proofErr w:type="spellEnd"/>
      <w:r w:rsidR="00586705">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&lt;citation&gt;&lt;priority&gt;26&lt;/priority&gt;&lt;uuid&gt;F0313059-B02A-4B0A-817B-BB65B726DC2D&lt;/uuid&gt;&lt;publications&gt;&lt;publication&gt;&lt;subtype&gt;400&lt;/subtype&gt;&lt;title&gt;Repeatability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(Nakagawa &amp; </w:t>
      </w:r>
      <w:proofErr w:type="spellStart"/>
      <w:r w:rsidR="004F7C3B">
        <w:rPr>
          <w:rFonts w:eastAsiaTheme="minorHAnsi"/>
          <w:lang w:val="en-US"/>
        </w:rPr>
        <w:t>Schielzeth</w:t>
      </w:r>
      <w:proofErr w:type="spellEnd"/>
      <w:r w:rsidR="004F7C3B">
        <w:rPr>
          <w:rFonts w:eastAsiaTheme="minorHAnsi"/>
          <w:lang w:val="en-US"/>
        </w:rPr>
        <w:t xml:space="preserve"> 2010)</w:t>
      </w:r>
      <w:r w:rsidR="004F7C3B">
        <w:rPr>
          <w:rFonts w:eastAsiaTheme="minorHAnsi"/>
          <w:lang w:val="en-US"/>
        </w:rPr>
        <w:fldChar w:fldCharType="end"/>
      </w:r>
      <w:r w:rsidR="00D16684">
        <w:rPr>
          <w:lang w:val="en-AU"/>
        </w:rPr>
        <w:t xml:space="preserve">, hereafter referred to as repeatability). </w:t>
      </w:r>
      <w:r w:rsidR="00A827CB" w:rsidRPr="001B36AE">
        <w:t xml:space="preserve">Repeatability is a statistical measure used to summarise consistent individual differences, it is </w:t>
      </w:r>
      <w:r w:rsidR="00A827CB" w:rsidRPr="001B36AE">
        <w:rPr>
          <w:rFonts w:eastAsiaTheme="minorHAnsi"/>
          <w:lang w:val="en-US"/>
        </w:rPr>
        <w:t xml:space="preserve">comprised of among-individual variation and within-individual variation </w:t>
      </w:r>
      <w:r w:rsidR="00A827CB" w:rsidRPr="001B36AE">
        <w:rPr>
          <w:rFonts w:eastAsiaTheme="minorHAnsi"/>
          <w:lang w:val="en-US"/>
        </w:rPr>
        <w:fldChar w:fldCharType="begin" w:fldLock="1"/>
      </w:r>
      <w:r w:rsidR="001C289B">
        <w:rPr>
          <w:lang w:val="en-US"/>
        </w:rPr>
        <w:instrText xml:space="preserve"> ADDIN PAPERS2_CITATIONS &lt;citation&gt;&lt;priority&gt;30&lt;/priority&gt;&lt;uuid&gt;E32BE912-39F4-40A9-AAF3-0F3B247DC314&lt;/uuid&gt;&lt;publications&gt;&lt;publication&gt;&lt;subtype&gt;400&lt;/subtype&gt;&lt;title&gt;Repeatability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(Nakagawa &amp; Schielzeth 2010)</w:t>
      </w:r>
      <w:r w:rsidR="00A827CB" w:rsidRPr="001B36AE">
        <w:rPr>
          <w:rFonts w:eastAsiaTheme="minorHAnsi"/>
          <w:lang w:val="en-US"/>
        </w:rPr>
        <w:fldChar w:fldCharType="end"/>
      </w:r>
      <w:del w:id="2" w:author="Chris Friesen" w:date="2019-07-31T17:54:00Z">
        <w:r w:rsidR="00A827CB" w:rsidRPr="001B36AE" w:rsidDel="00A6580A">
          <w:rPr>
            <w:lang w:val="en-US"/>
          </w:rPr>
          <w:delText>}</w:delText>
        </w:r>
      </w:del>
      <w:r w:rsidR="00A827CB" w:rsidRPr="001B36AE">
        <w:rPr>
          <w:rFonts w:eastAsiaTheme="minorHAnsi"/>
          <w:lang w:val="en-US"/>
        </w:rPr>
        <w:t xml:space="preserve">. </w:t>
      </w:r>
      <w:r w:rsidR="00A827CB">
        <w:rPr>
          <w:rFonts w:eastAsiaTheme="minorHAnsi"/>
          <w:lang w:val="en-US"/>
        </w:rPr>
        <w:t xml:space="preserve">Among-individual variation is variability </w:t>
      </w:r>
      <w:r w:rsidR="00BB3228">
        <w:rPr>
          <w:rFonts w:eastAsiaTheme="minorHAnsi"/>
          <w:lang w:val="en-US"/>
        </w:rPr>
        <w:t xml:space="preserve">in </w:t>
      </w:r>
      <w:r w:rsidR="00EC649E">
        <w:rPr>
          <w:rFonts w:eastAsiaTheme="minorHAnsi"/>
          <w:lang w:val="en-US"/>
        </w:rPr>
        <w:t>SMR</w:t>
      </w:r>
      <w:r w:rsidR="00BB3228">
        <w:rPr>
          <w:rFonts w:eastAsiaTheme="minorHAnsi"/>
          <w:lang w:val="en-US"/>
        </w:rPr>
        <w:t xml:space="preserve"> </w:t>
      </w:r>
      <w:r w:rsidR="00A827CB">
        <w:rPr>
          <w:rFonts w:eastAsiaTheme="minorHAnsi"/>
          <w:lang w:val="en-US"/>
        </w:rPr>
        <w:t xml:space="preserve">attributed to differences among individuals, whereas </w:t>
      </w:r>
      <w:r w:rsidR="00A827CB">
        <w:t>w</w:t>
      </w:r>
      <w:r w:rsidR="00A827CB" w:rsidRPr="00E10A14">
        <w:t xml:space="preserve">ithin-individual variation, also referred to as ‘predictability’, constitutes the deviation of an individual relative it its own mean </w:t>
      </w:r>
      <w:r w:rsidR="00A827CB" w:rsidRPr="00E10A14">
        <w:rPr>
          <w:rFonts w:eastAsiaTheme="minorHAnsi"/>
          <w:lang w:val="en-US"/>
        </w:rPr>
        <w:fldChar w:fldCharType="begin" w:fldLock="1"/>
      </w:r>
      <w:r w:rsidR="001C289B">
        <w:rPr>
          <w:rFonts w:eastAsiaTheme="minorHAnsi"/>
          <w:lang w:val="en-US"/>
        </w:rPr>
        <w:instrText xml:space="preserve"> ADDIN PAPERS2_CITATIONS &lt;citation&gt;&lt;priority&gt;44&lt;/priority&gt;&lt;uuid&gt;E2127043-3F2A-4C2C-A572-054F354936D9&lt;/uuid&gt;&lt;publications&gt;&lt;publication&gt;&lt;subtype&gt;400&lt;/subtype&gt;&lt;title&gt;The biology hidden inside residual within-individual phenotypic variation&lt;/title&gt;&lt;url&gt;http://doi.wiley.com/10.1111/brv.12131&lt;/url&gt;&lt;volume&gt;90&lt;/volume&gt;&lt;publication_date&gt;99201407301200000000222000&lt;/publication_date&gt;&lt;uuid&gt;24294489-A3DB-4836-BFCC-1D44970B0BCC&lt;/uuid&gt;&lt;type&gt;400&lt;/type&gt;&lt;number&gt;3&lt;/number&gt;&lt;citekey&gt;Westneat:2014ki&lt;/citekey&gt;&lt;subtitle&gt;The biology of residual phenotypic variance&lt;/subtitle&gt;&lt;doi&gt;10.1111/brv.12131&lt;/doi&gt;&lt;startpage&gt;729&lt;/startpage&gt;&lt;endpage&gt;743&lt;/endpage&gt;&lt;bundle&gt;&lt;publication&gt;&lt;title&gt;Biological Reviews&lt;/title&gt;&lt;uuid&gt;68872F8F-22DF-45EC-BC5D-2C76293E18F5&lt;/uuid&gt;&lt;subtype&gt;-100&lt;/subtype&gt;&lt;publisher&gt;Blackwell Publishing Ltd&lt;/publisher&gt;&lt;type&gt;-100&lt;/type&gt;&lt;/publication&gt;&lt;/bundle&gt;&lt;authors&gt;&lt;author&gt;&lt;lastName&gt;Westneat&lt;/lastName&gt;&lt;firstName&gt;David&lt;/firstName&gt;&lt;middleNames&gt;F&lt;/middleNames&gt;&lt;/author&gt;&lt;author&gt;&lt;lastName&gt;Wright&lt;/lastName&gt;&lt;firstName&gt;Jonathan&lt;/firstName&gt;&lt;/author&gt;&lt;author&gt;&lt;lastName&gt;Dingemanse&lt;/lastName&gt;&lt;firstName&gt;Niels&lt;/firstName&gt;&lt;middleNames&gt;J&lt;/middleNames&gt;&lt;/author&gt;&lt;/authors&gt;&lt;/publication&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s&gt;&lt;cites&gt;&lt;/cites&gt;&lt;/citation&gt;</w:instrText>
      </w:r>
      <w:r w:rsidR="00A827CB" w:rsidRPr="00E10A14">
        <w:rPr>
          <w:rFonts w:eastAsiaTheme="minorHAnsi"/>
          <w:lang w:val="en-US"/>
        </w:rPr>
        <w:fldChar w:fldCharType="separate"/>
      </w:r>
      <w:r w:rsidR="004F7C3B">
        <w:rPr>
          <w:rFonts w:eastAsiaTheme="minorHAnsi"/>
          <w:lang w:val="en-US"/>
        </w:rPr>
        <w:t>(Westneat, Wright &amp; Dingemanse 2014; Cleasby, Nakagawa &amp; Schielzeth 2014)</w:t>
      </w:r>
      <w:r w:rsidR="00A827CB" w:rsidRPr="00E10A14">
        <w:rPr>
          <w:rFonts w:eastAsiaTheme="minorHAnsi"/>
          <w:lang w:val="en-US"/>
        </w:rPr>
        <w:fldChar w:fldCharType="end"/>
      </w:r>
      <w:r w:rsidR="00A827CB" w:rsidRPr="00E10A14">
        <w:t xml:space="preserve">. </w:t>
      </w:r>
      <w:r w:rsidR="00A827CB" w:rsidRPr="001B36AE">
        <w:rPr>
          <w:rFonts w:eastAsiaTheme="minorHAnsi"/>
          <w:lang w:val="en-US"/>
        </w:rPr>
        <w:t xml:space="preserve">The relative sizes of both sources of variation can shed light on the processes that promote repeatable traits </w:t>
      </w:r>
      <w:r w:rsidR="00A827CB" w:rsidRPr="001B36AE">
        <w:rPr>
          <w:rFonts w:eastAsiaTheme="minorHAnsi"/>
          <w:lang w:val="en-US"/>
        </w:rPr>
        <w:fldChar w:fldCharType="begin"/>
      </w:r>
      <w:r w:rsidR="001C289B">
        <w:rPr>
          <w:rFonts w:eastAsiaTheme="minorHAnsi"/>
          <w:lang w:val="en-US"/>
        </w:rPr>
        <w:instrText xml:space="preserve"> ADDIN PAPERS2_CITATIONS &lt;citation&gt;&lt;priority&gt;0&lt;/priority&gt;&lt;uuid&gt;2F370999-E6CC-4E5D-9078-C7D7D49D8F22&lt;/uuid&gt;&lt;publications&gt;&lt;publication&gt;&lt;subtype&gt;400&lt;/subtype&gt;&lt;title&gt;Quantifying individual variation in behaviour: mixed‐effect modelling approaches&lt;/title&gt;&lt;volume&gt;82&lt;/volume&gt;&lt;publication_date&gt;99201300001200000000200000&lt;/publication_date&gt;&lt;uuid&gt;437E64B7-F537-45F1-A8A6-C8F8D1C0D96A&lt;/uuid&gt;&lt;type&gt;400&lt;/type&gt;&lt;number&gt;1&lt;/number&gt;&lt;citekey&gt;Dingemanse:2013wd&lt;/citekey&gt;&lt;subtitle&gt;Journal of Animal Ecology&lt;/subtitle&gt;&lt;startpage&gt;39&lt;/startpage&gt;&lt;endpage&gt;54&lt;/endpage&gt;&lt;bundle&gt;&lt;publication&gt;&lt;title&gt;Journal of Animal Ecology&lt;/title&gt;&lt;uuid&gt;4E14B73E-496B-4A48-9CAB-49E3FAF155F4&lt;/uuid&gt;&lt;subtype&gt;-100&lt;/subtype&gt;&lt;publisher&gt;Blackwell Publishing Ltd&lt;/publisher&gt;&lt;type&gt;-100&lt;/type&gt;&lt;/publication&gt;&lt;/bundle&gt;&lt;authors&gt;&lt;author&gt;&lt;lastName&gt;Dingemanse&lt;/lastName&gt;&lt;firstName&gt;Niels&lt;/firstName&gt;&lt;middleNames&gt;J&lt;/middleNames&gt;&lt;/author&gt;&lt;author&gt;&lt;lastName&gt;Dochtermann&lt;/lastName&gt;&lt;firstName&gt;Ned&lt;/firstName&gt;&lt;middleNames&gt;A&lt;/middleNames&gt;&lt;/author&gt;&lt;/authors&gt;&lt;/publication&gt;&lt;/publications&gt;&lt;cites&gt;&lt;/cites&gt;&lt;/citation&gt;</w:instrText>
      </w:r>
      <w:r w:rsidR="00A827CB" w:rsidRPr="001B36AE">
        <w:rPr>
          <w:rFonts w:eastAsiaTheme="minorHAnsi"/>
          <w:lang w:val="en-US"/>
        </w:rPr>
        <w:fldChar w:fldCharType="separate"/>
      </w:r>
      <w:r w:rsidR="004F7C3B">
        <w:rPr>
          <w:rFonts w:eastAsiaTheme="minorHAnsi"/>
          <w:lang w:val="en-US"/>
        </w:rPr>
        <w:t>(Dingemanse &amp; Dochtermann 2013)</w:t>
      </w:r>
      <w:r w:rsidR="00A827CB" w:rsidRPr="001B36AE">
        <w:rPr>
          <w:rFonts w:eastAsiaTheme="minorHAnsi"/>
          <w:lang w:val="en-US"/>
        </w:rPr>
        <w:fldChar w:fldCharType="end"/>
      </w:r>
      <w:r w:rsidR="00A827CB" w:rsidRPr="001B36AE">
        <w:rPr>
          <w:rFonts w:eastAsiaTheme="minorHAnsi"/>
          <w:lang w:val="en-US"/>
        </w:rPr>
        <w:t>.</w:t>
      </w:r>
    </w:p>
    <w:p w14:paraId="0560108B" w14:textId="77777777" w:rsidR="00C25F91" w:rsidRPr="002C1C11" w:rsidRDefault="00C25F91" w:rsidP="001E0B56">
      <w:pPr>
        <w:spacing w:line="480" w:lineRule="auto"/>
        <w:contextualSpacing/>
      </w:pPr>
    </w:p>
    <w:p w14:paraId="15B3CFDA" w14:textId="7985B042" w:rsidR="00D15E25" w:rsidRPr="00D15E25" w:rsidRDefault="00D7492D" w:rsidP="001E0B56">
      <w:pPr>
        <w:pStyle w:val="Heading2"/>
        <w:spacing w:line="480" w:lineRule="auto"/>
        <w:contextualSpacing/>
      </w:pPr>
      <w:r>
        <w:lastRenderedPageBreak/>
        <w:t>The f</w:t>
      </w:r>
      <w:r w:rsidR="00A13B48">
        <w:t xml:space="preserve">unction-valued </w:t>
      </w:r>
      <w:r>
        <w:t>approach</w:t>
      </w:r>
    </w:p>
    <w:p w14:paraId="0189CBE5" w14:textId="7DF46BA8" w:rsidR="00CB010D" w:rsidRDefault="00CB010D" w:rsidP="001E0B56">
      <w:pPr>
        <w:pStyle w:val="Subheading3"/>
        <w:contextualSpacing/>
      </w:pPr>
      <w:r>
        <w:t>Repeatability of metabolic thermal plasticity</w:t>
      </w:r>
    </w:p>
    <w:p w14:paraId="73A806F7" w14:textId="7070526C" w:rsidR="000D5ACD" w:rsidRDefault="00CB010D" w:rsidP="001E0B56">
      <w:pPr>
        <w:spacing w:line="480" w:lineRule="auto"/>
        <w:contextualSpacing/>
        <w:rPr>
          <w:lang w:val="en-AU"/>
        </w:rPr>
      </w:pPr>
      <w:r>
        <w:rPr>
          <w:lang w:val="en-AU"/>
        </w:rPr>
        <w:t>One important benefit of the function-valued approach is the ability to assess whether individual plastic responses (i.e., slope of the reaction norm) are repeatable or not. To calculate</w:t>
      </w:r>
      <w:r w:rsidRPr="00E10A14">
        <w:rPr>
          <w:lang w:val="en-AU"/>
        </w:rPr>
        <w:t xml:space="preserve"> the</w:t>
      </w:r>
      <w:r>
        <w:rPr>
          <w:lang w:val="en-AU"/>
        </w:rPr>
        <w:t xml:space="preserve"> </w:t>
      </w:r>
      <w:r w:rsidRPr="00E10A14">
        <w:rPr>
          <w:lang w:val="en-AU"/>
        </w:rPr>
        <w:t xml:space="preserve">repeatability of </w:t>
      </w:r>
      <w:r w:rsidR="000D5ACD">
        <w:t>metabolic thermal plasticity</w:t>
      </w:r>
      <w:r w:rsidR="000D5ACD">
        <w:rPr>
          <w:lang w:val="en-AU"/>
        </w:rPr>
        <w:t xml:space="preserve"> </w:t>
      </w:r>
      <w:r>
        <w:rPr>
          <w:lang w:val="en-AU"/>
        </w:rPr>
        <w:t xml:space="preserve">we </w:t>
      </w:r>
      <w:r w:rsidR="000D5ACD">
        <w:rPr>
          <w:lang w:val="en-AU"/>
        </w:rPr>
        <w:t>fitted a model where:</w:t>
      </w:r>
    </w:p>
    <w:p w14:paraId="4F54E845" w14:textId="0F0CCF34" w:rsidR="000D5ACD" w:rsidRDefault="000D5ACD"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lang w:val="en-AU"/>
        </w:rPr>
        <w:t xml:space="preserve"> ~ </w:t>
      </w:r>
      <w:proofErr w:type="spellStart"/>
      <w:r>
        <w:rPr>
          <w:lang w:val="en-AU"/>
        </w:rPr>
        <w:t>logTemp</w:t>
      </w:r>
      <w:proofErr w:type="spellEnd"/>
      <w:r>
        <w:rPr>
          <w:lang w:val="en-AU"/>
        </w:rPr>
        <w:t xml:space="preserve"> + </w:t>
      </w:r>
      <w:proofErr w:type="spellStart"/>
      <w:r w:rsidRPr="0052268C">
        <w:rPr>
          <w:lang w:val="en-AU"/>
        </w:rPr>
        <w:t>zlogBodyMass</w:t>
      </w:r>
      <w:proofErr w:type="spellEnd"/>
      <w:r w:rsidRPr="0052268C">
        <w:rPr>
          <w:lang w:val="en-AU"/>
        </w:rPr>
        <w:t xml:space="preserve"> </w:t>
      </w:r>
      <w:r>
        <w:rPr>
          <w:lang w:val="en-AU"/>
        </w:rPr>
        <w:t xml:space="preserve">+ </w:t>
      </w:r>
      <w:proofErr w:type="spellStart"/>
      <w:r>
        <w:rPr>
          <w:lang w:val="en-AU"/>
        </w:rPr>
        <w:t>logPriorTemp</w:t>
      </w:r>
      <w:proofErr w:type="spellEnd"/>
      <w:r>
        <w:rPr>
          <w:lang w:val="en-AU"/>
        </w:rPr>
        <w:t xml:space="preserve"> + (1+ </w:t>
      </w:r>
      <w:proofErr w:type="spellStart"/>
      <w:r>
        <w:rPr>
          <w:lang w:val="en-AU"/>
        </w:rPr>
        <w:t>logTemp</w:t>
      </w:r>
      <w:proofErr w:type="spellEnd"/>
      <w:r>
        <w:rPr>
          <w:vertAlign w:val="subscript"/>
          <w:lang w:val="en-AU"/>
        </w:rPr>
        <w:t xml:space="preserve"> </w:t>
      </w:r>
      <w:r>
        <w:rPr>
          <w:lang w:val="en-AU"/>
        </w:rPr>
        <w:t xml:space="preserve">| ID) + (1+ </w:t>
      </w:r>
      <w:proofErr w:type="spellStart"/>
      <w:r>
        <w:rPr>
          <w:lang w:val="en-AU"/>
        </w:rPr>
        <w:t>logTemp</w:t>
      </w:r>
      <w:proofErr w:type="spellEnd"/>
      <w:r>
        <w:rPr>
          <w:vertAlign w:val="subscript"/>
          <w:lang w:val="en-AU"/>
        </w:rPr>
        <w:t xml:space="preserve"> </w:t>
      </w:r>
      <w:r>
        <w:rPr>
          <w:lang w:val="en-AU"/>
        </w:rPr>
        <w:t xml:space="preserve">| </w:t>
      </w:r>
      <w:proofErr w:type="spellStart"/>
      <w:r>
        <w:rPr>
          <w:lang w:val="en-AU"/>
        </w:rPr>
        <w:t>seriesID</w:t>
      </w:r>
      <w:proofErr w:type="spellEnd"/>
      <w:r>
        <w:rPr>
          <w:lang w:val="en-AU"/>
        </w:rPr>
        <w:t>)</w:t>
      </w:r>
    </w:p>
    <w:p w14:paraId="7318F969" w14:textId="119166B0" w:rsidR="00CB010D" w:rsidRPr="006866D7" w:rsidRDefault="000D5ACD" w:rsidP="001E0B56">
      <w:pPr>
        <w:spacing w:line="480" w:lineRule="auto"/>
        <w:contextualSpacing/>
        <w:rPr>
          <w:lang w:val="en-AU"/>
        </w:rPr>
      </w:pPr>
      <w:r>
        <w:t>where: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is log-transformed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t xml:space="preserve">; logTemp is the log transformed temperature in degrees Celsius; </w:t>
      </w:r>
      <w:proofErr w:type="spellStart"/>
      <w:r w:rsidRPr="00410479">
        <w:t>zlogBodyMass</w:t>
      </w:r>
      <w:proofErr w:type="spellEnd"/>
      <w:r w:rsidRPr="00410479">
        <w:t xml:space="preserve"> is log-transformed body mass that is then subsequently z-transformed</w:t>
      </w:r>
      <w:r>
        <w:t xml:space="preserve">; </w:t>
      </w:r>
      <w:proofErr w:type="spellStart"/>
      <w:r w:rsidRPr="00410479">
        <w:t>logPriorTemp</w:t>
      </w:r>
      <w:proofErr w:type="spellEnd"/>
      <w:r w:rsidRPr="00410479">
        <w:t xml:space="preserve"> is log-transformed previous temperature.</w:t>
      </w:r>
      <w:r>
        <w:t xml:space="preserve"> Individual ID was included as a random intercept. Given that metabolic rate of the same individual can change throughout the ten sampling </w:t>
      </w:r>
      <w:r w:rsidRPr="00257F22">
        <w:t xml:space="preserve">sessions of the experiment, we </w:t>
      </w:r>
      <w:r>
        <w:t>also included</w:t>
      </w:r>
      <w:r w:rsidRPr="00257F22">
        <w:t xml:space="preserve"> ‘series ID’ </w:t>
      </w:r>
      <w:r>
        <w:t xml:space="preserve">as a </w:t>
      </w:r>
      <w:r w:rsidRPr="00257F22">
        <w:t xml:space="preserve">random </w:t>
      </w:r>
      <w:r>
        <w:t xml:space="preserve">intercept. </w:t>
      </w:r>
      <w:r w:rsidRPr="00257F22">
        <w:t>This categorical variable denotes a unique combination of individual IDs and the sampling session IDs and is assigned to every measu</w:t>
      </w:r>
      <w:r>
        <w:t xml:space="preserve">rement that pertains to a given individual in a given sampling session. For example, if ID001 was measured at six temperatures in session five, then its six measurements would be assigned the series ID of ID005_session5. For further explanation, see provided code and </w:t>
      </w:r>
      <w:r>
        <w:rPr>
          <w:rFonts w:eastAsiaTheme="minorHAnsi"/>
          <w:lang w:val="en-US"/>
        </w:rPr>
        <w:fldChar w:fldCharType="begin" w:fldLock="1"/>
      </w:r>
      <w:r w:rsidR="001C289B">
        <w:rPr>
          <w:rFonts w:eastAsiaTheme="minorHAnsi"/>
          <w:lang w:val="en-US"/>
        </w:rPr>
        <w:instrText xml:space="preserve"> ADDIN PAPERS2_CITATIONS &lt;citation&gt;&lt;priority&gt;39&lt;/priority&gt;&lt;uuid&gt;6DD5EF9D-8006-4E5E-A245-C64562517759&lt;/uuid&gt;&lt;publications&gt;&lt;publication&gt;&lt;subtype&gt;400&lt;/subtype&gt;&lt;title&gt;An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Pr>
          <w:rFonts w:eastAsiaTheme="minorHAnsi"/>
          <w:lang w:val="en-US"/>
        </w:rPr>
        <w:fldChar w:fldCharType="separate"/>
      </w:r>
      <w:r w:rsidR="004F7C3B">
        <w:rPr>
          <w:rFonts w:eastAsiaTheme="minorHAnsi"/>
          <w:lang w:val="en-US"/>
        </w:rPr>
        <w:t>(Araya-Ajoy, Mathot &amp; Dingemanse 2015)</w:t>
      </w:r>
      <w:r>
        <w:rPr>
          <w:rFonts w:eastAsiaTheme="minorHAnsi"/>
          <w:lang w:val="en-US"/>
        </w:rPr>
        <w:fldChar w:fldCharType="end"/>
      </w:r>
      <w:r>
        <w:t>.</w:t>
      </w:r>
      <w:r w:rsidRPr="000D5ACD">
        <w:t xml:space="preserve"> </w:t>
      </w:r>
      <w:r>
        <w:t xml:space="preserve">Log transformed temperature </w:t>
      </w:r>
      <w:r w:rsidR="00CB010D">
        <w:t xml:space="preserve">was fitted as a random slope for both Individual ID and series ID. </w:t>
      </w:r>
      <w:r w:rsidR="00411C8C">
        <w:t xml:space="preserve">The repeatability of the </w:t>
      </w:r>
      <w:r w:rsidR="00411C8C" w:rsidRPr="008E4666">
        <w:t>slope</w:t>
      </w:r>
      <w:r w:rsidR="00411C8C" w:rsidRPr="00C040BD">
        <w:t xml:space="preserve"> is calculated</w:t>
      </w:r>
      <w:r w:rsidR="00411C8C" w:rsidRPr="008E4666">
        <w:t xml:space="preserve"> following</w:t>
      </w:r>
      <w:r w:rsidR="00411C8C">
        <w:t xml:space="preserve"> equation </w:t>
      </w:r>
      <w:r w:rsidR="00693D5F">
        <w:t>5</w:t>
      </w:r>
      <w:r w:rsidR="00411C8C">
        <w:t xml:space="preserve"> in the ESM</w:t>
      </w:r>
      <w:r w:rsidR="00BB3228">
        <w:t xml:space="preserve"> (see also </w:t>
      </w:r>
      <w:r w:rsidR="001C289B">
        <w:rPr>
          <w:rFonts w:eastAsiaTheme="minorHAnsi"/>
          <w:lang w:val="en-GB"/>
        </w:rPr>
        <w:fldChar w:fldCharType="begin"/>
      </w:r>
      <w:r w:rsidR="001C289B">
        <w:rPr>
          <w:rFonts w:eastAsiaTheme="minorHAnsi"/>
          <w:lang w:val="en-GB"/>
        </w:rPr>
        <w:instrText xml:space="preserve"> ADDIN PAPERS2_CITATIONS &lt;citation&gt;&lt;priority&gt;30&lt;/priority&gt;&lt;uuid&gt;75DC970A-5061-43E2-A7C8-0B5DF45FC5B1&lt;/uuid&gt;&lt;publications&gt;&lt;publication&gt;&lt;subtype&gt;400&lt;/subtype&gt;&lt;title&gt;An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1C289B">
        <w:rPr>
          <w:rFonts w:eastAsiaTheme="minorHAnsi"/>
          <w:lang w:val="en-GB"/>
        </w:rPr>
        <w:fldChar w:fldCharType="separate"/>
      </w:r>
      <w:r w:rsidR="001C289B">
        <w:rPr>
          <w:rFonts w:eastAsiaTheme="minorHAnsi"/>
          <w:lang w:val="en-GB"/>
        </w:rPr>
        <w:t xml:space="preserve">Araya-Ajoy </w:t>
      </w:r>
      <w:r w:rsidR="001C289B">
        <w:rPr>
          <w:rFonts w:eastAsiaTheme="minorHAnsi"/>
          <w:i/>
          <w:iCs/>
          <w:lang w:val="en-GB"/>
        </w:rPr>
        <w:t>et al.</w:t>
      </w:r>
      <w:r w:rsidR="001C289B">
        <w:rPr>
          <w:rFonts w:eastAsiaTheme="minorHAnsi"/>
          <w:lang w:val="en-GB"/>
        </w:rPr>
        <w:t xml:space="preserve"> 2015)</w:t>
      </w:r>
      <w:r w:rsidR="001C289B">
        <w:rPr>
          <w:rFonts w:eastAsiaTheme="minorHAnsi"/>
          <w:lang w:val="en-GB"/>
        </w:rPr>
        <w:fldChar w:fldCharType="end"/>
      </w:r>
      <w:r w:rsidR="007517F4">
        <w:rPr>
          <w:rFonts w:eastAsiaTheme="minorHAnsi"/>
          <w:lang w:val="en-GB"/>
        </w:rPr>
        <w:t xml:space="preserve">. </w:t>
      </w:r>
      <w:r w:rsidR="00411C8C">
        <w:t>The above</w:t>
      </w:r>
      <w:r w:rsidR="00CB010D" w:rsidRPr="008E4666">
        <w:t xml:space="preserve"> model </w:t>
      </w:r>
      <w:r w:rsidR="00411C8C">
        <w:t>was also used to</w:t>
      </w:r>
      <w:r w:rsidR="00CB010D" w:rsidRPr="008E4666">
        <w:t xml:space="preserve"> derive cross-temperature</w:t>
      </w:r>
      <w:r w:rsidR="00CB010D">
        <w:t xml:space="preserve"> correlations (see below). </w:t>
      </w:r>
    </w:p>
    <w:p w14:paraId="095ABE01" w14:textId="77777777" w:rsidR="00CB010D" w:rsidRPr="00CB010D" w:rsidRDefault="00CB010D" w:rsidP="001E0B56">
      <w:pPr>
        <w:spacing w:line="480" w:lineRule="auto"/>
        <w:contextualSpacing/>
        <w:rPr>
          <w:lang w:val="en-AU"/>
        </w:rPr>
      </w:pPr>
    </w:p>
    <w:p w14:paraId="68AB4263" w14:textId="63E3F3E4" w:rsidR="008F4B67" w:rsidRDefault="008F4B67" w:rsidP="001E0B56">
      <w:pPr>
        <w:pStyle w:val="Subheading3"/>
        <w:contextualSpacing/>
      </w:pPr>
      <w:r>
        <w:t>Repeatability of the average SMR at each temperature</w:t>
      </w:r>
    </w:p>
    <w:p w14:paraId="398B7B93" w14:textId="64F382BA" w:rsidR="00781FD5" w:rsidRDefault="00411C8C" w:rsidP="001E0B56">
      <w:pPr>
        <w:spacing w:line="480" w:lineRule="auto"/>
        <w:contextualSpacing/>
        <w:rPr>
          <w:lang w:val="en-AU"/>
        </w:rPr>
      </w:pPr>
      <w:r>
        <w:rPr>
          <w:lang w:val="en-AU"/>
        </w:rPr>
        <w:t xml:space="preserve">After assessing whether individuals differ in their metabolic thermal plasticity, we were interested in knowing whether consistent among-individual differences in average SMR (i.e. </w:t>
      </w:r>
      <w:r>
        <w:rPr>
          <w:lang w:val="en-AU"/>
        </w:rPr>
        <w:lastRenderedPageBreak/>
        <w:t xml:space="preserve">intercept of reaction norm) change </w:t>
      </w:r>
      <w:r w:rsidR="00BB3228">
        <w:rPr>
          <w:lang w:val="en-AU"/>
        </w:rPr>
        <w:t>at each temperature</w:t>
      </w:r>
      <w:r>
        <w:rPr>
          <w:lang w:val="en-AU"/>
        </w:rPr>
        <w:t xml:space="preserve">. </w:t>
      </w:r>
      <w:r w:rsidR="001178B4">
        <w:rPr>
          <w:lang w:val="en-AU"/>
        </w:rPr>
        <w:t>There are two function-valued methods with which to quantify repeatability of intercept</w:t>
      </w:r>
      <w:r>
        <w:rPr>
          <w:lang w:val="en-AU"/>
        </w:rPr>
        <w:t>s</w:t>
      </w:r>
      <w:r w:rsidR="001178B4">
        <w:rPr>
          <w:lang w:val="en-AU"/>
        </w:rPr>
        <w:t xml:space="preserve"> at each temperature. The first method involves </w:t>
      </w:r>
      <w:proofErr w:type="spellStart"/>
      <w:r w:rsidR="001178B4">
        <w:rPr>
          <w:lang w:val="en-AU"/>
        </w:rPr>
        <w:t>centering</w:t>
      </w:r>
      <w:proofErr w:type="spellEnd"/>
      <w:r w:rsidR="001178B4">
        <w:rPr>
          <w:lang w:val="en-AU"/>
        </w:rPr>
        <w:t xml:space="preserve"> </w:t>
      </w:r>
      <w:r>
        <w:rPr>
          <w:lang w:val="en-AU"/>
        </w:rPr>
        <w:t>log</w:t>
      </w:r>
      <w:r w:rsidR="001178B4">
        <w:rPr>
          <w:lang w:val="en-AU"/>
        </w:rPr>
        <w:t xml:space="preserve"> temperature</w:t>
      </w:r>
      <w:r>
        <w:rPr>
          <w:lang w:val="en-AU"/>
        </w:rPr>
        <w:t xml:space="preserve"> (x axis)</w:t>
      </w:r>
      <w:r w:rsidR="001178B4">
        <w:rPr>
          <w:lang w:val="en-AU"/>
        </w:rPr>
        <w:t xml:space="preserve"> s</w:t>
      </w:r>
      <w:r w:rsidR="001178B4">
        <w:t>o that the intercept</w:t>
      </w:r>
      <w:r>
        <w:t xml:space="preserve"> (where x = 0)</w:t>
      </w:r>
      <w:r w:rsidR="001178B4">
        <w:t xml:space="preserve"> represents the average </w:t>
      </w:r>
      <w:r>
        <w:t>SMR</w:t>
      </w:r>
      <w:r w:rsidR="001178B4">
        <w:t xml:space="preserve"> at each </w:t>
      </w:r>
      <w:r w:rsidR="00DB3BAA">
        <w:t xml:space="preserve">measurement </w:t>
      </w:r>
      <w:r w:rsidR="001178B4">
        <w:t>temperature</w:t>
      </w:r>
      <w:r w:rsidR="001178B4">
        <w:rPr>
          <w:lang w:val="en-AU"/>
        </w:rPr>
        <w:t xml:space="preserve">. </w:t>
      </w:r>
      <w:r w:rsidR="001178B4">
        <w:t xml:space="preserve">The second function-valued method requires deriving ‘conditional’ repeatability of intercepts at </w:t>
      </w:r>
      <w:r w:rsidR="001178B4" w:rsidRPr="00322DD9">
        <w:t>each temperature</w:t>
      </w:r>
      <w:r w:rsidR="001178B4">
        <w:t xml:space="preserve"> from the covariance of the intercept and slope (</w:t>
      </w:r>
      <w:r w:rsidR="001178B4">
        <w:rPr>
          <w:rFonts w:eastAsiaTheme="minorHAnsi"/>
          <w:lang w:val="en-US"/>
        </w:rPr>
        <w:fldChar w:fldCharType="begin" w:fldLock="1"/>
      </w:r>
      <w:r w:rsidR="001C289B">
        <w:rPr>
          <w:rFonts w:eastAsiaTheme="minorHAnsi"/>
          <w:lang w:val="en-US"/>
        </w:rPr>
        <w:instrText xml:space="preserve"> ADDIN PAPERS2_CITATIONS &lt;citation&gt;&lt;priority&gt;49&lt;/priority&gt;&lt;uuid&gt;D3A3C6B0-B877-444E-92FF-AA6D26646792&lt;/uuid&gt;&lt;publications&gt;&lt;publication&gt;&lt;subtype&gt;0&lt;/subtype&gt;&lt;place&gt;New York&lt;/place&gt;&lt;publisher&gt;Oxford University Press&lt;/publisher&gt;&lt;title&gt;Applied longitudinal data analysis: Modeling change and event occurrence&lt;/title&gt;&lt;url&gt;https://books.google.com/books?hl=en&amp;amp;lr=&amp;amp;id=PpnA1M8VwR8C&amp;amp;oi=fnd&amp;amp;pg=PA1&amp;amp;dq=Singer+J+D+and+Willett+J+B+2003+Applied+Longitudinal+Data+Analysis+Modelling+Change+and+Event+Occurrence+New+York+Oxford+University+Press&amp;amp;ots=N5m7uI7vrI&amp;amp;sig=BEUn6O56aKtqpQLVQ8zSagFy-Pg&lt;/url&gt;&lt;publication_date&gt;99200300001200000000200000&lt;/publication_date&gt;&lt;uuid&gt;E4A2A82A-CD7E-4C09-93C4-440DDAFF853E&lt;/uuid&gt;&lt;type&gt;0&lt;/type&gt;&lt;citekey&gt;Singer:2003vd&lt;/citekey&gt;&lt;authors&gt;&lt;author&gt;&lt;lastName&gt;Singer&lt;/lastName&gt;&lt;firstName&gt;J&lt;/firstName&gt;&lt;middleNames&gt;D&lt;/middleNames&gt;&lt;/author&gt;&lt;author&gt;&lt;lastName&gt;Willett&lt;/lastName&gt;&lt;firstName&gt;J&lt;/firstName&gt;&lt;middleNames&gt;B&lt;/middleNames&gt;&lt;/author&gt;&lt;/authors&gt;&lt;/publication&gt;&lt;/publications&gt;&lt;cites&gt;&lt;/cites&gt;&lt;/citation&gt;</w:instrText>
      </w:r>
      <w:r w:rsidR="001178B4">
        <w:rPr>
          <w:rFonts w:eastAsiaTheme="minorHAnsi"/>
          <w:lang w:val="en-US"/>
        </w:rPr>
        <w:fldChar w:fldCharType="separate"/>
      </w:r>
      <w:r w:rsidR="001C289B">
        <w:rPr>
          <w:rFonts w:eastAsiaTheme="minorHAnsi"/>
          <w:lang w:val="en-GB"/>
        </w:rPr>
        <w:t>Singer &amp; Willett 2003</w:t>
      </w:r>
      <w:r w:rsidR="001178B4">
        <w:rPr>
          <w:rFonts w:eastAsiaTheme="minorHAnsi"/>
          <w:lang w:val="en-US"/>
        </w:rPr>
        <w:fldChar w:fldCharType="end"/>
      </w:r>
      <w:r w:rsidR="001178B4">
        <w:rPr>
          <w:rFonts w:eastAsiaTheme="minorHAnsi"/>
          <w:lang w:val="en-US"/>
        </w:rPr>
        <w:t xml:space="preserve"> </w:t>
      </w:r>
      <w:r w:rsidR="001178B4" w:rsidRPr="00322DD9">
        <w:t>and</w:t>
      </w:r>
      <w:r w:rsidR="001178B4">
        <w:t xml:space="preserve"> </w:t>
      </w:r>
      <w:r w:rsidR="001178B4">
        <w:rPr>
          <w:rFonts w:eastAsiaTheme="minorHAnsi"/>
          <w:lang w:val="en-US"/>
        </w:rPr>
        <w:fldChar w:fldCharType="begin" w:fldLock="1"/>
      </w:r>
      <w:r w:rsidR="001C289B">
        <w:rPr>
          <w:rFonts w:eastAsiaTheme="minorHAnsi"/>
          <w:lang w:val="en-US"/>
        </w:rPr>
        <w:instrText xml:space="preserve"> ADDIN PAPERS2_CITATIONS &lt;citation&gt;&lt;priority&gt;50&lt;/priority&gt;&lt;uuid&gt;05DA8D11-8EE5-40D7-97E6-F902A458FFED&lt;/uuid&gt;&lt;publications&gt;&lt;publication&gt;&lt;subtype&gt;400&lt;/subtype&gt;&lt;publisher&gt;Elsevier Ltd&lt;/publisher&gt;&lt;title&gt;How does temperature affect behaviour? Multilevel analysis of plasticity, personality and predictability in hermit crabs&lt;/title&gt;&lt;url&gt;http://dx.doi.org/10.1016/j.anbehav.2013.04.009&lt;/url&gt;&lt;volume&gt;86&lt;/volume&gt;&lt;publication_date&gt;99201307011200000000222000&lt;/publication_date&gt;&lt;uuid&gt;50655F73-B54D-4955-862F-BF38A515A430&lt;/uuid&gt;&lt;type&gt;400&lt;/type&gt;&lt;number&gt;1&lt;/number&gt;&lt;citekey&gt;Briffa:2013kz&lt;/citekey&gt;&lt;doi&gt;10.1016/j.anbehav.2013.04.009&lt;/doi&gt;&lt;startpage&gt;47&lt;/startpage&gt;&lt;endpage&gt;54&lt;/endpage&gt;&lt;bundle&gt;&lt;publication&gt;&lt;title&gt;Animal Behaviour&lt;/title&gt;&lt;uuid&gt;DF0EC328-E52C-4066-887E-2160D0DA7CBF&lt;/uuid&gt;&lt;subtype&gt;-100&lt;/subtype&gt;&lt;publisher&gt;Elsevier Ltd&lt;/publisher&gt;&lt;type&gt;-100&lt;/type&gt;&lt;/publication&gt;&lt;/bundle&gt;&lt;authors&gt;&lt;author&gt;&lt;lastName&gt;Briffa&lt;/lastName&gt;&lt;firstName&gt;Mark&lt;/firstName&gt;&lt;/author&gt;&lt;author&gt;&lt;lastName&gt;Bridger&lt;/lastName&gt;&lt;firstName&gt;Danielle&lt;/firstName&gt;&lt;/author&gt;&lt;author&gt;&lt;lastName&gt;Biro&lt;/lastName&gt;&lt;firstName&gt;Peter&lt;/firstName&gt;&lt;middleNames&gt;A&lt;/middleNames&gt;&lt;/author&gt;&lt;/authors&gt;&lt;/publication&gt;&lt;/publications&gt;&lt;cites&gt;&lt;/cites&gt;&lt;/citation&gt;</w:instrText>
      </w:r>
      <w:r w:rsidR="001178B4">
        <w:rPr>
          <w:rFonts w:eastAsiaTheme="minorHAnsi"/>
          <w:lang w:val="en-US"/>
        </w:rPr>
        <w:fldChar w:fldCharType="separate"/>
      </w:r>
      <w:r w:rsidR="001C289B">
        <w:rPr>
          <w:rFonts w:eastAsiaTheme="minorHAnsi"/>
          <w:lang w:val="en-GB"/>
        </w:rPr>
        <w:t>Briffa, Bridger &amp; Biro 2013</w:t>
      </w:r>
      <w:r w:rsidR="001178B4">
        <w:rPr>
          <w:rFonts w:eastAsiaTheme="minorHAnsi"/>
          <w:lang w:val="en-US"/>
        </w:rPr>
        <w:fldChar w:fldCharType="end"/>
      </w:r>
      <w:r w:rsidR="001178B4">
        <w:t xml:space="preserve">). </w:t>
      </w:r>
      <w:r w:rsidR="00D16684">
        <w:t>R</w:t>
      </w:r>
      <w:r>
        <w:t xml:space="preserve">esults </w:t>
      </w:r>
      <w:r w:rsidR="00D16684">
        <w:t xml:space="preserve">from both </w:t>
      </w:r>
      <w:r w:rsidR="00D16684" w:rsidRPr="00FE5044">
        <w:t xml:space="preserve">methods </w:t>
      </w:r>
      <w:r w:rsidRPr="004810C6">
        <w:t xml:space="preserve">were congruent, therefore we </w:t>
      </w:r>
      <w:r w:rsidR="00D7492D" w:rsidRPr="004810C6">
        <w:t xml:space="preserve">only </w:t>
      </w:r>
      <w:r w:rsidRPr="004810C6">
        <w:t>presented</w:t>
      </w:r>
      <w:r w:rsidR="00D7492D" w:rsidRPr="004810C6">
        <w:t xml:space="preserve"> on </w:t>
      </w:r>
      <w:r w:rsidRPr="004810C6">
        <w:t>results</w:t>
      </w:r>
      <w:r w:rsidR="00D7492D" w:rsidRPr="00713722">
        <w:t xml:space="preserve"> from the first method</w:t>
      </w:r>
      <w:r w:rsidRPr="00D97D40">
        <w:t xml:space="preserve">. Details and </w:t>
      </w:r>
      <w:r w:rsidRPr="006866D7">
        <w:t>results</w:t>
      </w:r>
      <w:r w:rsidR="00D7492D" w:rsidRPr="00FE5044">
        <w:t xml:space="preserve"> from the second method </w:t>
      </w:r>
      <w:r w:rsidRPr="006866D7">
        <w:t>can be found</w:t>
      </w:r>
      <w:r w:rsidR="00D7492D" w:rsidRPr="00FE5044">
        <w:t xml:space="preserve"> in the ESM (</w:t>
      </w:r>
      <w:r w:rsidR="00D7492D" w:rsidRPr="004810C6">
        <w:t>Fig S</w:t>
      </w:r>
      <w:r w:rsidR="00DB3BAA" w:rsidRPr="006866D7">
        <w:t>3</w:t>
      </w:r>
      <w:r w:rsidR="00D7492D" w:rsidRPr="00FE5044">
        <w:t>)</w:t>
      </w:r>
      <w:r w:rsidR="00D7492D" w:rsidRPr="004810C6">
        <w:t>.</w:t>
      </w:r>
      <w:r w:rsidR="00D7492D">
        <w:t xml:space="preserve"> </w:t>
      </w:r>
    </w:p>
    <w:p w14:paraId="4B25F1B7" w14:textId="4A4E7E61" w:rsidR="00890A94" w:rsidRDefault="00781FD5" w:rsidP="001E0B56">
      <w:pPr>
        <w:spacing w:line="480" w:lineRule="auto"/>
        <w:ind w:firstLine="720"/>
        <w:contextualSpacing/>
      </w:pPr>
      <w:r>
        <w:rPr>
          <w:lang w:val="en-GB"/>
        </w:rPr>
        <w:t>W</w:t>
      </w:r>
      <w:r w:rsidR="00D7492D">
        <w:rPr>
          <w:lang w:val="en-AU"/>
        </w:rPr>
        <w:t>e fitted six models</w:t>
      </w:r>
      <w:r w:rsidR="00852908">
        <w:rPr>
          <w:lang w:val="en-AU"/>
        </w:rPr>
        <w:t xml:space="preserve"> all</w:t>
      </w:r>
      <w:r w:rsidR="00852908" w:rsidRPr="00852908">
        <w:rPr>
          <w:lang w:val="en-AU"/>
        </w:rPr>
        <w:t xml:space="preserve"> </w:t>
      </w:r>
      <w:r w:rsidR="00852908">
        <w:rPr>
          <w:lang w:val="en-AU"/>
        </w:rPr>
        <w:t>with the same structure as the model above. The only difference is that log transformed temperature</w:t>
      </w:r>
      <w:r w:rsidR="00D7492D">
        <w:rPr>
          <w:lang w:val="en-AU"/>
        </w:rPr>
        <w:t xml:space="preserve"> </w:t>
      </w:r>
      <w:r w:rsidR="00852908">
        <w:rPr>
          <w:lang w:val="en-AU"/>
        </w:rPr>
        <w:t>was</w:t>
      </w:r>
      <w:r w:rsidR="00D7492D">
        <w:rPr>
          <w:lang w:val="en-AU"/>
        </w:rPr>
        <w:t xml:space="preserve"> </w:t>
      </w:r>
      <w:proofErr w:type="spellStart"/>
      <w:r w:rsidR="00D7492D">
        <w:rPr>
          <w:lang w:val="en-AU"/>
        </w:rPr>
        <w:t>centered</w:t>
      </w:r>
      <w:proofErr w:type="spellEnd"/>
      <w:r w:rsidR="00D7492D">
        <w:rPr>
          <w:lang w:val="en-AU"/>
        </w:rPr>
        <w:t xml:space="preserve"> on </w:t>
      </w:r>
      <w:r w:rsidR="00852908">
        <w:rPr>
          <w:lang w:val="en-AU"/>
        </w:rPr>
        <w:t>one of the six</w:t>
      </w:r>
      <w:r w:rsidR="00D7492D">
        <w:rPr>
          <w:lang w:val="en-AU"/>
        </w:rPr>
        <w:t xml:space="preserve"> temperature</w:t>
      </w:r>
      <w:r w:rsidR="00852908">
        <w:rPr>
          <w:lang w:val="en-AU"/>
        </w:rPr>
        <w:t xml:space="preserve">s in order for us to estimate repeatability of intercepts </w:t>
      </w:r>
      <w:r w:rsidR="00693D5F">
        <w:rPr>
          <w:lang w:val="en-AU"/>
        </w:rPr>
        <w:t>(s</w:t>
      </w:r>
      <w:r w:rsidR="00852908">
        <w:rPr>
          <w:lang w:val="en-AU"/>
        </w:rPr>
        <w:t>ee provided code for more details</w:t>
      </w:r>
      <w:r w:rsidR="00693D5F">
        <w:rPr>
          <w:lang w:val="en-AU"/>
        </w:rPr>
        <w:t>)</w:t>
      </w:r>
      <w:r w:rsidR="00852908">
        <w:rPr>
          <w:lang w:val="en-AU"/>
        </w:rPr>
        <w:t>.</w:t>
      </w:r>
      <w:r w:rsidR="00693D5F">
        <w:rPr>
          <w:lang w:val="en-AU"/>
        </w:rPr>
        <w:t xml:space="preserve"> </w:t>
      </w:r>
      <w:r w:rsidR="00D7492D">
        <w:t xml:space="preserve">The equations used to calculate repeatability of the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D7492D" w:rsidRPr="009260E9">
        <w:t xml:space="preserve"> </w:t>
      </w:r>
      <w:r w:rsidR="00D7492D">
        <w:t xml:space="preserve">at each measurement temperature </w:t>
      </w:r>
      <w:r w:rsidR="005D6100">
        <w:t xml:space="preserve">are presented in </w:t>
      </w:r>
      <w:r w:rsidR="00D7492D">
        <w:t xml:space="preserve">ESM </w:t>
      </w:r>
      <w:r w:rsidR="00546EF5">
        <w:t>(</w:t>
      </w:r>
      <w:r w:rsidR="00D7492D">
        <w:t xml:space="preserve">equation </w:t>
      </w:r>
      <w:r w:rsidR="00693D5F">
        <w:t>2</w:t>
      </w:r>
      <w:r w:rsidR="00546EF5">
        <w:t>)</w:t>
      </w:r>
      <w:r w:rsidR="00D16684">
        <w:t>. To assess whether repeatability changed over the course of our study, we quantified ‘short term’ and ‘long term’ repeatability of intercepts</w:t>
      </w:r>
      <w:r w:rsidR="00D7492D">
        <w:t xml:space="preserve"> </w:t>
      </w:r>
      <w:r w:rsidR="00890A94">
        <w:t>(ESM equation 3 -</w:t>
      </w:r>
      <w:r w:rsidR="00546EF5">
        <w:t xml:space="preserve"> </w:t>
      </w:r>
      <w:r w:rsidR="00890A94">
        <w:t xml:space="preserve">4 </w:t>
      </w:r>
      <w:r w:rsidR="004F7C3B">
        <w:rPr>
          <w:rFonts w:eastAsiaTheme="minorHAnsi"/>
          <w:lang w:val="en-US"/>
        </w:rPr>
        <w:fldChar w:fldCharType="begin"/>
      </w:r>
      <w:r w:rsidR="001C289B">
        <w:rPr>
          <w:rFonts w:eastAsiaTheme="minorHAnsi"/>
          <w:lang w:val="en-US"/>
        </w:rPr>
        <w:instrText xml:space="preserve"> ADDIN PAPERS2_CITATIONS &lt;citation&gt;&lt;priority&gt;33&lt;/priority&gt;&lt;uuid&gt;25665445-7971-4B81-B118-1F618E89C17F&lt;/uuid&gt;&lt;publications&gt;&lt;publication&gt;&lt;subtype&gt;400&lt;/subtype&gt;&lt;title&gt;An approach to estimate short-term, long-term and reaction norm repeatability&lt;/title&gt;&lt;url&gt;http://doi.wiley.com/10.1111/2041-210X.12430&lt;/url&gt;&lt;volume&gt;6&lt;/volume&gt;&lt;publication_date&gt;99201507301200000000222000&lt;/publication_date&gt;&lt;uuid&gt;633E40D5-A84A-4568-9109-BF18BA936716&lt;/uuid&gt;&lt;type&gt;400&lt;/type&gt;&lt;number&gt;12&lt;/number&gt;&lt;citekey&gt;ArayaAjoy:2015ir&lt;/citekey&gt;&lt;doi&gt;10.1111/2041-210X.12430&lt;/doi&gt;&lt;startpage&gt;1462&lt;/startpage&gt;&lt;endpage&gt;1473&lt;/endpage&gt;&lt;bundle&gt;&lt;publication&gt;&lt;title&gt;Journal of Animal Ecology&lt;/title&gt;&lt;uuid&gt;4E14B73E-496B-4A48-9CAB-49E3FAF155F4&lt;/uuid&gt;&lt;subtype&gt;-100&lt;/subtype&gt;&lt;publisher&gt;Blackwell Publishing Ltd&lt;/publisher&gt;&lt;type&gt;-100&lt;/type&gt;&lt;/publication&gt;&lt;/bundle&gt;&lt;authors&gt;&lt;author&gt;&lt;lastName&gt;Araya-Ajoy&lt;/lastName&gt;&lt;firstName&gt;Yimen&lt;/firstName&gt;&lt;middleNames&gt;G&lt;/middleNames&gt;&lt;/author&gt;&lt;author&gt;&lt;lastName&gt;Mathot&lt;/lastName&gt;&lt;firstName&gt;Kimberley&lt;/firstName&gt;&lt;middleNames&gt;J&lt;/middleNames&gt;&lt;/author&gt;&lt;author&gt;&lt;lastName&gt;Dingemanse&lt;/lastName&gt;&lt;firstName&gt;Niels&lt;/firstName&gt;&lt;middleNames&gt;J&lt;/middleNames&gt;&lt;/author&gt;&lt;/authors&gt;&lt;editors&gt;&lt;author&gt;&lt;lastName&gt;O'Hara&lt;/lastName&gt;&lt;firstName&gt;Robert&lt;/firstName&gt;&lt;middleNames&gt;B&lt;/middleNames&gt;&lt;/author&gt;&lt;/editors&gt;&lt;/publication&gt;&lt;/publications&gt;&lt;cites&gt;&lt;/cites&gt;&lt;/citation&gt;</w:instrText>
      </w:r>
      <w:r w:rsidR="004F7C3B">
        <w:rPr>
          <w:rFonts w:eastAsiaTheme="minorHAnsi"/>
          <w:lang w:val="en-US"/>
        </w:rPr>
        <w:fldChar w:fldCharType="separate"/>
      </w:r>
      <w:r w:rsidR="001C289B">
        <w:rPr>
          <w:rFonts w:eastAsiaTheme="minorHAnsi"/>
          <w:lang w:val="en-GB"/>
        </w:rPr>
        <w:t xml:space="preserve">Araya-Ajoy </w:t>
      </w:r>
      <w:r w:rsidR="001C289B">
        <w:rPr>
          <w:rFonts w:eastAsiaTheme="minorHAnsi"/>
          <w:i/>
          <w:iCs/>
          <w:lang w:val="en-GB"/>
        </w:rPr>
        <w:t>et al.</w:t>
      </w:r>
      <w:r w:rsidR="001C289B">
        <w:rPr>
          <w:rFonts w:eastAsiaTheme="minorHAnsi"/>
          <w:lang w:val="en-GB"/>
        </w:rPr>
        <w:t xml:space="preserve"> 2015</w:t>
      </w:r>
      <w:r w:rsidR="004F7C3B">
        <w:rPr>
          <w:rFonts w:eastAsiaTheme="minorHAnsi"/>
          <w:lang w:val="en-US"/>
        </w:rPr>
        <w:fldChar w:fldCharType="end"/>
      </w:r>
      <w:r w:rsidR="00890A94">
        <w:rPr>
          <w:rFonts w:eastAsiaTheme="minorHAnsi"/>
          <w:lang w:val="en-US"/>
        </w:rPr>
        <w:t>)</w:t>
      </w:r>
      <w:r w:rsidR="00890A94" w:rsidRPr="00E10A14">
        <w:rPr>
          <w:rFonts w:eastAsiaTheme="minorHAnsi"/>
          <w:lang w:val="en-US"/>
        </w:rPr>
        <w:t>.</w:t>
      </w:r>
      <w:r w:rsidR="00890A94" w:rsidRPr="00E10A14">
        <w:rPr>
          <w:lang w:val="en-AU"/>
        </w:rPr>
        <w:t xml:space="preserve"> </w:t>
      </w:r>
      <w:r w:rsidR="009B164C" w:rsidRPr="002B44E0">
        <w:t>‘Short-term’ repeatability can be interpreted</w:t>
      </w:r>
      <w:r w:rsidR="009B164C" w:rsidRPr="00F82147">
        <w:t xml:space="preserve"> as </w:t>
      </w:r>
      <w:r w:rsidR="009B164C">
        <w:t>among</w:t>
      </w:r>
      <w:r w:rsidR="009B164C" w:rsidRPr="00F82147">
        <w:t xml:space="preserve">-individual variation that includes both intrinsic differences </w:t>
      </w:r>
      <w:r w:rsidR="009B164C">
        <w:t>among</w:t>
      </w:r>
      <w:r w:rsidR="009B164C" w:rsidRPr="00F82147">
        <w:t xml:space="preserve"> individuals as well as </w:t>
      </w:r>
      <w:r w:rsidR="009B164C">
        <w:t xml:space="preserve">the </w:t>
      </w:r>
      <w:r w:rsidR="009B164C" w:rsidRPr="000A5A88">
        <w:t>effects</w:t>
      </w:r>
      <w:r w:rsidR="009B164C">
        <w:t xml:space="preserve"> of the </w:t>
      </w:r>
      <w:r w:rsidR="009B164C" w:rsidRPr="00051898">
        <w:t>sampling session</w:t>
      </w:r>
      <w:r w:rsidR="009B164C" w:rsidRPr="00F82147">
        <w:t xml:space="preserve">. In contrast, </w:t>
      </w:r>
      <w:r w:rsidR="009B164C">
        <w:t>‘</w:t>
      </w:r>
      <w:r w:rsidR="009B164C" w:rsidRPr="00F82147">
        <w:t>long-term</w:t>
      </w:r>
      <w:r w:rsidR="009B164C">
        <w:t>’</w:t>
      </w:r>
      <w:r w:rsidR="009B164C" w:rsidRPr="00F82147">
        <w:t xml:space="preserve"> </w:t>
      </w:r>
      <w:r w:rsidR="009B164C" w:rsidRPr="00510A57">
        <w:t xml:space="preserve">repeatability is a more conservative measure </w:t>
      </w:r>
      <w:r w:rsidR="009B164C" w:rsidRPr="00F82147">
        <w:t xml:space="preserve">where variation due </w:t>
      </w:r>
      <w:r w:rsidR="00773765">
        <w:t xml:space="preserve">to </w:t>
      </w:r>
      <w:r w:rsidR="009B164C" w:rsidRPr="00F82147">
        <w:t>sampling session</w:t>
      </w:r>
      <w:r w:rsidR="009B164C">
        <w:t xml:space="preserve"> is part of the total pool of variation in the data</w:t>
      </w:r>
      <w:r w:rsidR="009B164C" w:rsidRPr="00F82147">
        <w:t xml:space="preserve"> (i.e. in the denominator</w:t>
      </w:r>
      <w:r w:rsidR="009B164C" w:rsidRPr="00510A57">
        <w:t xml:space="preserve"> of the calculation</w:t>
      </w:r>
      <w:r w:rsidR="009B164C">
        <w:t xml:space="preserve">, </w:t>
      </w:r>
      <w:r w:rsidR="009B164C">
        <w:rPr>
          <w:rFonts w:eastAsiaTheme="minorHAnsi"/>
          <w:lang w:val="en-US"/>
        </w:rPr>
        <w:fldChar w:fldCharType="begin" w:fldLock="1"/>
      </w:r>
      <w:r w:rsidR="001C289B">
        <w:rPr>
          <w:rFonts w:eastAsiaTheme="minorHAnsi"/>
          <w:lang w:val="en-US"/>
        </w:rPr>
        <w:instrText xml:space="preserve"> ADDIN PAPERS2_CITATIONS &lt;citation&gt;&lt;priority&gt;48&lt;/priority&gt;&lt;uuid&gt;BD6398A1-EAFE-4707-957B-99B335B80855&lt;/uuid&gt;&lt;publications&gt;&lt;publication&gt;&lt;subtype&gt;400&lt;/subtype&gt;&lt;title&gt;Repeatability for Gaussian and non-Gaussian data: a practical guide for biologists.&lt;/title&gt;&lt;url&gt;http://doi.wiley.com/10.1111/j.1469-185X.2010.00141.x&lt;/url&gt;&lt;volume&gt;85&lt;/volume&gt;&lt;publication_date&gt;99201011001200000000220000&lt;/publication_date&gt;&lt;uuid&gt;39B024C0-3ECA-4480-9BD4-40B6CEEFDF08&lt;/uuid&gt;&lt;type&gt;400&lt;/type&gt;&lt;number&gt;4&lt;/number&gt;&lt;citekey&gt;Nakagawa:2010hv&lt;/citekey&gt;&lt;doi&gt;10.1111/j.1469-185X.2010.00141.x&lt;/doi&gt;&lt;institution&gt;Department of Zoology, University of Otago, 340 Great King Street, Dunedin, 9054, New Zealand. shinichi.nakagawa@otago.ac.nz&lt;/institution&gt;&lt;startpage&gt;935&lt;/startpage&gt;&lt;endpage&gt;956&lt;/endpage&gt;&lt;bundle&gt;&lt;publication&gt;&lt;title&gt;Biological Reviews&lt;/title&gt;&lt;uuid&gt;68872F8F-22DF-45EC-BC5D-2C76293E18F5&lt;/uuid&gt;&lt;subtype&gt;-100&lt;/subtype&gt;&lt;publisher&gt;Blackwell Publishing Ltd&lt;/publisher&gt;&lt;type&gt;-100&lt;/type&gt;&lt;/publication&gt;&lt;/bundle&gt;&lt;authors&gt;&lt;author&gt;&lt;lastName&gt;Nakagawa&lt;/lastName&gt;&lt;firstName&gt;Shinichi&lt;/firstName&gt;&lt;/author&gt;&lt;author&gt;&lt;lastName&gt;Schielzeth&lt;/lastName&gt;&lt;firstName&gt;Holger&lt;/firstName&gt;&lt;/author&gt;&lt;/authors&gt;&lt;/publication&gt;&lt;/publications&gt;&lt;cites&gt;&lt;/cites&gt;&lt;/citation&gt;</w:instrText>
      </w:r>
      <w:r w:rsidR="009B164C">
        <w:rPr>
          <w:rFonts w:eastAsiaTheme="minorHAnsi"/>
          <w:lang w:val="en-US"/>
        </w:rPr>
        <w:fldChar w:fldCharType="separate"/>
      </w:r>
      <w:r w:rsidR="001C289B">
        <w:rPr>
          <w:rFonts w:eastAsiaTheme="minorHAnsi"/>
          <w:lang w:val="en-GB"/>
        </w:rPr>
        <w:t>Nakagawa &amp; Schielzeth 2010)</w:t>
      </w:r>
      <w:r w:rsidR="009B164C">
        <w:rPr>
          <w:rFonts w:eastAsiaTheme="minorHAnsi"/>
          <w:lang w:val="en-US"/>
        </w:rPr>
        <w:fldChar w:fldCharType="end"/>
      </w:r>
      <w:r w:rsidR="009B164C">
        <w:t xml:space="preserve">. </w:t>
      </w:r>
    </w:p>
    <w:p w14:paraId="468D50DB" w14:textId="0A219062" w:rsidR="00ED4B63" w:rsidRDefault="00ED4B63" w:rsidP="001E0B56">
      <w:pPr>
        <w:pStyle w:val="Subheading3"/>
        <w:contextualSpacing/>
      </w:pPr>
      <w:r>
        <w:t>Cross-temperature correlations of metabolic rate</w:t>
      </w:r>
    </w:p>
    <w:p w14:paraId="52F04BF8" w14:textId="7FBF0137" w:rsidR="006866D7" w:rsidRDefault="000319F4" w:rsidP="001E0B56">
      <w:pPr>
        <w:spacing w:line="480" w:lineRule="auto"/>
        <w:contextualSpacing/>
        <w:rPr>
          <w:lang w:val="en-AU"/>
        </w:rPr>
      </w:pPr>
      <w:r>
        <w:t>Standard</w:t>
      </w:r>
      <w:r w:rsidRPr="001B36AE">
        <w:t xml:space="preserve"> metabolic rate</w:t>
      </w:r>
      <w:r>
        <w:t xml:space="preserve"> </w:t>
      </w:r>
      <w:r w:rsidRPr="001B36AE">
        <w:t>recorded at one temperature will be inherently correlated with SMR recorded at a higher temperature. Phenotypic correlations between different environments may illuminate the</w:t>
      </w:r>
      <w:r w:rsidR="006866D7">
        <w:t>ir</w:t>
      </w:r>
      <w:r w:rsidRPr="001B36AE">
        <w:t xml:space="preserve"> underlying genetic correlations </w:t>
      </w:r>
      <w:r w:rsidR="004F7C3B">
        <w:rPr>
          <w:lang w:val="en-US"/>
        </w:rPr>
        <w:fldChar w:fldCharType="begin"/>
      </w:r>
      <w:r w:rsidR="001C289B">
        <w:rPr>
          <w:lang w:val="en-US"/>
        </w:rPr>
        <w:instrText xml:space="preserve"> ADDIN PAPERS2_CITATIONS &lt;citation&gt;&lt;priority&gt;35&lt;/priority&gt;&lt;uuid&gt;43BF7A1B-BFE3-4C9E-9AF0-3211E8D52FEC&lt;/uuid&gt;&lt;publications&gt;&lt;publication&gt;&lt;subtype&gt;400&lt;/subtype&gt;&lt;title&gt;The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gt;&lt;subtype&gt;400&lt;/subtype&gt;&lt;title&gt;THE EVOLUTION OF GENETIC CORRELATIONS: AN ANALYSIS OF PATTERNS&lt;/title&gt;&lt;url&gt;http://doi.wiley.com/10.1111/j.1558-5646.1996.tb03913.x&lt;/url&gt;&lt;volume&gt;50&lt;/volume&gt;&lt;publication_date&gt;99201705311200000000222000&lt;/publication_date&gt;&lt;uuid&gt;FBE27269-C68B-438B-BB65-466F107DB882&lt;/uuid&gt;&lt;type&gt;400&lt;/type&gt;&lt;number&gt;4&lt;/number&gt;&lt;doi&gt;10.1111/j.1558-5646.1996.tb03913.x&lt;/doi&gt;&lt;startpage&gt;1392&lt;/startpage&gt;&lt;endpage&gt;1403&lt;/endpage&gt;&lt;bundle&gt;&lt;publication&gt;&lt;title&gt;Evolution&lt;/title&gt;&lt;uuid&gt;6953F25B-CBF7-4DC7-9F0B-080927B921E6&lt;/uuid&gt;&lt;subtype&gt;-100&lt;/subtype&gt;&lt;publisher&gt;Blackwell Publishing Inc&lt;/publisher&gt;&lt;type&gt;-100&lt;/type&gt;&lt;/publication&gt;&lt;/bundle&gt;&lt;authors&gt;&lt;author&gt;&lt;lastName&gt;Roff&lt;/lastName&gt;&lt;firstName&gt;Derek&lt;/firstName&gt;&lt;middleNames&gt;A&lt;/middleNames&gt;&lt;/author&gt;&lt;/authors&gt;&lt;/publication&gt;&lt;/publications&gt;&lt;cites&gt;&lt;/cites&gt;&lt;/citation&gt;</w:instrText>
      </w:r>
      <w:r w:rsidR="004F7C3B">
        <w:rPr>
          <w:lang w:val="en-US"/>
        </w:rPr>
        <w:fldChar w:fldCharType="separate"/>
      </w:r>
      <w:r w:rsidR="004F7C3B">
        <w:rPr>
          <w:rFonts w:eastAsiaTheme="minorHAnsi"/>
          <w:lang w:val="en-US"/>
        </w:rPr>
        <w:t>(Falconer 1952; Roff 2017)</w:t>
      </w:r>
      <w:r w:rsidR="004F7C3B">
        <w:rPr>
          <w:lang w:val="en-US"/>
        </w:rPr>
        <w:fldChar w:fldCharType="end"/>
      </w:r>
      <w:r w:rsidRPr="001B36AE">
        <w:t xml:space="preserve"> and hence </w:t>
      </w:r>
      <w:r w:rsidRPr="001B36AE">
        <w:lastRenderedPageBreak/>
        <w:t>any evolutionary constraint in metabolic thermal plasticity. One additional benefit in estimating repeatability and variance components of reaction norms is the ability to also determine cross-environment correlations of the phenotypic trait</w:t>
      </w:r>
      <w:r w:rsidR="00546EF5">
        <w:t xml:space="preserve">, which can </w:t>
      </w:r>
      <w:r w:rsidR="00326DE1">
        <w:t xml:space="preserve">also </w:t>
      </w:r>
      <w:r w:rsidR="00546EF5">
        <w:t xml:space="preserve">be useful in elucidating trade-offs </w:t>
      </w:r>
      <w:r w:rsidR="00D15E25">
        <w:t xml:space="preserve">in performance </w:t>
      </w:r>
      <w:r w:rsidR="00546EF5">
        <w:t>between temperatures</w:t>
      </w:r>
      <w:r w:rsidRPr="001B36AE">
        <w:t xml:space="preserve"> </w:t>
      </w:r>
      <w:r w:rsidR="001C289B">
        <w:rPr>
          <w:rFonts w:eastAsiaTheme="minorHAnsi"/>
          <w:lang w:val="en-GB"/>
        </w:rPr>
        <w:t>(</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 </w:t>
      </w:r>
      <w:proofErr w:type="spellStart"/>
      <w:r w:rsidR="001C289B">
        <w:rPr>
          <w:rFonts w:eastAsiaTheme="minorHAnsi"/>
          <w:lang w:val="en-GB"/>
        </w:rPr>
        <w:t>Brommer</w:t>
      </w:r>
      <w:proofErr w:type="spellEnd"/>
      <w:r w:rsidR="001C289B">
        <w:rPr>
          <w:rFonts w:eastAsiaTheme="minorHAnsi"/>
          <w:lang w:val="en-GB"/>
        </w:rPr>
        <w:t xml:space="preserve"> 2013)</w:t>
      </w:r>
      <w:r w:rsidR="001C289B">
        <w:rPr>
          <w:rFonts w:eastAsiaTheme="minorHAnsi"/>
          <w:lang w:val="en-GB"/>
        </w:rPr>
        <w:fldChar w:fldCharType="begin"/>
      </w:r>
      <w:r w:rsidR="001C289B">
        <w:rPr>
          <w:rFonts w:eastAsiaTheme="minorHAnsi"/>
          <w:lang w:val="en-GB"/>
        </w:rPr>
        <w:instrText xml:space="preserve"> ADDIN PAPERS2_CITATIONS &lt;citation&gt;&lt;priority&gt;36&lt;/priority&gt;&lt;uuid&gt;BA585BA1-63CD-4BC9-9272-897167562768&lt;/uuid&gt;&lt;publications&gt;&lt;publication&gt;&lt;subtype&gt;400&lt;/subtype&gt;&lt;publisher&gt;Springer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1C289B">
        <w:rPr>
          <w:rFonts w:eastAsiaTheme="minorHAnsi"/>
          <w:lang w:val="en-GB"/>
        </w:rPr>
        <w:fldChar w:fldCharType="end"/>
      </w:r>
      <w:r w:rsidRPr="001B36AE">
        <w:t>.</w:t>
      </w:r>
    </w:p>
    <w:p w14:paraId="471A2DE4" w14:textId="6B0580DB" w:rsidR="008E269A" w:rsidRDefault="006866D7" w:rsidP="001E0B56">
      <w:pPr>
        <w:spacing w:line="480" w:lineRule="auto"/>
        <w:ind w:firstLine="720"/>
        <w:contextualSpacing/>
      </w:pPr>
      <w:r>
        <w:rPr>
          <w:lang w:val="en-AU"/>
        </w:rPr>
        <w:t>W</w:t>
      </w:r>
      <w:r w:rsidR="001178B4" w:rsidRPr="00100303">
        <w:rPr>
          <w:lang w:val="en-AU"/>
        </w:rPr>
        <w:t xml:space="preserve">e derived </w:t>
      </w:r>
      <w:r w:rsidR="001178B4">
        <w:rPr>
          <w:lang w:val="en-AU"/>
        </w:rPr>
        <w:t xml:space="preserve">cross-temperature correlations </w:t>
      </w:r>
      <w:r w:rsidR="001178B4">
        <w:t>from t</w:t>
      </w:r>
      <w:r w:rsidR="001178B4">
        <w:rPr>
          <w:lang w:val="en-AU"/>
        </w:rPr>
        <w:t>he</w:t>
      </w:r>
      <w:r w:rsidR="001178B4" w:rsidRPr="00100303">
        <w:rPr>
          <w:lang w:val="en-AU"/>
        </w:rPr>
        <w:t xml:space="preserve"> </w:t>
      </w:r>
      <w:r w:rsidR="001178B4">
        <w:rPr>
          <w:lang w:val="en-AU"/>
        </w:rPr>
        <w:t xml:space="preserve">same </w:t>
      </w:r>
      <w:r w:rsidR="001178B4" w:rsidRPr="00100303">
        <w:rPr>
          <w:lang w:val="en-AU"/>
        </w:rPr>
        <w:t>model</w:t>
      </w:r>
      <w:r w:rsidR="001178B4">
        <w:rPr>
          <w:lang w:val="en-AU"/>
        </w:rPr>
        <w:t xml:space="preserve"> that was</w:t>
      </w:r>
      <w:r w:rsidR="001178B4" w:rsidRPr="00100303">
        <w:rPr>
          <w:lang w:val="en-AU"/>
        </w:rPr>
        <w:t xml:space="preserve"> </w:t>
      </w:r>
      <w:r w:rsidR="001178B4">
        <w:rPr>
          <w:lang w:val="en-AU"/>
        </w:rPr>
        <w:t>used to calculate the repeatability of the slope</w:t>
      </w:r>
      <w:r w:rsidR="00ED4B63">
        <w:rPr>
          <w:lang w:val="en-AU"/>
        </w:rPr>
        <w:t xml:space="preserve"> using matrix algebra</w:t>
      </w:r>
      <w:r w:rsidR="001178B4">
        <w:rPr>
          <w:lang w:val="en-AU"/>
        </w:rPr>
        <w:t xml:space="preserve">. Following </w:t>
      </w:r>
      <w:r w:rsidR="001178B4">
        <w:rPr>
          <w:rFonts w:eastAsiaTheme="minorHAnsi"/>
          <w:lang w:val="en-US"/>
        </w:rPr>
        <w:fldChar w:fldCharType="begin" w:fldLock="1"/>
      </w:r>
      <w:r w:rsidR="001C289B">
        <w:rPr>
          <w:rFonts w:eastAsiaTheme="minorHAnsi"/>
          <w:lang w:val="en-US"/>
        </w:rPr>
        <w:instrText xml:space="preserve"> ADDIN PAPERS2_CITATIONS &lt;citation&gt;&lt;priority&gt;53&lt;/priority&gt;&lt;uuid&gt;1719AE52-CE98-4A89-84C4-4B11C007C2D4&lt;/uuid&gt;&lt;publications&gt;&lt;publication&gt;&lt;subtype&gt;400&lt;/subtype&gt;&lt;publisher&gt;Springer Berlin Heidelberg&lt;/publisher&gt;&lt;title&gt;Variation in plasticity of personality traits implies that the ranking of personality measures changes between environmental contexts: calculating the cross-environmental correlation&lt;/title&gt;&lt;url&gt;https://link.springer.com/article/10.1007/s00265-013-1603-9&lt;/url&gt;&lt;volume&gt;67&lt;/volume&gt;&lt;publication_date&gt;99201308071200000000222000&lt;/publication_date&gt;&lt;uuid&gt;22FDDA41-3FBA-4E62-B454-B3C101861A54&lt;/uuid&gt;&lt;type&gt;400&lt;/type&gt;&lt;number&gt;10&lt;/number&gt;&lt;citekey&gt;Brommer:2013gx&lt;/citekey&gt;&lt;doi&gt;10.1007/s00265-013-1603-9&lt;/doi&gt;&lt;startpage&gt;1709&lt;/startpage&gt;&lt;endpage&gt;1718&lt;/endpage&gt;&lt;bundle&gt;&lt;publication&gt;&lt;title&gt;Behavioral Ecology and Sociobiology&lt;/title&gt;&lt;uuid&gt;4F89C21E-4290-4FC8-AC38-02597449850B&lt;/uuid&gt;&lt;subtype&gt;-100&lt;/subtype&gt;&lt;publisher&gt;Springer-Verlag&lt;/publisher&gt;&lt;type&gt;-100&lt;/type&gt;&lt;/publication&gt;&lt;/bundle&gt;&lt;authors&gt;&lt;author&gt;&lt;lastName&gt;Brommer&lt;/lastName&gt;&lt;firstName&gt;Jon&lt;/firstName&gt;&lt;middleNames&gt;E&lt;/middleNames&gt;&lt;/author&gt;&lt;/authors&gt;&lt;/publication&gt;&lt;/publications&gt;&lt;cites&gt;&lt;/cites&gt;&lt;/citation&gt;</w:instrText>
      </w:r>
      <w:r w:rsidR="001178B4">
        <w:rPr>
          <w:rFonts w:eastAsiaTheme="minorHAnsi"/>
          <w:lang w:val="en-US"/>
        </w:rPr>
        <w:fldChar w:fldCharType="separate"/>
      </w:r>
      <w:r w:rsidR="001178B4">
        <w:rPr>
          <w:rFonts w:eastAsiaTheme="minorHAnsi"/>
          <w:lang w:val="en-US"/>
        </w:rPr>
        <w:t>(Brommer 2013)</w:t>
      </w:r>
      <w:r w:rsidR="001178B4">
        <w:rPr>
          <w:rFonts w:eastAsiaTheme="minorHAnsi"/>
          <w:lang w:val="en-US"/>
        </w:rPr>
        <w:fldChar w:fldCharType="end"/>
      </w:r>
      <w:r w:rsidR="001178B4">
        <w:rPr>
          <w:rFonts w:eastAsiaTheme="minorHAnsi"/>
          <w:lang w:val="en-US"/>
        </w:rPr>
        <w:t xml:space="preserve">, </w:t>
      </w:r>
      <w:r w:rsidR="001178B4">
        <w:rPr>
          <w:lang w:val="en-AU"/>
        </w:rPr>
        <w:t>we obtained among-individuals and within-individual-among-sampling-session correlations</w:t>
      </w:r>
      <w:r w:rsidR="001178B4">
        <w:rPr>
          <w:rFonts w:eastAsiaTheme="minorHAnsi"/>
          <w:lang w:val="en-US"/>
        </w:rPr>
        <w:t xml:space="preserve"> from </w:t>
      </w:r>
      <w:r w:rsidR="001178B4">
        <w:rPr>
          <w:lang w:val="en-AU"/>
        </w:rPr>
        <w:t>their respective intercept and slope variance-covariance matrices</w:t>
      </w:r>
      <w:r w:rsidR="001178B4">
        <w:rPr>
          <w:rFonts w:eastAsiaTheme="minorHAnsi"/>
          <w:lang w:val="en-US"/>
        </w:rPr>
        <w:t xml:space="preserve">. The specific details and equations of this method is presented in the provided code and ESM (ESM equation 6 - 9).  </w:t>
      </w:r>
    </w:p>
    <w:p w14:paraId="4B81EB9E" w14:textId="77777777" w:rsidR="00D97E18" w:rsidRDefault="00D97E18" w:rsidP="001E0B56">
      <w:pPr>
        <w:spacing w:line="480" w:lineRule="auto"/>
        <w:contextualSpacing/>
        <w:rPr>
          <w:rFonts w:eastAsiaTheme="minorHAnsi"/>
          <w:lang w:val="en-US"/>
        </w:rPr>
      </w:pPr>
    </w:p>
    <w:p w14:paraId="78182CBA" w14:textId="0CCF9555" w:rsidR="004B46FB" w:rsidRDefault="004B46FB" w:rsidP="001E0B56">
      <w:pPr>
        <w:pStyle w:val="Heading2"/>
        <w:spacing w:line="480" w:lineRule="auto"/>
        <w:contextualSpacing/>
      </w:pPr>
      <w:r>
        <w:t xml:space="preserve">Character-state </w:t>
      </w:r>
      <w:r w:rsidR="003A285A">
        <w:t>approach</w:t>
      </w:r>
    </w:p>
    <w:p w14:paraId="718F806F" w14:textId="60B06555" w:rsidR="002155F2" w:rsidRDefault="003A285A" w:rsidP="001E0B56">
      <w:pPr>
        <w:pStyle w:val="Thesisnormal"/>
        <w:spacing w:line="480" w:lineRule="auto"/>
        <w:contextualSpacing/>
      </w:pPr>
      <w:r>
        <w:t>Character-state models represent phenotypic plasticity as distinct ‘characters’</w:t>
      </w:r>
      <w:r w:rsidR="00546EF5">
        <w:t xml:space="preserve"> of individuals measured in different environments</w:t>
      </w:r>
      <w:r>
        <w:t>. In other words, character-state models estimate intercepts in each environment as opposed to fitting a slope. We</w:t>
      </w:r>
      <w:r w:rsidR="00F659CD">
        <w:t xml:space="preserve"> </w:t>
      </w:r>
      <w:r w:rsidR="009B76F8">
        <w:t xml:space="preserve">were interested in comparing repeatability estimates </w:t>
      </w:r>
      <w:r w:rsidR="00B143CC">
        <w:t>as well as cross-</w:t>
      </w:r>
      <w:r w:rsidR="006866D7">
        <w:t>temperature</w:t>
      </w:r>
      <w:r w:rsidR="00B143CC">
        <w:t xml:space="preserve"> correlations </w:t>
      </w:r>
      <w:r w:rsidR="009B76F8">
        <w:t xml:space="preserve">between character-state and function-valued approaches. Following methods described by Hunt 2014 (see also </w:t>
      </w:r>
      <w:proofErr w:type="spellStart"/>
      <w:r w:rsidR="009B76F8">
        <w:rPr>
          <w:rFonts w:eastAsiaTheme="minorHAnsi"/>
          <w:lang w:val="en-US"/>
        </w:rPr>
        <w:t>Houslay</w:t>
      </w:r>
      <w:proofErr w:type="spellEnd"/>
      <w:r w:rsidR="009B76F8">
        <w:rPr>
          <w:rFonts w:eastAsiaTheme="minorHAnsi"/>
          <w:lang w:val="en-US"/>
        </w:rPr>
        <w:t xml:space="preserve"> 2017), </w:t>
      </w:r>
      <w:r w:rsidR="009B76F8">
        <w:t>w</w:t>
      </w:r>
      <w:r w:rsidR="00E6226C">
        <w:t xml:space="preserve">e fitted one multivariate </w:t>
      </w:r>
      <w:r w:rsidR="00A13288">
        <w:t>response</w:t>
      </w:r>
      <w:r w:rsidR="00E6226C">
        <w:t xml:space="preserve"> model</w:t>
      </w:r>
      <w:r w:rsidR="00D251EE">
        <w:t xml:space="preserve"> </w:t>
      </w:r>
      <w:r w:rsidR="00A13288">
        <w:t>where w</w:t>
      </w:r>
      <w:r w:rsidR="00464F1B">
        <w:t xml:space="preserve">e </w:t>
      </w:r>
      <w:r w:rsidR="00124150">
        <w:t xml:space="preserve">treated </w:t>
      </w:r>
      <w:r w:rsidR="000A2877">
        <w:t>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A2877">
        <w:t xml:space="preserve"> measured at each temperature </w:t>
      </w:r>
      <w:r w:rsidR="002E0230">
        <w:t>as a 6 x 6 response matri</w:t>
      </w:r>
      <w:r w:rsidR="00D97E18">
        <w:t>x</w:t>
      </w:r>
      <w:r w:rsidR="004D7001">
        <w:t xml:space="preserve">. </w:t>
      </w:r>
    </w:p>
    <w:p w14:paraId="4CB2B0F6" w14:textId="77777777" w:rsidR="00546EF5" w:rsidRDefault="00546EF5" w:rsidP="001E0B56">
      <w:pPr>
        <w:pStyle w:val="Thesisnormal"/>
        <w:spacing w:line="480" w:lineRule="auto"/>
        <w:contextualSpacing/>
      </w:pPr>
    </w:p>
    <w:p w14:paraId="0FBBBE09" w14:textId="29DCA7C5" w:rsidR="004D7001" w:rsidRDefault="00F755B3" w:rsidP="001E0B56">
      <w:pPr>
        <w:pStyle w:val="Thesisnormal"/>
        <w:spacing w:line="480" w:lineRule="auto"/>
        <w:contextualSpacing/>
        <w:jc w:val="cente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1,1,24ºC</m:t>
                          </m:r>
                        </m:sub>
                      </m:sSub>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1,1,32ºC</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2,22ºC</m:t>
                          </m:r>
                        </m:sub>
                      </m:sSub>
                    </m:sub>
                  </m:sSub>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1,2,32ºC</m:t>
                          </m:r>
                        </m:sub>
                      </m:sSub>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1,10,24ºC</m:t>
                          </m:r>
                        </m:sub>
                      </m:sSub>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1,10,32ºC</m:t>
                          </m:r>
                        </m:sub>
                      </m:sSub>
                    </m:sub>
                  </m:sSub>
                </m:e>
              </m:mr>
            </m:m>
          </m:e>
        </m:d>
        <m:r>
          <w:rPr>
            <w:rFonts w:ascii="Cambria Math" w:hAnsi="Cambria Math"/>
          </w:rPr>
          <m:t xml:space="preserve"> </m:t>
        </m:r>
      </m:oMath>
      <w:r w:rsidR="004D7001">
        <w:t xml:space="preserve">~ </w:t>
      </w:r>
      <w:proofErr w:type="spellStart"/>
      <w:r w:rsidR="004D7001" w:rsidRPr="0052268C">
        <w:t>zlogBodyMass</w:t>
      </w:r>
      <w:proofErr w:type="spellEnd"/>
      <w:r w:rsidR="004D7001">
        <w:t xml:space="preserve"> + </w:t>
      </w:r>
      <w:proofErr w:type="spellStart"/>
      <w:r w:rsidR="004D7001">
        <w:t>logPriorTemp</w:t>
      </w:r>
      <w:proofErr w:type="spellEnd"/>
      <w:r w:rsidR="004D7001">
        <w:t xml:space="preserve"> + (1|ID</w:t>
      </w:r>
      <w:r w:rsidR="00B93C1F">
        <w:t>) +</w:t>
      </w:r>
      <w:proofErr w:type="gramStart"/>
      <w:r w:rsidR="00B93C1F">
        <w:t xml:space="preserve"> </w:t>
      </w:r>
      <w:r w:rsidR="00546EF5">
        <w:t xml:space="preserve">  </w:t>
      </w:r>
      <w:r w:rsidR="004D7001">
        <w:t>(</w:t>
      </w:r>
      <w:proofErr w:type="gramEnd"/>
      <w:r w:rsidR="004D7001">
        <w:t>1|session</w:t>
      </w:r>
      <w:r w:rsidR="00082020">
        <w:t>ID</w:t>
      </w:r>
      <w:r w:rsidR="00B93C1F">
        <w:t>)</w:t>
      </w:r>
    </w:p>
    <w:p w14:paraId="57DF973F" w14:textId="77777777" w:rsidR="00546EF5" w:rsidRPr="004D7001" w:rsidRDefault="00546EF5" w:rsidP="001E0B56">
      <w:pPr>
        <w:pStyle w:val="Thesisnormal"/>
        <w:spacing w:line="480" w:lineRule="auto"/>
        <w:contextualSpacing/>
        <w:jc w:val="center"/>
      </w:pPr>
    </w:p>
    <w:p w14:paraId="21E91198" w14:textId="1CA97EBB" w:rsidR="00877E4B" w:rsidRDefault="00B143CC" w:rsidP="001E0B56">
      <w:pPr>
        <w:pStyle w:val="Thesisnormal"/>
        <w:spacing w:line="480" w:lineRule="auto"/>
        <w:contextualSpacing/>
      </w:pPr>
      <w:r>
        <w:lastRenderedPageBreak/>
        <w:t>W</w:t>
      </w:r>
      <w:r w:rsidR="00EE34CA">
        <w:t xml:space="preserve">here,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1,1,22ºC</m:t>
                </m:r>
              </m:sub>
            </m:sSub>
          </m:sub>
        </m:sSub>
      </m:oMath>
      <w:r w:rsidR="00EE34CA">
        <w:t xml:space="preserve"> is the metabolic rate for individual 1 in sampling session 1 at 22ºC</w:t>
      </w:r>
      <w:r w:rsidR="00D343F1">
        <w:t xml:space="preserve"> and </w:t>
      </w:r>
      <m:oMath>
        <m:sSub>
          <m:sSubPr>
            <m:ctrlPr>
              <w:rPr>
                <w:rFonts w:ascii="Cambria Math" w:hAnsi="Cambria Math"/>
                <w:i/>
              </w:rPr>
            </m:ctrlPr>
          </m:sSubPr>
          <m:e>
            <m:r>
              <w:rPr>
                <w:rFonts w:ascii="Cambria Math" w:hAnsi="Cambria Math"/>
              </w:rPr>
              <m:t>VCO</m:t>
            </m:r>
          </m:e>
          <m:sub>
            <m:sSub>
              <m:sSubPr>
                <m:ctrlPr>
                  <w:rPr>
                    <w:rFonts w:ascii="Cambria Math" w:hAnsi="Cambria Math"/>
                    <w:i/>
                  </w:rPr>
                </m:ctrlPr>
              </m:sSubPr>
              <m:e>
                <m:r>
                  <w:rPr>
                    <w:rFonts w:ascii="Cambria Math" w:hAnsi="Cambria Math"/>
                  </w:rPr>
                  <m:t>2</m:t>
                </m:r>
              </m:e>
              <m:sub>
                <m:r>
                  <w:rPr>
                    <w:rFonts w:ascii="Cambria Math" w:hAnsi="Cambria Math"/>
                  </w:rPr>
                  <m:t>1, 10,22ºC</m:t>
                </m:r>
              </m:sub>
            </m:sSub>
          </m:sub>
        </m:sSub>
        <m:r>
          <w:rPr>
            <w:rFonts w:ascii="Cambria Math" w:hAnsi="Cambria Math"/>
          </w:rPr>
          <m:t xml:space="preserve"> </m:t>
        </m:r>
      </m:oMath>
      <w:r w:rsidR="00455BCC">
        <w:t xml:space="preserve">is the metabolic rate for individual 1 in sampling session 10 at 22ºC </w:t>
      </w:r>
      <w:r w:rsidR="00D343F1">
        <w:t>so forth</w:t>
      </w:r>
      <w:r w:rsidR="00EE34CA">
        <w:t>.</w:t>
      </w:r>
      <w:r w:rsidR="00D343F1">
        <w:t xml:space="preserve"> </w:t>
      </w:r>
      <w:r w:rsidR="00EE34CA">
        <w:t>Note that temperature is no longer a predictor</w:t>
      </w:r>
      <w:r w:rsidR="004B6126">
        <w:t xml:space="preserve"> or a random slope</w:t>
      </w:r>
      <w:r w:rsidR="00EE34CA">
        <w:t xml:space="preserve"> as </w:t>
      </w:r>
      <w:r w:rsidR="004B6126">
        <w:t xml:space="preserve">temperature is </w:t>
      </w:r>
      <w:r w:rsidR="00EE34CA">
        <w:t>now part of the response</w:t>
      </w:r>
      <w:r w:rsidR="004B6126">
        <w:t xml:space="preserve"> matrix</w:t>
      </w:r>
      <w:r w:rsidR="00EE34CA">
        <w:t xml:space="preserve">. </w:t>
      </w:r>
      <w:r w:rsidR="00D15E25">
        <w:t xml:space="preserve">We included </w:t>
      </w:r>
      <w:r w:rsidR="004B6126">
        <w:t>I</w:t>
      </w:r>
      <w:r w:rsidR="00EE34CA">
        <w:t>ndividual ID and session</w:t>
      </w:r>
      <w:r w:rsidR="004B46FB">
        <w:t xml:space="preserve"> ID</w:t>
      </w:r>
      <w:r w:rsidR="00EE34CA">
        <w:t xml:space="preserve"> </w:t>
      </w:r>
      <w:r w:rsidR="004B6126">
        <w:t xml:space="preserve">were </w:t>
      </w:r>
      <w:r w:rsidR="00EE34CA">
        <w:t>as random intercepts</w:t>
      </w:r>
      <w:r w:rsidR="00D15E25">
        <w:t xml:space="preserve"> and estimated their variance-covariance matrices</w:t>
      </w:r>
      <w:r w:rsidR="00EE34CA">
        <w:t xml:space="preserve">. </w:t>
      </w:r>
      <w:r w:rsidR="00B54A09">
        <w:rPr>
          <w:shd w:val="clear" w:color="auto" w:fill="FFFFFF"/>
        </w:rPr>
        <w:t>W</w:t>
      </w:r>
      <w:r w:rsidR="00F45804">
        <w:rPr>
          <w:shd w:val="clear" w:color="auto" w:fill="FFFFFF"/>
        </w:rPr>
        <w:t xml:space="preserve">e </w:t>
      </w:r>
      <w:r w:rsidR="00877E4B">
        <w:rPr>
          <w:shd w:val="clear" w:color="auto" w:fill="FFFFFF"/>
        </w:rPr>
        <w:t>calculate</w:t>
      </w:r>
      <w:r w:rsidR="00F45804">
        <w:rPr>
          <w:shd w:val="clear" w:color="auto" w:fill="FFFFFF"/>
        </w:rPr>
        <w:t>d</w:t>
      </w:r>
      <w:r w:rsidR="00877E4B">
        <w:rPr>
          <w:shd w:val="clear" w:color="auto" w:fill="FFFFFF"/>
        </w:rPr>
        <w:t xml:space="preserve"> </w:t>
      </w:r>
      <w:r w:rsidR="002E5143">
        <w:rPr>
          <w:shd w:val="clear" w:color="auto" w:fill="FFFFFF"/>
        </w:rPr>
        <w:t xml:space="preserve">temperature specific </w:t>
      </w:r>
      <w:r w:rsidR="00877E4B">
        <w:rPr>
          <w:shd w:val="clear" w:color="auto" w:fill="FFFFFF"/>
        </w:rPr>
        <w:t>repeatability</w:t>
      </w:r>
      <w:r w:rsidR="0002538D">
        <w:rPr>
          <w:shd w:val="clear" w:color="auto" w:fill="FFFFFF"/>
        </w:rPr>
        <w:t xml:space="preserve"> </w:t>
      </w:r>
      <w:r w:rsidR="00877E4B">
        <w:rPr>
          <w:shd w:val="clear" w:color="auto" w:fill="FFFFFF"/>
        </w:rPr>
        <w:t>following</w:t>
      </w:r>
      <w:r w:rsidR="00464F1B">
        <w:rPr>
          <w:shd w:val="clear" w:color="auto" w:fill="FFFFFF"/>
        </w:rPr>
        <w:t xml:space="preserve"> Equation </w:t>
      </w:r>
      <w:r w:rsidR="002C0FFA">
        <w:rPr>
          <w:shd w:val="clear" w:color="auto" w:fill="FFFFFF"/>
        </w:rPr>
        <w:t>1</w:t>
      </w:r>
      <w:r w:rsidR="00D97E18">
        <w:rPr>
          <w:shd w:val="clear" w:color="auto" w:fill="FFFFFF"/>
        </w:rPr>
        <w:t>0 in the ESM</w:t>
      </w:r>
      <w:r w:rsidR="00464F1B">
        <w:rPr>
          <w:shd w:val="clear" w:color="auto" w:fill="FFFFFF"/>
        </w:rPr>
        <w:t xml:space="preserve">. </w:t>
      </w:r>
      <w:r w:rsidR="006866D7">
        <w:t>C</w:t>
      </w:r>
      <w:r w:rsidR="00B54A09">
        <w:t xml:space="preserve">ross-temperature correlations </w:t>
      </w:r>
      <w:r>
        <w:t>were conveniently estimated by the model</w:t>
      </w:r>
    </w:p>
    <w:p w14:paraId="17D768DA" w14:textId="77777777" w:rsidR="00C25F91" w:rsidRDefault="00C25F91" w:rsidP="001E0B56">
      <w:pPr>
        <w:spacing w:line="480" w:lineRule="auto"/>
        <w:contextualSpacing/>
      </w:pPr>
    </w:p>
    <w:p w14:paraId="4A4A8882" w14:textId="753A9739" w:rsidR="009816E5" w:rsidRDefault="0003265F" w:rsidP="001E0B56">
      <w:pPr>
        <w:pStyle w:val="Heading2"/>
        <w:spacing w:line="480" w:lineRule="auto"/>
        <w:contextualSpacing/>
      </w:pPr>
      <w:r>
        <w:t xml:space="preserve">Estimating </w:t>
      </w:r>
      <w:r w:rsidR="009816E5">
        <w:t>mass</w:t>
      </w:r>
      <w:r w:rsidR="00E364CB">
        <w:t>-</w:t>
      </w:r>
      <w:r w:rsidR="009816E5">
        <w:t xml:space="preserve">scaling exponents </w:t>
      </w:r>
      <w:r w:rsidR="00C05D33">
        <w:t>at different temperatures</w:t>
      </w:r>
    </w:p>
    <w:p w14:paraId="206DB590" w14:textId="5D87A4FB" w:rsidR="00A527BB" w:rsidRDefault="00773765" w:rsidP="001E0B56">
      <w:pPr>
        <w:spacing w:line="480" w:lineRule="auto"/>
        <w:contextualSpacing/>
        <w:rPr>
          <w:lang w:val="en-AU"/>
        </w:rPr>
      </w:pPr>
      <w:r>
        <w:rPr>
          <w:lang w:val="en-AU"/>
        </w:rPr>
        <w:t>P</w:t>
      </w:r>
      <w:r w:rsidR="00B266EA">
        <w:rPr>
          <w:lang w:val="en-AU"/>
        </w:rPr>
        <w:t xml:space="preserve">opulation estimates of scaling exponents </w:t>
      </w:r>
      <w:r w:rsidR="007719E7">
        <w:rPr>
          <w:lang w:val="en-AU"/>
        </w:rPr>
        <w:t>can be affected by the different contributions of</w:t>
      </w:r>
      <w:r w:rsidR="005C0A2E">
        <w:rPr>
          <w:lang w:val="en-AU"/>
        </w:rPr>
        <w:t xml:space="preserve"> within- and among-individual </w:t>
      </w:r>
      <w:r w:rsidR="007719E7">
        <w:rPr>
          <w:lang w:val="en-AU"/>
        </w:rPr>
        <w:t xml:space="preserve">variation </w:t>
      </w:r>
      <w:r w:rsidR="008F4B67">
        <w:rPr>
          <w:rFonts w:eastAsiaTheme="minorHAnsi"/>
          <w:lang w:val="en-US"/>
        </w:rPr>
        <w:fldChar w:fldCharType="begin" w:fldLock="1"/>
      </w:r>
      <w:r w:rsidR="001C289B">
        <w:rPr>
          <w:rFonts w:eastAsiaTheme="minorHAnsi"/>
          <w:lang w:val="en-US"/>
        </w:rPr>
        <w:instrText xml:space="preserve"> ADDIN PAPERS2_CITATIONS &lt;citation&gt;&lt;priority&gt;54&lt;/priority&gt;&lt;uuid&gt;41537904-E17D-453C-9734-E0399E41F68C&lt;/uuid&gt;&lt;publications&gt;&lt;publication&gt;&lt;subtype&gt;400&lt;/subtype&gt;&lt;title&gt;A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8F4B67">
        <w:rPr>
          <w:rFonts w:eastAsiaTheme="minorHAnsi"/>
          <w:lang w:val="en-US"/>
        </w:rPr>
        <w:fldChar w:fldCharType="separate"/>
      </w:r>
      <w:r w:rsidR="004F7C3B">
        <w:rPr>
          <w:rFonts w:eastAsiaTheme="minorHAnsi"/>
          <w:lang w:val="en-US"/>
        </w:rPr>
        <w:t>(van de Pol &amp; Wright 2009)</w:t>
      </w:r>
      <w:r w:rsidR="008F4B67">
        <w:rPr>
          <w:rFonts w:eastAsiaTheme="minorHAnsi"/>
          <w:lang w:val="en-US"/>
        </w:rPr>
        <w:fldChar w:fldCharType="end"/>
      </w:r>
      <w:r w:rsidR="008F4B67">
        <w:rPr>
          <w:lang w:val="en-AU"/>
        </w:rPr>
        <w:t xml:space="preserve">. </w:t>
      </w:r>
      <w:r w:rsidR="000A099F">
        <w:rPr>
          <w:lang w:val="en-AU"/>
        </w:rPr>
        <w:t xml:space="preserve">We therefore wanted to </w:t>
      </w:r>
      <w:r w:rsidR="001178B4">
        <w:rPr>
          <w:lang w:val="en-AU"/>
        </w:rPr>
        <w:t>partition out</w:t>
      </w:r>
      <w:r w:rsidR="000A099F" w:rsidRPr="005C7933">
        <w:rPr>
          <w:lang w:val="en-AU"/>
        </w:rPr>
        <w:t xml:space="preserve"> within-individual effects </w:t>
      </w:r>
      <w:r w:rsidR="004B6126">
        <w:rPr>
          <w:lang w:val="en-AU"/>
        </w:rPr>
        <w:t>in order to obtain more precise population estimate</w:t>
      </w:r>
      <w:r w:rsidR="007719E7">
        <w:rPr>
          <w:lang w:val="en-AU"/>
        </w:rPr>
        <w:t>s</w:t>
      </w:r>
      <w:r>
        <w:rPr>
          <w:lang w:val="en-AU"/>
        </w:rPr>
        <w:t xml:space="preserve"> of mass-scaling across temperatures</w:t>
      </w:r>
      <w:r w:rsidR="00DD32E4">
        <w:rPr>
          <w:lang w:val="en-AU"/>
        </w:rPr>
        <w:t>.</w:t>
      </w:r>
      <w:r w:rsidR="00BA141D">
        <w:rPr>
          <w:lang w:val="en-AU"/>
        </w:rPr>
        <w:t xml:space="preserve"> </w:t>
      </w:r>
      <w:r>
        <w:rPr>
          <w:lang w:val="en-AU"/>
        </w:rPr>
        <w:t>To achieve this</w:t>
      </w:r>
      <w:r w:rsidR="004B6126">
        <w:rPr>
          <w:lang w:val="en-AU"/>
        </w:rPr>
        <w:t xml:space="preserve">, we </w:t>
      </w:r>
      <w:r w:rsidR="009816E5">
        <w:rPr>
          <w:lang w:val="en-AU"/>
        </w:rPr>
        <w:t>calculat</w:t>
      </w:r>
      <w:r w:rsidR="004B6126">
        <w:rPr>
          <w:lang w:val="en-AU"/>
        </w:rPr>
        <w:t xml:space="preserve">ed </w:t>
      </w:r>
      <w:r w:rsidR="00DD32E4">
        <w:rPr>
          <w:lang w:val="en-AU"/>
        </w:rPr>
        <w:t>the</w:t>
      </w:r>
      <w:r w:rsidR="009816E5">
        <w:rPr>
          <w:lang w:val="en-AU"/>
        </w:rPr>
        <w:t xml:space="preserve"> </w:t>
      </w:r>
      <w:r w:rsidR="006743A0">
        <w:rPr>
          <w:lang w:val="en-AU"/>
        </w:rPr>
        <w:t>mean</w:t>
      </w:r>
      <w:r w:rsidR="009816E5">
        <w:rPr>
          <w:lang w:val="en-AU"/>
        </w:rPr>
        <w:t xml:space="preserve"> mass across all sampling sessions for each individual (among-</w:t>
      </w:r>
      <w:r w:rsidR="008B4A8C">
        <w:rPr>
          <w:lang w:val="en-AU"/>
        </w:rPr>
        <w:t>individual</w:t>
      </w:r>
      <w:r w:rsidR="009816E5">
        <w:rPr>
          <w:lang w:val="en-AU"/>
        </w:rPr>
        <w:t xml:space="preserve"> effect)</w:t>
      </w:r>
      <w:r w:rsidR="00EA124F">
        <w:rPr>
          <w:lang w:val="en-AU"/>
        </w:rPr>
        <w:t xml:space="preserve">, and </w:t>
      </w:r>
      <w:r w:rsidR="004C354B">
        <w:rPr>
          <w:lang w:val="en-AU"/>
        </w:rPr>
        <w:t>subtrac</w:t>
      </w:r>
      <w:r w:rsidR="00EA124F">
        <w:rPr>
          <w:lang w:val="en-AU"/>
        </w:rPr>
        <w:t>ted</w:t>
      </w:r>
      <w:r w:rsidR="007E4605">
        <w:rPr>
          <w:lang w:val="en-AU"/>
        </w:rPr>
        <w:t xml:space="preserve"> an individual’s mass from its own mean </w:t>
      </w:r>
      <w:r w:rsidR="00EA124F">
        <w:rPr>
          <w:lang w:val="en-AU"/>
        </w:rPr>
        <w:t xml:space="preserve"> to account for within-individual effects </w:t>
      </w:r>
      <w:r w:rsidR="009816E5">
        <w:rPr>
          <w:lang w:val="en-AU"/>
        </w:rPr>
        <w:t xml:space="preserve">(i.e. within-individual </w:t>
      </w:r>
      <w:proofErr w:type="spellStart"/>
      <w:r w:rsidR="007E4605">
        <w:rPr>
          <w:lang w:val="en-AU"/>
        </w:rPr>
        <w:t>centering</w:t>
      </w:r>
      <w:proofErr w:type="spellEnd"/>
      <w:r w:rsidR="004C40AA">
        <w:rPr>
          <w:lang w:val="en-AU"/>
        </w:rPr>
        <w:t xml:space="preserve">, </w:t>
      </w:r>
      <w:r w:rsidR="009816E5">
        <w:rPr>
          <w:lang w:val="en-AU"/>
        </w:rPr>
        <w:t>see</w:t>
      </w:r>
      <w:r w:rsidR="003F1CB2">
        <w:rPr>
          <w:rFonts w:eastAsiaTheme="minorHAnsi"/>
          <w:lang w:val="en-US"/>
        </w:rPr>
        <w:fldChar w:fldCharType="begin" w:fldLock="1"/>
      </w:r>
      <w:r w:rsidR="001C289B">
        <w:rPr>
          <w:rFonts w:eastAsiaTheme="minorHAnsi"/>
          <w:lang w:val="en-US"/>
        </w:rPr>
        <w:instrText xml:space="preserve"> ADDIN PAPERS2_CITATIONS &lt;citation&gt;&lt;priority&gt;54&lt;/priority&gt;&lt;uuid&gt;3DB64203-029C-4B61-87FA-11129C5B800B&lt;/uuid&gt;&lt;publications&gt;&lt;publication&gt;&lt;subtype&gt;400&lt;/subtype&gt;&lt;title&gt;A simple method for distinguishing within- versus between-subject effects using mixed models&lt;/title&gt;&lt;url&gt;http://linkinghub.elsevier.com/retrieve/pii/S0003347208005423&lt;/url&gt;&lt;volume&gt;77&lt;/volume&gt;&lt;publication_date&gt;99200903001200000000220000&lt;/publication_date&gt;&lt;uuid&gt;82957279-519F-4F90-9CBC-0B50B99EFFC1&lt;/uuid&gt;&lt;type&gt;400&lt;/type&gt;&lt;number&gt;3&lt;/number&gt;&lt;citekey&gt;vandePol:2009em&lt;/citekey&gt;&lt;doi&gt;10.1016/j.anbehav.2008.11.006&lt;/doi&gt;&lt;startpage&gt;753&lt;/startpage&gt;&lt;endpage&gt;758&lt;/endpage&gt;&lt;bundle&gt;&lt;publication&gt;&lt;title&gt;Animal Behaviour&lt;/title&gt;&lt;uuid&gt;DF0EC328-E52C-4066-887E-2160D0DA7CBF&lt;/uuid&gt;&lt;subtype&gt;-100&lt;/subtype&gt;&lt;publisher&gt;Elsevier Ltd&lt;/publisher&gt;&lt;type&gt;-100&lt;/type&gt;&lt;/publication&gt;&lt;/bundle&gt;&lt;authors&gt;&lt;author&gt;&lt;lastName&gt;Pol&lt;/lastName&gt;&lt;nonDroppingParticle&gt;van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3F1CB2">
        <w:rPr>
          <w:rFonts w:eastAsiaTheme="minorHAnsi"/>
          <w:lang w:val="en-US"/>
        </w:rPr>
        <w:fldChar w:fldCharType="separate"/>
      </w:r>
      <w:r w:rsidR="007517F4">
        <w:rPr>
          <w:rFonts w:eastAsiaTheme="minorHAnsi"/>
          <w:lang w:val="en-GB"/>
        </w:rPr>
        <w:t xml:space="preserve"> </w:t>
      </w:r>
      <w:r w:rsidR="001C289B">
        <w:rPr>
          <w:rFonts w:eastAsiaTheme="minorHAnsi"/>
          <w:lang w:val="en-GB"/>
        </w:rPr>
        <w:t>van de Pol &amp; Wright 2009</w:t>
      </w:r>
      <w:r w:rsidR="003F1CB2">
        <w:rPr>
          <w:rFonts w:eastAsiaTheme="minorHAnsi"/>
          <w:lang w:val="en-US"/>
        </w:rPr>
        <w:fldChar w:fldCharType="end"/>
      </w:r>
      <w:r w:rsidR="000A099F">
        <w:rPr>
          <w:rFonts w:eastAsiaTheme="minorHAnsi"/>
          <w:lang w:val="en-US"/>
        </w:rPr>
        <w:t>)</w:t>
      </w:r>
      <w:r w:rsidR="00DD32E4">
        <w:rPr>
          <w:rFonts w:eastAsiaTheme="minorHAnsi"/>
          <w:lang w:val="en-US"/>
        </w:rPr>
        <w:t xml:space="preserve">. </w:t>
      </w:r>
      <w:r w:rsidR="004B6126">
        <w:rPr>
          <w:rFonts w:eastAsiaTheme="minorHAnsi"/>
          <w:lang w:val="en-US"/>
        </w:rPr>
        <w:t xml:space="preserve">These mass effects were included in two models fitted in </w:t>
      </w:r>
      <w:r w:rsidR="00FE7A4B">
        <w:rPr>
          <w:lang w:val="en-AU"/>
        </w:rPr>
        <w:t>‘brms</w:t>
      </w:r>
      <w:r w:rsidR="004B6126">
        <w:rPr>
          <w:lang w:val="en-AU"/>
        </w:rPr>
        <w:t>’</w:t>
      </w:r>
      <w:r w:rsidR="00FE7A4B">
        <w:rPr>
          <w:lang w:val="en-AU"/>
        </w:rPr>
        <w:t xml:space="preserve">. </w:t>
      </w:r>
      <w:r w:rsidR="00BA141D">
        <w:rPr>
          <w:lang w:val="en-AU"/>
        </w:rPr>
        <w:t>The firs</w:t>
      </w:r>
      <w:r w:rsidR="00F203F0">
        <w:rPr>
          <w:lang w:val="en-AU"/>
        </w:rPr>
        <w:t>t model</w:t>
      </w:r>
      <w:r w:rsidR="00F53BB4">
        <w:rPr>
          <w:lang w:val="en-AU"/>
        </w:rPr>
        <w:t xml:space="preserve"> (interaction model)</w:t>
      </w:r>
      <w:r w:rsidR="00F203F0">
        <w:rPr>
          <w:lang w:val="en-AU"/>
        </w:rPr>
        <w:t xml:space="preserve"> </w:t>
      </w:r>
      <w:r w:rsidR="00A527BB">
        <w:rPr>
          <w:lang w:val="en-AU"/>
        </w:rPr>
        <w:t>had the following structure,</w:t>
      </w:r>
    </w:p>
    <w:p w14:paraId="08932161" w14:textId="77777777" w:rsidR="00EA124F" w:rsidRPr="006866D7" w:rsidRDefault="00EA124F" w:rsidP="001E0B56">
      <w:pPr>
        <w:spacing w:line="480" w:lineRule="auto"/>
        <w:contextualSpacing/>
        <w:rPr>
          <w:lang w:val="en-AU"/>
        </w:rPr>
      </w:pPr>
    </w:p>
    <w:p w14:paraId="1CC22736" w14:textId="6186DA2D" w:rsidR="008366D4" w:rsidRDefault="008366D4" w:rsidP="001E0B56">
      <w:pPr>
        <w:spacing w:line="480" w:lineRule="auto"/>
        <w:contextualSpacing/>
        <w:jc w:val="center"/>
        <w:rPr>
          <w:lang w:val="en-AU"/>
        </w:rPr>
      </w:pPr>
      <w:r>
        <w:t>log</w:t>
      </w:r>
      <m:oMath>
        <m:sSub>
          <m:sSubPr>
            <m:ctrlPr>
              <w:rPr>
                <w:rFonts w:ascii="Cambria Math" w:eastAsiaTheme="minorEastAsia" w:hAnsi="Cambria Math" w:cstheme="minorBidi"/>
                <w:i/>
                <w:lang w:val="en-AU"/>
              </w:rPr>
            </m:ctrlPr>
          </m:sSubPr>
          <m:e>
            <m:acc>
              <m:accPr>
                <m:chr m:val="̇"/>
                <m:ctrlPr>
                  <w:rPr>
                    <w:rFonts w:ascii="Cambria Math" w:hAnsi="Cambria Math"/>
                    <w:i/>
                  </w:rPr>
                </m:ctrlPr>
              </m:accPr>
              <m:e>
                <m:r>
                  <w:rPr>
                    <w:rFonts w:ascii="Cambria Math" w:hAnsi="Cambria Math"/>
                  </w:rPr>
                  <m:t>V</m:t>
                </m:r>
              </m:e>
            </m:acc>
          </m:e>
          <m:sub>
            <m:sSub>
              <m:sSubPr>
                <m:ctrlPr>
                  <w:rPr>
                    <w:rFonts w:ascii="Cambria Math" w:eastAsiaTheme="minorEastAsia" w:hAnsi="Cambria Math" w:cstheme="minorBidi"/>
                    <w:i/>
                    <w:lang w:val="en-AU"/>
                  </w:rPr>
                </m:ctrlPr>
              </m:sSubPr>
              <m:e>
                <m:r>
                  <w:rPr>
                    <w:rFonts w:ascii="Cambria Math" w:hAnsi="Cambria Math"/>
                  </w:rPr>
                  <m:t>CO</m:t>
                </m:r>
              </m:e>
              <m:sub>
                <m:r>
                  <w:rPr>
                    <w:rFonts w:ascii="Cambria Math" w:hAnsi="Cambria Math"/>
                  </w:rPr>
                  <m:t>2</m:t>
                </m:r>
              </m:sub>
            </m:sSub>
          </m:sub>
        </m:sSub>
      </m:oMath>
      <w:r>
        <w:rPr>
          <w:vertAlign w:val="subscript"/>
        </w:rPr>
        <w:t xml:space="preserve"> </w:t>
      </w:r>
      <w:r>
        <w:rPr>
          <w:lang w:val="en-AU"/>
        </w:rPr>
        <w:t>~</w:t>
      </w:r>
      <w:r w:rsidRPr="00ED4B64">
        <w:rPr>
          <w:lang w:val="en-AU"/>
        </w:rPr>
        <w:t xml:space="preserve"> </w:t>
      </w:r>
      <w:r>
        <w:rPr>
          <w:lang w:val="en-AU"/>
        </w:rPr>
        <w:t xml:space="preserve">Temp * </w:t>
      </w:r>
      <w:proofErr w:type="spellStart"/>
      <w:r>
        <w:rPr>
          <w:lang w:val="en-AU"/>
        </w:rPr>
        <w:t>AmongIDMass</w:t>
      </w:r>
      <w:proofErr w:type="spellEnd"/>
      <w:r>
        <w:rPr>
          <w:lang w:val="en-AU"/>
        </w:rPr>
        <w:t xml:space="preserve"> + Temp * </w:t>
      </w:r>
      <w:proofErr w:type="spellStart"/>
      <w:r>
        <w:rPr>
          <w:lang w:val="en-AU"/>
        </w:rPr>
        <w:t>WithinIDMass</w:t>
      </w:r>
      <w:proofErr w:type="spellEnd"/>
      <w:r>
        <w:rPr>
          <w:lang w:val="en-AU"/>
        </w:rPr>
        <w:t xml:space="preserve"> + (1 + </w:t>
      </w:r>
      <w:proofErr w:type="spellStart"/>
      <w:r>
        <w:rPr>
          <w:lang w:val="en-AU"/>
        </w:rPr>
        <w:t>WithinIDMass|ID</w:t>
      </w:r>
      <w:proofErr w:type="spellEnd"/>
      <w:r>
        <w:rPr>
          <w:lang w:val="en-AU"/>
        </w:rPr>
        <w:t>)</w:t>
      </w:r>
    </w:p>
    <w:p w14:paraId="13CE25B9" w14:textId="77777777" w:rsidR="00EA124F" w:rsidRDefault="00EA124F" w:rsidP="001E0B56">
      <w:pPr>
        <w:spacing w:line="480" w:lineRule="auto"/>
        <w:contextualSpacing/>
        <w:rPr>
          <w:lang w:val="en-AU"/>
        </w:rPr>
      </w:pPr>
    </w:p>
    <w:p w14:paraId="1063D7BD" w14:textId="1AA1C39C" w:rsidR="00D5267A" w:rsidRDefault="00BE4B02" w:rsidP="001E0B56">
      <w:pPr>
        <w:spacing w:line="480" w:lineRule="auto"/>
        <w:contextualSpacing/>
        <w:rPr>
          <w:lang w:val="en-AU"/>
        </w:rPr>
      </w:pPr>
      <w:r>
        <w:rPr>
          <w:lang w:val="en-AU"/>
        </w:rPr>
        <w:t>where</w:t>
      </w:r>
      <w:r w:rsidR="005C7933">
        <w:rPr>
          <w:lang w:val="en-AU"/>
        </w:rPr>
        <w:t>:</w:t>
      </w:r>
      <w:r w:rsidR="001E72A6">
        <w:rPr>
          <w:lang w:val="en-AU"/>
        </w:rPr>
        <w:t xml:space="preserve"> </w:t>
      </w:r>
      <w:r w:rsidR="00FE7A4B">
        <w:rPr>
          <w:lang w:val="en-AU"/>
        </w:rPr>
        <w:t xml:space="preserve">Temp * </w:t>
      </w:r>
      <w:proofErr w:type="spellStart"/>
      <w:r w:rsidR="00FE7A4B">
        <w:rPr>
          <w:lang w:val="en-AU"/>
        </w:rPr>
        <w:t>AmongIDMass</w:t>
      </w:r>
      <w:proofErr w:type="spellEnd"/>
      <w:r w:rsidR="00FE7A4B">
        <w:rPr>
          <w:lang w:val="en-AU"/>
        </w:rPr>
        <w:t xml:space="preserve"> is the </w:t>
      </w:r>
      <w:r w:rsidR="004C40AA">
        <w:rPr>
          <w:lang w:val="en-AU"/>
        </w:rPr>
        <w:t xml:space="preserve">interaction term between </w:t>
      </w:r>
      <w:r w:rsidR="004B6126">
        <w:rPr>
          <w:lang w:val="en-AU"/>
        </w:rPr>
        <w:t>temperature and t</w:t>
      </w:r>
      <w:r w:rsidR="004C40AA">
        <w:rPr>
          <w:lang w:val="en-AU"/>
        </w:rPr>
        <w:t>he among individual mass effect</w:t>
      </w:r>
      <w:r w:rsidR="005C7933">
        <w:rPr>
          <w:lang w:val="en-AU"/>
        </w:rPr>
        <w:t>;</w:t>
      </w:r>
      <w:r w:rsidR="001E72A6">
        <w:rPr>
          <w:lang w:val="en-AU"/>
        </w:rPr>
        <w:t xml:space="preserve"> </w:t>
      </w:r>
      <w:r w:rsidR="00FE7A4B">
        <w:rPr>
          <w:lang w:val="en-AU"/>
        </w:rPr>
        <w:t xml:space="preserve">Temp * </w:t>
      </w:r>
      <w:proofErr w:type="spellStart"/>
      <w:r w:rsidR="00FE7A4B">
        <w:rPr>
          <w:lang w:val="en-AU"/>
        </w:rPr>
        <w:t>WithinIDMass</w:t>
      </w:r>
      <w:proofErr w:type="spellEnd"/>
      <w:r w:rsidR="00FE7A4B">
        <w:rPr>
          <w:lang w:val="en-AU"/>
        </w:rPr>
        <w:t xml:space="preserve"> is </w:t>
      </w:r>
      <w:r w:rsidR="00CE5C25">
        <w:rPr>
          <w:lang w:val="en-AU"/>
        </w:rPr>
        <w:t xml:space="preserve">the </w:t>
      </w:r>
      <w:r w:rsidR="004C40AA">
        <w:rPr>
          <w:lang w:val="en-AU"/>
        </w:rPr>
        <w:t xml:space="preserve">interaction term between </w:t>
      </w:r>
      <w:r w:rsidR="004B6126">
        <w:rPr>
          <w:lang w:val="en-AU"/>
        </w:rPr>
        <w:t xml:space="preserve">temperature and </w:t>
      </w:r>
      <w:r w:rsidR="004C40AA">
        <w:rPr>
          <w:lang w:val="en-AU"/>
        </w:rPr>
        <w:t xml:space="preserve">the within individual mass effect. </w:t>
      </w:r>
      <w:r w:rsidR="00731388">
        <w:rPr>
          <w:lang w:val="en-AU"/>
        </w:rPr>
        <w:t xml:space="preserve">We also included individual ID as a random intercept and </w:t>
      </w:r>
      <w:proofErr w:type="spellStart"/>
      <w:r w:rsidR="005C7933">
        <w:rPr>
          <w:lang w:val="en-AU"/>
        </w:rPr>
        <w:t>WithinIDMass</w:t>
      </w:r>
      <w:proofErr w:type="spellEnd"/>
      <w:r w:rsidR="005C7933" w:rsidDel="005C7933">
        <w:rPr>
          <w:lang w:val="en-AU"/>
        </w:rPr>
        <w:t xml:space="preserve"> </w:t>
      </w:r>
      <w:r w:rsidR="00731388">
        <w:rPr>
          <w:lang w:val="en-AU"/>
        </w:rPr>
        <w:t xml:space="preserve">as a </w:t>
      </w:r>
      <w:r w:rsidR="00731388" w:rsidRPr="00A527BB">
        <w:rPr>
          <w:lang w:val="en-AU"/>
        </w:rPr>
        <w:t xml:space="preserve">random slope </w:t>
      </w:r>
      <w:r w:rsidR="00CE5C25">
        <w:rPr>
          <w:lang w:val="en-AU"/>
        </w:rPr>
        <w:t xml:space="preserve">given that </w:t>
      </w:r>
      <w:r w:rsidR="00731388" w:rsidRPr="00A527BB">
        <w:rPr>
          <w:lang w:val="en-AU"/>
        </w:rPr>
        <w:t>individuals mass</w:t>
      </w:r>
      <w:r w:rsidR="00EA124F">
        <w:rPr>
          <w:lang w:val="en-AU"/>
        </w:rPr>
        <w:t>es</w:t>
      </w:r>
      <w:r w:rsidR="00731388" w:rsidRPr="00A527BB">
        <w:rPr>
          <w:lang w:val="en-AU"/>
        </w:rPr>
        <w:t xml:space="preserve"> change at different rates through the study</w:t>
      </w:r>
      <w:r w:rsidR="008366D4" w:rsidRPr="00A527BB">
        <w:rPr>
          <w:lang w:val="en-AU"/>
        </w:rPr>
        <w:t xml:space="preserve"> (</w:t>
      </w:r>
      <w:r w:rsidR="00D30D87">
        <w:rPr>
          <w:lang w:val="en-AU"/>
        </w:rPr>
        <w:t>s</w:t>
      </w:r>
      <w:r w:rsidR="008366D4" w:rsidRPr="00A527BB">
        <w:rPr>
          <w:lang w:val="en-AU"/>
        </w:rPr>
        <w:t xml:space="preserve">ee Fig </w:t>
      </w:r>
      <w:r w:rsidR="00D30D87">
        <w:rPr>
          <w:lang w:val="en-AU"/>
        </w:rPr>
        <w:t>S6</w:t>
      </w:r>
      <w:r w:rsidR="008366D4" w:rsidRPr="00A527BB">
        <w:rPr>
          <w:lang w:val="en-AU"/>
        </w:rPr>
        <w:t>)</w:t>
      </w:r>
      <w:r w:rsidR="004C40AA" w:rsidRPr="00A527BB">
        <w:rPr>
          <w:lang w:val="en-AU"/>
        </w:rPr>
        <w:t>.</w:t>
      </w:r>
      <w:r w:rsidR="008366D4" w:rsidRPr="00A527BB">
        <w:rPr>
          <w:lang w:val="en-AU"/>
        </w:rPr>
        <w:t xml:space="preserve"> </w:t>
      </w:r>
      <w:r w:rsidR="00F203F0">
        <w:rPr>
          <w:lang w:val="en-AU"/>
        </w:rPr>
        <w:t>The second model</w:t>
      </w:r>
      <w:r w:rsidR="00DD1A90">
        <w:rPr>
          <w:lang w:val="en-AU"/>
        </w:rPr>
        <w:t xml:space="preserve"> (main effects model)</w:t>
      </w:r>
      <w:r w:rsidR="00F203F0">
        <w:rPr>
          <w:lang w:val="en-AU"/>
        </w:rPr>
        <w:t xml:space="preserve"> only had the main </w:t>
      </w:r>
      <w:r w:rsidR="00F203F0">
        <w:rPr>
          <w:lang w:val="en-AU"/>
        </w:rPr>
        <w:lastRenderedPageBreak/>
        <w:t xml:space="preserve">effects of </w:t>
      </w:r>
      <w:r w:rsidR="00D30D87">
        <w:rPr>
          <w:lang w:val="en-AU"/>
        </w:rPr>
        <w:t xml:space="preserve">temperature, </w:t>
      </w:r>
      <w:r w:rsidR="00F203F0">
        <w:rPr>
          <w:lang w:val="en-AU"/>
        </w:rPr>
        <w:t>the among individual mass effect</w:t>
      </w:r>
      <w:r w:rsidR="00D30D87">
        <w:rPr>
          <w:lang w:val="en-AU"/>
        </w:rPr>
        <w:t xml:space="preserve"> and</w:t>
      </w:r>
      <w:r w:rsidR="00F203F0">
        <w:rPr>
          <w:lang w:val="en-AU"/>
        </w:rPr>
        <w:t xml:space="preserve"> the within-individual mass effect</w:t>
      </w:r>
      <w:r w:rsidR="00D30D87">
        <w:rPr>
          <w:lang w:val="en-AU"/>
        </w:rPr>
        <w:t xml:space="preserve"> and the same random effects structure as </w:t>
      </w:r>
      <w:r w:rsidR="00DD1A90">
        <w:rPr>
          <w:lang w:val="en-AU"/>
        </w:rPr>
        <w:t>the interaction model</w:t>
      </w:r>
      <w:r w:rsidR="00F203F0">
        <w:rPr>
          <w:lang w:val="en-AU"/>
        </w:rPr>
        <w:t>. We</w:t>
      </w:r>
      <w:r w:rsidR="00BA141D">
        <w:rPr>
          <w:lang w:val="en-AU"/>
        </w:rPr>
        <w:t xml:space="preserve"> test</w:t>
      </w:r>
      <w:r w:rsidR="00F203F0">
        <w:rPr>
          <w:lang w:val="en-AU"/>
        </w:rPr>
        <w:t>ed</w:t>
      </w:r>
      <w:r w:rsidR="00BA141D">
        <w:rPr>
          <w:lang w:val="en-AU"/>
        </w:rPr>
        <w:t xml:space="preserve"> whether</w:t>
      </w:r>
      <w:r w:rsidR="00D30D87">
        <w:rPr>
          <w:lang w:val="en-AU"/>
        </w:rPr>
        <w:t xml:space="preserve"> population</w:t>
      </w:r>
      <w:r w:rsidR="00BA141D">
        <w:rPr>
          <w:lang w:val="en-AU"/>
        </w:rPr>
        <w:t xml:space="preserve"> mass-scaling exponents</w:t>
      </w:r>
      <w:r w:rsidR="00D30D87">
        <w:rPr>
          <w:lang w:val="en-AU"/>
        </w:rPr>
        <w:t xml:space="preserve"> (</w:t>
      </w:r>
      <w:r w:rsidR="005E1947">
        <w:rPr>
          <w:lang w:val="en-AU"/>
        </w:rPr>
        <w:t>i.e.</w:t>
      </w:r>
      <w:r w:rsidR="00D30D87">
        <w:rPr>
          <w:lang w:val="en-AU"/>
        </w:rPr>
        <w:t xml:space="preserve"> the among individual mass effects)</w:t>
      </w:r>
      <w:r w:rsidR="00BA141D">
        <w:rPr>
          <w:lang w:val="en-AU"/>
        </w:rPr>
        <w:t xml:space="preserve"> changed with temperature</w:t>
      </w:r>
      <w:r w:rsidR="00F203F0">
        <w:rPr>
          <w:lang w:val="en-AU"/>
        </w:rPr>
        <w:t xml:space="preserve"> by</w:t>
      </w:r>
      <w:r w:rsidR="00BA141D">
        <w:rPr>
          <w:lang w:val="en-AU"/>
        </w:rPr>
        <w:t xml:space="preserve"> compar</w:t>
      </w:r>
      <w:r w:rsidR="00F203F0">
        <w:rPr>
          <w:lang w:val="en-AU"/>
        </w:rPr>
        <w:t xml:space="preserve">ing </w:t>
      </w:r>
      <w:r w:rsidR="00BA141D" w:rsidRPr="006866D7">
        <w:rPr>
          <w:lang w:val="en-AU"/>
        </w:rPr>
        <w:t>information criterions (</w:t>
      </w:r>
      <w:proofErr w:type="spellStart"/>
      <w:r w:rsidR="00BA141D" w:rsidRPr="006866D7">
        <w:rPr>
          <w:lang w:val="en-AU"/>
        </w:rPr>
        <w:t>wAIC</w:t>
      </w:r>
      <w:proofErr w:type="spellEnd"/>
      <w:r w:rsidR="00BA141D" w:rsidRPr="006866D7">
        <w:rPr>
          <w:lang w:val="en-AU"/>
        </w:rPr>
        <w:t xml:space="preserve"> and loo values) between model one and two</w:t>
      </w:r>
      <w:r w:rsidR="00F203F0" w:rsidRPr="006866D7">
        <w:rPr>
          <w:lang w:val="en-AU"/>
        </w:rPr>
        <w:t xml:space="preserve">. </w:t>
      </w:r>
      <w:r w:rsidR="008A25FA" w:rsidRPr="006866D7">
        <w:rPr>
          <w:lang w:val="en-AU"/>
        </w:rPr>
        <w:t xml:space="preserve">We also </w:t>
      </w:r>
      <w:r w:rsidR="00D30D87" w:rsidRPr="006866D7">
        <w:rPr>
          <w:lang w:val="en-AU"/>
        </w:rPr>
        <w:t xml:space="preserve">presented in the ESM </w:t>
      </w:r>
      <w:r w:rsidR="00DB3BAA" w:rsidRPr="006866D7">
        <w:rPr>
          <w:lang w:val="en-AU"/>
        </w:rPr>
        <w:t>(Fig. S5, Table S</w:t>
      </w:r>
      <w:r w:rsidR="00B24E2C" w:rsidRPr="006866D7">
        <w:rPr>
          <w:lang w:val="en-AU"/>
        </w:rPr>
        <w:t>4</w:t>
      </w:r>
      <w:r w:rsidR="00DB3BAA" w:rsidRPr="006866D7">
        <w:rPr>
          <w:lang w:val="en-AU"/>
        </w:rPr>
        <w:t xml:space="preserve">) </w:t>
      </w:r>
      <w:r w:rsidR="00D30D87" w:rsidRPr="006866D7">
        <w:rPr>
          <w:lang w:val="en-AU"/>
        </w:rPr>
        <w:t xml:space="preserve">an analysis that </w:t>
      </w:r>
      <w:r w:rsidR="008A25FA" w:rsidRPr="006866D7">
        <w:rPr>
          <w:lang w:val="en-AU"/>
        </w:rPr>
        <w:t>compared</w:t>
      </w:r>
      <w:r w:rsidR="008A25FA">
        <w:rPr>
          <w:lang w:val="en-AU"/>
        </w:rPr>
        <w:t xml:space="preserve"> the within- and among individual scaling exponents with exponents from a model that represents the typical analysis of a metabolic scaling study model (i.e. does not account for the </w:t>
      </w:r>
      <w:r w:rsidR="001178B4">
        <w:rPr>
          <w:lang w:val="en-AU"/>
        </w:rPr>
        <w:t xml:space="preserve">multi-level </w:t>
      </w:r>
      <w:r w:rsidR="008A25FA">
        <w:rPr>
          <w:lang w:val="en-AU"/>
        </w:rPr>
        <w:t xml:space="preserve">variation in the data). </w:t>
      </w:r>
    </w:p>
    <w:p w14:paraId="1241B22F" w14:textId="089A3E4C" w:rsidR="008C0F01" w:rsidRDefault="00D24BC6" w:rsidP="001E0B56">
      <w:pPr>
        <w:pStyle w:val="Heading1"/>
        <w:spacing w:line="480" w:lineRule="auto"/>
        <w:contextualSpacing/>
        <w:rPr>
          <w:lang w:val="en-AU"/>
        </w:rPr>
      </w:pPr>
      <w:r>
        <w:rPr>
          <w:lang w:val="en-AU"/>
        </w:rPr>
        <w:t>Results</w:t>
      </w:r>
    </w:p>
    <w:p w14:paraId="3C0F7580" w14:textId="582FD316" w:rsidR="00FE5044" w:rsidRDefault="00FE5044" w:rsidP="001E0B56">
      <w:pPr>
        <w:pStyle w:val="Heading2"/>
        <w:spacing w:line="480" w:lineRule="auto"/>
        <w:contextualSpacing/>
        <w:rPr>
          <w:lang w:val="en-AU"/>
        </w:rPr>
      </w:pPr>
      <w:r>
        <w:rPr>
          <w:lang w:val="en-AU"/>
        </w:rPr>
        <w:t xml:space="preserve">Repeatability of metabolic thermal plasticity </w:t>
      </w:r>
    </w:p>
    <w:p w14:paraId="3765FF86" w14:textId="1E344A1A" w:rsidR="002165F0" w:rsidRPr="00176DCC" w:rsidRDefault="002165F0" w:rsidP="001E0B56">
      <w:pPr>
        <w:spacing w:line="480" w:lineRule="auto"/>
        <w:contextualSpacing/>
        <w:rPr>
          <w:sz w:val="21"/>
          <w:lang w:val="en-AU"/>
        </w:rPr>
      </w:pPr>
      <w:r>
        <w:t>I</w:t>
      </w:r>
      <w:r w:rsidR="00FE5044">
        <w:t>ndividual slopes were significantly repeatable (</w:t>
      </w:r>
      <w:proofErr w:type="spellStart"/>
      <w:r w:rsidR="00FE5044">
        <w:t>R</w:t>
      </w:r>
      <w:r w:rsidR="00FE5044" w:rsidRPr="00184C31">
        <w:rPr>
          <w:vertAlign w:val="subscript"/>
        </w:rPr>
        <w:t>slope</w:t>
      </w:r>
      <w:proofErr w:type="spellEnd"/>
      <w:r w:rsidR="00FE5044">
        <w:t xml:space="preserve"> = 0.48, Lower CI = 0.06, Upper CI = 0.91) indicating a significant individual by environment interaction (I x E) that was consistent over time (Fig. </w:t>
      </w:r>
      <w:r>
        <w:t>2)</w:t>
      </w:r>
      <w:r w:rsidR="00FE5044">
        <w:t>.</w:t>
      </w:r>
      <w:r w:rsidR="00FE5044" w:rsidRPr="001A34D9">
        <w:rPr>
          <w:noProof/>
          <w:lang w:val="en-US"/>
        </w:rPr>
        <w:t xml:space="preserve"> </w:t>
      </w:r>
      <w:r w:rsidR="003B27B0">
        <w:rPr>
          <w:noProof/>
          <w:lang w:val="en-US"/>
        </w:rPr>
        <w:t xml:space="preserve">This suggests that individuals’ metabolic rate show different capacities to adjust to temeperature. </w:t>
      </w:r>
      <w:r>
        <w:rPr>
          <w:noProof/>
          <w:sz w:val="21"/>
          <w:lang w:val="en-US"/>
        </w:rPr>
        <w:drawing>
          <wp:inline distT="0" distB="0" distL="0" distR="0" wp14:anchorId="642E4ABB" wp14:editId="5EF5DC72">
            <wp:extent cx="5727700" cy="2780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A_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780665"/>
                    </a:xfrm>
                    <a:prstGeom prst="rect">
                      <a:avLst/>
                    </a:prstGeom>
                  </pic:spPr>
                </pic:pic>
              </a:graphicData>
            </a:graphic>
          </wp:inline>
        </w:drawing>
      </w:r>
    </w:p>
    <w:p w14:paraId="5F088049" w14:textId="48AE31B8" w:rsidR="002165F0" w:rsidRDefault="002165F0" w:rsidP="001E0B56">
      <w:pPr>
        <w:spacing w:line="480" w:lineRule="auto"/>
        <w:contextualSpacing/>
        <w:rPr>
          <w:sz w:val="21"/>
          <w:szCs w:val="21"/>
          <w:lang w:val="en-AU"/>
        </w:rPr>
      </w:pPr>
      <w:r w:rsidRPr="0048012E">
        <w:rPr>
          <w:b/>
          <w:sz w:val="21"/>
          <w:szCs w:val="21"/>
          <w:lang w:val="en-AU"/>
        </w:rPr>
        <w:t xml:space="preserve">Figure </w:t>
      </w:r>
      <w:r>
        <w:rPr>
          <w:b/>
          <w:sz w:val="21"/>
          <w:szCs w:val="21"/>
          <w:lang w:val="en-AU"/>
        </w:rPr>
        <w:t>3</w:t>
      </w:r>
      <w:r w:rsidRPr="0048012E">
        <w:rPr>
          <w:sz w:val="21"/>
          <w:szCs w:val="21"/>
          <w:lang w:val="en-AU"/>
        </w:rPr>
        <w:t xml:space="preserve"> – Predicted individual reaction norms for forty-two individuals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lang w:val="en-AU"/>
        </w:rPr>
        <w:t xml:space="preserve"> </w:t>
      </w:r>
      <w:r w:rsidRPr="0048012E">
        <w:rPr>
          <w:sz w:val="21"/>
          <w:szCs w:val="21"/>
          <w:lang w:val="en-AU"/>
        </w:rPr>
        <w:t>(mL)</w:t>
      </w:r>
      <w:r w:rsidRPr="0048012E">
        <w:rPr>
          <w:sz w:val="21"/>
          <w:szCs w:val="21"/>
        </w:rPr>
        <w:t xml:space="preserve"> </w:t>
      </w:r>
      <w:r>
        <w:rPr>
          <w:sz w:val="21"/>
          <w:szCs w:val="21"/>
          <w:lang w:val="en-AU"/>
        </w:rPr>
        <w:t>at</w:t>
      </w:r>
      <w:r w:rsidRPr="0048012E">
        <w:rPr>
          <w:sz w:val="21"/>
          <w:szCs w:val="21"/>
          <w:lang w:val="en-AU"/>
        </w:rPr>
        <w:t xml:space="preserve"> six measurement temperatures at an average log mass at sampling session one (left panel), five (middle panel) </w:t>
      </w:r>
      <w:r w:rsidRPr="0048012E">
        <w:rPr>
          <w:sz w:val="21"/>
          <w:szCs w:val="21"/>
          <w:lang w:val="en-AU"/>
        </w:rPr>
        <w:lastRenderedPageBreak/>
        <w:t xml:space="preserve">and ten (right panel) reaction norms were estimated using (A) </w:t>
      </w:r>
      <w:r w:rsidR="0061689C">
        <w:rPr>
          <w:sz w:val="21"/>
          <w:szCs w:val="21"/>
          <w:lang w:val="en-AU"/>
        </w:rPr>
        <w:t xml:space="preserve">the </w:t>
      </w:r>
      <w:r w:rsidRPr="0048012E">
        <w:rPr>
          <w:sz w:val="21"/>
          <w:szCs w:val="21"/>
          <w:lang w:val="en-AU"/>
        </w:rPr>
        <w:t>function-valued approach and (B</w:t>
      </w:r>
      <w:r>
        <w:rPr>
          <w:sz w:val="21"/>
          <w:szCs w:val="21"/>
          <w:lang w:val="en-AU"/>
        </w:rPr>
        <w:t>)</w:t>
      </w:r>
      <w:r w:rsidR="0061689C">
        <w:rPr>
          <w:sz w:val="21"/>
          <w:szCs w:val="21"/>
          <w:lang w:val="en-AU"/>
        </w:rPr>
        <w:t xml:space="preserve"> the</w:t>
      </w:r>
      <w:r>
        <w:rPr>
          <w:sz w:val="21"/>
          <w:szCs w:val="21"/>
          <w:lang w:val="en-AU"/>
        </w:rPr>
        <w:t xml:space="preserve"> character-state approach</w:t>
      </w:r>
      <w:bookmarkStart w:id="3" w:name="_GoBack"/>
      <w:bookmarkEnd w:id="3"/>
      <w:r w:rsidRPr="00D065F9">
        <w:rPr>
          <w:sz w:val="21"/>
          <w:szCs w:val="21"/>
          <w:lang w:val="en-AU"/>
        </w:rPr>
        <w:t>. Points represent predicted values</w:t>
      </w:r>
      <w:r w:rsidR="0061689C">
        <w:rPr>
          <w:sz w:val="21"/>
          <w:szCs w:val="21"/>
          <w:lang w:val="en-AU"/>
        </w:rPr>
        <w:t xml:space="preserve"> for log</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61689C">
        <w:rPr>
          <w:sz w:val="21"/>
          <w:szCs w:val="21"/>
          <w:lang w:val="en-AU"/>
        </w:rPr>
        <w:t xml:space="preserve"> </w:t>
      </w:r>
      <w:r w:rsidRPr="00D065F9">
        <w:rPr>
          <w:sz w:val="21"/>
          <w:szCs w:val="21"/>
          <w:lang w:val="en-AU"/>
        </w:rPr>
        <w:t>. Each line represents a unique individual (n = 42)</w:t>
      </w:r>
      <w:r w:rsidR="0061689C">
        <w:rPr>
          <w:sz w:val="21"/>
          <w:szCs w:val="21"/>
          <w:lang w:val="en-AU"/>
        </w:rPr>
        <w:t>. Note the lines are just connecting individual points in the character-state approach</w:t>
      </w:r>
      <w:r w:rsidRPr="00D065F9">
        <w:rPr>
          <w:sz w:val="21"/>
          <w:szCs w:val="21"/>
          <w:lang w:val="en-AU"/>
        </w:rPr>
        <w:t xml:space="preserve"> </w:t>
      </w:r>
    </w:p>
    <w:p w14:paraId="017C182B" w14:textId="77777777" w:rsidR="00986AC3" w:rsidRPr="007B67F2" w:rsidRDefault="00986AC3" w:rsidP="001E0B56">
      <w:pPr>
        <w:spacing w:line="480" w:lineRule="auto"/>
        <w:contextualSpacing/>
        <w:rPr>
          <w:lang w:val="en-AU"/>
        </w:rPr>
      </w:pPr>
    </w:p>
    <w:p w14:paraId="70DBBEDA" w14:textId="6D2D3B8D" w:rsidR="008C0F01" w:rsidRDefault="008C0F01" w:rsidP="001E0B56">
      <w:pPr>
        <w:pStyle w:val="Heading2"/>
        <w:spacing w:line="480" w:lineRule="auto"/>
        <w:contextualSpacing/>
        <w:rPr>
          <w:lang w:val="en-AU"/>
        </w:rPr>
      </w:pPr>
      <w:r>
        <w:rPr>
          <w:lang w:val="en-AU"/>
        </w:rPr>
        <w:t xml:space="preserve">Repeatability of </w:t>
      </w:r>
      <w:r w:rsidR="00713722">
        <w:rPr>
          <w:lang w:val="en-AU"/>
        </w:rPr>
        <w:t xml:space="preserve">average </w:t>
      </w:r>
      <w:r w:rsidR="00226AA9">
        <w:rPr>
          <w:lang w:val="en-AU"/>
        </w:rPr>
        <w:t>standard metabolic rate</w:t>
      </w:r>
      <w:r w:rsidR="00CD13AB">
        <w:rPr>
          <w:lang w:val="en-AU"/>
        </w:rPr>
        <w:t xml:space="preserve"> across temperatures </w:t>
      </w:r>
    </w:p>
    <w:p w14:paraId="759F4E36" w14:textId="4341144E" w:rsidR="00176DCC" w:rsidRDefault="002165F0" w:rsidP="001E0B56">
      <w:pPr>
        <w:spacing w:line="480" w:lineRule="auto"/>
        <w:contextualSpacing/>
        <w:rPr>
          <w:lang w:val="en-AU"/>
        </w:rPr>
      </w:pPr>
      <w:r>
        <w:t xml:space="preserve">In agreement with significant </w:t>
      </w:r>
      <w:r w:rsidR="00C26E63">
        <w:t>repeatability</w:t>
      </w:r>
      <w:r>
        <w:t xml:space="preserve"> in metabolic thermal plasticity</w:t>
      </w:r>
      <w:r w:rsidR="00C26E63">
        <w:t xml:space="preserve">, </w:t>
      </w:r>
      <w:r>
        <w:t>our results showed that</w:t>
      </w:r>
      <w:r w:rsidR="00B9394B">
        <w:t xml:space="preserve"> repeatability </w:t>
      </w:r>
      <w:r w:rsidR="000F3248">
        <w:t>of</w:t>
      </w:r>
      <w:r w:rsidR="00745988">
        <w:t xml:space="preserve"> intercepts</w:t>
      </w:r>
      <w:r w:rsidR="00745988" w:rsidRPr="009260E9">
        <w:t xml:space="preserve"> </w:t>
      </w:r>
      <w:r w:rsidR="000F3248">
        <w:t xml:space="preserve">(i.e. average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sSub>
              <m:sSubPr>
                <m:ctrlPr>
                  <w:rPr>
                    <w:rFonts w:ascii="Cambria Math" w:hAnsi="Cambria Math"/>
                    <w:i/>
                  </w:rPr>
                </m:ctrlPr>
              </m:sSubPr>
              <m:e>
                <m:r>
                  <w:rPr>
                    <w:rFonts w:ascii="Cambria Math" w:hAnsi="Cambria Math"/>
                  </w:rPr>
                  <m:t>CO</m:t>
                </m:r>
              </m:e>
              <m:sub>
                <m:r>
                  <w:rPr>
                    <w:rFonts w:ascii="Cambria Math" w:hAnsi="Cambria Math"/>
                  </w:rPr>
                  <m:t>2</m:t>
                </m:r>
              </m:sub>
            </m:sSub>
          </m:sub>
        </m:sSub>
      </m:oMath>
      <w:r w:rsidR="000F3248">
        <w:t>)</w:t>
      </w:r>
      <w:r w:rsidR="00B9394B">
        <w:t xml:space="preserve"> increased with </w:t>
      </w:r>
      <w:r w:rsidR="00B9394B" w:rsidRPr="009810CD">
        <w:t>temperature</w:t>
      </w:r>
      <w:r w:rsidR="00176DCC" w:rsidRPr="009810CD">
        <w:t xml:space="preserve"> (Fig. </w:t>
      </w:r>
      <w:r>
        <w:t>3</w:t>
      </w:r>
      <w:r w:rsidR="0002758B">
        <w:t>A</w:t>
      </w:r>
      <w:r w:rsidR="00176DCC" w:rsidRPr="009810CD">
        <w:t>)</w:t>
      </w:r>
      <w:r w:rsidR="00B9394B" w:rsidRPr="009810CD">
        <w:t>.</w:t>
      </w:r>
      <w:r w:rsidR="00F45EE2" w:rsidRPr="009810CD">
        <w:t xml:space="preserve"> </w:t>
      </w:r>
      <w:r w:rsidR="00D53FD1">
        <w:t xml:space="preserve">Although there was a trend for </w:t>
      </w:r>
      <w:r w:rsidR="00745988">
        <w:t>SMR</w:t>
      </w:r>
      <w:r w:rsidR="00D53FD1">
        <w:t xml:space="preserve"> and body mass to decrease across the sampling sessions (Fig. S</w:t>
      </w:r>
      <w:r w:rsidR="0054499D">
        <w:t>6</w:t>
      </w:r>
      <w:r w:rsidR="00D53FD1">
        <w:t xml:space="preserve">), </w:t>
      </w:r>
      <w:r w:rsidR="000F3248">
        <w:t xml:space="preserve">average </w:t>
      </w:r>
      <w:r w:rsidR="00745988">
        <w:t xml:space="preserve">SMR </w:t>
      </w:r>
      <w:r w:rsidR="000F3248">
        <w:t>was significantly repeatable</w:t>
      </w:r>
      <w:r w:rsidR="00D53FD1">
        <w:t xml:space="preserve"> at all temperatures</w:t>
      </w:r>
      <w:r w:rsidR="000F3248">
        <w:t>,</w:t>
      </w:r>
      <w:r w:rsidR="00D53FD1">
        <w:t xml:space="preserve"> over short and long temporal scales (</w:t>
      </w:r>
      <w:r w:rsidR="00706EEB" w:rsidRPr="009810CD">
        <w:t>Fig. 2</w:t>
      </w:r>
      <w:r w:rsidR="00706EEB">
        <w:t>A ,</w:t>
      </w:r>
      <w:r w:rsidR="00D53FD1">
        <w:t xml:space="preserve">Table </w:t>
      </w:r>
      <w:r w:rsidR="00C80465">
        <w:t>S</w:t>
      </w:r>
      <w:r w:rsidR="00D53FD1">
        <w:t xml:space="preserve">1). </w:t>
      </w:r>
      <w:r>
        <w:t>The f</w:t>
      </w:r>
      <w:r w:rsidR="004E5B78">
        <w:t xml:space="preserve">unction-valued </w:t>
      </w:r>
      <w:r w:rsidR="00666E21" w:rsidRPr="009810CD">
        <w:t>metho</w:t>
      </w:r>
      <w:r>
        <w:t xml:space="preserve">d </w:t>
      </w:r>
      <w:r w:rsidR="00B9394B" w:rsidRPr="009810CD">
        <w:t xml:space="preserve">showed highest repeatability </w:t>
      </w:r>
      <w:r w:rsidR="00B9394B">
        <w:t>at 3</w:t>
      </w:r>
      <w:r w:rsidR="00E67F40">
        <w:t>2</w:t>
      </w:r>
      <w:r w:rsidR="00B9394B">
        <w:t xml:space="preserve">ºC. </w:t>
      </w:r>
      <w:r w:rsidR="00E67F40">
        <w:t>On the other hand</w:t>
      </w:r>
      <w:r w:rsidR="00B9394B">
        <w:t xml:space="preserve">, the </w:t>
      </w:r>
      <w:r w:rsidR="004E5B78">
        <w:t>character-state</w:t>
      </w:r>
      <w:r w:rsidR="00B9394B">
        <w:t xml:space="preserve"> approach found repeatability highest at 30ºC</w:t>
      </w:r>
      <w:r w:rsidR="009810CD">
        <w:t xml:space="preserve"> (Fig. 2</w:t>
      </w:r>
      <w:r w:rsidR="0002758B">
        <w:t>A</w:t>
      </w:r>
      <w:r w:rsidR="009810CD">
        <w:t>)</w:t>
      </w:r>
      <w:r w:rsidR="00B9394B">
        <w:t>. Upon closer inspection of the variance components at each temperature, within individual variation decreased over the temperature gradient, whereas among individual variation remained relatively consistent and only increased slightly with temperature</w:t>
      </w:r>
      <w:r w:rsidR="00176DCC">
        <w:t xml:space="preserve"> (Fig 2B)</w:t>
      </w:r>
      <w:r w:rsidR="00B9394B">
        <w:t xml:space="preserve">. In other words, individuals were responding more consistently as temperatures became hotter and </w:t>
      </w:r>
      <w:r w:rsidR="00307693">
        <w:t>while variation among individuals increased slightly</w:t>
      </w:r>
      <w:r w:rsidR="00B9394B">
        <w:t xml:space="preserve">. </w:t>
      </w:r>
    </w:p>
    <w:p w14:paraId="2C34C835" w14:textId="449EDF3A" w:rsidR="00176DCC" w:rsidRPr="00DE16D2" w:rsidRDefault="004810C6" w:rsidP="001E0B56">
      <w:pPr>
        <w:spacing w:line="480" w:lineRule="auto"/>
        <w:contextualSpacing/>
        <w:rPr>
          <w:lang w:val="en-AU"/>
        </w:rPr>
      </w:pPr>
      <w:r>
        <w:rPr>
          <w:noProof/>
          <w:lang w:val="en-US"/>
        </w:rPr>
        <w:lastRenderedPageBreak/>
        <w:drawing>
          <wp:anchor distT="0" distB="0" distL="114300" distR="114300" simplePos="0" relativeHeight="251662336" behindDoc="0" locked="0" layoutInCell="1" allowOverlap="1" wp14:anchorId="1DE68153" wp14:editId="7CFC5EF3">
            <wp:simplePos x="0" y="0"/>
            <wp:positionH relativeFrom="column">
              <wp:posOffset>0</wp:posOffset>
            </wp:positionH>
            <wp:positionV relativeFrom="paragraph">
              <wp:posOffset>2540</wp:posOffset>
            </wp:positionV>
            <wp:extent cx="5727700" cy="36798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A_B.png"/>
                    <pic:cNvPicPr/>
                  </pic:nvPicPr>
                  <pic:blipFill>
                    <a:blip r:embed="rId12"/>
                    <a:stretch>
                      <a:fillRect/>
                    </a:stretch>
                  </pic:blipFill>
                  <pic:spPr>
                    <a:xfrm>
                      <a:off x="0" y="0"/>
                      <a:ext cx="5727700" cy="3679825"/>
                    </a:xfrm>
                    <a:prstGeom prst="rect">
                      <a:avLst/>
                    </a:prstGeom>
                  </pic:spPr>
                </pic:pic>
              </a:graphicData>
            </a:graphic>
            <wp14:sizeRelH relativeFrom="page">
              <wp14:pctWidth>0</wp14:pctWidth>
            </wp14:sizeRelH>
            <wp14:sizeRelV relativeFrom="page">
              <wp14:pctHeight>0</wp14:pctHeight>
            </wp14:sizeRelV>
          </wp:anchor>
        </w:drawing>
      </w:r>
    </w:p>
    <w:p w14:paraId="289F6298" w14:textId="436DFC7D" w:rsidR="008C0F01" w:rsidRDefault="008C0F01" w:rsidP="001E0B56">
      <w:pPr>
        <w:spacing w:line="480" w:lineRule="auto"/>
        <w:contextualSpacing/>
        <w:rPr>
          <w:sz w:val="21"/>
          <w:szCs w:val="21"/>
          <w:lang w:val="en-AU"/>
        </w:rPr>
      </w:pPr>
      <w:r w:rsidRPr="00041169">
        <w:rPr>
          <w:b/>
          <w:sz w:val="21"/>
          <w:lang w:val="en-AU"/>
        </w:rPr>
        <w:t xml:space="preserve">Figure </w:t>
      </w:r>
      <w:r w:rsidR="002165F0">
        <w:rPr>
          <w:b/>
          <w:sz w:val="21"/>
          <w:lang w:val="en-AU"/>
        </w:rPr>
        <w:t>3</w:t>
      </w:r>
      <w:r>
        <w:rPr>
          <w:sz w:val="21"/>
          <w:lang w:val="en-AU"/>
        </w:rPr>
        <w:t xml:space="preserve"> –</w:t>
      </w:r>
      <w:r w:rsidRPr="008D57AD">
        <w:rPr>
          <w:sz w:val="21"/>
          <w:lang w:val="en-AU"/>
        </w:rPr>
        <w:t xml:space="preserve"> A) Posterior mean of </w:t>
      </w:r>
      <w:r w:rsidRPr="0048012E">
        <w:rPr>
          <w:sz w:val="21"/>
          <w:szCs w:val="21"/>
          <w:lang w:val="en-AU"/>
        </w:rPr>
        <w:t xml:space="preserve">repeatability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48012E" w:rsidRPr="00035262">
        <w:rPr>
          <w:sz w:val="21"/>
          <w:szCs w:val="21"/>
          <w:lang w:val="en-AU"/>
        </w:rPr>
        <w:t>(mL)</w:t>
      </w:r>
      <w:r w:rsidRPr="0048012E">
        <w:rPr>
          <w:sz w:val="21"/>
          <w:szCs w:val="21"/>
        </w:rPr>
        <w:t xml:space="preserve"> at six measurement temperatures. Orange circles represent function-valued approaches in modelling</w:t>
      </w:r>
      <w:r w:rsidR="00E2332A">
        <w:rPr>
          <w:sz w:val="21"/>
          <w:szCs w:val="21"/>
        </w:rPr>
        <w:t xml:space="preserve"> metabolic</w:t>
      </w:r>
      <w:r w:rsidRPr="0048012E">
        <w:rPr>
          <w:sz w:val="21"/>
          <w:szCs w:val="21"/>
        </w:rPr>
        <w:t xml:space="preserve"> thermal plasticity, </w:t>
      </w:r>
      <w:r w:rsidR="00E2332A" w:rsidRPr="0048012E">
        <w:rPr>
          <w:sz w:val="21"/>
          <w:szCs w:val="21"/>
        </w:rPr>
        <w:t>orange filled circles represent the function-valued ‘long’ term repeatability method (</w:t>
      </w:r>
      <w:r w:rsidR="00745988">
        <w:rPr>
          <w:sz w:val="21"/>
          <w:szCs w:val="21"/>
        </w:rPr>
        <w:t xml:space="preserve">ESM </w:t>
      </w:r>
      <w:r w:rsidR="00E2332A" w:rsidRPr="0048012E">
        <w:rPr>
          <w:sz w:val="21"/>
          <w:szCs w:val="21"/>
        </w:rPr>
        <w:t xml:space="preserve">equation </w:t>
      </w:r>
      <w:r w:rsidR="00745988">
        <w:rPr>
          <w:sz w:val="21"/>
          <w:szCs w:val="21"/>
        </w:rPr>
        <w:t>3</w:t>
      </w:r>
      <w:r w:rsidR="00E2332A">
        <w:rPr>
          <w:sz w:val="21"/>
          <w:szCs w:val="21"/>
        </w:rPr>
        <w:t xml:space="preserve">), </w:t>
      </w:r>
      <w:r w:rsidRPr="0048012E">
        <w:rPr>
          <w:sz w:val="21"/>
          <w:szCs w:val="21"/>
        </w:rPr>
        <w:t>Blue filled circles represent the character state approach in estimating repeatability</w:t>
      </w:r>
      <w:r w:rsidR="00745988">
        <w:rPr>
          <w:sz w:val="21"/>
          <w:szCs w:val="21"/>
        </w:rPr>
        <w:t xml:space="preserve"> (ESM equation 10)</w:t>
      </w:r>
      <w:r w:rsidRPr="0048012E">
        <w:rPr>
          <w:sz w:val="21"/>
          <w:szCs w:val="21"/>
        </w:rPr>
        <w:t>. See Statistical analyses</w:t>
      </w:r>
      <w:r w:rsidR="00745988">
        <w:rPr>
          <w:sz w:val="21"/>
          <w:szCs w:val="21"/>
        </w:rPr>
        <w:t xml:space="preserve"> and ESM</w:t>
      </w:r>
      <w:r w:rsidRPr="0048012E">
        <w:rPr>
          <w:sz w:val="21"/>
          <w:szCs w:val="21"/>
        </w:rPr>
        <w:t xml:space="preserve"> for more details. </w:t>
      </w:r>
      <w:r w:rsidRPr="0048012E">
        <w:rPr>
          <w:sz w:val="21"/>
          <w:szCs w:val="21"/>
          <w:lang w:val="en-AU"/>
        </w:rPr>
        <w:t xml:space="preserve">B) Posterior mean of variance of 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Pr="0048012E">
        <w:rPr>
          <w:sz w:val="21"/>
          <w:szCs w:val="21"/>
          <w:vertAlign w:val="subscript"/>
        </w:rPr>
        <w:t xml:space="preserve"> </w:t>
      </w:r>
      <w:r w:rsidR="0048012E" w:rsidRPr="0048012E">
        <w:rPr>
          <w:sz w:val="21"/>
          <w:szCs w:val="21"/>
          <w:lang w:val="en-AU"/>
        </w:rPr>
        <w:t>(mL)</w:t>
      </w:r>
      <w:r w:rsidR="0048012E" w:rsidRPr="0048012E">
        <w:rPr>
          <w:sz w:val="21"/>
          <w:szCs w:val="21"/>
        </w:rPr>
        <w:t xml:space="preserve"> </w:t>
      </w:r>
      <w:r w:rsidRPr="0048012E">
        <w:rPr>
          <w:sz w:val="21"/>
          <w:szCs w:val="21"/>
          <w:lang w:val="en-AU"/>
        </w:rPr>
        <w:t>at the among (right panel) and within (left panel) individual level across six measurement temperatures</w:t>
      </w:r>
      <w:r w:rsidR="00981EBA">
        <w:rPr>
          <w:sz w:val="21"/>
          <w:szCs w:val="21"/>
          <w:lang w:val="en-AU"/>
        </w:rPr>
        <w:t xml:space="preserve"> estimated by the character-state approach</w:t>
      </w:r>
      <w:r w:rsidRPr="0048012E">
        <w:rPr>
          <w:sz w:val="21"/>
          <w:szCs w:val="21"/>
          <w:lang w:val="en-AU"/>
        </w:rPr>
        <w:t>. Error bars represent</w:t>
      </w:r>
      <w:r w:rsidRPr="008D57AD">
        <w:rPr>
          <w:sz w:val="21"/>
          <w:lang w:val="en-AU"/>
        </w:rPr>
        <w:t xml:space="preserve"> 95% credible intervals. </w:t>
      </w:r>
    </w:p>
    <w:p w14:paraId="3AB2E66F" w14:textId="77777777" w:rsidR="00400B14" w:rsidRDefault="00400B14" w:rsidP="001E0B56">
      <w:pPr>
        <w:spacing w:line="480" w:lineRule="auto"/>
        <w:contextualSpacing/>
        <w:rPr>
          <w:sz w:val="21"/>
          <w:szCs w:val="21"/>
          <w:lang w:val="en-AU"/>
        </w:rPr>
      </w:pPr>
    </w:p>
    <w:p w14:paraId="6D318189" w14:textId="5F30DB82" w:rsidR="008C0F01" w:rsidRDefault="00FE5044" w:rsidP="001E0B56">
      <w:pPr>
        <w:pStyle w:val="Heading2"/>
        <w:spacing w:line="480" w:lineRule="auto"/>
        <w:contextualSpacing/>
        <w:rPr>
          <w:lang w:val="en-AU"/>
        </w:rPr>
      </w:pPr>
      <w:r>
        <w:rPr>
          <w:lang w:val="en-AU"/>
        </w:rPr>
        <w:t>C</w:t>
      </w:r>
      <w:r w:rsidR="00CD13AB">
        <w:rPr>
          <w:lang w:val="en-AU"/>
        </w:rPr>
        <w:t>ross</w:t>
      </w:r>
      <w:r w:rsidR="008C0F01">
        <w:rPr>
          <w:lang w:val="en-AU"/>
        </w:rPr>
        <w:t>-temperature correlations in metabolic rate</w:t>
      </w:r>
    </w:p>
    <w:p w14:paraId="764C245F" w14:textId="530589C8" w:rsidR="008C0F01" w:rsidRDefault="00981EBA" w:rsidP="001E0B56">
      <w:pPr>
        <w:spacing w:line="480" w:lineRule="auto"/>
        <w:contextualSpacing/>
      </w:pPr>
      <w:r>
        <w:t>M</w:t>
      </w:r>
      <w:r w:rsidR="008C0F01">
        <w:t xml:space="preserve">etabolic rate across temperatures were positively correlated at </w:t>
      </w:r>
      <w:r w:rsidR="00DC4804">
        <w:t xml:space="preserve">both the </w:t>
      </w:r>
      <w:r w:rsidR="00176DCC">
        <w:t>among</w:t>
      </w:r>
      <w:r w:rsidR="00DC4804">
        <w:t>-</w:t>
      </w:r>
      <w:r w:rsidR="008C0F01">
        <w:t xml:space="preserve">individual </w:t>
      </w:r>
      <w:r w:rsidR="00DC4804">
        <w:t xml:space="preserve">and within-individual </w:t>
      </w:r>
      <w:r w:rsidR="008C0F01">
        <w:t xml:space="preserve">level (Fig. </w:t>
      </w:r>
      <w:r w:rsidR="00176DCC">
        <w:t>4</w:t>
      </w:r>
      <w:r w:rsidR="005F2C01">
        <w:t xml:space="preserve">, Table </w:t>
      </w:r>
      <w:r w:rsidR="00C80465">
        <w:t>S</w:t>
      </w:r>
      <w:r w:rsidR="00AB55D9">
        <w:t>2</w:t>
      </w:r>
      <w:r w:rsidR="008C0F01">
        <w:t xml:space="preserve">). </w:t>
      </w:r>
      <w:r w:rsidR="000911F8">
        <w:t>Although, t</w:t>
      </w:r>
      <w:r w:rsidR="00DC4804">
        <w:t xml:space="preserve">he magnitude of correlations were weaker at the within-individual level. </w:t>
      </w:r>
      <w:r w:rsidR="008C0F01">
        <w:t>Certain individuals maintained a high metabolic rate</w:t>
      </w:r>
      <w:r w:rsidR="00DC4804">
        <w:t xml:space="preserve"> relative to other individuals</w:t>
      </w:r>
      <w:r w:rsidR="008C0F01">
        <w:t xml:space="preserve">, while others had a relatively low metabolic rate across all </w:t>
      </w:r>
      <w:r w:rsidR="008C0F01" w:rsidRPr="00993441">
        <w:t>temperatures (Fig. S</w:t>
      </w:r>
      <w:r>
        <w:t>4</w:t>
      </w:r>
      <w:r w:rsidR="008C0F01" w:rsidRPr="00993441">
        <w:t>)</w:t>
      </w:r>
      <w:r w:rsidR="00176DCC" w:rsidRPr="00993441">
        <w:t>. This</w:t>
      </w:r>
      <w:r w:rsidR="00176DCC">
        <w:t xml:space="preserve"> </w:t>
      </w:r>
      <w:r w:rsidR="008C0F01">
        <w:t>creat</w:t>
      </w:r>
      <w:r w:rsidR="00176DCC">
        <w:t>e</w:t>
      </w:r>
      <w:r w:rsidR="001B5FE2">
        <w:t>d</w:t>
      </w:r>
      <w:r w:rsidR="008C0F01">
        <w:t xml:space="preserve"> a positive relationship between metabolic rate at the </w:t>
      </w:r>
      <w:r w:rsidR="00176DCC">
        <w:lastRenderedPageBreak/>
        <w:t xml:space="preserve">among </w:t>
      </w:r>
      <w:r w:rsidR="008C0F01">
        <w:t xml:space="preserve">individual-level. Metabolic rate measured at neighbouring temperatures (e.g. 22ºC and 24ºC) </w:t>
      </w:r>
      <w:r w:rsidR="001B5FE2">
        <w:t xml:space="preserve">were </w:t>
      </w:r>
      <w:r w:rsidR="008C0F01">
        <w:t>strongly correlated, but the strength of this correlation decreased with increasing differences between the two temperatures (Fig. 4).</w:t>
      </w:r>
      <w:r w:rsidR="005F2C01">
        <w:t xml:space="preserve"> </w:t>
      </w:r>
      <w:r w:rsidR="008C0F01">
        <w:t xml:space="preserve">Overall, </w:t>
      </w:r>
      <w:r w:rsidR="00E2332A">
        <w:t xml:space="preserve">cross-temperature correlations estimated using function-valued approaches are congruent with the character-state approach. </w:t>
      </w:r>
      <w:r w:rsidR="000911F8">
        <w:t>C</w:t>
      </w:r>
      <w:r w:rsidR="00E2332A">
        <w:t>ompared to the character-state approach, correlation estimates</w:t>
      </w:r>
      <w:r w:rsidR="000911F8">
        <w:t xml:space="preserve"> from the function-value approach</w:t>
      </w:r>
      <w:r w:rsidR="00E2332A">
        <w:t xml:space="preserve"> were generally larger (i.e. stronger correlation) </w:t>
      </w:r>
      <w:r w:rsidR="008C0F01">
        <w:t>and credible intervals were very narrow</w:t>
      </w:r>
      <w:r w:rsidR="005C7933">
        <w:t xml:space="preserve"> </w:t>
      </w:r>
      <w:r w:rsidR="00E2332A">
        <w:t>and in some cases resulted in</w:t>
      </w:r>
      <w:r w:rsidR="00E2332A" w:rsidDel="00E2332A">
        <w:t xml:space="preserve"> </w:t>
      </w:r>
      <w:r w:rsidR="00A31483">
        <w:t xml:space="preserve">estimation issues </w:t>
      </w:r>
      <w:r w:rsidR="002B700E">
        <w:t xml:space="preserve">(Table </w:t>
      </w:r>
      <w:r w:rsidR="00C80465">
        <w:t>S</w:t>
      </w:r>
      <w:r w:rsidR="002B700E">
        <w:t>2).</w:t>
      </w:r>
      <w:r w:rsidR="008C0F01">
        <w:t xml:space="preserve"> </w:t>
      </w:r>
    </w:p>
    <w:p w14:paraId="621C5309" w14:textId="69D3FF48" w:rsidR="008C0F01" w:rsidRDefault="001A0549" w:rsidP="001E0B56">
      <w:pPr>
        <w:spacing w:line="480" w:lineRule="auto"/>
        <w:contextualSpacing/>
        <w:rPr>
          <w:lang w:val="en-AU"/>
        </w:rPr>
      </w:pPr>
      <w:r>
        <w:rPr>
          <w:noProof/>
          <w:lang w:val="en-US"/>
        </w:rPr>
        <w:drawing>
          <wp:inline distT="0" distB="0" distL="0" distR="0" wp14:anchorId="5804523C" wp14:editId="38FD5AD3">
            <wp:extent cx="5727700" cy="396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rplot.pdf"/>
                    <pic:cNvPicPr/>
                  </pic:nvPicPr>
                  <pic:blipFill>
                    <a:blip r:embed="rId13">
                      <a:extLst>
                        <a:ext uri="{28A0092B-C50C-407E-A947-70E740481C1C}">
                          <a14:useLocalDpi xmlns:a14="http://schemas.microsoft.com/office/drawing/2010/main" val="0"/>
                        </a:ext>
                      </a:extLst>
                    </a:blip>
                    <a:stretch>
                      <a:fillRect/>
                    </a:stretch>
                  </pic:blipFill>
                  <pic:spPr>
                    <a:xfrm>
                      <a:off x="0" y="0"/>
                      <a:ext cx="5727700" cy="3965575"/>
                    </a:xfrm>
                    <a:prstGeom prst="rect">
                      <a:avLst/>
                    </a:prstGeom>
                  </pic:spPr>
                </pic:pic>
              </a:graphicData>
            </a:graphic>
          </wp:inline>
        </w:drawing>
      </w:r>
    </w:p>
    <w:p w14:paraId="73AA6A4A" w14:textId="034D305A" w:rsidR="008C0F01" w:rsidRPr="0023227F" w:rsidRDefault="008C0F01" w:rsidP="001E0B56">
      <w:pPr>
        <w:spacing w:line="480" w:lineRule="auto"/>
        <w:contextualSpacing/>
        <w:rPr>
          <w:lang w:val="en-AU"/>
        </w:rPr>
      </w:pPr>
      <w:r w:rsidRPr="00041169">
        <w:rPr>
          <w:b/>
          <w:sz w:val="21"/>
          <w:lang w:val="en-AU"/>
        </w:rPr>
        <w:t xml:space="preserve">Figure </w:t>
      </w:r>
      <w:r w:rsidR="00176DCC">
        <w:rPr>
          <w:b/>
          <w:sz w:val="21"/>
          <w:lang w:val="en-AU"/>
        </w:rPr>
        <w:t>4</w:t>
      </w:r>
      <w:r>
        <w:rPr>
          <w:sz w:val="21"/>
          <w:lang w:val="en-AU"/>
        </w:rPr>
        <w:t xml:space="preserve"> – </w:t>
      </w:r>
      <w:r w:rsidRPr="00A7676C">
        <w:rPr>
          <w:sz w:val="21"/>
          <w:szCs w:val="21"/>
          <w:lang w:val="en-AU"/>
        </w:rPr>
        <w:t xml:space="preserve">Cross-temperature correlations of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lang w:val="en-AU"/>
        </w:rPr>
        <w:t>(mL)</w:t>
      </w:r>
      <w:r w:rsidR="00A7676C" w:rsidRPr="00A7676C">
        <w:rPr>
          <w:sz w:val="21"/>
          <w:szCs w:val="21"/>
        </w:rPr>
        <w:t xml:space="preserve"> </w:t>
      </w:r>
      <w:r w:rsidRPr="00A7676C">
        <w:rPr>
          <w:sz w:val="21"/>
          <w:szCs w:val="21"/>
          <w:lang w:val="en-AU"/>
        </w:rPr>
        <w:t xml:space="preserve">estimated using the function-valued approach (top) and the character-state approach </w:t>
      </w:r>
      <w:r w:rsidR="007349D4" w:rsidRPr="00A7676C">
        <w:rPr>
          <w:sz w:val="21"/>
          <w:szCs w:val="21"/>
          <w:lang w:val="en-AU"/>
        </w:rPr>
        <w:t xml:space="preserve">using ‘brms’ </w:t>
      </w:r>
      <w:r w:rsidRPr="00A7676C">
        <w:rPr>
          <w:sz w:val="21"/>
          <w:szCs w:val="21"/>
          <w:lang w:val="en-AU"/>
        </w:rPr>
        <w:t>(bottom) at the among-individual level (left) and at the within-individual level (right). Lower triangle represents posterior mean estimate</w:t>
      </w:r>
      <w:r>
        <w:rPr>
          <w:sz w:val="21"/>
          <w:lang w:val="en-AU"/>
        </w:rPr>
        <w:t>s, width and colour of the ellipse represents the strength of the correlation.</w:t>
      </w:r>
      <w:r w:rsidR="000F0F7C">
        <w:rPr>
          <w:sz w:val="21"/>
          <w:lang w:val="en-AU"/>
        </w:rPr>
        <w:t xml:space="preserve"> </w:t>
      </w:r>
    </w:p>
    <w:p w14:paraId="2524EEB9" w14:textId="77777777" w:rsidR="008C0F01" w:rsidRPr="00B9394B" w:rsidRDefault="008C0F01" w:rsidP="001E0B56">
      <w:pPr>
        <w:spacing w:line="480" w:lineRule="auto"/>
        <w:contextualSpacing/>
        <w:rPr>
          <w:sz w:val="21"/>
          <w:szCs w:val="21"/>
          <w:lang w:val="en-AU"/>
        </w:rPr>
      </w:pPr>
    </w:p>
    <w:p w14:paraId="08027C5C" w14:textId="0897A3BB" w:rsidR="00BD366B" w:rsidRDefault="00CF421A" w:rsidP="001E0B56">
      <w:pPr>
        <w:pStyle w:val="Heading2"/>
        <w:spacing w:line="480" w:lineRule="auto"/>
        <w:contextualSpacing/>
        <w:rPr>
          <w:lang w:val="en-AU"/>
        </w:rPr>
      </w:pPr>
      <w:r>
        <w:rPr>
          <w:lang w:val="en-AU"/>
        </w:rPr>
        <w:lastRenderedPageBreak/>
        <w:t xml:space="preserve">Temperature dependence of </w:t>
      </w:r>
      <w:r w:rsidR="000911F8">
        <w:rPr>
          <w:lang w:val="en-AU"/>
        </w:rPr>
        <w:t xml:space="preserve">population </w:t>
      </w:r>
      <w:r w:rsidR="00391A25">
        <w:rPr>
          <w:lang w:val="en-AU"/>
        </w:rPr>
        <w:t>mass</w:t>
      </w:r>
      <w:r w:rsidR="001A34D9">
        <w:rPr>
          <w:lang w:val="en-AU"/>
        </w:rPr>
        <w:t>-</w:t>
      </w:r>
      <w:r w:rsidR="00B51327">
        <w:rPr>
          <w:lang w:val="en-AU"/>
        </w:rPr>
        <w:t>scaling</w:t>
      </w:r>
      <w:r w:rsidR="00EA5AE8">
        <w:rPr>
          <w:lang w:val="en-AU"/>
        </w:rPr>
        <w:t xml:space="preserve"> exponents</w:t>
      </w:r>
      <w:r w:rsidR="00391A25">
        <w:rPr>
          <w:lang w:val="en-AU"/>
        </w:rPr>
        <w:t xml:space="preserve"> </w:t>
      </w:r>
    </w:p>
    <w:p w14:paraId="34F420CD" w14:textId="1AC371B7" w:rsidR="008C0F01" w:rsidRDefault="0039575B" w:rsidP="001E0B56">
      <w:pPr>
        <w:spacing w:line="480" w:lineRule="auto"/>
        <w:contextualSpacing/>
        <w:rPr>
          <w:lang w:val="en-AU"/>
        </w:rPr>
      </w:pPr>
      <w:r>
        <w:rPr>
          <w:lang w:val="en-AU"/>
        </w:rPr>
        <w:t xml:space="preserve">The model containing </w:t>
      </w:r>
      <w:r w:rsidR="000911F8">
        <w:rPr>
          <w:lang w:val="en-AU"/>
        </w:rPr>
        <w:t>only the main effects of</w:t>
      </w:r>
      <w:r>
        <w:rPr>
          <w:lang w:val="en-AU"/>
        </w:rPr>
        <w:t xml:space="preserve"> temperature and </w:t>
      </w:r>
      <w:r w:rsidR="000A5467">
        <w:rPr>
          <w:lang w:val="en-AU"/>
        </w:rPr>
        <w:t xml:space="preserve">the </w:t>
      </w:r>
      <w:r>
        <w:rPr>
          <w:lang w:val="en-AU"/>
        </w:rPr>
        <w:t>among- and within-individual mass effects was better supported than a model that included the interaction</w:t>
      </w:r>
      <w:r w:rsidR="00561BA5">
        <w:rPr>
          <w:lang w:val="en-AU"/>
        </w:rPr>
        <w:t xml:space="preserve"> </w:t>
      </w:r>
      <w:r w:rsidR="000A5467">
        <w:rPr>
          <w:lang w:val="en-AU"/>
        </w:rPr>
        <w:t xml:space="preserve">terms </w:t>
      </w:r>
      <w:r w:rsidR="00561BA5">
        <w:rPr>
          <w:lang w:val="en-AU"/>
        </w:rPr>
        <w:t>(</w:t>
      </w:r>
      <w:r w:rsidR="000911F8">
        <w:rPr>
          <w:lang w:val="en-AU"/>
        </w:rPr>
        <w:t>Main effects model</w:t>
      </w:r>
      <w:r w:rsidR="001F57E9">
        <w:rPr>
          <w:lang w:val="en-AU"/>
        </w:rPr>
        <w:t xml:space="preserve">: </w:t>
      </w:r>
      <w:r w:rsidR="005A7E67">
        <w:rPr>
          <w:lang w:val="en-AU"/>
        </w:rPr>
        <w:t>W</w:t>
      </w:r>
      <w:r w:rsidR="001F57E9">
        <w:rPr>
          <w:lang w:val="en-AU"/>
        </w:rPr>
        <w:t xml:space="preserve">AIC = </w:t>
      </w:r>
      <w:r w:rsidR="00A70B6C" w:rsidRPr="00A70B6C">
        <w:rPr>
          <w:lang w:val="en-AU"/>
        </w:rPr>
        <w:t>1868.53</w:t>
      </w:r>
      <w:r w:rsidR="001F57E9">
        <w:rPr>
          <w:lang w:val="en-AU"/>
        </w:rPr>
        <w:t>,</w:t>
      </w:r>
      <w:r w:rsidR="00A70B6C">
        <w:rPr>
          <w:lang w:val="en-AU"/>
        </w:rPr>
        <w:t xml:space="preserve"> </w:t>
      </w:r>
      <w:r w:rsidR="001F57E9">
        <w:rPr>
          <w:lang w:val="en-AU"/>
        </w:rPr>
        <w:t xml:space="preserve">loo = </w:t>
      </w:r>
      <w:r w:rsidR="00A70B6C" w:rsidRPr="00A70B6C">
        <w:rPr>
          <w:lang w:val="en-AU"/>
        </w:rPr>
        <w:t>1869.02</w:t>
      </w:r>
      <w:r w:rsidR="001F57E9">
        <w:rPr>
          <w:lang w:val="en-AU"/>
        </w:rPr>
        <w:t xml:space="preserve">, </w:t>
      </w:r>
      <w:r w:rsidR="000911F8">
        <w:rPr>
          <w:lang w:val="en-AU"/>
        </w:rPr>
        <w:t>Interaction model</w:t>
      </w:r>
      <w:r w:rsidR="001F57E9">
        <w:rPr>
          <w:lang w:val="en-AU"/>
        </w:rPr>
        <w:t xml:space="preserve">: </w:t>
      </w:r>
      <w:r w:rsidR="005A7E67">
        <w:rPr>
          <w:lang w:val="en-AU"/>
        </w:rPr>
        <w:t>W</w:t>
      </w:r>
      <w:r w:rsidR="001F57E9">
        <w:rPr>
          <w:lang w:val="en-AU"/>
        </w:rPr>
        <w:t xml:space="preserve">AIC = </w:t>
      </w:r>
      <w:r w:rsidR="00A70B6C" w:rsidRPr="00A70B6C">
        <w:rPr>
          <w:lang w:val="en-AU"/>
        </w:rPr>
        <w:t>1876.58</w:t>
      </w:r>
      <w:r w:rsidR="001F57E9">
        <w:rPr>
          <w:lang w:val="en-AU"/>
        </w:rPr>
        <w:t xml:space="preserve">, loo = </w:t>
      </w:r>
      <w:r w:rsidR="00A70B6C" w:rsidRPr="00A70B6C">
        <w:rPr>
          <w:lang w:val="en-AU"/>
        </w:rPr>
        <w:t>1877.34</w:t>
      </w:r>
      <w:r w:rsidR="00561BA5">
        <w:rPr>
          <w:lang w:val="en-AU"/>
        </w:rPr>
        <w:t>)</w:t>
      </w:r>
      <w:r w:rsidR="00A86246">
        <w:rPr>
          <w:lang w:val="en-AU"/>
        </w:rPr>
        <w:t xml:space="preserve">. This </w:t>
      </w:r>
      <w:r w:rsidR="006B00F1">
        <w:rPr>
          <w:lang w:val="en-AU"/>
        </w:rPr>
        <w:t>suggest</w:t>
      </w:r>
      <w:r w:rsidR="00A86246">
        <w:rPr>
          <w:lang w:val="en-AU"/>
        </w:rPr>
        <w:t>s</w:t>
      </w:r>
      <w:r w:rsidR="006B00F1">
        <w:rPr>
          <w:lang w:val="en-AU"/>
        </w:rPr>
        <w:t xml:space="preserve"> a lack of</w:t>
      </w:r>
      <w:r w:rsidRPr="00AC6459">
        <w:rPr>
          <w:lang w:val="en-AU"/>
        </w:rPr>
        <w:t xml:space="preserve"> temperature dependen</w:t>
      </w:r>
      <w:r w:rsidR="006B00F1">
        <w:rPr>
          <w:lang w:val="en-AU"/>
        </w:rPr>
        <w:t>ce</w:t>
      </w:r>
      <w:r w:rsidR="0084593A">
        <w:rPr>
          <w:lang w:val="en-AU"/>
        </w:rPr>
        <w:t xml:space="preserve"> in </w:t>
      </w:r>
      <w:r w:rsidR="00A86246">
        <w:rPr>
          <w:lang w:val="en-AU"/>
        </w:rPr>
        <w:t xml:space="preserve">mass scaling </w:t>
      </w:r>
      <w:r w:rsidR="00AB55D9">
        <w:rPr>
          <w:lang w:val="en-AU"/>
        </w:rPr>
        <w:t xml:space="preserve">(Fig. 5, Table </w:t>
      </w:r>
      <w:r w:rsidR="00C80465">
        <w:rPr>
          <w:lang w:val="en-AU"/>
        </w:rPr>
        <w:t>S</w:t>
      </w:r>
      <w:r w:rsidR="00AB55D9">
        <w:rPr>
          <w:lang w:val="en-AU"/>
        </w:rPr>
        <w:t>3)</w:t>
      </w:r>
      <w:r w:rsidRPr="00AC6459">
        <w:rPr>
          <w:lang w:val="en-AU"/>
        </w:rPr>
        <w:t xml:space="preserve">. </w:t>
      </w:r>
      <w:r w:rsidR="00DD1A90">
        <w:rPr>
          <w:lang w:val="en-AU"/>
        </w:rPr>
        <w:t xml:space="preserve">Overall, our estimated scaling exponents are in line with values reported for Squamates and credible intervals overlap 0.75 </w:t>
      </w:r>
      <w:r w:rsidR="003A3B49">
        <w:rPr>
          <w:lang w:val="en-AU"/>
        </w:rPr>
        <w:t xml:space="preserve">for all temperatures </w:t>
      </w:r>
      <w:r w:rsidR="00C26E63">
        <w:rPr>
          <w:lang w:val="en-AU"/>
        </w:rPr>
        <w:t>measured</w:t>
      </w:r>
      <w:r w:rsidR="00C26E63">
        <w:rPr>
          <w:rFonts w:eastAsiaTheme="minorHAnsi"/>
          <w:lang w:val="en-US"/>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&lt;citation&gt;&lt;priority&gt;40&lt;/priority&gt;&lt;uuid&gt;F79C332B-CC1F-4529-9173-6945F0E53690&lt;/uuid&gt;&lt;publications&gt;&lt;publication&gt;&lt;subtype&gt;400&lt;/subtype&gt;&lt;title&gt;The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sidR="00DD1A90">
        <w:rPr>
          <w:lang w:val="en-AU"/>
        </w:rPr>
        <w:t xml:space="preserve">. </w:t>
      </w:r>
      <w:r w:rsidR="000D452B">
        <w:rPr>
          <w:lang w:val="en-AU"/>
        </w:rPr>
        <w:t>T</w:t>
      </w:r>
      <w:r w:rsidR="00C97994" w:rsidRPr="00AC6459">
        <w:rPr>
          <w:lang w:val="en-AU"/>
        </w:rPr>
        <w:t>here was a trend for within</w:t>
      </w:r>
      <w:r w:rsidR="00D9243B">
        <w:rPr>
          <w:lang w:val="en-AU"/>
        </w:rPr>
        <w:t>-</w:t>
      </w:r>
      <w:r w:rsidR="00C97994" w:rsidRPr="00AC6459">
        <w:rPr>
          <w:lang w:val="en-AU"/>
        </w:rPr>
        <w:t xml:space="preserve">individual exponents to be larger than </w:t>
      </w:r>
      <w:r w:rsidR="00C97994" w:rsidRPr="00AC6459">
        <w:t>among</w:t>
      </w:r>
      <w:r w:rsidR="00F82235">
        <w:t>-</w:t>
      </w:r>
      <w:r w:rsidR="00C97994" w:rsidRPr="00AC6459">
        <w:rPr>
          <w:lang w:val="en-AU"/>
        </w:rPr>
        <w:t xml:space="preserve">individual exponents (Fig. </w:t>
      </w:r>
      <w:r w:rsidR="00205DA6">
        <w:rPr>
          <w:lang w:val="en-AU"/>
        </w:rPr>
        <w:t>S4</w:t>
      </w:r>
      <w:r w:rsidR="00C97994" w:rsidRPr="00AC6459">
        <w:rPr>
          <w:lang w:val="en-AU"/>
        </w:rPr>
        <w:t xml:space="preserve">, Table </w:t>
      </w:r>
      <w:r w:rsidR="00205DA6">
        <w:rPr>
          <w:lang w:val="en-AU"/>
        </w:rPr>
        <w:t>S</w:t>
      </w:r>
      <w:r w:rsidR="00C80465">
        <w:rPr>
          <w:lang w:val="en-AU"/>
        </w:rPr>
        <w:t>4</w:t>
      </w:r>
      <w:r w:rsidR="00C97994" w:rsidRPr="00AC6459">
        <w:rPr>
          <w:lang w:val="en-AU"/>
        </w:rPr>
        <w:t>)</w:t>
      </w:r>
      <w:r w:rsidR="00DD1A90">
        <w:rPr>
          <w:lang w:val="en-AU"/>
        </w:rPr>
        <w:t>.</w:t>
      </w:r>
      <w:r w:rsidR="000D452B">
        <w:rPr>
          <w:lang w:val="en-AU"/>
        </w:rPr>
        <w:t xml:space="preserve"> </w:t>
      </w:r>
      <w:r w:rsidR="00DD1A90">
        <w:rPr>
          <w:lang w:val="en-AU"/>
        </w:rPr>
        <w:t>Consequently,</w:t>
      </w:r>
      <w:r w:rsidR="000D452B">
        <w:rPr>
          <w:lang w:val="en-AU"/>
        </w:rPr>
        <w:t xml:space="preserve"> </w:t>
      </w:r>
      <w:r w:rsidR="000A5467">
        <w:rPr>
          <w:lang w:val="en-AU"/>
        </w:rPr>
        <w:t xml:space="preserve">population estimates of </w:t>
      </w:r>
      <w:r w:rsidR="00C97994">
        <w:rPr>
          <w:lang w:val="en-AU"/>
        </w:rPr>
        <w:t xml:space="preserve">mass-scaling exponents </w:t>
      </w:r>
      <w:r w:rsidR="00722F72">
        <w:rPr>
          <w:lang w:val="en-AU"/>
        </w:rPr>
        <w:t>tended to be</w:t>
      </w:r>
      <w:r w:rsidR="00C97994">
        <w:rPr>
          <w:lang w:val="en-AU"/>
        </w:rPr>
        <w:t xml:space="preserve"> spurious</w:t>
      </w:r>
      <w:r w:rsidR="00722F72">
        <w:rPr>
          <w:lang w:val="en-AU"/>
        </w:rPr>
        <w:t xml:space="preserve"> and estimated with a large</w:t>
      </w:r>
      <w:r w:rsidR="00335340">
        <w:rPr>
          <w:lang w:val="en-AU"/>
        </w:rPr>
        <w:t>r</w:t>
      </w:r>
      <w:r w:rsidR="00722F72">
        <w:rPr>
          <w:lang w:val="en-AU"/>
        </w:rPr>
        <w:t xml:space="preserve"> degree of error</w:t>
      </w:r>
      <w:r w:rsidR="00C97994">
        <w:rPr>
          <w:lang w:val="en-AU"/>
        </w:rPr>
        <w:t xml:space="preserve"> </w:t>
      </w:r>
      <w:r w:rsidR="000D452B">
        <w:rPr>
          <w:lang w:val="en-AU"/>
        </w:rPr>
        <w:t>w</w:t>
      </w:r>
      <w:r w:rsidR="000D452B" w:rsidRPr="00AC6459">
        <w:rPr>
          <w:lang w:val="en-AU"/>
        </w:rPr>
        <w:t>hen the within- and among-individual effects were not statistically accounted for</w:t>
      </w:r>
      <w:r w:rsidR="000D452B">
        <w:rPr>
          <w:lang w:val="en-AU"/>
        </w:rPr>
        <w:t xml:space="preserve"> </w:t>
      </w:r>
      <w:r w:rsidR="00C97994">
        <w:rPr>
          <w:lang w:val="en-AU"/>
        </w:rPr>
        <w:t>(</w:t>
      </w:r>
      <w:r w:rsidR="00335340">
        <w:rPr>
          <w:lang w:val="en-AU"/>
        </w:rPr>
        <w:t>Fig S</w:t>
      </w:r>
      <w:r w:rsidR="00205DA6">
        <w:rPr>
          <w:lang w:val="en-AU"/>
        </w:rPr>
        <w:t>5</w:t>
      </w:r>
      <w:r w:rsidR="001C227A">
        <w:rPr>
          <w:lang w:val="en-AU"/>
        </w:rPr>
        <w:t xml:space="preserve">, Table </w:t>
      </w:r>
      <w:r w:rsidR="00B21D8E">
        <w:rPr>
          <w:lang w:val="en-AU"/>
        </w:rPr>
        <w:t>S</w:t>
      </w:r>
      <w:r w:rsidR="00706EEB">
        <w:rPr>
          <w:lang w:val="en-AU"/>
        </w:rPr>
        <w:t>5</w:t>
      </w:r>
      <w:r w:rsidR="00C97994">
        <w:rPr>
          <w:lang w:val="en-AU"/>
        </w:rPr>
        <w:t>)</w:t>
      </w:r>
      <w:r w:rsidR="008C0F01">
        <w:rPr>
          <w:lang w:val="en-AU"/>
        </w:rPr>
        <w:t xml:space="preserve">. </w:t>
      </w:r>
    </w:p>
    <w:p w14:paraId="56F840E4" w14:textId="77777777" w:rsidR="00C97994" w:rsidRPr="00A07A29" w:rsidRDefault="00C97994" w:rsidP="001E0B56">
      <w:pPr>
        <w:spacing w:line="480" w:lineRule="auto"/>
        <w:contextualSpacing/>
        <w:rPr>
          <w:lang w:val="en-AU"/>
        </w:rPr>
      </w:pPr>
    </w:p>
    <w:p w14:paraId="43AC94FB" w14:textId="3D2F9A75" w:rsidR="00CF421A" w:rsidRDefault="00CF421A" w:rsidP="001E0B56">
      <w:pPr>
        <w:spacing w:line="480" w:lineRule="auto"/>
        <w:contextualSpacing/>
        <w:jc w:val="center"/>
        <w:rPr>
          <w:b/>
          <w:sz w:val="21"/>
          <w:szCs w:val="21"/>
          <w:lang w:val="en-AU"/>
        </w:rPr>
      </w:pPr>
      <w:r>
        <w:rPr>
          <w:b/>
          <w:noProof/>
          <w:sz w:val="21"/>
          <w:szCs w:val="21"/>
          <w:lang w:val="en-US"/>
        </w:rPr>
        <w:drawing>
          <wp:inline distT="0" distB="0" distL="0" distR="0" wp14:anchorId="26B7E8F1" wp14:editId="1C5E5BAE">
            <wp:extent cx="3692769" cy="4102986"/>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5_v2.pdf"/>
                    <pic:cNvPicPr/>
                  </pic:nvPicPr>
                  <pic:blipFill>
                    <a:blip r:embed="rId14">
                      <a:extLst>
                        <a:ext uri="{28A0092B-C50C-407E-A947-70E740481C1C}">
                          <a14:useLocalDpi xmlns:a14="http://schemas.microsoft.com/office/drawing/2010/main" val="0"/>
                        </a:ext>
                      </a:extLst>
                    </a:blip>
                    <a:stretch>
                      <a:fillRect/>
                    </a:stretch>
                  </pic:blipFill>
                  <pic:spPr>
                    <a:xfrm>
                      <a:off x="0" y="0"/>
                      <a:ext cx="3699056" cy="4109972"/>
                    </a:xfrm>
                    <a:prstGeom prst="rect">
                      <a:avLst/>
                    </a:prstGeom>
                  </pic:spPr>
                </pic:pic>
              </a:graphicData>
            </a:graphic>
          </wp:inline>
        </w:drawing>
      </w:r>
    </w:p>
    <w:p w14:paraId="2FCAC5AB" w14:textId="562D74D3" w:rsidR="0023227F" w:rsidRPr="00035262" w:rsidRDefault="005B5B1A" w:rsidP="001E0B56">
      <w:pPr>
        <w:spacing w:line="480" w:lineRule="auto"/>
        <w:contextualSpacing/>
        <w:rPr>
          <w:sz w:val="21"/>
          <w:szCs w:val="21"/>
          <w:lang w:val="en-AU"/>
        </w:rPr>
      </w:pPr>
      <w:r w:rsidRPr="00A7676C">
        <w:rPr>
          <w:b/>
          <w:sz w:val="21"/>
          <w:szCs w:val="21"/>
          <w:lang w:val="en-AU"/>
        </w:rPr>
        <w:lastRenderedPageBreak/>
        <w:t xml:space="preserve">Figure </w:t>
      </w:r>
      <w:r w:rsidR="00F45EE2" w:rsidRPr="00A7676C">
        <w:rPr>
          <w:b/>
          <w:sz w:val="21"/>
          <w:szCs w:val="21"/>
          <w:lang w:val="en-AU"/>
        </w:rPr>
        <w:t>5</w:t>
      </w:r>
      <w:r w:rsidR="00123786" w:rsidRPr="00A7676C">
        <w:rPr>
          <w:sz w:val="21"/>
          <w:szCs w:val="21"/>
          <w:lang w:val="en-AU"/>
        </w:rPr>
        <w:t xml:space="preserve"> – </w:t>
      </w:r>
      <w:r w:rsidR="00B35FF3" w:rsidRPr="00A7676C">
        <w:rPr>
          <w:sz w:val="21"/>
          <w:szCs w:val="21"/>
          <w:lang w:val="en-AU"/>
        </w:rPr>
        <w:t>(</w:t>
      </w:r>
      <w:r w:rsidR="002A320C" w:rsidRPr="00A7676C">
        <w:rPr>
          <w:sz w:val="21"/>
          <w:szCs w:val="21"/>
          <w:lang w:val="en-AU"/>
        </w:rPr>
        <w:t xml:space="preserve">A) </w:t>
      </w:r>
      <w:r w:rsidR="00034A32" w:rsidRPr="00A7676C">
        <w:rPr>
          <w:sz w:val="21"/>
          <w:szCs w:val="21"/>
          <w:lang w:val="en-AU"/>
        </w:rPr>
        <w:t xml:space="preserve">Posterior mean estimates of </w:t>
      </w:r>
      <w:r w:rsidR="002773C7">
        <w:rPr>
          <w:sz w:val="21"/>
          <w:szCs w:val="21"/>
          <w:lang w:val="en-AU"/>
        </w:rPr>
        <w:t>population</w:t>
      </w:r>
      <w:r w:rsidR="00034A32" w:rsidRPr="00A7676C">
        <w:rPr>
          <w:sz w:val="21"/>
          <w:szCs w:val="21"/>
          <w:lang w:val="en-AU"/>
        </w:rPr>
        <w:t xml:space="preserve"> mass</w:t>
      </w:r>
      <w:r w:rsidR="001122BD">
        <w:rPr>
          <w:sz w:val="21"/>
          <w:szCs w:val="21"/>
          <w:lang w:val="en-AU"/>
        </w:rPr>
        <w:t xml:space="preserve"> </w:t>
      </w:r>
      <w:r w:rsidR="00034A32" w:rsidRPr="00A7676C">
        <w:rPr>
          <w:sz w:val="21"/>
          <w:szCs w:val="21"/>
          <w:lang w:val="en-AU"/>
        </w:rPr>
        <w:t>scaling exponents</w:t>
      </w:r>
      <w:r w:rsidR="002773C7">
        <w:rPr>
          <w:sz w:val="21"/>
          <w:szCs w:val="21"/>
          <w:lang w:val="en-AU"/>
        </w:rPr>
        <w:t xml:space="preserve"> (i.e. among individuals)</w:t>
      </w:r>
      <w:r w:rsidR="00074E81">
        <w:rPr>
          <w:sz w:val="21"/>
          <w:szCs w:val="21"/>
          <w:lang w:val="en-AU"/>
        </w:rPr>
        <w:t xml:space="preserve"> of</w:t>
      </w:r>
      <w:r w:rsidR="00034A32" w:rsidRPr="00A7676C">
        <w:rPr>
          <w:sz w:val="21"/>
          <w:szCs w:val="21"/>
          <w:lang w:val="en-AU"/>
        </w:rPr>
        <w:t xml:space="preserve">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074E81" w:rsidRPr="00A7676C">
        <w:rPr>
          <w:sz w:val="21"/>
          <w:szCs w:val="21"/>
          <w:lang w:val="en-AU"/>
        </w:rPr>
        <w:t>(mL)</w:t>
      </w:r>
      <w:r w:rsidR="00074E81" w:rsidRPr="00A7676C">
        <w:rPr>
          <w:sz w:val="21"/>
          <w:szCs w:val="21"/>
        </w:rPr>
        <w:t xml:space="preserve"> </w:t>
      </w:r>
      <w:r w:rsidR="00034A32" w:rsidRPr="00A7676C">
        <w:rPr>
          <w:sz w:val="21"/>
          <w:szCs w:val="21"/>
          <w:lang w:val="en-AU"/>
        </w:rPr>
        <w:t>across six measurement temperatures</w:t>
      </w:r>
      <w:r w:rsidR="00CF421A">
        <w:rPr>
          <w:sz w:val="21"/>
          <w:szCs w:val="21"/>
          <w:lang w:val="en-AU"/>
        </w:rPr>
        <w:t xml:space="preserve"> when w</w:t>
      </w:r>
      <w:r w:rsidR="00034A32" w:rsidRPr="00A7676C">
        <w:rPr>
          <w:sz w:val="21"/>
          <w:szCs w:val="21"/>
          <w:lang w:val="en-AU"/>
        </w:rPr>
        <w:t xml:space="preserve">ithin individual </w:t>
      </w:r>
      <w:r w:rsidR="00CF421A">
        <w:rPr>
          <w:sz w:val="21"/>
          <w:szCs w:val="21"/>
          <w:lang w:val="en-AU"/>
        </w:rPr>
        <w:t xml:space="preserve">variation </w:t>
      </w:r>
      <w:r w:rsidR="002773C7">
        <w:rPr>
          <w:sz w:val="21"/>
          <w:szCs w:val="21"/>
          <w:lang w:val="en-AU"/>
        </w:rPr>
        <w:t xml:space="preserve">in mass over time </w:t>
      </w:r>
      <w:r w:rsidR="00CF421A">
        <w:rPr>
          <w:sz w:val="21"/>
          <w:szCs w:val="21"/>
          <w:lang w:val="en-AU"/>
        </w:rPr>
        <w:t>has been properly partitioned</w:t>
      </w:r>
      <w:r w:rsidR="002773C7">
        <w:rPr>
          <w:sz w:val="21"/>
          <w:szCs w:val="21"/>
          <w:lang w:val="en-AU"/>
        </w:rPr>
        <w:t xml:space="preserve"> (see Statistical </w:t>
      </w:r>
      <w:r w:rsidR="001A34D9">
        <w:rPr>
          <w:sz w:val="21"/>
          <w:szCs w:val="21"/>
          <w:lang w:val="en-AU"/>
        </w:rPr>
        <w:t>A</w:t>
      </w:r>
      <w:r w:rsidR="002773C7">
        <w:rPr>
          <w:sz w:val="21"/>
          <w:szCs w:val="21"/>
          <w:lang w:val="en-AU"/>
        </w:rPr>
        <w:t>nalyses)</w:t>
      </w:r>
      <w:r w:rsidR="00CF421A">
        <w:rPr>
          <w:sz w:val="21"/>
          <w:szCs w:val="21"/>
          <w:lang w:val="en-AU"/>
        </w:rPr>
        <w:t xml:space="preserve">. </w:t>
      </w:r>
      <w:r w:rsidR="006070FC" w:rsidRPr="00A7676C">
        <w:rPr>
          <w:sz w:val="21"/>
          <w:szCs w:val="21"/>
          <w:lang w:val="en-AU"/>
        </w:rPr>
        <w:t xml:space="preserve">The dashed line represents the </w:t>
      </w:r>
      <w:r w:rsidR="002773C7">
        <w:rPr>
          <w:sz w:val="21"/>
          <w:szCs w:val="21"/>
          <w:lang w:val="en-AU"/>
        </w:rPr>
        <w:t xml:space="preserve">mass-scaling </w:t>
      </w:r>
      <w:r w:rsidR="006070FC" w:rsidRPr="00A7676C">
        <w:rPr>
          <w:sz w:val="21"/>
          <w:szCs w:val="21"/>
          <w:lang w:val="en-AU"/>
        </w:rPr>
        <w:t>exponent of 0.83 estimated for squamates from Uyeda (</w:t>
      </w:r>
      <w:r w:rsidR="00487F8D" w:rsidRPr="00A7676C">
        <w:rPr>
          <w:sz w:val="21"/>
          <w:szCs w:val="21"/>
          <w:lang w:val="en-AU"/>
        </w:rPr>
        <w:t>2017</w:t>
      </w:r>
      <w:r w:rsidR="006070FC" w:rsidRPr="00A7676C">
        <w:rPr>
          <w:sz w:val="21"/>
          <w:szCs w:val="21"/>
          <w:lang w:val="en-AU"/>
        </w:rPr>
        <w:t xml:space="preserve">). </w:t>
      </w:r>
      <w:r w:rsidR="00974F38" w:rsidRPr="00A7676C">
        <w:rPr>
          <w:sz w:val="21"/>
          <w:szCs w:val="21"/>
          <w:lang w:val="en-AU"/>
        </w:rPr>
        <w:t xml:space="preserve">Error bars represent </w:t>
      </w:r>
      <w:r w:rsidR="008D57AD" w:rsidRPr="00A7676C">
        <w:rPr>
          <w:sz w:val="21"/>
          <w:szCs w:val="21"/>
          <w:lang w:val="en-AU"/>
        </w:rPr>
        <w:t xml:space="preserve">95% </w:t>
      </w:r>
      <w:r w:rsidR="00974F38" w:rsidRPr="00A7676C">
        <w:rPr>
          <w:sz w:val="21"/>
          <w:szCs w:val="21"/>
          <w:lang w:val="en-AU"/>
        </w:rPr>
        <w:t xml:space="preserve">credible intervals. </w:t>
      </w:r>
      <w:r w:rsidR="00B35FF3" w:rsidRPr="00A7676C">
        <w:rPr>
          <w:sz w:val="21"/>
          <w:szCs w:val="21"/>
          <w:lang w:val="en-AU"/>
        </w:rPr>
        <w:t>(</w:t>
      </w:r>
      <w:r w:rsidR="002A320C" w:rsidRPr="00A7676C">
        <w:rPr>
          <w:sz w:val="21"/>
          <w:szCs w:val="21"/>
          <w:lang w:val="en-AU"/>
        </w:rPr>
        <w:t>B)</w:t>
      </w:r>
      <w:r w:rsidR="00214A84" w:rsidRPr="00A7676C">
        <w:rPr>
          <w:sz w:val="21"/>
          <w:szCs w:val="21"/>
          <w:lang w:val="en-AU"/>
        </w:rPr>
        <w:t xml:space="preserve"> Raw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 xml:space="preserve">plotted against log body mass for a random subset of </w:t>
      </w:r>
      <w:r w:rsidR="005F21E8" w:rsidRPr="00A7676C">
        <w:rPr>
          <w:sz w:val="21"/>
          <w:szCs w:val="21"/>
          <w:lang w:val="en-AU"/>
        </w:rPr>
        <w:t>20</w:t>
      </w:r>
      <w:r w:rsidR="00214A84" w:rsidRPr="00A7676C">
        <w:rPr>
          <w:sz w:val="21"/>
          <w:szCs w:val="21"/>
          <w:lang w:val="en-AU"/>
        </w:rPr>
        <w:t xml:space="preserve"> individuals across six measurement temperatures. Each uniquely coloured point represents one individual.</w:t>
      </w:r>
      <w:r w:rsidR="00A22440">
        <w:rPr>
          <w:sz w:val="21"/>
          <w:szCs w:val="21"/>
          <w:lang w:val="en-AU"/>
        </w:rPr>
        <w:t xml:space="preserve"> Parameter estimates and credible intervals are presented in Table 4. </w:t>
      </w:r>
      <w:r w:rsidR="00214A84" w:rsidRPr="00A7676C">
        <w:rPr>
          <w:sz w:val="21"/>
          <w:szCs w:val="21"/>
          <w:lang w:val="en-AU"/>
        </w:rPr>
        <w:t xml:space="preserve">Thick bold line represents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A7676C" w:rsidRPr="00A7676C">
        <w:rPr>
          <w:sz w:val="21"/>
          <w:szCs w:val="21"/>
        </w:rPr>
        <w:t xml:space="preserve"> </w:t>
      </w:r>
      <w:r w:rsidR="00214A84" w:rsidRPr="00A7676C">
        <w:rPr>
          <w:sz w:val="21"/>
          <w:szCs w:val="21"/>
          <w:lang w:val="en-AU"/>
        </w:rPr>
        <w:t xml:space="preserve">over log body mass across all individuals. Faint grey lines represent the change in </w:t>
      </w:r>
      <w:r w:rsidR="00A7676C" w:rsidRPr="00A7676C">
        <w:rPr>
          <w:sz w:val="21"/>
          <w:szCs w:val="21"/>
          <w:lang w:val="en-AU"/>
        </w:rPr>
        <w:t xml:space="preserve">log </w:t>
      </w:r>
      <m:oMath>
        <m:sSub>
          <m:sSubPr>
            <m:ctrlPr>
              <w:rPr>
                <w:rFonts w:ascii="Cambria Math" w:eastAsiaTheme="minorEastAsia" w:hAnsi="Cambria Math" w:cstheme="minorBidi"/>
                <w:i/>
                <w:sz w:val="21"/>
                <w:szCs w:val="21"/>
                <w:lang w:val="en-AU"/>
              </w:rPr>
            </m:ctrlPr>
          </m:sSubPr>
          <m:e>
            <m:acc>
              <m:accPr>
                <m:chr m:val="̇"/>
                <m:ctrlPr>
                  <w:rPr>
                    <w:rFonts w:ascii="Cambria Math" w:hAnsi="Cambria Math"/>
                    <w:i/>
                    <w:sz w:val="21"/>
                    <w:szCs w:val="21"/>
                  </w:rPr>
                </m:ctrlPr>
              </m:accPr>
              <m:e>
                <m:r>
                  <w:rPr>
                    <w:rFonts w:ascii="Cambria Math" w:hAnsi="Cambria Math"/>
                    <w:sz w:val="21"/>
                    <w:szCs w:val="21"/>
                  </w:rPr>
                  <m:t>V</m:t>
                </m:r>
              </m:e>
            </m:acc>
          </m:e>
          <m:sub>
            <m:sSub>
              <m:sSubPr>
                <m:ctrlPr>
                  <w:rPr>
                    <w:rFonts w:ascii="Cambria Math" w:eastAsiaTheme="minorEastAsia" w:hAnsi="Cambria Math" w:cstheme="minorBidi"/>
                    <w:i/>
                    <w:sz w:val="21"/>
                    <w:szCs w:val="21"/>
                    <w:lang w:val="en-AU"/>
                  </w:rPr>
                </m:ctrlPr>
              </m:sSubPr>
              <m:e>
                <m:r>
                  <w:rPr>
                    <w:rFonts w:ascii="Cambria Math" w:hAnsi="Cambria Math"/>
                    <w:sz w:val="21"/>
                    <w:szCs w:val="21"/>
                  </w:rPr>
                  <m:t>CO</m:t>
                </m:r>
              </m:e>
              <m:sub>
                <m:r>
                  <w:rPr>
                    <w:rFonts w:ascii="Cambria Math" w:hAnsi="Cambria Math"/>
                    <w:sz w:val="21"/>
                    <w:szCs w:val="21"/>
                  </w:rPr>
                  <m:t>2</m:t>
                </m:r>
              </m:sub>
            </m:sSub>
          </m:sub>
        </m:sSub>
      </m:oMath>
      <w:r w:rsidR="00214A84" w:rsidRPr="00A7676C">
        <w:rPr>
          <w:sz w:val="21"/>
          <w:szCs w:val="21"/>
          <w:lang w:val="en-AU"/>
        </w:rPr>
        <w:t>over log body mass within an individual</w:t>
      </w:r>
      <w:r w:rsidR="000272F9" w:rsidRPr="00A7676C">
        <w:rPr>
          <w:sz w:val="21"/>
          <w:szCs w:val="21"/>
          <w:lang w:val="en-AU"/>
        </w:rPr>
        <w:t>.</w:t>
      </w:r>
    </w:p>
    <w:p w14:paraId="596FED92" w14:textId="77777777" w:rsidR="00444B65" w:rsidRDefault="00444B65" w:rsidP="001E0B56">
      <w:pPr>
        <w:pStyle w:val="Heading1"/>
        <w:spacing w:line="480" w:lineRule="auto"/>
        <w:contextualSpacing/>
        <w:rPr>
          <w:lang w:val="en-AU"/>
        </w:rPr>
      </w:pPr>
      <w:r>
        <w:rPr>
          <w:lang w:val="en-AU"/>
        </w:rPr>
        <w:t>Discussion</w:t>
      </w:r>
    </w:p>
    <w:p w14:paraId="6459C7B6" w14:textId="3FC7C063" w:rsidR="008A25FA" w:rsidRDefault="00B62207" w:rsidP="001E0B56">
      <w:pPr>
        <w:spacing w:line="480" w:lineRule="auto"/>
        <w:contextualSpacing/>
        <w:rPr>
          <w:lang w:val="en-AU"/>
        </w:rPr>
      </w:pPr>
      <w:r>
        <w:rPr>
          <w:lang w:val="en-AU"/>
        </w:rPr>
        <w:t xml:space="preserve">Our results show </w:t>
      </w:r>
      <w:r w:rsidR="000A0AFD">
        <w:rPr>
          <w:lang w:val="en-AU"/>
        </w:rPr>
        <w:t>that metabolic thermal plasticity</w:t>
      </w:r>
      <w:r w:rsidR="00794CD4">
        <w:rPr>
          <w:lang w:val="en-AU"/>
        </w:rPr>
        <w:t xml:space="preserve"> (</w:t>
      </w:r>
      <w:r w:rsidR="000A0AFD">
        <w:rPr>
          <w:lang w:val="en-AU"/>
        </w:rPr>
        <w:t xml:space="preserve">individual </w:t>
      </w:r>
      <w:r w:rsidR="00794CD4">
        <w:rPr>
          <w:lang w:val="en-AU"/>
        </w:rPr>
        <w:t>slopes)</w:t>
      </w:r>
      <w:r w:rsidR="000A0AFD">
        <w:rPr>
          <w:lang w:val="en-AU"/>
        </w:rPr>
        <w:t xml:space="preserve"> were significantly repeatable over the 4 months of study</w:t>
      </w:r>
      <w:r w:rsidR="000A0AFD">
        <w:rPr>
          <w:rStyle w:val="CommentReference"/>
          <w:rFonts w:eastAsiaTheme="minorEastAsia" w:cstheme="minorBidi"/>
          <w:lang w:val="en-AU"/>
        </w:rPr>
        <w:t>.</w:t>
      </w:r>
      <w:r w:rsidR="000A0AFD">
        <w:rPr>
          <w:lang w:val="en-AU"/>
        </w:rPr>
        <w:t xml:space="preserve"> </w:t>
      </w:r>
      <w:r w:rsidR="00794CD4">
        <w:rPr>
          <w:lang w:val="en-AU"/>
        </w:rPr>
        <w:t xml:space="preserve">Moreover, the </w:t>
      </w:r>
      <w:r w:rsidR="000A0AFD">
        <w:rPr>
          <w:lang w:val="en-AU"/>
        </w:rPr>
        <w:t>r</w:t>
      </w:r>
      <w:r w:rsidR="003A3B49">
        <w:rPr>
          <w:lang w:val="en-AU"/>
        </w:rPr>
        <w:t xml:space="preserve">epeatability </w:t>
      </w:r>
      <w:r w:rsidR="000A0AFD">
        <w:rPr>
          <w:lang w:val="en-AU"/>
        </w:rPr>
        <w:t>of</w:t>
      </w:r>
      <w:r w:rsidR="003A3B49">
        <w:rPr>
          <w:lang w:val="en-AU"/>
        </w:rPr>
        <w:t xml:space="preserve"> average SMR</w:t>
      </w:r>
      <w:r w:rsidR="00794CD4">
        <w:rPr>
          <w:lang w:val="en-AU"/>
        </w:rPr>
        <w:t xml:space="preserve"> (individual intercepts)</w:t>
      </w:r>
      <w:r w:rsidR="003A3B49">
        <w:rPr>
          <w:lang w:val="en-AU"/>
        </w:rPr>
        <w:t xml:space="preserve"> increased with temperature</w:t>
      </w:r>
      <w:r w:rsidR="00794CD4">
        <w:rPr>
          <w:lang w:val="en-AU"/>
        </w:rPr>
        <w:t xml:space="preserve"> which</w:t>
      </w:r>
      <w:r w:rsidR="003A3B49">
        <w:rPr>
          <w:lang w:val="en-AU"/>
        </w:rPr>
        <w:t xml:space="preserve"> </w:t>
      </w:r>
      <w:r w:rsidR="00794CD4">
        <w:rPr>
          <w:lang w:val="en-AU"/>
        </w:rPr>
        <w:t xml:space="preserve">was </w:t>
      </w:r>
      <w:r w:rsidR="003A3B49">
        <w:rPr>
          <w:lang w:val="en-AU"/>
        </w:rPr>
        <w:t xml:space="preserve">largely due to </w:t>
      </w:r>
      <w:r w:rsidR="00794CD4">
        <w:rPr>
          <w:lang w:val="en-AU"/>
        </w:rPr>
        <w:t xml:space="preserve">a </w:t>
      </w:r>
      <w:r w:rsidR="003A3B49">
        <w:rPr>
          <w:lang w:val="en-AU"/>
        </w:rPr>
        <w:t>decrease</w:t>
      </w:r>
      <w:r w:rsidR="00794CD4">
        <w:rPr>
          <w:lang w:val="en-AU"/>
        </w:rPr>
        <w:t xml:space="preserve"> in </w:t>
      </w:r>
      <w:r w:rsidR="003A3B49">
        <w:rPr>
          <w:lang w:val="en-AU"/>
        </w:rPr>
        <w:t xml:space="preserve">within-individual variance. </w:t>
      </w:r>
      <w:r w:rsidR="00180EEA">
        <w:rPr>
          <w:lang w:val="en-AU"/>
        </w:rPr>
        <w:t>C</w:t>
      </w:r>
      <w:r w:rsidR="00CE074E">
        <w:rPr>
          <w:lang w:val="en-AU"/>
        </w:rPr>
        <w:t xml:space="preserve">ross-temperature correlations of </w:t>
      </w:r>
      <w:r w:rsidR="00E17B36">
        <w:rPr>
          <w:lang w:val="en-AU"/>
        </w:rPr>
        <w:t xml:space="preserve">SMR </w:t>
      </w:r>
      <w:r w:rsidR="00CE074E">
        <w:rPr>
          <w:lang w:val="en-AU"/>
        </w:rPr>
        <w:t xml:space="preserve">were </w:t>
      </w:r>
      <w:r w:rsidR="00FA2E9C">
        <w:rPr>
          <w:lang w:val="en-AU"/>
        </w:rPr>
        <w:t xml:space="preserve">all </w:t>
      </w:r>
      <w:r w:rsidR="00CE074E">
        <w:rPr>
          <w:lang w:val="en-AU"/>
        </w:rPr>
        <w:t xml:space="preserve">positive at the among- and within-individual level. However, the strength of these correlations was not uniform across all temperatures and differed between the character-state and function-valued approach. </w:t>
      </w:r>
      <w:r w:rsidR="00794CD4">
        <w:rPr>
          <w:lang w:val="en-AU"/>
        </w:rPr>
        <w:t>P</w:t>
      </w:r>
      <w:r w:rsidR="00E17B36">
        <w:rPr>
          <w:lang w:val="en-AU"/>
        </w:rPr>
        <w:t>opulation</w:t>
      </w:r>
      <w:r w:rsidR="003B1E2E">
        <w:rPr>
          <w:lang w:val="en-AU"/>
        </w:rPr>
        <w:t xml:space="preserve"> </w:t>
      </w:r>
      <w:r w:rsidR="00BE7EF0">
        <w:rPr>
          <w:lang w:val="en-AU"/>
        </w:rPr>
        <w:t>mass</w:t>
      </w:r>
      <w:r w:rsidR="004F6A4B">
        <w:rPr>
          <w:lang w:val="en-AU"/>
        </w:rPr>
        <w:t xml:space="preserve"> </w:t>
      </w:r>
      <w:r w:rsidR="00BE7EF0">
        <w:rPr>
          <w:lang w:val="en-AU"/>
        </w:rPr>
        <w:t xml:space="preserve">scaling exponents </w:t>
      </w:r>
      <w:r w:rsidR="00794CD4">
        <w:rPr>
          <w:lang w:val="en-AU"/>
        </w:rPr>
        <w:t xml:space="preserve">were not strongly affected by temperature. They </w:t>
      </w:r>
      <w:r w:rsidR="00BE7EF0">
        <w:rPr>
          <w:lang w:val="en-AU"/>
        </w:rPr>
        <w:t xml:space="preserve">were </w:t>
      </w:r>
      <w:r w:rsidR="00794CD4">
        <w:rPr>
          <w:lang w:val="en-AU"/>
        </w:rPr>
        <w:t xml:space="preserve">also </w:t>
      </w:r>
      <w:r w:rsidR="00BE7EF0">
        <w:rPr>
          <w:lang w:val="en-AU"/>
        </w:rPr>
        <w:t xml:space="preserve">more precise and in line with values reported for </w:t>
      </w:r>
      <w:r w:rsidR="00E17B36">
        <w:rPr>
          <w:lang w:val="en-AU"/>
        </w:rPr>
        <w:t>squamates</w:t>
      </w:r>
      <w:r w:rsidR="00BE7EF0">
        <w:rPr>
          <w:lang w:val="en-AU"/>
        </w:rPr>
        <w:t xml:space="preserve"> when</w:t>
      </w:r>
      <w:r w:rsidR="003B1E2E">
        <w:rPr>
          <w:lang w:val="en-AU"/>
        </w:rPr>
        <w:t xml:space="preserve"> within</w:t>
      </w:r>
      <w:r w:rsidR="00D907AC">
        <w:rPr>
          <w:lang w:val="en-AU"/>
        </w:rPr>
        <w:t>-</w:t>
      </w:r>
      <w:r w:rsidR="003B1E2E">
        <w:rPr>
          <w:lang w:val="en-AU"/>
        </w:rPr>
        <w:t xml:space="preserve">individual </w:t>
      </w:r>
      <w:r w:rsidR="00180EEA">
        <w:rPr>
          <w:lang w:val="en-AU"/>
        </w:rPr>
        <w:t>variation</w:t>
      </w:r>
      <w:r w:rsidR="00BE7EF0">
        <w:rPr>
          <w:lang w:val="en-AU"/>
        </w:rPr>
        <w:t xml:space="preserve"> </w:t>
      </w:r>
      <w:r w:rsidR="00180EEA">
        <w:rPr>
          <w:lang w:val="en-AU"/>
        </w:rPr>
        <w:t xml:space="preserve">was </w:t>
      </w:r>
      <w:r w:rsidR="00BE7EF0">
        <w:rPr>
          <w:lang w:val="en-AU"/>
        </w:rPr>
        <w:t>partitioned out</w:t>
      </w:r>
      <w:r w:rsidR="003B1E2E">
        <w:rPr>
          <w:lang w:val="en-AU"/>
        </w:rPr>
        <w:t xml:space="preserve">. </w:t>
      </w:r>
      <w:r>
        <w:rPr>
          <w:lang w:val="en-AU"/>
        </w:rPr>
        <w:t xml:space="preserve">Below we </w:t>
      </w:r>
      <w:r w:rsidR="0076240F">
        <w:rPr>
          <w:lang w:val="en-AU"/>
        </w:rPr>
        <w:t xml:space="preserve">discuss </w:t>
      </w:r>
      <w:r w:rsidR="00302DDC">
        <w:rPr>
          <w:lang w:val="en-AU"/>
        </w:rPr>
        <w:t>the implications of our results</w:t>
      </w:r>
      <w:r>
        <w:rPr>
          <w:lang w:val="en-AU"/>
        </w:rPr>
        <w:t xml:space="preserve"> </w:t>
      </w:r>
      <w:r w:rsidR="0076240F">
        <w:rPr>
          <w:lang w:val="en-AU"/>
        </w:rPr>
        <w:t xml:space="preserve">for </w:t>
      </w:r>
      <w:r>
        <w:rPr>
          <w:lang w:val="en-AU"/>
        </w:rPr>
        <w:t>understanding how plasticity may evolve</w:t>
      </w:r>
      <w:r w:rsidR="0076240F">
        <w:rPr>
          <w:lang w:val="en-AU"/>
        </w:rPr>
        <w:t>,</w:t>
      </w:r>
      <w:r>
        <w:rPr>
          <w:lang w:val="en-AU"/>
        </w:rPr>
        <w:t xml:space="preserve"> and how </w:t>
      </w:r>
      <w:r w:rsidR="00E17B36">
        <w:rPr>
          <w:lang w:val="en-AU"/>
        </w:rPr>
        <w:t xml:space="preserve">SMR </w:t>
      </w:r>
      <w:r>
        <w:rPr>
          <w:lang w:val="en-AU"/>
        </w:rPr>
        <w:t xml:space="preserve">scales at different hierarchical levels. </w:t>
      </w:r>
    </w:p>
    <w:p w14:paraId="1FC095EA" w14:textId="77777777" w:rsidR="00986AC3" w:rsidRDefault="00986AC3" w:rsidP="001E0B56">
      <w:pPr>
        <w:spacing w:line="480" w:lineRule="auto"/>
        <w:contextualSpacing/>
        <w:rPr>
          <w:lang w:val="en-AU"/>
        </w:rPr>
      </w:pPr>
    </w:p>
    <w:p w14:paraId="4C11529C" w14:textId="052A118D" w:rsidR="00444B65" w:rsidRDefault="00444B65" w:rsidP="001E0B56">
      <w:pPr>
        <w:pStyle w:val="Heading2"/>
        <w:spacing w:line="480" w:lineRule="auto"/>
        <w:contextualSpacing/>
        <w:rPr>
          <w:lang w:val="en-AU"/>
        </w:rPr>
      </w:pPr>
      <w:r>
        <w:rPr>
          <w:lang w:val="en-AU"/>
        </w:rPr>
        <w:t xml:space="preserve">Consistent variation in </w:t>
      </w:r>
      <w:r w:rsidR="00E17B36">
        <w:rPr>
          <w:lang w:val="en-AU"/>
        </w:rPr>
        <w:t>metabolic thermal plasticity</w:t>
      </w:r>
    </w:p>
    <w:p w14:paraId="2FF264D2" w14:textId="7F3756F2" w:rsidR="001C289B" w:rsidRDefault="00674D49" w:rsidP="001E0B56">
      <w:pPr>
        <w:pStyle w:val="Thesisnormal"/>
        <w:spacing w:line="480" w:lineRule="auto"/>
        <w:contextualSpacing/>
      </w:pPr>
      <w:r>
        <w:t xml:space="preserve">Consistent among-individual variation is a key prerequisite for any trait to evolve and sets the ‘upper limit of heritability’ because it is the raw material that natural selection acts on </w:t>
      </w:r>
      <w:r>
        <w:lastRenderedPageBreak/>
        <w:t>(</w:t>
      </w:r>
      <w:r>
        <w:fldChar w:fldCharType="begin" w:fldLock="1"/>
      </w:r>
      <w:r w:rsidR="001C289B">
        <w:instrText xml:space="preserve"> ADDIN PAPERS2_CITATIONS &lt;citation&gt;&lt;priority&gt;0&lt;/priority&gt;&lt;uuid&gt;27B4FBFC-E82B-42A7-9DC4-DB7884920915&lt;/uuid&gt;&lt;publications&gt;&lt;publication&gt;&lt;subtype&gt;400&lt;/subtype&gt;&lt;title&gt;The Problem of Environment and Selection&lt;/title&gt;&lt;url&gt;http://gateway.webofknowledge.com/gateway/Gateway.cgi?GWVersion=2&amp;amp;SrcAuth=mekentosj&amp;amp;SrcApp=Papers&amp;amp;DestLinkType=FullRecord&amp;amp;DestApp=WOS&amp;amp;KeyUT=A1952UY00500003&lt;/url&gt;&lt;volume&gt;86&lt;/volume&gt;&lt;publication_date&gt;99195200001200000000200000&lt;/publication_date&gt;&lt;uuid&gt;D26D183C-193D-42C8-BDCE-3C65CBE863DF&lt;/uuid&gt;&lt;type&gt;400&lt;/type&gt;&lt;number&gt;830&lt;/number&gt;&lt;startpage&gt;293&lt;/startpage&gt;&lt;endpage&gt;298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alconer&lt;/lastName&gt;&lt;firstName&gt;D&lt;/firstName&gt;&lt;middleNames&gt;S&lt;/middleNames&gt;&lt;/author&gt;&lt;/authors&gt;&lt;/publication&gt;&lt;/publications&gt;&lt;cites&gt;&lt;/cites&gt;&lt;/citation&gt;</w:instrText>
      </w:r>
      <w:r>
        <w:fldChar w:fldCharType="separate"/>
      </w:r>
      <w:r w:rsidR="001C289B">
        <w:rPr>
          <w:rFonts w:eastAsiaTheme="minorHAnsi"/>
          <w:lang w:val="en-GB"/>
        </w:rPr>
        <w:t>Falconer 1952</w:t>
      </w:r>
      <w:r>
        <w:fldChar w:fldCharType="end"/>
      </w:r>
      <w:r>
        <w:t xml:space="preserve">, c.f. </w:t>
      </w:r>
      <w:r>
        <w:fldChar w:fldCharType="begin" w:fldLock="1"/>
      </w:r>
      <w:r w:rsidR="001C289B">
        <w:instrText xml:space="preserve"> ADDIN PAPERS2_CITATIONS &lt;citation&gt;&lt;priority&gt;0&lt;/priority&gt;&lt;uuid&gt;1090CBB9-960D-4E36-A994-2DFB01F9D7AB&lt;/uuid&gt;&lt;publications&gt;&lt;publication&gt;&lt;subtype&gt;400&lt;/subtype&gt;&lt;title&gt;Repeatability estimates do not always set an upper limit to heritability&lt;/title&gt;&lt;url&gt;http://doi.wiley.com/10.1046/j.1365-2435.2002.00621.x&lt;/url&gt;&lt;volume&gt;16&lt;/volume&gt;&lt;publication_date&gt;99200204001200000000220000&lt;/publication_date&gt;&lt;uuid&gt;81F0061B-583D-4BF8-8333-0593FBAEEAC9&lt;/uuid&gt;&lt;version&gt;3&lt;/version&gt;&lt;type&gt;400&lt;/type&gt;&lt;number&gt;2&lt;/number&gt;&lt;citekey&gt;MR:2002bn&lt;/citekey&gt;&lt;doi&gt;10.1046/j.1365-2435.2002.00621.x&lt;/doi&gt;&lt;startpage&gt;273&lt;/startpage&gt;&lt;endpage&gt;280&lt;/endpage&gt;&lt;bundle&gt;&lt;publication&gt;&lt;title&gt;Functional Ecology&lt;/title&gt;&lt;uuid&gt;6C8EC5AD-2EA3-49E8-9900-637D53C3674F&lt;/uuid&gt;&lt;subtype&gt;-100&lt;/subtype&gt;&lt;publisher&gt;Blackwell Publishing Ltd&lt;/publisher&gt;&lt;type&gt;-100&lt;/type&gt;&lt;/publication&gt;&lt;/bundle&gt;&lt;authors&gt;&lt;author&gt;&lt;lastName&gt;Dohm&lt;/lastName&gt;&lt;firstName&gt;Michael&lt;/firstName&gt;&lt;middleNames&gt;R&lt;/middleNames&gt;&lt;/author&gt;&lt;/authors&gt;&lt;/publication&gt;&lt;/publications&gt;&lt;cites&gt;&lt;/cites&gt;&lt;/citation&gt;</w:instrText>
      </w:r>
      <w:r>
        <w:fldChar w:fldCharType="separate"/>
      </w:r>
      <w:r w:rsidR="001C289B">
        <w:rPr>
          <w:rFonts w:eastAsiaTheme="minorHAnsi"/>
          <w:lang w:val="en-GB"/>
        </w:rPr>
        <w:t>Dohm 2002</w:t>
      </w:r>
      <w:r>
        <w:fldChar w:fldCharType="end"/>
      </w:r>
      <w:r>
        <w:t xml:space="preserve">). Our findings show </w:t>
      </w:r>
      <w:r w:rsidR="00E17B36">
        <w:t>individual slopes</w:t>
      </w:r>
      <w:r>
        <w:t xml:space="preserve"> </w:t>
      </w:r>
      <w:r w:rsidR="00A36C36">
        <w:t xml:space="preserve">were </w:t>
      </w:r>
      <w:r>
        <w:t xml:space="preserve">significantly repeatable over time, in other words, there was consistent among-individual differences in </w:t>
      </w:r>
      <w:r w:rsidR="00E17B36">
        <w:t xml:space="preserve">metabolic thermal </w:t>
      </w:r>
      <w:r>
        <w:t xml:space="preserve">plasticity. </w:t>
      </w:r>
      <w:r w:rsidR="009929BC" w:rsidRPr="00E10A14">
        <w:t>As</w:t>
      </w:r>
      <w:r w:rsidR="009929BC">
        <w:t xml:space="preserve"> temperatures became hotter, </w:t>
      </w:r>
      <w:r>
        <w:t xml:space="preserve">an individual’s </w:t>
      </w:r>
      <w:r w:rsidR="00E17B36">
        <w:t xml:space="preserve">SMR </w:t>
      </w:r>
      <w:r>
        <w:t>had greater predictability</w:t>
      </w:r>
      <w:r w:rsidR="001A34D9">
        <w:t xml:space="preserve"> (reduced within-individual variance)</w:t>
      </w:r>
      <w:r>
        <w:t xml:space="preserve">. </w:t>
      </w:r>
      <w:r w:rsidR="00542788">
        <w:t>M</w:t>
      </w:r>
      <w:r>
        <w:t>acronutrient</w:t>
      </w:r>
      <w:r w:rsidR="00542788">
        <w:t xml:space="preserve"> breakdown</w:t>
      </w:r>
      <w:r>
        <w:t xml:space="preserve"> and the production of ATP may be at </w:t>
      </w:r>
      <w:r w:rsidR="00FF20F4">
        <w:t>homeostatic</w:t>
      </w:r>
      <w:r>
        <w:t xml:space="preserve"> balance at warmer temperatures </w:t>
      </w:r>
      <w:r w:rsidR="00542788">
        <w:t>promoting</w:t>
      </w:r>
      <w:r>
        <w:t xml:space="preserve"> consisten</w:t>
      </w:r>
      <w:r w:rsidR="00542788">
        <w:t>t metabolic rate</w:t>
      </w:r>
      <w:r>
        <w:t xml:space="preserve"> within individuals </w:t>
      </w:r>
      <w:r>
        <w:fldChar w:fldCharType="begin" w:fldLock="1"/>
      </w:r>
      <w:r w:rsidR="001C289B">
        <w:instrText xml:space="preserve"> ADDIN PAPERS2_CITATIONS &lt;citation&gt;&lt;priority&gt;0&lt;/priority&gt;&lt;uuid&gt;BDE8D8A9-C897-4B8B-95F0-ABDE2F7D5BD3&lt;/uuid&gt;&lt;publications&gt;&lt;publication&gt;&lt;subtype&gt;400&lt;/subtype&gt;&lt;title&gt;Temperature Adaptation of Enzymes: Biological Optimization Through Structure-Function </w:instrText>
      </w:r>
    </w:p>
    <w:p w14:paraId="319ADFAB" w14:textId="77777777" w:rsidR="001C289B" w:rsidRDefault="001C289B" w:rsidP="001E0B56">
      <w:pPr>
        <w:pStyle w:val="Thesisnormal"/>
        <w:spacing w:line="480" w:lineRule="auto"/>
        <w:contextualSpacing/>
      </w:pPr>
      <w:r>
        <w:instrText>Compromises </w:instrText>
      </w:r>
    </w:p>
    <w:p w14:paraId="42A91178" w14:textId="41CE096E" w:rsidR="00FF20F4" w:rsidRDefault="001C289B" w:rsidP="001E0B56">
      <w:pPr>
        <w:pStyle w:val="Thesisnormal"/>
        <w:spacing w:line="480" w:lineRule="auto"/>
        <w:contextualSpacing/>
      </w:pPr>
      <w:r>
        <w:instrText>&lt;/title&gt;&lt;url&gt;https://www.jstor.org/stable/pdf/2096741.pdf?refreqid=excelsior%3A3129b6b61e7537ff1d4d5a4a8e0f42dd&lt;/url&gt;&lt;publication_date&gt;99197800001200000000200000&lt;/publication_date&gt;&lt;uuid&gt;5756741D-528C-4748-904D-7C690410B88B&lt;/uuid&gt;&lt;type&gt;400&lt;/type&gt;&lt;startpage&gt;1&lt;/startpage&gt;&lt;endpage&gt;30&lt;/endpage&gt;&lt;bundle&gt;&lt;publication&gt;&lt;title&gt;Annual Review of Ecology and Systematics&lt;/title&gt;&lt;uuid&gt;BFC5F3E0-270B-4B17-9A5C-9B14EC0C2048&lt;/uuid&gt;&lt;subtype&gt;-100&lt;/subtype&gt;&lt;type&gt;-100&lt;/type&gt;&lt;/publication&gt;&lt;/bundle&gt;&lt;authors&gt;&lt;author&gt;&lt;lastName&gt;Somero&lt;/lastName&gt;&lt;firstName&gt;George&lt;/firstName&gt;&lt;middleNames&gt;N&lt;/middleNames&gt;&lt;/author&gt;&lt;/authors&gt;&lt;/publication&gt;&lt;/publications&gt;&lt;cites&gt;&lt;/cites&gt;&lt;/citation&gt;</w:instrText>
      </w:r>
      <w:r w:rsidR="00674D49">
        <w:fldChar w:fldCharType="separate"/>
      </w:r>
      <w:r w:rsidR="004F7C3B">
        <w:rPr>
          <w:rFonts w:eastAsiaTheme="minorHAnsi"/>
          <w:lang w:val="en-US"/>
        </w:rPr>
        <w:t>(Somero 1978)</w:t>
      </w:r>
      <w:r w:rsidR="00674D49">
        <w:fldChar w:fldCharType="end"/>
      </w:r>
      <w:r w:rsidR="00674D49">
        <w:t xml:space="preserve">. </w:t>
      </w:r>
      <w:r w:rsidR="00E17B36">
        <w:t>In support of this</w:t>
      </w:r>
      <w:r w:rsidR="00674D49">
        <w:t xml:space="preserve">, 32ºC is well within the range of preferred temperatures of this species where biochemical activities are likely to be operating optimally </w:t>
      </w:r>
      <w:r w:rsidR="00674D49">
        <w:rPr>
          <w:rFonts w:eastAsiaTheme="minorHAnsi"/>
          <w:lang w:val="en-US"/>
        </w:rPr>
        <w:fldChar w:fldCharType="begin" w:fldLock="1"/>
      </w:r>
      <w:r>
        <w:rPr>
          <w:rFonts w:eastAsiaTheme="minorHAnsi"/>
          <w:lang w:val="en-US"/>
        </w:rPr>
        <w:instrText xml:space="preserve"> ADDIN PAPERS2_CITATIONS &lt;citation&gt;&lt;priority&gt;45&lt;/priority&gt;&lt;uuid&gt;CC56FF1D-CEB3-40E6-8866-238B7278C98D&lt;/uuid&gt;&lt;publications&gt;&lt;publication&gt;&lt;subtype&gt;400&lt;/subtype&gt;&lt;title&gt;Repeatability and correlation of physiological traits: Do ectotherms have a “thermal type”?&lt;/title&gt;&lt;url&gt;http://doi.wiley.com/10.1002/ece3.2632&lt;/url&gt;&lt;volume&gt;7&lt;/volume&gt;&lt;publication_date&gt;99201612221200000000222000&lt;/publication_date&gt;&lt;uuid&gt;AD5763B9-3B75-4D9B-B9AC-730ED6F7CFAD&lt;/uuid&gt;&lt;type&gt;400&lt;/type&gt;&lt;number&gt;2&lt;/number&gt;&lt;citekey&gt;Goulet:2016dt&lt;/citekey&gt;&lt;doi&gt;10.1002/ece3.2632&lt;/doi&gt;&lt;startpage&gt;710&lt;/startpage&gt;&lt;endpage&gt;719&lt;/endpage&gt;&lt;bundle&gt;&lt;publication&gt;&lt;title&gt;Ecology and evolution&lt;/title&gt;&lt;uuid&gt;10F44489-5DAE-4EE2-9272-4E8B105F6FFF&lt;/uuid&gt;&lt;subtype&gt;-100&lt;/subtype&gt;&lt;type&gt;-100&lt;/type&gt;&lt;/publication&gt;&lt;/bundle&gt;&lt;authors&gt;&lt;author&gt;&lt;lastName&gt;Goulet&lt;/lastName&gt;&lt;firstName&gt;Celine&lt;/firstName&gt;&lt;middleNames&gt;T&lt;/middleNames&gt;&lt;/author&gt;&lt;author&gt;&lt;lastName&gt;Thompson&lt;/lastName&gt;&lt;firstName&gt;Michael&lt;/firstName&gt;&lt;middleNames&gt;B&lt;/middleNames&gt;&lt;/author&gt;&lt;author&gt;&lt;lastName&gt;Chapple&lt;/lastName&gt;&lt;firstName&gt;David&lt;/firstName&gt;&lt;middleNames&gt;G&lt;/middleNames&gt;&lt;/author&gt;&lt;/authors&gt;&lt;/publication&gt;&lt;publication&gt;&lt;subtype&gt;400&lt;/subtype&gt;&lt;title&gt;Performance correlates of resting metabolic rate in garden skinks Lampropholis delicata&lt;/title&gt;&lt;url&gt;http://link.springer.com/10.1007/s00360-012-0736-x&lt;/url&gt;&lt;volume&gt;183&lt;/volume&gt;&lt;publication_date&gt;99201307001200000000220000&lt;/publication_date&gt;&lt;uuid&gt;E69E9FA7-07CC-498C-B982-E2CF3E31E064&lt;/uuid&gt;&lt;type&gt;400&lt;/type&gt;&lt;number&gt;5&lt;/number&gt;&lt;citekey&gt;Merritt:2013cba&lt;/citekey&gt;&lt;doi&gt;10.1007/s00360-012-0736-x&lt;/doi&gt;&lt;startpage&gt;663&lt;/startpage&gt;&lt;endpage&gt;673&lt;/endpage&gt;&lt;bundle&gt;&lt;publication&gt;&lt;title&gt;Journal of Comparative Physiology B&lt;/title&gt;&lt;uuid&gt;291C23EF-5FDF-41B7-9319-8986E2922914&lt;/uuid&gt;&lt;subtype&gt;-100&lt;/subtype&gt;&lt;type&gt;-100&lt;/type&gt;&lt;/publication&gt;&lt;/bundle&gt;&lt;authors&gt;&lt;author&gt;&lt;lastName&gt;Merritt&lt;/lastName&gt;&lt;firstName&gt;Lucy&lt;/firstName&gt;&lt;/author&gt;&lt;author&gt;&lt;lastName&gt;Matthews&lt;/lastName&gt;&lt;firstName&gt;Philip&lt;/firstName&gt;&lt;middleNames&gt;G D&lt;/middleNames&gt;&lt;/author&gt;&lt;author&gt;&lt;lastName&gt;White&lt;/lastName&gt;&lt;firstName&gt;Craig&lt;/firstName&gt;&lt;middleNames&gt;R&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(Merritt, Matthews &amp; White 2013; Goulet, Thompson &amp; Chapple 2016)</w:t>
      </w:r>
      <w:r w:rsidR="00674D49">
        <w:rPr>
          <w:rFonts w:eastAsiaTheme="minorHAnsi"/>
          <w:lang w:val="en-US"/>
        </w:rPr>
        <w:fldChar w:fldCharType="end"/>
      </w:r>
      <w:r w:rsidR="00674D49">
        <w:t>. The compound</w:t>
      </w:r>
      <w:r w:rsidR="00542788">
        <w:t>ing</w:t>
      </w:r>
      <w:r w:rsidR="00674D49">
        <w:t xml:space="preserve"> effect</w:t>
      </w:r>
      <w:r w:rsidR="00542788">
        <w:t>s</w:t>
      </w:r>
      <w:r w:rsidR="00674D49">
        <w:t xml:space="preserve"> of high among-individual and low within-individual variation </w:t>
      </w:r>
      <w:r w:rsidR="00542788">
        <w:t xml:space="preserve">at </w:t>
      </w:r>
      <w:r w:rsidR="00674D49">
        <w:t xml:space="preserve">warmer </w:t>
      </w:r>
      <w:r w:rsidR="00542788">
        <w:t xml:space="preserve">temperatures </w:t>
      </w:r>
      <w:r w:rsidR="00674D49">
        <w:t xml:space="preserve">may mean that, not only is there a greater opportunity for selection in hot environments, but selection can operate more effectively </w:t>
      </w:r>
      <w:r w:rsidR="00674D49">
        <w:rPr>
          <w:rFonts w:eastAsiaTheme="minorHAnsi"/>
          <w:lang w:val="en-US"/>
        </w:rPr>
        <w:fldChar w:fldCharType="begin" w:fldLock="1"/>
      </w:r>
      <w:r>
        <w:rPr>
          <w:rFonts w:eastAsiaTheme="minorHAnsi"/>
          <w:lang w:val="en-US"/>
        </w:rPr>
        <w:instrText xml:space="preserve"> ADDIN PAPERS2_CITATIONS &lt;citation&gt;&lt;priority&gt;60&lt;/priority&gt;&lt;uuid&gt;0591D66D-3233-4F8E-9D85-8AEF92159A8D&lt;/uuid&gt;&lt;publications&gt;&lt;publication&gt;&lt;subtype&gt;400&lt;/subtype&gt;&lt;title&gt;Quantifying the predictability of behaviour: statistical approaches for the study of between-individual variation in the within-individual variance&lt;/title&gt;&lt;url&gt;http://doi.wiley.com/10.1111/2041-210X.12281&lt;/url&gt;&lt;volume&gt;6&lt;/volume&gt;&lt;publication_date&gt;99201411051200000000222000&lt;/publication_date&gt;&lt;uuid&gt;1543148A-A4D4-4050-B509-53E155479E55&lt;/uuid&gt;&lt;version&gt;14&lt;/version&gt;&lt;type&gt;400&lt;/type&gt;&lt;number&gt;1&lt;/number&gt;&lt;doi&gt;10.1111/2041-210X.12281&lt;/doi&gt;&lt;startpage&gt;27&lt;/startpage&gt;&lt;endpage&gt;37&lt;/endpage&gt;&lt;bundle&gt;&lt;publication&gt;&lt;title&gt;Methods in Ecology …&lt;/title&gt;&lt;uuid&gt;2D0CB5C4-63F6-4A88-AB54-FB459CAEB914&lt;/uuid&gt;&lt;subtype&gt;-100&lt;/subtype&gt;&lt;publisher&gt;Blackwell Publishing Ltd&lt;/publisher&gt;&lt;type&gt;-100&lt;/type&gt;&lt;/publication&gt;&lt;/bundle&gt;&lt;authors&gt;&lt;author&gt;&lt;lastName&gt;Cleasby&lt;/lastName&gt;&lt;firstName&gt;Ian&lt;/firstName&gt;&lt;middleNames&gt;R&lt;/middleNames&gt;&lt;/author&gt;&lt;author&gt;&lt;lastName&gt;Nakagawa&lt;/lastName&gt;&lt;firstName&gt;Shinichi&lt;/firstName&gt;&lt;/author&gt;&lt;author&gt;&lt;lastName&gt;Schielzeth&lt;/lastName&gt;&lt;firstName&gt;Holger&lt;/firstName&gt;&lt;/author&gt;&lt;/authors&gt;&lt;editors&gt;&lt;author&gt;&lt;lastName&gt;Hadfield&lt;/lastName&gt;&lt;firstName&gt;Jarrod&lt;/firstName&gt;&lt;/author&gt;&lt;/editors&gt;&lt;/publication&gt;&lt;publication&gt;&lt;subtype&gt;400&lt;/subtype&gt;&lt;title&gt;Meta-analysis of variation: ecological and evolutionary applications and beyond&lt;/title&gt;&lt;url&gt;http://doi.wiley.com/10.1111/2041-210X.12309&lt;/url&gt;&lt;volume&gt;6&lt;/volume&gt;&lt;publication_date&gt;99201502001200000000220000&lt;/publication_date&gt;&lt;uuid&gt;BD15CC0E-25BF-422B-987D-12BF7CDEF8F0&lt;/uuid&gt;&lt;version&gt;2&lt;/version&gt;&lt;type&gt;400&lt;/type&gt;&lt;number&gt;2&lt;/number&gt;&lt;doi&gt;10.1111/2041-210X.12309&lt;/doi&gt;&lt;startpage&gt;143&lt;/startpage&gt;&lt;endpage&gt;152&lt;/endpage&gt;&lt;bundle&gt;&lt;publication&gt;&lt;title&gt;Methods in Ecology …&lt;/title&gt;&lt;uuid&gt;2D0CB5C4-63F6-4A88-AB54-FB459CAEB914&lt;/uuid&gt;&lt;subtype&gt;-100&lt;/subtype&gt;&lt;publisher&gt;Blackwell Publishing Ltd&lt;/publisher&gt;&lt;type&gt;-100&lt;/type&gt;&lt;/publication&gt;&lt;/bundle&gt;&lt;authors&gt;&lt;author&gt;&lt;lastName&gt;Nakagawa&lt;/lastName&gt;&lt;firstName&gt;Shinichi&lt;/firstName&gt;&lt;/author&gt;&lt;author&gt;&lt;lastName&gt;Poulin&lt;/lastName&gt;&lt;firstName&gt;Robert&lt;/firstName&gt;&lt;/author&gt;&lt;author&gt;&lt;lastName&gt;Mengersen&lt;/lastName&gt;&lt;firstName&gt;Kerrie&lt;/firstName&gt;&lt;/author&gt;&lt;author&gt;&lt;lastName&gt;Reinhold&lt;/lastName&gt;&lt;firstName&gt;Klaus&lt;/firstName&gt;&lt;/author&gt;&lt;author&gt;&lt;lastName&gt;Engqvist&lt;/lastName&gt;&lt;firstName&gt;Leif&lt;/firstName&gt;&lt;/author&gt;&lt;author&gt;&lt;lastName&gt;Lagisz&lt;/lastName&gt;&lt;firstName&gt;Malgorzata&lt;/firstName&gt;&lt;/author&gt;&lt;author&gt;&lt;lastName&gt;Senior&lt;/lastName&gt;&lt;firstName&gt;Alistair&lt;/firstName&gt;&lt;middleNames&gt;M&lt;/middleNames&gt;&lt;/author&gt;&lt;/authors&gt;&lt;editors&gt;&lt;author&gt;&lt;lastName&gt;O'Hara&lt;/lastName&gt;&lt;firstName&gt;Robert&lt;/firstName&gt;&lt;middleNames&gt;B&lt;/middleNames&gt;&lt;/author&gt;&lt;/editors&gt;&lt;/publication&gt;&lt;/publications&gt;&lt;cites&gt;&lt;/cites&gt;&lt;/citation&gt;</w:instrText>
      </w:r>
      <w:r w:rsidR="00674D49">
        <w:rPr>
          <w:rFonts w:eastAsiaTheme="minorHAnsi"/>
          <w:lang w:val="en-US"/>
        </w:rPr>
        <w:fldChar w:fldCharType="separate"/>
      </w:r>
      <w:r w:rsidR="004F7C3B">
        <w:rPr>
          <w:rFonts w:eastAsiaTheme="minorHAnsi"/>
          <w:lang w:val="en-US"/>
        </w:rPr>
        <w:t xml:space="preserve">(Cleasby </w:t>
      </w:r>
      <w:r w:rsidR="004F7C3B">
        <w:rPr>
          <w:rFonts w:eastAsiaTheme="minorHAnsi"/>
          <w:i/>
          <w:iCs/>
          <w:lang w:val="en-US"/>
        </w:rPr>
        <w:t>et al.</w:t>
      </w:r>
      <w:r w:rsidR="004F7C3B">
        <w:rPr>
          <w:rFonts w:eastAsiaTheme="minorHAnsi"/>
          <w:lang w:val="en-US"/>
        </w:rPr>
        <w:t xml:space="preserve"> 2014; Nakagawa </w:t>
      </w:r>
      <w:r w:rsidR="004F7C3B">
        <w:rPr>
          <w:rFonts w:eastAsiaTheme="minorHAnsi"/>
          <w:i/>
          <w:iCs/>
          <w:lang w:val="en-US"/>
        </w:rPr>
        <w:t>et al.</w:t>
      </w:r>
      <w:r w:rsidR="004F7C3B">
        <w:rPr>
          <w:rFonts w:eastAsiaTheme="minorHAnsi"/>
          <w:lang w:val="en-US"/>
        </w:rPr>
        <w:t xml:space="preserve"> 2015)</w:t>
      </w:r>
      <w:r w:rsidR="00674D49">
        <w:rPr>
          <w:rFonts w:eastAsiaTheme="minorHAnsi"/>
          <w:lang w:val="en-US"/>
        </w:rPr>
        <w:fldChar w:fldCharType="end"/>
      </w:r>
      <w:r w:rsidR="00674D49">
        <w:t xml:space="preserve">. </w:t>
      </w:r>
      <w:r w:rsidR="00E17B36">
        <w:t>Assuming metabolic thermal plasticity is heritable, t</w:t>
      </w:r>
      <w:r w:rsidR="00674D49">
        <w:t>his may facilitate adaptive evolutionary change in</w:t>
      </w:r>
      <w:r w:rsidR="00542788">
        <w:t xml:space="preserve"> </w:t>
      </w:r>
      <w:r w:rsidR="00674D49">
        <w:t>population metabolic reaction norm</w:t>
      </w:r>
      <w:r w:rsidR="00A36C36">
        <w:t>s</w:t>
      </w:r>
      <w:r w:rsidR="00674D49">
        <w:rPr>
          <w:rFonts w:eastAsiaTheme="minorHAnsi"/>
          <w:lang w:val="en-US"/>
        </w:rPr>
        <w:t xml:space="preserve"> </w:t>
      </w:r>
      <w:r w:rsidR="00674D49">
        <w:rPr>
          <w:rFonts w:eastAsiaTheme="minorHAnsi"/>
          <w:lang w:val="en-US"/>
        </w:rPr>
        <w:fldChar w:fldCharType="begin" w:fldLock="1"/>
      </w:r>
      <w:r>
        <w:rPr>
          <w:rFonts w:eastAsiaTheme="minorHAnsi"/>
          <w:lang w:val="en-US"/>
        </w:rPr>
        <w:instrText xml:space="preserve"> ADDIN PAPERS2_CITATIONS &lt;citation&gt;&lt;priority&gt;46&lt;/priority&gt;&lt;uuid&gt;A52A4E38-D314-42EB-AAE6-9181D67FDF63&lt;/uuid&gt;&lt;publications&gt;&lt;publication&gt;&lt;subtype&gt;400&lt;/subtype&gt;&lt;publisher&gt;Blackwell Publishing Ltd&lt;/publisher&gt;&lt;title&gt;Adaptive versus non‐adaptive phenotypic plasticity and the potential for contemporary adaptation in new environments&lt;/title&gt;&lt;url&gt;http://onlinelibrary.wiley.com.simsrad.net.ocs.mq.edu.au/doi/10.1111/j.1365-2435.2007.01283.x/full&lt;/url&gt;&lt;volume&gt;21&lt;/volume&gt;&lt;publication_date&gt;99200706011200000000222000&lt;/publication_date&gt;&lt;uuid&gt;0972873A-427B-4039-86A7-FD9BD77642B0&lt;/uuid&gt;&lt;type&gt;400&lt;/type&gt;&lt;number&gt;3&lt;/number&gt;&lt;citekey&gt;Ghalambor:2007bc&lt;/citekey&gt;&lt;doi&gt;10.1111/j.1365-2435.2007.01283.x&lt;/doi&gt;&lt;startpage&gt;394&lt;/startpage&gt;&lt;endpage&gt;407&lt;/endpage&gt;&lt;bundle&gt;&lt;publication&gt;&lt;title&gt;Functional Ecology&lt;/title&gt;&lt;uuid&gt;6C8EC5AD-2EA3-49E8-9900-637D53C3674F&lt;/uuid&gt;&lt;subtype&gt;-100&lt;/subtype&gt;&lt;publisher&gt;Blackwell Publishing Ltd&lt;/publisher&gt;&lt;type&gt;-100&lt;/type&gt;&lt;/publication&gt;&lt;/bundle&gt;&lt;authors&gt;&lt;author&gt;&lt;lastName&gt;Ghalambor&lt;/lastName&gt;&lt;firstName&gt;C&lt;/firstName&gt;&lt;middleNames&gt;K&lt;/middleNames&gt;&lt;/author&gt;&lt;author&gt;&lt;lastName&gt;McKay&lt;/lastName&gt;&lt;firstName&gt;J&lt;/firstName&gt;&lt;middleNames&gt;K&lt;/middleNames&gt;&lt;/author&gt;&lt;author&gt;&lt;lastName&gt;Carroll&lt;/lastName&gt;&lt;firstName&gt;S&lt;/firstName&gt;&lt;middleNames&gt;P&lt;/middleNames&gt;&lt;/author&gt;&lt;author&gt;&lt;lastName&gt;REZNICK&lt;/lastName&gt;&lt;firstName&gt;D&lt;/firstName&gt;&lt;middleNames&gt;N&lt;/middleNames&gt;&lt;/author&gt;&lt;/authors&gt;&lt;/publication&gt;&lt;/publications&gt;&lt;cites&gt;&lt;/cites&gt;&lt;/citation&gt;</w:instrText>
      </w:r>
      <w:r w:rsidR="00674D49">
        <w:rPr>
          <w:rFonts w:eastAsiaTheme="minorHAnsi"/>
          <w:lang w:val="en-US"/>
        </w:rPr>
        <w:fldChar w:fldCharType="separate"/>
      </w:r>
      <w:r w:rsidR="004F7C3B">
        <w:rPr>
          <w:rFonts w:eastAsiaTheme="minorHAnsi"/>
          <w:lang w:val="en-US"/>
        </w:rPr>
        <w:t xml:space="preserve">(Ghalambor </w:t>
      </w:r>
      <w:r w:rsidR="004F7C3B">
        <w:rPr>
          <w:rFonts w:eastAsiaTheme="minorHAnsi"/>
          <w:i/>
          <w:iCs/>
          <w:lang w:val="en-US"/>
        </w:rPr>
        <w:t>et al.</w:t>
      </w:r>
      <w:r w:rsidR="004F7C3B">
        <w:rPr>
          <w:rFonts w:eastAsiaTheme="minorHAnsi"/>
          <w:lang w:val="en-US"/>
        </w:rPr>
        <w:t xml:space="preserve"> 2007)</w:t>
      </w:r>
      <w:r w:rsidR="00674D49">
        <w:rPr>
          <w:rFonts w:eastAsiaTheme="minorHAnsi"/>
          <w:lang w:val="en-US"/>
        </w:rPr>
        <w:fldChar w:fldCharType="end"/>
      </w:r>
      <w:r w:rsidR="00674D49">
        <w:t xml:space="preserve">. </w:t>
      </w:r>
    </w:p>
    <w:p w14:paraId="05738BDC" w14:textId="77777777" w:rsidR="00986AC3" w:rsidRDefault="00986AC3" w:rsidP="001E0B56">
      <w:pPr>
        <w:pStyle w:val="Thesisnormal"/>
        <w:spacing w:line="480" w:lineRule="auto"/>
        <w:contextualSpacing/>
      </w:pPr>
    </w:p>
    <w:p w14:paraId="07F7D38D" w14:textId="53B3B549" w:rsidR="00444B65" w:rsidRDefault="00080ACB" w:rsidP="001E0B56">
      <w:pPr>
        <w:pStyle w:val="Heading2"/>
        <w:spacing w:line="480" w:lineRule="auto"/>
        <w:contextualSpacing/>
        <w:rPr>
          <w:lang w:val="en-AU"/>
        </w:rPr>
      </w:pPr>
      <w:r>
        <w:rPr>
          <w:lang w:val="en-AU"/>
        </w:rPr>
        <w:t>Implications of different modelling approac</w:t>
      </w:r>
      <w:r w:rsidR="000600BF">
        <w:rPr>
          <w:lang w:val="en-AU"/>
        </w:rPr>
        <w:t>h</w:t>
      </w:r>
      <w:r>
        <w:rPr>
          <w:lang w:val="en-AU"/>
        </w:rPr>
        <w:t>es</w:t>
      </w:r>
      <w:r w:rsidR="000600BF">
        <w:rPr>
          <w:lang w:val="en-AU"/>
        </w:rPr>
        <w:t xml:space="preserve"> for understanding metabolic plasticity</w:t>
      </w:r>
    </w:p>
    <w:p w14:paraId="33B4DE4E" w14:textId="0601E54B" w:rsidR="001540F1" w:rsidRPr="000F5C23" w:rsidRDefault="001540F1" w:rsidP="001E0B56">
      <w:pPr>
        <w:pStyle w:val="Thesisnormal"/>
        <w:spacing w:line="480" w:lineRule="auto"/>
        <w:contextualSpacing/>
      </w:pPr>
      <w:r w:rsidRPr="000F5C23">
        <w:t>Metabolic rate was positively correlated across all temperatures at both the within- and among-individual level. This suggests that</w:t>
      </w:r>
      <w:r>
        <w:t xml:space="preserve"> </w:t>
      </w:r>
      <w:r w:rsidRPr="000F5C23">
        <w:t>individuals differ in their plastic responses</w:t>
      </w:r>
      <w:r>
        <w:t xml:space="preserve"> but </w:t>
      </w:r>
      <w:r w:rsidRPr="000F5C23">
        <w:t xml:space="preserve">their rank order in </w:t>
      </w:r>
      <w:r w:rsidR="00E17B36">
        <w:t xml:space="preserve">SMR </w:t>
      </w:r>
      <w:r w:rsidRPr="000F5C23">
        <w:t xml:space="preserve">is </w:t>
      </w:r>
      <w:r w:rsidRPr="00CE074E">
        <w:t xml:space="preserve">maintained across different thermal environments. </w:t>
      </w:r>
      <w:r w:rsidR="001A34D9">
        <w:t xml:space="preserve">It has been hypothesised that trade-offs </w:t>
      </w:r>
      <w:r w:rsidR="008057A9">
        <w:t xml:space="preserve">may be an important mechanism in shaping reaction norms. </w:t>
      </w:r>
      <w:r w:rsidR="000E46CB">
        <w:t xml:space="preserve">We </w:t>
      </w:r>
      <w:r w:rsidR="005A0224">
        <w:t>found</w:t>
      </w:r>
      <w:r w:rsidR="000E46CB">
        <w:t xml:space="preserve"> that at the within-individual level, cross-temperature correlations were </w:t>
      </w:r>
      <w:r w:rsidR="005A0224">
        <w:t>all weakly positive. This</w:t>
      </w:r>
      <w:r w:rsidRPr="00CE074E">
        <w:t xml:space="preserve"> </w:t>
      </w:r>
      <w:r w:rsidR="008057A9">
        <w:t>do</w:t>
      </w:r>
      <w:r w:rsidR="005A0224">
        <w:t>es</w:t>
      </w:r>
      <w:r w:rsidR="008057A9">
        <w:t xml:space="preserve"> not support the generalist-specialist</w:t>
      </w:r>
      <w:r w:rsidRPr="00CE074E">
        <w:t xml:space="preserve"> </w:t>
      </w:r>
      <w:r w:rsidR="008057A9">
        <w:t>trade-off, where enhanced physiological performance in one environment diminishes performance in another environment</w:t>
      </w:r>
      <w:r w:rsidR="007517F4">
        <w:t>, giving rise to a negative cross-temperature correlation</w:t>
      </w:r>
      <w:r w:rsidR="008057A9">
        <w:t xml:space="preserve"> </w:t>
      </w:r>
      <w:r w:rsidR="00C51870">
        <w:rPr>
          <w:rFonts w:eastAsiaTheme="minorHAnsi"/>
          <w:lang w:val="en-US"/>
        </w:rPr>
        <w:fldChar w:fldCharType="begin"/>
      </w:r>
      <w:r w:rsidR="001C289B">
        <w:rPr>
          <w:rFonts w:eastAsiaTheme="minorHAnsi"/>
          <w:lang w:val="en-US"/>
        </w:rPr>
        <w:instrText xml:space="preserve"> ADDIN PAPERS2_CITATIONS &lt;citation&gt;&lt;priority&gt;47&lt;/priority&gt;&lt;uuid&gt;6E8F3530-08C2-443C-9A29-A09ACDEED38C&lt;/uuid&gt;&lt;publications&gt;&lt;publication&gt;&lt;subtype&gt;400&lt;/subtype&gt;&lt;title&gt;Tradeoffs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s&gt;&lt;cites&gt;&lt;/cites&gt;&lt;/citation&gt;</w:instrText>
      </w:r>
      <w:r w:rsidR="00C51870">
        <w:rPr>
          <w:rFonts w:eastAsiaTheme="minorHAnsi"/>
          <w:lang w:val="en-US"/>
        </w:rPr>
        <w:fldChar w:fldCharType="separate"/>
      </w:r>
      <w:r w:rsidR="001C289B">
        <w:rPr>
          <w:rFonts w:eastAsiaTheme="minorHAnsi"/>
          <w:lang w:val="en-GB"/>
        </w:rPr>
        <w:t xml:space="preserve">(Angilletta </w:t>
      </w:r>
      <w:r w:rsidR="001C289B">
        <w:rPr>
          <w:rFonts w:eastAsiaTheme="minorHAnsi"/>
          <w:i/>
          <w:iCs/>
          <w:lang w:val="en-GB"/>
        </w:rPr>
        <w:t>et al.</w:t>
      </w:r>
      <w:r w:rsidR="001C289B">
        <w:rPr>
          <w:rFonts w:eastAsiaTheme="minorHAnsi"/>
          <w:lang w:val="en-GB"/>
        </w:rPr>
        <w:t xml:space="preserve"> 2003)</w:t>
      </w:r>
      <w:r w:rsidR="00C51870">
        <w:rPr>
          <w:rFonts w:eastAsiaTheme="minorHAnsi"/>
          <w:lang w:val="en-US"/>
        </w:rPr>
        <w:fldChar w:fldCharType="end"/>
      </w:r>
      <w:r w:rsidR="008057A9">
        <w:t xml:space="preserve">. Instead, our results are more congruent </w:t>
      </w:r>
      <w:r w:rsidR="00326DE1">
        <w:t>with</w:t>
      </w:r>
      <w:r w:rsidR="008057A9">
        <w:t xml:space="preserve"> the</w:t>
      </w:r>
      <w:r w:rsidR="000E46CB">
        <w:t xml:space="preserve"> hypothesis that individuals vary in their</w:t>
      </w:r>
      <w:r w:rsidR="008057A9">
        <w:t xml:space="preserve"> </w:t>
      </w:r>
      <w:r w:rsidR="008057A9">
        <w:lastRenderedPageBreak/>
        <w:t xml:space="preserve">acquisition or allocation </w:t>
      </w:r>
      <w:r w:rsidR="000E46CB">
        <w:t>of resources to their physiological system</w:t>
      </w:r>
      <w:r w:rsidR="008057A9">
        <w:t xml:space="preserve"> because certain individuals were able to maintain a consistent SMR across all temperature</w:t>
      </w:r>
      <w:r w:rsidR="00A36C36">
        <w:t>s</w:t>
      </w:r>
      <w:r w:rsidR="008057A9">
        <w:t>, while others did not</w:t>
      </w:r>
      <w:r w:rsidR="006A2EF8">
        <w:t xml:space="preserve"> </w:t>
      </w:r>
      <w:r w:rsidR="001C289B">
        <w:rPr>
          <w:rFonts w:eastAsiaTheme="minorHAnsi"/>
          <w:lang w:val="en-GB"/>
        </w:rPr>
        <w:t xml:space="preserve">(De Jong &amp; Van </w:t>
      </w:r>
      <w:proofErr w:type="spellStart"/>
      <w:r w:rsidR="001C289B">
        <w:rPr>
          <w:rFonts w:eastAsiaTheme="minorHAnsi"/>
          <w:lang w:val="en-GB"/>
        </w:rPr>
        <w:t>Noordwijk</w:t>
      </w:r>
      <w:proofErr w:type="spellEnd"/>
      <w:r w:rsidR="001C289B">
        <w:rPr>
          <w:rFonts w:eastAsiaTheme="minorHAnsi"/>
          <w:lang w:val="en-GB"/>
        </w:rPr>
        <w:t xml:space="preserve"> 1992; </w:t>
      </w:r>
      <w:proofErr w:type="spellStart"/>
      <w:r w:rsidR="001C289B">
        <w:rPr>
          <w:rFonts w:eastAsiaTheme="minorHAnsi"/>
          <w:lang w:val="en-GB"/>
        </w:rPr>
        <w:t>Angilletta</w:t>
      </w:r>
      <w:proofErr w:type="spellEnd"/>
      <w:r w:rsidR="001C289B">
        <w:rPr>
          <w:rFonts w:eastAsiaTheme="minorHAnsi"/>
          <w:lang w:val="en-GB"/>
        </w:rPr>
        <w:t xml:space="preserve"> </w:t>
      </w:r>
      <w:r w:rsidR="001C289B">
        <w:rPr>
          <w:rFonts w:eastAsiaTheme="minorHAnsi"/>
          <w:i/>
          <w:iCs/>
          <w:lang w:val="en-GB"/>
        </w:rPr>
        <w:t>et al.</w:t>
      </w:r>
      <w:r w:rsidR="001C289B">
        <w:rPr>
          <w:rFonts w:eastAsiaTheme="minorHAnsi"/>
          <w:lang w:val="en-GB"/>
        </w:rPr>
        <w:t xml:space="preserve"> 2003)</w:t>
      </w:r>
      <w:r w:rsidR="001C289B">
        <w:rPr>
          <w:rFonts w:eastAsiaTheme="minorHAnsi"/>
          <w:lang w:val="en-GB"/>
        </w:rPr>
        <w:fldChar w:fldCharType="begin"/>
      </w:r>
      <w:r w:rsidR="001C289B">
        <w:rPr>
          <w:rFonts w:eastAsiaTheme="minorHAnsi"/>
          <w:lang w:val="en-GB"/>
        </w:rPr>
        <w:instrText xml:space="preserve"> ADDIN PAPERS2_CITATIONS &lt;citation&gt;&lt;priority&gt;48&lt;/priority&gt;&lt;uuid&gt;FEE6A39B-B24C-4A8B-8374-596FE17A3F81&lt;/uuid&gt;&lt;publications&gt;&lt;publication&gt;&lt;subtype&gt;400&lt;/subtype&gt;&lt;title&gt;Tradeoffs and the evolution of thermal reaction norms&lt;/title&gt;&lt;url&gt;http://linkinghub.elsevier.com/retrieve/pii/S0169534703000879&lt;/url&gt;&lt;volume&gt;18&lt;/volume&gt;&lt;publication_date&gt;99200305001200000000220000&lt;/publication_date&gt;&lt;uuid&gt;26469B48-210B-43EE-8E90-1187D6C7F791&lt;/uuid&gt;&lt;type&gt;400&lt;/type&gt;&lt;number&gt;5&lt;/number&gt;&lt;citekey&gt;AngillettaJr:2003cpa&lt;/citekey&gt;&lt;doi&gt;10.1016/S0169-5347(03)00087-9&lt;/doi&gt;&lt;startpage&gt;234&lt;/startpage&gt;&lt;endpage&gt;240&lt;/endpage&gt;&lt;bundle&gt;&lt;publication&gt;&lt;title&gt;Trends Ecol Evol&lt;/title&gt;&lt;uuid&gt;CED23B2E-4527-4C7B-A582-D44C89ECE14D&lt;/uuid&gt;&lt;subtype&gt;-100&lt;/subtype&gt;&lt;publisher&gt;Elsevier Ltd&lt;/publisher&gt;&lt;type&gt;-100&lt;/type&gt;&lt;/publication&gt;&lt;/bundle&gt;&lt;authors&gt;&lt;author&gt;&lt;lastName&gt;Angilletta&lt;/lastName&gt;&lt;firstName&gt;Michael&lt;/firstName&gt;&lt;middleNames&gt;J&lt;/middleNames&gt;&lt;suffix&gt;Jr&lt;/suffix&gt;&lt;/author&gt;&lt;author&gt;&lt;lastName&gt;Wilson&lt;/lastName&gt;&lt;firstName&gt;Robbie&lt;/firstName&gt;&lt;middleNames&gt;S&lt;/middleNames&gt;&lt;/author&gt;&lt;author&gt;&lt;lastName&gt;Navas&lt;/lastName&gt;&lt;firstName&gt;Carlos&lt;/firstName&gt;&lt;middleNames&gt;A&lt;/middleNames&gt;&lt;/author&gt;&lt;author&gt;&lt;lastName&gt;James&lt;/lastName&gt;&lt;firstName&gt;Rob&lt;/firstName&gt;&lt;middleNames&gt;S&lt;/middleNames&gt;&lt;/author&gt;&lt;/authors&gt;&lt;/publication&gt;&lt;publication&gt;&lt;subtype&gt;400&lt;/subtype&gt;&lt;publisher&gt;University of Chicago Press&lt;/publisher&gt;&lt;title&gt;Acquisition and Allocation of Resources: Genetic (CO) Variances, Selection, and Life Histories&lt;/title&gt;&lt;url&gt;http://www.journals.uchicago.edu/doi/10.1086/285356&lt;/url&gt;&lt;volume&gt;139&lt;/volume&gt;&lt;publication_date&gt;99199204001200000000220000&lt;/publication_date&gt;&lt;uuid&gt;50CD5A3E-5E49-4106-B0E0-FA6997CE8FB7&lt;/uuid&gt;&lt;type&gt;400&lt;/type&gt;&lt;number&gt;4&lt;/number&gt;&lt;doi&gt;10.1086/285356&lt;/doi&gt;&lt;institution&gt;Utrecht University, Utrecht, Netherlands&lt;/institution&gt;&lt;startpage&gt;749&lt;/startpage&gt;&lt;endpage&gt;770&lt;/endpage&gt;&lt;bundle&gt;&lt;publication&gt;&lt;title&gt;The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Jong&lt;/lastName&gt;&lt;nonDroppingParticle&gt;De&lt;/nonDroppingParticle&gt;&lt;firstName&gt;G&lt;/firstName&gt;&lt;/author&gt;&lt;author&gt;&lt;lastName&gt;Noordwijk&lt;/lastName&gt;&lt;nonDroppingParticle&gt;Van&lt;/nonDroppingParticle&gt;&lt;firstName&gt;A&lt;/firstName&gt;&lt;middleNames&gt;J&lt;/middleNames&gt;&lt;/author&gt;&lt;/authors&gt;&lt;/publication&gt;&lt;/publications&gt;&lt;cites&gt;&lt;/cites&gt;&lt;/citation&gt;</w:instrText>
      </w:r>
      <w:r w:rsidR="001C289B">
        <w:rPr>
          <w:rFonts w:eastAsiaTheme="minorHAnsi"/>
          <w:lang w:val="en-GB"/>
        </w:rPr>
        <w:fldChar w:fldCharType="end"/>
      </w:r>
      <w:r w:rsidR="00DC1D6B">
        <w:t>.</w:t>
      </w:r>
      <w:r w:rsidRPr="000F5C23">
        <w:t xml:space="preserve"> </w:t>
      </w:r>
      <w:r w:rsidR="008057A9">
        <w:t>Moreover, c</w:t>
      </w:r>
      <w:r w:rsidRPr="000F5C23">
        <w:t xml:space="preserve">onsistent individual differences in </w:t>
      </w:r>
      <w:r w:rsidR="00E17B36">
        <w:t>SMR</w:t>
      </w:r>
      <w:r>
        <w:t>,</w:t>
      </w:r>
      <w:r w:rsidRPr="000F5C23">
        <w:t xml:space="preserve"> </w:t>
      </w:r>
      <w:r>
        <w:t xml:space="preserve">irrespective of the thermal environment, may be functionally linked with </w:t>
      </w:r>
      <w:r w:rsidRPr="000F5C23">
        <w:t>consistent</w:t>
      </w:r>
      <w:r>
        <w:t xml:space="preserve"> differences in behaviour and life-history. Our results </w:t>
      </w:r>
      <w:r w:rsidR="00326DE1">
        <w:t xml:space="preserve">give precedence to </w:t>
      </w:r>
      <w:r w:rsidR="00E91539" w:rsidRPr="000F5C23">
        <w:t>‘pace-of-life’</w:t>
      </w:r>
      <w:r w:rsidR="00E91539">
        <w:t xml:space="preserve"> </w:t>
      </w:r>
      <w:r w:rsidR="00E36465">
        <w:t xml:space="preserve">theory </w:t>
      </w:r>
      <w:r w:rsidR="00E91539">
        <w:t xml:space="preserve">where </w:t>
      </w:r>
      <w:r>
        <w:t xml:space="preserve">individual differences in energetic expenditure </w:t>
      </w:r>
      <w:r w:rsidR="000C2685">
        <w:t>may</w:t>
      </w:r>
      <w:r w:rsidR="000C2685" w:rsidRPr="000F5C23">
        <w:t xml:space="preserve"> </w:t>
      </w:r>
      <w:r w:rsidRPr="000F5C23">
        <w:t>drive</w:t>
      </w:r>
      <w:r w:rsidR="005A0224">
        <w:t xml:space="preserve"> lead to consistent differences in behaviour and life-history </w:t>
      </w:r>
      <w:r>
        <w:t xml:space="preserve">within the same population </w:t>
      </w:r>
      <w:r>
        <w:rPr>
          <w:rFonts w:eastAsiaTheme="minorHAnsi"/>
          <w:lang w:val="en-US"/>
        </w:rPr>
        <w:fldChar w:fldCharType="begin" w:fldLock="1"/>
      </w:r>
      <w:r w:rsidR="001C289B">
        <w:rPr>
          <w:rFonts w:eastAsiaTheme="minorHAnsi"/>
          <w:lang w:val="en-US"/>
        </w:rPr>
        <w:instrText xml:space="preserve"> ADDIN PAPERS2_CITATIONS &lt;citation&gt;&lt;priority&gt;63&lt;/priority&gt;&lt;uuid&gt;44AB4DC7-84CE-425D-B8BF-4E030D06BD7A&lt;/uuid&gt;&lt;publications&gt;&lt;publication&gt;&lt;subtype&gt;400&lt;/subtype&gt;&lt;title&gt;Are animal personality traits linked to life-history productivity?&lt;/title&gt;&lt;url&gt;http://www.sciencedirect.com/science/article/pii/S0169534708001596&lt;/url&gt;&lt;volume&gt;23&lt;/volume&gt;&lt;revision_date&gt;99200804111200000000222000&lt;/revision_date&gt;&lt;publication_date&gt;99200807001200000000220000&lt;/publication_date&gt;&lt;uuid&gt;66CEBF2D-56EB-4FCA-8182-9A3F2C81316E&lt;/uuid&gt;&lt;type&gt;400&lt;/type&gt;&lt;accepted_date&gt;99200804141200000000222000&lt;/accepted_date&gt;&lt;number&gt;7&lt;/number&gt;&lt;citekey&gt;Biro:2008hz&lt;/citekey&gt;&lt;subtitle&gt;Trends in Ecology &amp;amp; Evolution&lt;/subtitle&gt;&lt;doi&gt;10.1016/j.tree.2008.04.003&lt;/doi&gt;&lt;submission_date&gt;99200711181200000000222000&lt;/submission_date&gt;&lt;institution&gt;Department of Environmental Science and Institute for Water and Environmental Resource Management, University of Technology Sydney, Broadway, NSW 2007, Australia. peter.biro@uts.edu.au&lt;/institution&gt;&lt;startpage&gt;361&lt;/startpage&gt;&lt;endpage&gt;368&lt;/endpage&gt;&lt;bundle&gt;&lt;publication&gt;&lt;title&gt;Trends Ecol Evol&lt;/title&gt;&lt;uuid&gt;CED23B2E-4527-4C7B-A582-D44C89ECE14D&lt;/uuid&gt;&lt;subtype&gt;-100&lt;/subtype&gt;&lt;publisher&gt;Elsevier Ltd&lt;/publisher&gt;&lt;type&gt;-100&lt;/type&gt;&lt;/publication&gt;&lt;/bundle&gt;&lt;authors&gt;&lt;author&gt;&lt;lastName&gt;Biro&lt;/lastName&gt;&lt;firstName&gt;Peter&lt;/firstName&gt;&lt;middleNames&gt;A&lt;/middleNames&gt;&lt;/author&gt;&lt;author&gt;&lt;lastName&gt;Stamps&lt;/lastName&gt;&lt;firstName&gt;Judy&lt;/firstName&gt;&lt;middleNames&gt;A&lt;/middleNames&gt;&lt;/author&gt;&lt;/authors&gt;&lt;/publication&gt;&lt;publication&gt;&lt;subtype&gt;400&lt;/subtype&gt;&lt;publisher&gt;Blackwell Publishing Ltd&lt;/publisher&gt;&lt;title&gt;Exploration strategies map along fast–slow metabolic and life-history continua in muroid rodents&lt;/title&gt;&lt;url&gt;http://dx.doi.org/10.1111/j.1365-2435.2008.01468.x&lt;/url&gt;&lt;volume&gt;23&lt;/volume&gt;&lt;publication_date&gt;99200900001200000000200000&lt;/publication_date&gt;&lt;uuid&gt;8BC687DB-BC29-4645-A8A3-FCB9CAFD5AD6&lt;/uuid&gt;&lt;type&gt;400&lt;/type&gt;&lt;number&gt;1&lt;/number&gt;&lt;citekey&gt;Careau:2009hj&lt;/citekey&gt;&lt;subtitle&gt;Functional Ecology&lt;/subtitle&gt;&lt;doi&gt;10.1111/j.1365-2435.2008.01468.x&lt;/doi&gt;&lt;startpage&gt;150&lt;/startpage&gt;&lt;endpage&gt;156&lt;/endpage&gt;&lt;bundle&gt;&lt;publication&gt;&lt;title&gt;Functional Ecology&lt;/title&gt;&lt;uuid&gt;6C8EC5AD-2EA3-49E8-9900-637D53C3674F&lt;/uuid&gt;&lt;subtype&gt;-100&lt;/subtype&gt;&lt;publisher&gt;Blackwell Publishing Ltd&lt;/publisher&gt;&lt;type&gt;-100&lt;/type&gt;&lt;/publication&gt;&lt;/bundle&gt;&lt;authors&gt;&lt;author&gt;&lt;lastName&gt;Careau&lt;/lastName&gt;&lt;firstName&gt;V&lt;/firstName&gt;&lt;/author&gt;&lt;author&gt;&lt;lastName&gt;Bininda-Emonds&lt;/lastName&gt;&lt;firstName&gt;O&lt;/firstName&gt;&lt;middleNames&gt;R P&lt;/middleNames&gt;&lt;/author&gt;&lt;author&gt;&lt;lastName&gt;Thomas&lt;/lastName&gt;&lt;firstName&gt;D&lt;/firstName&gt;&lt;middleNames&gt;W&lt;/middleNames&gt;&lt;/author&gt;&lt;author&gt;&lt;lastName&gt;Réale&lt;/lastName&gt;&lt;firstName&gt;D&lt;/firstName&gt;&lt;/author&gt;&lt;author&gt;&lt;lastName&gt;Humphries&lt;/lastName&gt;&lt;firstName&gt;M&lt;/firstName&gt;&lt;middleNames&gt;M&lt;/middleNames&gt;&lt;/author&gt;&lt;/authors&gt;&lt;/publication&gt;&lt;/publications&gt;&lt;cites&gt;&lt;/cites&gt;&lt;/citation&gt;</w:instrText>
      </w:r>
      <w:r>
        <w:rPr>
          <w:rFonts w:eastAsiaTheme="minorHAnsi"/>
          <w:lang w:val="en-US"/>
        </w:rPr>
        <w:fldChar w:fldCharType="separate"/>
      </w:r>
      <w:r w:rsidR="004F7C3B">
        <w:rPr>
          <w:rFonts w:eastAsiaTheme="minorHAnsi"/>
          <w:lang w:val="en-US"/>
        </w:rPr>
        <w:t xml:space="preserve">(Biro &amp; Stamps 2008; Careau </w:t>
      </w:r>
      <w:r w:rsidR="004F7C3B">
        <w:rPr>
          <w:rFonts w:eastAsiaTheme="minorHAnsi"/>
          <w:i/>
          <w:iCs/>
          <w:lang w:val="en-US"/>
        </w:rPr>
        <w:t>et al.</w:t>
      </w:r>
      <w:r w:rsidR="004F7C3B">
        <w:rPr>
          <w:rFonts w:eastAsiaTheme="minorHAnsi"/>
          <w:lang w:val="en-US"/>
        </w:rPr>
        <w:t xml:space="preserve"> 2009)</w:t>
      </w:r>
      <w:r>
        <w:rPr>
          <w:rFonts w:eastAsiaTheme="minorHAnsi"/>
          <w:lang w:val="en-US"/>
        </w:rPr>
        <w:fldChar w:fldCharType="end"/>
      </w:r>
      <w:r w:rsidRPr="000F5C23">
        <w:t xml:space="preserve">. </w:t>
      </w:r>
    </w:p>
    <w:p w14:paraId="4B0B2BB9" w14:textId="77777777" w:rsidR="008A25FA" w:rsidRDefault="008A25FA" w:rsidP="001E0B56">
      <w:pPr>
        <w:spacing w:line="480" w:lineRule="auto"/>
        <w:contextualSpacing/>
      </w:pPr>
    </w:p>
    <w:p w14:paraId="432597F2" w14:textId="086AD434" w:rsidR="0076784C" w:rsidRDefault="00110317" w:rsidP="001E0B56">
      <w:pPr>
        <w:spacing w:line="480" w:lineRule="auto"/>
        <w:contextualSpacing/>
        <w:rPr>
          <w:rFonts w:eastAsiaTheme="minorHAnsi"/>
          <w:lang w:val="en-US"/>
        </w:rPr>
      </w:pPr>
      <w:r>
        <w:t xml:space="preserve">Assuming phenotypic </w:t>
      </w:r>
      <w:r w:rsidR="005303D4">
        <w:t xml:space="preserve">cross-temperature </w:t>
      </w:r>
      <w:r>
        <w:t xml:space="preserve">correlations </w:t>
      </w:r>
      <w:r w:rsidR="00794CD4">
        <w:t>reflect the</w:t>
      </w:r>
      <w:r>
        <w:t xml:space="preserve"> underlying genetic </w:t>
      </w:r>
      <w:r w:rsidR="005303D4">
        <w:t xml:space="preserve">cross-temperature </w:t>
      </w:r>
      <w:r>
        <w:t xml:space="preserve">correlations </w:t>
      </w:r>
      <w:r w:rsidR="006D3483">
        <w:rPr>
          <w:rFonts w:eastAsiaTheme="minorHAnsi"/>
          <w:lang w:val="en-US"/>
        </w:rPr>
        <w:fldChar w:fldCharType="begin" w:fldLock="1"/>
      </w:r>
      <w:r w:rsidR="001C289B">
        <w:rPr>
          <w:rFonts w:eastAsiaTheme="minorHAnsi"/>
          <w:lang w:val="en-US"/>
        </w:rPr>
        <w:instrText xml:space="preserve"> ADDIN PAPERS2_CITATIONS &lt;citation&gt;&lt;priority&gt;49&lt;/priority&gt;&lt;uuid&gt;6C384AF1-2E98-40EE-9748-65E48B3AD7E2&lt;/uuid&gt;&lt;publications&gt;&lt;publication&gt;&lt;subtype&gt;400&lt;/subtype&gt;&lt;title&gt;The estimation of genetic correlations from phenotypic correlations: a test of Cheverud's conjecture&lt;/title&gt;&lt;url&gt;http://www.nature.com/articles/hdy199568&lt;/url&gt;&lt;volume&gt;74&lt;/volume&gt;&lt;publication_date&gt;99199505011200000000222000&lt;/publication_date&gt;&lt;uuid&gt;3E92AA46-8804-4B56-B3B7-51F257C00552&lt;/uuid&gt;&lt;type&gt;400&lt;/type&gt;&lt;number&gt;5&lt;/number&gt;&lt;doi&gt;10.1038/hdy.1995.68&lt;/doi&gt;&lt;startpage&gt;481&lt;/startpage&gt;&lt;endpage&gt;490&lt;/endpage&gt;&lt;bundle&gt;&lt;publication&gt;&lt;title&gt;Heredity&lt;/title&gt;&lt;uuid&gt;EFC941CF-7AB6-4EB3-9CE2-4549C26311C5&lt;/uuid&gt;&lt;subtype&gt;-100&lt;/subtype&gt;&lt;publisher&gt;Nature Publishing Group&lt;/publisher&gt;&lt;type&gt;-100&lt;/type&gt;&lt;/publication&gt;&lt;/bundle&gt;&lt;authors&gt;&lt;author&gt;&lt;lastName&gt;Roff&lt;/lastName&gt;&lt;firstName&gt;Derek&lt;/firstName&gt;&lt;middleNames&gt;A&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(Roff 1995)</w:t>
      </w:r>
      <w:r w:rsidR="006D3483">
        <w:rPr>
          <w:rFonts w:eastAsiaTheme="minorHAnsi"/>
          <w:lang w:val="en-US"/>
        </w:rPr>
        <w:fldChar w:fldCharType="end"/>
      </w:r>
      <w:r>
        <w:t xml:space="preserve">, </w:t>
      </w:r>
      <w:r w:rsidR="005303D4">
        <w:t>our results</w:t>
      </w:r>
      <w:r w:rsidR="00FF22D6">
        <w:t xml:space="preserve"> </w:t>
      </w:r>
      <w:r w:rsidR="00084EB7">
        <w:t>may</w:t>
      </w:r>
      <w:r w:rsidR="00272034">
        <w:t xml:space="preserve"> </w:t>
      </w:r>
      <w:r w:rsidR="005303D4">
        <w:t xml:space="preserve">also </w:t>
      </w:r>
      <w:r w:rsidR="00272034">
        <w:t>have</w:t>
      </w:r>
      <w:r w:rsidR="00BB287C">
        <w:t xml:space="preserve"> important implications in understanding constraints on the evolution of metabolic </w:t>
      </w:r>
      <w:r w:rsidR="00E17B36">
        <w:t xml:space="preserve">thermal </w:t>
      </w:r>
      <w:r w:rsidR="00BB287C">
        <w:t xml:space="preserve">plasticity. </w:t>
      </w:r>
      <w:r w:rsidR="005303D4">
        <w:t xml:space="preserve">The </w:t>
      </w:r>
      <w:r w:rsidR="00A4513B">
        <w:t>strength</w:t>
      </w:r>
      <w:r w:rsidR="00FF22D6">
        <w:t xml:space="preserve"> </w:t>
      </w:r>
      <w:r w:rsidR="005303D4">
        <w:t xml:space="preserve">of correlation in metabolic rate across temperatures </w:t>
      </w:r>
      <w:r w:rsidR="00FF22D6">
        <w:t xml:space="preserve">can dictate how strongly selection </w:t>
      </w:r>
      <w:r w:rsidR="00084EB7">
        <w:t xml:space="preserve">acting </w:t>
      </w:r>
      <w:r w:rsidR="00FF22D6">
        <w:t xml:space="preserve">on one component </w:t>
      </w:r>
      <w:r w:rsidR="00EE46AB">
        <w:t xml:space="preserve">of the reaction norm </w:t>
      </w:r>
      <w:r w:rsidR="00FF22D6">
        <w:t xml:space="preserve">will result in indirect selection on another </w:t>
      </w:r>
      <w:r w:rsidR="00D445CF">
        <w:rPr>
          <w:highlight w:val="yellow"/>
        </w:rPr>
        <w:fldChar w:fldCharType="begin" w:fldLock="1"/>
      </w:r>
      <w:r w:rsidR="001C289B">
        <w:rPr>
          <w:highlight w:val="yellow"/>
        </w:rPr>
        <w:instrText xml:space="preserve"> ADDIN PAPERS2_CITATIONS &lt;citation&gt;&lt;priority&gt;0&lt;/priority&gt;&lt;uuid&gt;2CD30201-F185-45B1-B48B-EE3448FBCA1B&lt;/uuid&gt;&lt;publications&gt;&lt;publication&gt;&lt;subtype&gt;400&lt;/subtype&gt;&lt;title&gt;Adaptive phenotypic plasticity: consensus and controversy&lt;/title&gt;&lt;url&gt;http://linkinghub.elsevier.com/retrieve/pii/S0169534700890618&lt;/url&gt;&lt;volume&gt;10&lt;/volume&gt;&lt;publication_date&gt;99199505001200000000220000&lt;/publication_date&gt;&lt;uuid&gt;D8E2DABF-85B9-464E-8B32-2981D1892599&lt;/uuid&gt;&lt;type&gt;400&lt;/type&gt;&lt;number&gt;5&lt;/number&gt;&lt;citekey&gt;Via:1995hm&lt;/citekey&gt;&lt;doi&gt;10.1016/S0169-5347(00)89061-8&lt;/doi&gt;&lt;startpage&gt;212&lt;/startpage&gt;&lt;endpage&gt;217&lt;/endpage&gt;&lt;bundle&gt;&lt;publication&gt;&lt;title&gt;Trends Ecol Evol&lt;/title&gt;&lt;uuid&gt;CED23B2E-4527-4C7B-A582-D44C89ECE14D&lt;/uuid&gt;&lt;subtype&gt;-100&lt;/subtype&gt;&lt;publisher&gt;Elsevier Ltd&lt;/publisher&gt;&lt;type&gt;-100&lt;/type&gt;&lt;/publication&gt;&lt;/bundle&gt;&lt;authors&gt;&lt;author&gt;&lt;lastName&gt;Via&lt;/lastName&gt;&lt;firstName&gt;Sara&lt;/firstName&gt;&lt;/author&gt;&lt;author&gt;&lt;lastName&gt;Gomulkiewicz&lt;/lastName&gt;&lt;firstName&gt;Richard&lt;/firstName&gt;&lt;/author&gt;&lt;author&gt;&lt;lastName&gt;Jong&lt;/lastName&gt;&lt;nonDroppingParticle&gt;De&lt;/nonDroppingParticle&gt;&lt;firstName&gt;Gerdien&lt;/firstName&gt;&lt;/author&gt;&lt;author&gt;&lt;lastName&gt;Scheiner&lt;/lastName&gt;&lt;firstName&gt;Samuel&lt;/firstName&gt;&lt;middleNames&gt;M&lt;/middleNames&gt;&lt;/author&gt;&lt;author&gt;&lt;lastName&gt;Schlichting&lt;/lastName&gt;&lt;firstName&gt;Carl&lt;/firstName&gt;&lt;middleNames&gt;D&lt;/middleNames&gt;&lt;/author&gt;&lt;author&gt;&lt;lastName&gt;Tienderen&lt;/lastName&gt;&lt;nonDroppingParticle&gt;Van&lt;/nonDroppingParticle&gt;&lt;firstName&gt;Peter&lt;/firstName&gt;&lt;middleNames&gt;H&lt;/middleNames&gt;&lt;/author&gt;&lt;/authors&gt;&lt;/publication&gt;&lt;/publications&gt;&lt;cites&gt;&lt;/cites&gt;&lt;/citation&gt;</w:instrText>
      </w:r>
      <w:r w:rsidR="00D445CF">
        <w:rPr>
          <w:highlight w:val="yellow"/>
        </w:rPr>
        <w:fldChar w:fldCharType="separate"/>
      </w:r>
      <w:r w:rsidR="004F7C3B">
        <w:rPr>
          <w:rFonts w:eastAsiaTheme="minorHAnsi"/>
          <w:lang w:val="en-US"/>
        </w:rPr>
        <w:t xml:space="preserve">(Via </w:t>
      </w:r>
      <w:r w:rsidR="004F7C3B">
        <w:rPr>
          <w:rFonts w:eastAsiaTheme="minorHAnsi"/>
          <w:i/>
          <w:iCs/>
          <w:lang w:val="en-US"/>
        </w:rPr>
        <w:t>et al.</w:t>
      </w:r>
      <w:r w:rsidR="004F7C3B">
        <w:rPr>
          <w:rFonts w:eastAsiaTheme="minorHAnsi"/>
          <w:lang w:val="en-US"/>
        </w:rPr>
        <w:t xml:space="preserve"> 1995)</w:t>
      </w:r>
      <w:r w:rsidR="00D445CF">
        <w:rPr>
          <w:highlight w:val="yellow"/>
        </w:rPr>
        <w:fldChar w:fldCharType="end"/>
      </w:r>
      <w:r w:rsidR="00FF22D6">
        <w:t xml:space="preserve">. </w:t>
      </w:r>
      <w:r w:rsidR="00EE46AB">
        <w:t xml:space="preserve">We found that </w:t>
      </w:r>
      <w:r w:rsidR="00084EB7">
        <w:t xml:space="preserve">the strength of </w:t>
      </w:r>
      <w:r w:rsidR="00EE46AB">
        <w:t>c</w:t>
      </w:r>
      <w:r w:rsidR="00444B65">
        <w:t>ross-temperature correlation</w:t>
      </w:r>
      <w:r w:rsidR="00BB287C">
        <w:t>s</w:t>
      </w:r>
      <w:r w:rsidR="00444B65">
        <w:t xml:space="preserve"> between neighbouring temperatures</w:t>
      </w:r>
      <w:r w:rsidR="006F374F">
        <w:t xml:space="preserve"> (e.g., 28</w:t>
      </w:r>
      <w:r w:rsidR="00D907AC">
        <w:t>°</w:t>
      </w:r>
      <w:r w:rsidR="006F374F">
        <w:t>C vs</w:t>
      </w:r>
      <w:r w:rsidR="00272034">
        <w:t>.</w:t>
      </w:r>
      <w:r w:rsidR="006F374F">
        <w:t xml:space="preserve"> 32</w:t>
      </w:r>
      <w:r w:rsidR="00D907AC">
        <w:t>°</w:t>
      </w:r>
      <w:r w:rsidR="006F374F">
        <w:t xml:space="preserve">C) </w:t>
      </w:r>
      <w:r w:rsidR="00444B65">
        <w:t xml:space="preserve">were </w:t>
      </w:r>
      <w:r w:rsidR="00BB287C">
        <w:t>strong</w:t>
      </w:r>
      <w:r w:rsidR="00084EB7">
        <w:t>er compared to</w:t>
      </w:r>
      <w:r w:rsidR="00444B65">
        <w:t xml:space="preserve"> correlation</w:t>
      </w:r>
      <w:r w:rsidR="00084EB7">
        <w:t>s</w:t>
      </w:r>
      <w:r w:rsidR="00444B65">
        <w:t xml:space="preserve"> </w:t>
      </w:r>
      <w:r w:rsidR="00BB287C">
        <w:t xml:space="preserve">at more </w:t>
      </w:r>
      <w:r w:rsidR="00A4513B">
        <w:t xml:space="preserve">distant </w:t>
      </w:r>
      <w:r w:rsidR="00BB287C">
        <w:t xml:space="preserve">temperatures </w:t>
      </w:r>
      <w:r w:rsidR="006F374F">
        <w:t>(e.g., 22</w:t>
      </w:r>
      <w:r w:rsidR="00D907AC">
        <w:t>°</w:t>
      </w:r>
      <w:r w:rsidR="006F374F">
        <w:t>C vs</w:t>
      </w:r>
      <w:r w:rsidR="00272034">
        <w:t>.</w:t>
      </w:r>
      <w:r w:rsidR="006F374F">
        <w:t xml:space="preserve"> 32</w:t>
      </w:r>
      <w:r w:rsidR="00D907AC">
        <w:t>°</w:t>
      </w:r>
      <w:r w:rsidR="006F374F">
        <w:t xml:space="preserve">C) </w:t>
      </w:r>
      <w:r w:rsidR="00BB287C">
        <w:t xml:space="preserve">when </w:t>
      </w:r>
      <w:r w:rsidR="006F374F">
        <w:t>modelling with</w:t>
      </w:r>
      <w:r w:rsidR="00BB287C">
        <w:t xml:space="preserve"> the character-state approach. </w:t>
      </w:r>
      <w:r w:rsidR="004D03D7">
        <w:t>G</w:t>
      </w:r>
      <w:r w:rsidR="00C5179C">
        <w:t xml:space="preserve">reater measurement error at cooler temperatures </w:t>
      </w:r>
      <w:r w:rsidR="004D03D7">
        <w:t xml:space="preserve">could explain </w:t>
      </w:r>
      <w:r w:rsidR="00530BD9">
        <w:t>this change in</w:t>
      </w:r>
      <w:r w:rsidR="004D03D7">
        <w:t xml:space="preserve"> correlation as</w:t>
      </w:r>
      <w:r w:rsidR="00C5179C">
        <w:t xml:space="preserve"> lizards</w:t>
      </w:r>
      <w:r w:rsidR="00530BD9">
        <w:t>’ CO</w:t>
      </w:r>
      <w:r w:rsidR="00530BD9" w:rsidRPr="001E6AF0">
        <w:rPr>
          <w:vertAlign w:val="subscript"/>
        </w:rPr>
        <w:t>2</w:t>
      </w:r>
      <w:r w:rsidR="00530BD9">
        <w:t xml:space="preserve"> production was more difficult to detect</w:t>
      </w:r>
      <w:r w:rsidR="00C5179C">
        <w:t xml:space="preserve"> </w:t>
      </w:r>
      <w:r w:rsidR="00530BD9">
        <w:t>compared to</w:t>
      </w:r>
      <w:r w:rsidR="00C5179C">
        <w:t xml:space="preserve"> warmer temperature</w:t>
      </w:r>
      <w:r w:rsidR="004D03D7">
        <w:t>s</w:t>
      </w:r>
      <w:r w:rsidR="00C5179C">
        <w:t xml:space="preserve">. </w:t>
      </w:r>
      <w:r w:rsidR="004D03D7">
        <w:t>While</w:t>
      </w:r>
      <w:r w:rsidR="004D03D7" w:rsidRPr="00EC13E0">
        <w:t xml:space="preserve"> the</w:t>
      </w:r>
      <w:r w:rsidR="004642B5">
        <w:t xml:space="preserve">re </w:t>
      </w:r>
      <w:r w:rsidR="009A09EA">
        <w:t>were estimation issues with</w:t>
      </w:r>
      <w:r w:rsidR="004D03D7" w:rsidRPr="00EC13E0">
        <w:t xml:space="preserve"> the </w:t>
      </w:r>
      <w:r w:rsidR="004D03D7">
        <w:t>function-valued</w:t>
      </w:r>
      <w:r w:rsidR="004D03D7" w:rsidRPr="00EC13E0">
        <w:t xml:space="preserve"> approach</w:t>
      </w:r>
      <w:r w:rsidR="009A09EA">
        <w:t xml:space="preserve">, </w:t>
      </w:r>
      <w:r w:rsidR="009A09EA" w:rsidRPr="00EC13E0">
        <w:t xml:space="preserve">correlations </w:t>
      </w:r>
      <w:r w:rsidR="009A09EA">
        <w:t xml:space="preserve">across all temperatures remained strong and were </w:t>
      </w:r>
      <w:r w:rsidR="004D03D7">
        <w:t>in agreement</w:t>
      </w:r>
      <w:r w:rsidR="004D03D7" w:rsidRPr="00EC13E0">
        <w:t xml:space="preserve"> with the </w:t>
      </w:r>
      <w:r w:rsidR="004D03D7">
        <w:t xml:space="preserve">character-state </w:t>
      </w:r>
      <w:r w:rsidR="004D03D7" w:rsidRPr="00EC13E0">
        <w:t>approach</w:t>
      </w:r>
      <w:r w:rsidR="004D03D7">
        <w:t>.</w:t>
      </w:r>
      <w:r w:rsidR="004D03D7" w:rsidRPr="00EC13E0">
        <w:t xml:space="preserve"> </w:t>
      </w:r>
      <w:r w:rsidR="00530BD9">
        <w:t xml:space="preserve">Estimation issues and high correlation estimates </w:t>
      </w:r>
      <w:r w:rsidR="00C5179C">
        <w:t>may</w:t>
      </w:r>
      <w:r w:rsidR="004D03D7">
        <w:t xml:space="preserve"> be </w:t>
      </w:r>
      <w:r w:rsidR="00530BD9">
        <w:t xml:space="preserve">a result of deriving correlations from the </w:t>
      </w:r>
      <w:r w:rsidR="00530BD9" w:rsidRPr="00EC13E0">
        <w:t>covariance between the intercept and slope</w:t>
      </w:r>
      <w:r w:rsidR="00530BD9">
        <w:t xml:space="preserve">, which is a key attribute </w:t>
      </w:r>
      <w:r w:rsidR="003069CA">
        <w:t>of function-valued approach</w:t>
      </w:r>
      <w:r w:rsidR="00083ACA">
        <w:t>es</w:t>
      </w:r>
      <w:r w:rsidR="003069CA">
        <w:t xml:space="preserve">. </w:t>
      </w:r>
      <w:r w:rsidR="00D32FD8">
        <w:t>W</w:t>
      </w:r>
      <w:r w:rsidR="003069CA">
        <w:t xml:space="preserve">hen modelling </w:t>
      </w:r>
      <w:r w:rsidR="00A4513B">
        <w:t>using</w:t>
      </w:r>
      <w:r w:rsidR="003069CA">
        <w:t xml:space="preserve"> the character-state approach, the shape of reaction norms </w:t>
      </w:r>
      <w:r w:rsidR="00D32FD8">
        <w:t xml:space="preserve">may </w:t>
      </w:r>
      <w:r w:rsidR="003069CA">
        <w:t xml:space="preserve">evolve with </w:t>
      </w:r>
      <w:r w:rsidR="00BB287C">
        <w:t xml:space="preserve">weaker constraints </w:t>
      </w:r>
      <w:r w:rsidR="00EE3E40">
        <w:t xml:space="preserve">and greater </w:t>
      </w:r>
      <w:r w:rsidR="00272034">
        <w:t>malleability</w:t>
      </w:r>
      <w:r w:rsidR="00EE3E40">
        <w:t xml:space="preserve">. </w:t>
      </w:r>
      <w:r w:rsidR="00D445CF">
        <w:t xml:space="preserve">Although </w:t>
      </w:r>
      <w:r w:rsidR="008A030E">
        <w:rPr>
          <w:rFonts w:eastAsiaTheme="minorHAnsi"/>
          <w:lang w:val="en-US"/>
        </w:rPr>
        <w:t>differences</w:t>
      </w:r>
      <w:r w:rsidR="00652B33">
        <w:rPr>
          <w:rFonts w:eastAsiaTheme="minorHAnsi"/>
          <w:lang w:val="en-US"/>
        </w:rPr>
        <w:t xml:space="preserve"> between </w:t>
      </w:r>
      <w:r w:rsidR="00B1227C">
        <w:rPr>
          <w:rFonts w:eastAsiaTheme="minorHAnsi"/>
          <w:lang w:val="en-US"/>
        </w:rPr>
        <w:lastRenderedPageBreak/>
        <w:t xml:space="preserve">statistical </w:t>
      </w:r>
      <w:r w:rsidR="00652B33">
        <w:rPr>
          <w:rFonts w:eastAsiaTheme="minorHAnsi"/>
          <w:lang w:val="en-US"/>
        </w:rPr>
        <w:t>approaches may be</w:t>
      </w:r>
      <w:r w:rsidR="00F81C96">
        <w:rPr>
          <w:rFonts w:eastAsiaTheme="minorHAnsi"/>
          <w:lang w:val="en-US"/>
        </w:rPr>
        <w:t xml:space="preserve"> ameliorate</w:t>
      </w:r>
      <w:r w:rsidR="00652B33">
        <w:rPr>
          <w:rFonts w:eastAsiaTheme="minorHAnsi"/>
          <w:lang w:val="en-US"/>
        </w:rPr>
        <w:t>d</w:t>
      </w:r>
      <w:r w:rsidR="00F81C96">
        <w:rPr>
          <w:rFonts w:eastAsiaTheme="minorHAnsi"/>
          <w:lang w:val="en-US"/>
        </w:rPr>
        <w:t xml:space="preserve"> </w:t>
      </w:r>
      <w:r w:rsidR="00652B33">
        <w:rPr>
          <w:rFonts w:eastAsiaTheme="minorHAnsi"/>
          <w:lang w:val="en-US"/>
        </w:rPr>
        <w:t xml:space="preserve">when curvature is properly </w:t>
      </w:r>
      <w:r w:rsidR="00B1227C">
        <w:rPr>
          <w:rFonts w:eastAsiaTheme="minorHAnsi"/>
          <w:lang w:val="en-US"/>
        </w:rPr>
        <w:t>modelled</w:t>
      </w:r>
      <w:r w:rsidR="00652B33">
        <w:rPr>
          <w:rFonts w:eastAsiaTheme="minorHAnsi"/>
          <w:lang w:val="en-US"/>
        </w:rPr>
        <w:t xml:space="preserve"> in non-linear reaction norms</w:t>
      </w:r>
      <w:r w:rsidR="00DD5D41">
        <w:rPr>
          <w:rFonts w:eastAsiaTheme="minorHAnsi"/>
          <w:lang w:val="en-US"/>
        </w:rPr>
        <w:t>.</w:t>
      </w:r>
      <w:r w:rsidR="005756FF">
        <w:rPr>
          <w:rFonts w:eastAsiaTheme="minorHAnsi"/>
          <w:lang w:val="en-US"/>
        </w:rPr>
        <w:t xml:space="preserve"> </w:t>
      </w:r>
      <w:r w:rsidR="00DD5D41">
        <w:rPr>
          <w:rFonts w:eastAsiaTheme="minorHAnsi"/>
          <w:lang w:val="en-US"/>
        </w:rPr>
        <w:t>H</w:t>
      </w:r>
      <w:r w:rsidR="005756FF">
        <w:rPr>
          <w:rFonts w:eastAsiaTheme="minorHAnsi"/>
          <w:lang w:val="en-US"/>
        </w:rPr>
        <w:t>owever</w:t>
      </w:r>
      <w:r w:rsidR="00DD5D41">
        <w:rPr>
          <w:rFonts w:eastAsiaTheme="minorHAnsi"/>
          <w:lang w:val="en-US"/>
        </w:rPr>
        <w:t>,</w:t>
      </w:r>
      <w:r w:rsidR="005756FF">
        <w:rPr>
          <w:rFonts w:eastAsiaTheme="minorHAnsi"/>
          <w:lang w:val="en-US"/>
        </w:rPr>
        <w:t xml:space="preserve"> we</w:t>
      </w:r>
      <w:r w:rsidR="00652B33">
        <w:rPr>
          <w:rFonts w:eastAsiaTheme="minorHAnsi"/>
          <w:lang w:val="en-US"/>
        </w:rPr>
        <w:t xml:space="preserve"> were unable to test this because </w:t>
      </w:r>
      <w:r w:rsidR="005756FF">
        <w:rPr>
          <w:rFonts w:eastAsiaTheme="minorHAnsi"/>
          <w:lang w:val="en-US"/>
        </w:rPr>
        <w:t xml:space="preserve">our </w:t>
      </w:r>
      <w:r w:rsidR="00F81C96">
        <w:rPr>
          <w:rFonts w:eastAsiaTheme="minorHAnsi"/>
          <w:lang w:val="en-US"/>
        </w:rPr>
        <w:t xml:space="preserve">measurement temperatures </w:t>
      </w:r>
      <w:r w:rsidR="00FC0633">
        <w:rPr>
          <w:rFonts w:eastAsiaTheme="minorHAnsi"/>
          <w:lang w:val="en-US"/>
        </w:rPr>
        <w:t>span</w:t>
      </w:r>
      <w:r w:rsidR="00B40C2D">
        <w:rPr>
          <w:rFonts w:eastAsiaTheme="minorHAnsi"/>
          <w:lang w:val="en-US"/>
        </w:rPr>
        <w:t>ned</w:t>
      </w:r>
      <w:r w:rsidR="00F81C96">
        <w:rPr>
          <w:rFonts w:eastAsiaTheme="minorHAnsi"/>
          <w:lang w:val="en-US"/>
        </w:rPr>
        <w:t xml:space="preserve"> the normal operative temperature of the species where the reaction norm is </w:t>
      </w:r>
      <w:r w:rsidR="00B1227C">
        <w:rPr>
          <w:rFonts w:eastAsiaTheme="minorHAnsi"/>
          <w:lang w:val="en-US"/>
        </w:rPr>
        <w:t>mostly</w:t>
      </w:r>
      <w:r w:rsidR="00F81C96">
        <w:rPr>
          <w:rFonts w:eastAsiaTheme="minorHAnsi"/>
          <w:lang w:val="en-US"/>
        </w:rPr>
        <w:t xml:space="preserve"> linear </w:t>
      </w:r>
      <w:r w:rsidR="006D3483">
        <w:rPr>
          <w:rFonts w:eastAsiaTheme="minorHAnsi"/>
          <w:lang w:val="en-US"/>
        </w:rPr>
        <w:fldChar w:fldCharType="begin" w:fldLock="1"/>
      </w:r>
      <w:r w:rsidR="001C289B">
        <w:rPr>
          <w:rFonts w:eastAsiaTheme="minorHAnsi"/>
          <w:lang w:val="en-US"/>
        </w:rPr>
        <w:instrText xml:space="preserve"> ADDIN PAPERS2_CITATIONS &lt;citation&gt;&lt;priority&gt;52&lt;/priority&gt;&lt;uuid&gt;239F8CF1-4CAF-41E5-982F-73CD641166F6&lt;/uuid&gt;&lt;publications&gt;&lt;publication&gt;&lt;subtype&gt;400&lt;/subtype&gt;&lt;publisher&gt;Blackwell Publishing Asia&lt;/publisher&gt;&lt;title&gt;Superficial lizards in cold climates: Nest site choice along an elevational gradient&lt;/title&gt;&lt;url&gt;http://doi.wiley.com/10.1111/j.1442-9993.2009.01983.x&lt;/url&gt;&lt;volume&gt;34&lt;/volume&gt;&lt;publication_date&gt;99200911001200000000220000&lt;/publication_date&gt;&lt;uuid&gt;EC3DF4B5-D47C-4E57-87F9-BEB341F9770C&lt;/uuid&gt;&lt;type&gt;400&lt;/type&gt;&lt;number&gt;7&lt;/number&gt;&lt;doi&gt;10.1111/j.1442-9993.2009.01983.x&lt;/doi&gt;&lt;startpage&gt;773&lt;/startpage&gt;&lt;endpage&gt;779&lt;/endpage&gt;&lt;bundle&gt;&lt;publication&gt;&lt;title&gt;Austral Ecology&lt;/title&gt;&lt;uuid&gt;548CB8BA-B022-4861-A08B-994D44409AC5&lt;/uuid&gt;&lt;subtype&gt;-100&lt;/subtype&gt;&lt;type&gt;-100&lt;/type&gt;&lt;/publication&gt;&lt;/bundle&gt;&lt;authors&gt;&lt;author&gt;&lt;lastName&gt;Doody&lt;/lastName&gt;&lt;firstName&gt;J&lt;/firstName&gt;&lt;middleNames&gt;Sean&lt;/middleNames&gt;&lt;/author&gt;&lt;/authors&gt;&lt;/publication&gt;&lt;/publications&gt;&lt;cites&gt;&lt;/cites&gt;&lt;/citation&gt;</w:instrText>
      </w:r>
      <w:r w:rsidR="006D3483">
        <w:rPr>
          <w:rFonts w:eastAsiaTheme="minorHAnsi"/>
          <w:lang w:val="en-US"/>
        </w:rPr>
        <w:fldChar w:fldCharType="separate"/>
      </w:r>
      <w:r w:rsidR="004F7C3B">
        <w:rPr>
          <w:rFonts w:eastAsiaTheme="minorHAnsi"/>
          <w:lang w:val="en-US"/>
        </w:rPr>
        <w:t>(Doody 2009)</w:t>
      </w:r>
      <w:r w:rsidR="006D3483">
        <w:rPr>
          <w:rFonts w:eastAsiaTheme="minorHAnsi"/>
          <w:lang w:val="en-US"/>
        </w:rPr>
        <w:fldChar w:fldCharType="end"/>
      </w:r>
      <w:r w:rsidR="00F81C96">
        <w:rPr>
          <w:rFonts w:eastAsiaTheme="minorHAnsi"/>
          <w:lang w:val="en-US"/>
        </w:rPr>
        <w:t xml:space="preserve">. </w:t>
      </w:r>
    </w:p>
    <w:p w14:paraId="0A6DCB69" w14:textId="77777777" w:rsidR="00A4513B" w:rsidRPr="00EC13E0" w:rsidRDefault="00A4513B" w:rsidP="001E0B56">
      <w:pPr>
        <w:spacing w:line="480" w:lineRule="auto"/>
        <w:ind w:firstLine="720"/>
        <w:contextualSpacing/>
      </w:pPr>
    </w:p>
    <w:p w14:paraId="2261E6E6" w14:textId="068786BA" w:rsidR="00444B65" w:rsidRDefault="00E17B36" w:rsidP="001E0B56">
      <w:pPr>
        <w:pStyle w:val="Heading2"/>
        <w:spacing w:line="480" w:lineRule="auto"/>
        <w:contextualSpacing/>
        <w:rPr>
          <w:lang w:val="en-AU"/>
        </w:rPr>
      </w:pPr>
      <w:r>
        <w:rPr>
          <w:lang w:val="en-AU"/>
        </w:rPr>
        <w:t>Population m</w:t>
      </w:r>
      <w:r w:rsidR="001122BD">
        <w:rPr>
          <w:lang w:val="en-AU"/>
        </w:rPr>
        <w:t xml:space="preserve">ass </w:t>
      </w:r>
      <w:r w:rsidR="00444B65">
        <w:rPr>
          <w:lang w:val="en-AU"/>
        </w:rPr>
        <w:t xml:space="preserve">scaling </w:t>
      </w:r>
      <w:r w:rsidR="002C05D6">
        <w:rPr>
          <w:lang w:val="en-AU"/>
        </w:rPr>
        <w:t>across</w:t>
      </w:r>
      <w:r w:rsidR="00444B65">
        <w:rPr>
          <w:lang w:val="en-AU"/>
        </w:rPr>
        <w:t xml:space="preserve"> different temperatures</w:t>
      </w:r>
    </w:p>
    <w:p w14:paraId="33F76C18" w14:textId="724B8D86" w:rsidR="00C96217" w:rsidRDefault="001E6AF0" w:rsidP="001E0B56">
      <w:pPr>
        <w:spacing w:line="480" w:lineRule="auto"/>
        <w:contextualSpacing/>
        <w:rPr>
          <w:rFonts w:eastAsiaTheme="minorHAnsi"/>
          <w:lang w:val="en-US"/>
        </w:rPr>
      </w:pPr>
      <w:r>
        <w:rPr>
          <w:lang w:val="en-AU"/>
        </w:rPr>
        <w:t>Our mass-scaling exponents did not change with temperature, which is in disagreement</w:t>
      </w:r>
      <w:r w:rsidR="00C96217">
        <w:rPr>
          <w:lang w:val="en-AU"/>
        </w:rPr>
        <w:t xml:space="preserve"> with the growing number of studies that show temperature dependence of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&lt;citation&gt;&lt;priority&gt;53&lt;/priority&gt;&lt;uuid&gt;2D8979F3-CFCE-4AA0-8BD6-BB0FBB0AA047&lt;/uuid&gt;&lt;publications&gt;&lt;publication&gt;&lt;subtype&gt;400&lt;/subtype&gt;&lt;title&gt;The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gt;&lt;subtype&gt;400&lt;/subtype&gt;&lt;title&gt;Temperature effects on mass-scaling exponents in colonial animals: a manipulative test&lt;/title&gt;&lt;url&gt;http://doi.wiley.com/10.1002/ecy.1624&lt;/url&gt;&lt;volume&gt;98&lt;/volume&gt;&lt;publication_date&gt;99201612091200000000222000&lt;/publication_date&gt;&lt;uuid&gt;02C7D0DA-55FF-4A94-9F7A-E0FBDDE9CFDD&lt;/uuid&gt;&lt;version&gt;3&lt;/version&gt;&lt;type&gt;400&lt;/type&gt;&lt;number&gt;1&lt;/number&gt;&lt;citekey&gt;Barneche:2016ke&lt;/citekey&gt;&lt;doi&gt;10.1002/ecy.1624&lt;/doi&gt;&lt;startpage&gt;103&lt;/startpage&gt;&lt;endpage&gt;111&lt;/endpage&gt;&lt;bundle&gt;&lt;publication&gt;&lt;title&gt;Ecology&lt;/title&gt;&lt;uuid&gt;79E36528-A230-4190-B9D7-3079F29D6CF3&lt;/uuid&gt;&lt;subtype&gt;-100&lt;/subtype&gt;&lt;publisher&gt;Ecological Society of America&lt;/publisher&gt;&lt;type&gt;-100&lt;/type&gt;&lt;/publication&gt;&lt;/bundle&gt;&lt;authors&gt;&lt;author&gt;&lt;lastName&gt;Barneche&lt;/lastName&gt;&lt;firstName&gt;Diego&lt;/firstName&gt;&lt;middleNames&gt;R&lt;/middleNames&gt;&lt;/author&gt;&lt;author&gt;&lt;lastName&gt;White&lt;/lastName&gt;&lt;firstName&gt;Craig&lt;/firstName&gt;&lt;middleNames&gt;R&lt;/middleNames&gt;&lt;/author&gt;&lt;author&gt;&lt;lastName&gt;Marshall&lt;/lastName&gt;&lt;firstName&gt;Dustin&lt;/firstName&gt;&lt;middleNames&gt;J&lt;/middleNames&gt;&lt;/author&gt;&lt;/authors&gt;&lt;/publication&gt;&lt;publication&gt;&lt;subtype&gt;400&lt;/subtype&gt;&lt;title&gt;Beyond the '3/4-power law': variation in the intra- and interspecific scaling of metabolic rate in animals.&lt;/title&gt;&lt;url&gt;http://doi.wiley.com/10.1017/S1464793105006834&lt;/url&gt;&lt;volume&gt;80&lt;/volume&gt;&lt;revision_date&gt;99200505271200000000222000&lt;/revision_date&gt;&lt;publication_date&gt;99200511001200000000220000&lt;/publication_date&gt;&lt;uuid&gt;6E6A0634-520B-4B01-A68D-B8A8D8CE6162&lt;/uuid&gt;&lt;type&gt;400&lt;/type&gt;&lt;accepted_date&gt;99200506081200000000222000&lt;/accepted_date&gt;&lt;number&gt;4&lt;/number&gt;&lt;submission_date&gt;99200311101200000000222000&lt;/submission_date&gt;&lt;doi&gt;10.1017/S1464793105006834&lt;/doi&gt;&lt;institution&gt;Department of Biology, Juniata College, Huntingdon, Pennsylvania 16652, USA. glazier@juniata.edu&lt;/institution&gt;&lt;startpage&gt;611&lt;/startpage&gt;&lt;endpage&gt;662&lt;/endpage&gt;&lt;bundle&gt;&lt;publication&gt;&lt;title&gt;Biological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publisher&gt;Blackwell Publishing Ltd&lt;/publisher&gt;&lt;title&gt;Is metabolic rate a universal 'pacemaker' for biological processes?&lt;/title&gt;&lt;url&gt;http://doi.wiley.com/10.1111/brv.12115&lt;/url&gt;&lt;volume&gt;90&lt;/volume&gt;&lt;revision_date&gt;99201404161200000000222000&lt;/revision_date&gt;&lt;publication_date&gt;99201505001200000000220000&lt;/publication_date&gt;&lt;uuid&gt;93109292-D443-4F19-AF92-667C30737C4B&lt;/uuid&gt;&lt;type&gt;400&lt;/type&gt;&lt;accepted_date&gt;99201404171200000000222000&lt;/accepted_date&gt;&lt;number&gt;2&lt;/number&gt;&lt;subtitle&gt;Metabolic pacemaker?&lt;/subtitle&gt;&lt;doi&gt;10.1111/brv.12115&lt;/doi&gt;&lt;submission_date&gt;99201307081200000000222000&lt;/submission_date&gt;&lt;institution&gt;Department of Biology, Juniata College, Huntingdon, PA 16652, U.S.A.&lt;/institution&gt;&lt;startpage&gt;377&lt;/startpage&gt;&lt;endpage&gt;407&lt;/endpage&gt;&lt;bundle&gt;&lt;publication&gt;&lt;title&gt;Biological Reviews&lt;/title&gt;&lt;uuid&gt;68872F8F-22DF-45EC-BC5D-2C76293E18F5&lt;/uuid&gt;&lt;subtype&gt;-100&lt;/subtype&gt;&lt;publisher&gt;Blackwell Publishing Ltd&lt;/publisher&gt;&lt;type&gt;-100&lt;/type&gt;&lt;/publication&gt;&lt;/bundle&gt;&lt;authors&gt;&lt;author&gt;&lt;lastName&gt;Glazier&lt;/lastName&gt;&lt;firstName&gt;Douglas&lt;/firstName&gt;&lt;middleNames&gt;S&lt;/middleNames&gt;&lt;/author&gt;&lt;/authors&gt;&lt;/publication&gt;&lt;publication&gt;&lt;subtype&gt;400&lt;/subtype&gt;&lt;title&gt;Testing the metabolic theory of ecology&lt;/title&gt;&lt;url&gt;http://doi.wiley.com/10.1111/j.1461-0248.2012.01860.x&lt;/url&gt;&lt;volume&gt;15&lt;/volume&gt;&lt;revision_date&gt;99201204301200000000222000&lt;/revision_date&gt;&lt;publication_date&gt;99201212001200000000220000&lt;/publication_date&gt;&lt;uuid&gt;FE313908-BADD-4FBB-BCC1-A637A7A41623&lt;/uuid&gt;&lt;type&gt;400&lt;/type&gt;&lt;accepted_date&gt;99201208011200000000222000&lt;/accepted_date&gt;&lt;number&gt;12&lt;/number&gt;&lt;submission_date&gt;99201203281200000000222000&lt;/submission_date&gt;&lt;doi&gt;10.1111/j.1461-0248.2012.01860.x&lt;/doi&gt;&lt;institution&gt;University of Western Australia, Perth, Australia&lt;/institution&gt;&lt;startpage&gt;1465&lt;/startpage&gt;&lt;endpage&gt;1474&lt;/endpage&gt;&lt;bundle&gt;&lt;publication&gt;&lt;title&gt;Ecol Lett&lt;/title&gt;&lt;uuid&gt;5F80A1A1-E52B-4BAB-88B5-F8C94DCC311F&lt;/uuid&gt;&lt;subtype&gt;-100&lt;/subtype&gt;&lt;publisher&gt;Blackwell Publishing Ltd&lt;/publisher&gt;&lt;type&gt;-100&lt;/type&gt;&lt;/publication&gt;&lt;/bundle&gt;&lt;authors&gt;&lt;author&gt;&lt;lastName&gt;Price&lt;/lastName&gt;&lt;firstName&gt;Charles&lt;/firstName&gt;&lt;middleNames&gt;A&lt;/middleNames&gt;&lt;/author&gt;&lt;author&gt;&lt;lastName&gt;Weitz&lt;/lastName&gt;&lt;firstName&gt;Joshua&lt;/firstName&gt;&lt;middleNames&gt;S&lt;/middleNames&gt;&lt;/author&gt;&lt;author&gt;&lt;lastName&gt;Savage&lt;/lastName&gt;&lt;firstName&gt;Van&lt;/firstName&gt;&lt;middleNames&gt;M&lt;/middleNames&gt;&lt;/author&gt;&lt;author&gt;&lt;lastName&gt;Stegen&lt;/lastName&gt;&lt;firstName&gt;James&lt;/firstName&gt;&lt;/author&gt;&lt;author&gt;&lt;lastName&gt;Clarke&lt;/lastName&gt;&lt;firstName&gt;Andrew&lt;/firstName&gt;&lt;/author&gt;&lt;author&gt;&lt;lastName&gt;Coomes&lt;/lastName&gt;&lt;firstName&gt;David&lt;/firstName&gt;&lt;middleNames&gt;A&lt;/middleNames&gt;&lt;/author&gt;&lt;author&gt;&lt;lastName&gt;Dodds&lt;/lastName&gt;&lt;firstName&gt;Peter&lt;/firstName&gt;&lt;middleNames&gt;S&lt;/middleNames&gt;&lt;/author&gt;&lt;author&gt;&lt;lastName&gt;Etienne&lt;/lastName&gt;&lt;firstName&gt;Rampal&lt;/firstName&gt;&lt;middleNames&gt;S&lt;/middleNames&gt;&lt;/author&gt;&lt;author&gt;&lt;lastName&gt;Kerkhoff&lt;/lastName&gt;&lt;firstName&gt;Andrew&lt;/firstName&gt;&lt;middleNames&gt;J&lt;/middleNames&gt;&lt;/author&gt;&lt;author&gt;&lt;lastName&gt;McCulloh&lt;/lastName&gt;&lt;firstName&gt;Katherine&lt;/firstName&gt;&lt;/author&gt;&lt;author&gt;&lt;lastName&gt;Niklas&lt;/lastName&gt;&lt;firstName&gt;Karl&lt;/firstName&gt;&lt;middleNames&gt;J&lt;/middleNames&gt;&lt;/author&gt;&lt;author&gt;&lt;lastName&gt;Olff&lt;/lastName&gt;&lt;firstName&gt;Han&lt;/firstName&gt;&lt;/author&gt;&lt;author&gt;&lt;lastName&gt;Swenson&lt;/lastName&gt;&lt;firstName&gt;Nathan&lt;/firstName&gt;&lt;middleNames&gt;G&lt;/middleNames&gt;&lt;/author&gt;&lt;/authors&gt;&lt;editors&gt;&lt;author&gt;&lt;lastName&gt;Chave&lt;/lastName&gt;&lt;firstName&gt;Jerome&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 xml:space="preserve">(Glazier 2005; Killen </w:t>
      </w:r>
      <w:r w:rsidR="00C96217">
        <w:rPr>
          <w:rFonts w:eastAsiaTheme="minorHAnsi"/>
          <w:i/>
          <w:iCs/>
          <w:lang w:val="en-US"/>
        </w:rPr>
        <w:t>et al.</w:t>
      </w:r>
      <w:r w:rsidR="00C96217">
        <w:rPr>
          <w:rFonts w:eastAsiaTheme="minorHAnsi"/>
          <w:lang w:val="en-US"/>
        </w:rPr>
        <w:t xml:space="preserve"> 2010; Price </w:t>
      </w:r>
      <w:r w:rsidR="00C96217">
        <w:rPr>
          <w:rFonts w:eastAsiaTheme="minorHAnsi"/>
          <w:i/>
          <w:iCs/>
          <w:lang w:val="en-US"/>
        </w:rPr>
        <w:t>et al.</w:t>
      </w:r>
      <w:r w:rsidR="00C96217">
        <w:rPr>
          <w:rFonts w:eastAsiaTheme="minorHAnsi"/>
          <w:lang w:val="en-US"/>
        </w:rPr>
        <w:t xml:space="preserve"> 2012; Glazier 2015; Barneche </w:t>
      </w:r>
      <w:r w:rsidR="00C96217">
        <w:rPr>
          <w:rFonts w:eastAsiaTheme="minorHAnsi"/>
          <w:i/>
          <w:iCs/>
          <w:lang w:val="en-US"/>
        </w:rPr>
        <w:t>et al.</w:t>
      </w:r>
      <w:r w:rsidR="00C96217">
        <w:rPr>
          <w:rFonts w:eastAsiaTheme="minorHAnsi"/>
          <w:lang w:val="en-US"/>
        </w:rPr>
        <w:t xml:space="preserve"> 2016)</w:t>
      </w:r>
      <w:r w:rsidR="00C96217">
        <w:rPr>
          <w:rFonts w:eastAsiaTheme="minorHAnsi"/>
          <w:lang w:val="en-US"/>
        </w:rPr>
        <w:fldChar w:fldCharType="end"/>
      </w:r>
      <w:r w:rsidR="00C96217">
        <w:rPr>
          <w:lang w:val="en-AU"/>
        </w:rPr>
        <w:t xml:space="preserve">. Generally, these studies demonstrate that mass scaling exponents increased with temperature and vary among species of different ecology (e.g. benthic or pelagic lifestyle, </w:t>
      </w:r>
      <w:r w:rsidR="00C96217">
        <w:rPr>
          <w:rFonts w:eastAsiaTheme="minorHAnsi"/>
          <w:lang w:val="en-US"/>
        </w:rPr>
        <w:fldChar w:fldCharType="begin" w:fldLock="1"/>
      </w:r>
      <w:r w:rsidR="001C289B">
        <w:rPr>
          <w:rFonts w:eastAsiaTheme="minorHAnsi"/>
          <w:lang w:val="en-US"/>
        </w:rPr>
        <w:instrText xml:space="preserve"> ADDIN PAPERS2_CITATIONS &lt;citation&gt;&lt;priority&gt;70&lt;/priority&gt;&lt;uuid&gt;F9118135-3E16-4F16-91E6-3CD265B17E2B&lt;/uuid&gt;&lt;publications&gt;&lt;publication&gt;&lt;subtype&gt;400&lt;/subtype&gt;&lt;title&gt;The intraspecific scaling of metabolic rate with body mass in fishes depends on lifestyle and temperature&lt;/title&gt;&lt;url&gt;http://doi.wiley.com/10.1111/j.1461-0248.2009.01415.x&lt;/url&gt;&lt;volume&gt;13&lt;/volume&gt;&lt;publication_date&gt;99201002001200000000220000&lt;/publication_date&gt;&lt;uuid&gt;F25D49F7-7490-4BCD-AA31-09BAFFA05C30&lt;/uuid&gt;&lt;type&gt;400&lt;/type&gt;&lt;number&gt;2&lt;/number&gt;&lt;doi&gt;10.1111/j.1461-0248.2009.01415.x&lt;/doi&gt;&lt;institution&gt;Institut des Sciences de l'Evolution UMR 5554, Montpellier, France&lt;/institution&gt;&lt;startpage&gt;184&lt;/startpage&gt;&lt;endpage&gt;193&lt;/endpage&gt;&lt;bundle&gt;&lt;publication&gt;&lt;title&gt;Ecol Lett&lt;/title&gt;&lt;uuid&gt;5F80A1A1-E52B-4BAB-88B5-F8C94DCC311F&lt;/uuid&gt;&lt;subtype&gt;-100&lt;/subtype&gt;&lt;publisher&gt;Blackwell Publishing Ltd&lt;/publisher&gt;&lt;type&gt;-100&lt;/type&gt;&lt;/publication&gt;&lt;/bundle&gt;&lt;authors&gt;&lt;author&gt;&lt;lastName&gt;Killen&lt;/lastName&gt;&lt;firstName&gt;Shaun&lt;/firstName&gt;&lt;middleNames&gt;S&lt;/middleNames&gt;&lt;/author&gt;&lt;author&gt;&lt;lastName&gt;Atkinson&lt;/lastName&gt;&lt;firstName&gt;David&lt;/firstName&gt;&lt;/author&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 xml:space="preserve">Killen </w:t>
      </w:r>
      <w:r w:rsidR="001C289B">
        <w:rPr>
          <w:rFonts w:eastAsiaTheme="minorHAnsi"/>
          <w:i/>
          <w:iCs/>
          <w:lang w:val="en-GB"/>
        </w:rPr>
        <w:t>et al.</w:t>
      </w:r>
      <w:r w:rsidR="001C289B">
        <w:rPr>
          <w:rFonts w:eastAsiaTheme="minorHAnsi"/>
          <w:lang w:val="en-GB"/>
        </w:rPr>
        <w:t xml:space="preserve"> 2010</w:t>
      </w:r>
      <w:r w:rsidR="00C96217">
        <w:rPr>
          <w:rFonts w:eastAsiaTheme="minorHAnsi"/>
          <w:lang w:val="en-US"/>
        </w:rPr>
        <w:fldChar w:fldCharType="end"/>
      </w:r>
      <w:r w:rsidR="00C96217">
        <w:rPr>
          <w:lang w:val="en-AU"/>
        </w:rPr>
        <w:t xml:space="preserve">). Disparity between our results and these studies may be due to the method with which we quantified mass scaling exponents. In our study, we sampled sexual mature adults repeatedly in order to estimate a static mass scaling relationship, while other studies tend to measure ontogenetic allometry (i.e. measure body mass and metabolic rate throughout development, </w:t>
      </w:r>
      <w:r w:rsidR="00C96217">
        <w:rPr>
          <w:rFonts w:eastAsiaTheme="minorHAnsi"/>
          <w:lang w:val="en-US"/>
        </w:rPr>
        <w:fldChar w:fldCharType="begin" w:fldLock="1"/>
      </w:r>
      <w:r w:rsidR="001C289B">
        <w:rPr>
          <w:rFonts w:eastAsiaTheme="minorHAnsi"/>
          <w:lang w:val="en-US"/>
        </w:rPr>
        <w:instrText xml:space="preserve"> ADDIN PAPERS2_CITATIONS &lt;citation&gt;&lt;priority&gt;71&lt;/priority&gt;&lt;uuid&gt;0153B89D-3841-4A86-8A2D-28823E5182F0&lt;/uuid&gt;&lt;publications&gt;&lt;publication&gt;&lt;subtype&gt;400&lt;/subtype&gt;&lt;title&gt;Ontogenetic body-mass scaling of resting metabolic rate covaries with species-specific metabolic level and body size in spiders and snakes&lt;/title&gt;&lt;url&gt;http://linkinghub.elsevier.com/retrieve/pii/S1095643309000993&lt;/url&gt;&lt;volume&gt;153&lt;/volume&gt;&lt;revision_date&gt;99200903251200000000222000&lt;/revision_date&gt;&lt;publication_date&gt;99200908001200000000220000&lt;/publication_date&gt;&lt;uuid&gt;416386D9-1598-4536-B42E-108EFA270461&lt;/uuid&gt;&lt;type&gt;400&lt;/type&gt;&lt;accepted_date&gt;99200903281200000000222000&lt;/accepted_date&gt;&lt;number&gt;4&lt;/number&gt;&lt;submission_date&gt;99200901111200000000222000&lt;/submission_date&gt;&lt;doi&gt;10.1016/j.cbpa.2009.03.020&lt;/doi&gt;&lt;institution&gt;Department of Biology, Juniata College, Huntingdon, PA 16652, USA. glazier@juniata.edu&lt;/institution&gt;&lt;startpage&gt;403&lt;/startpage&gt;&lt;endpage&gt;407&lt;/endpage&gt;&lt;bundle&gt;&lt;publication&gt;&lt;title&gt;Comparative Biochemistry and Physiology Part A: Molecular &amp;amp; Integrative Physiology&lt;/title&gt;&lt;uuid&gt;606C316E-5A0A-4093-9DEE-DC961E15DB32&lt;/uuid&gt;&lt;subtype&gt;-100&lt;/subtype&gt;&lt;publisher&gt;Elsevier&lt;/publisher&gt;&lt;type&gt;-100&lt;/type&gt;&lt;/publication&gt;&lt;/bundle&gt;&lt;authors&gt;&lt;author&gt;&lt;lastName&gt;Glazier&lt;/lastName&gt;&lt;firstName&gt;Douglas&lt;/firstName&gt;&lt;middleNames&gt;S&lt;/middleNames&gt;&lt;/author&gt;&lt;/authors&gt;&lt;/publication&gt;&lt;/publications&gt;&lt;cites&gt;&lt;/cites&gt;&lt;/citation&gt;</w:instrText>
      </w:r>
      <w:r w:rsidR="00C96217">
        <w:rPr>
          <w:rFonts w:eastAsiaTheme="minorHAnsi"/>
          <w:lang w:val="en-US"/>
        </w:rPr>
        <w:fldChar w:fldCharType="separate"/>
      </w:r>
      <w:r w:rsidR="001C289B">
        <w:rPr>
          <w:rFonts w:eastAsiaTheme="minorHAnsi"/>
          <w:lang w:val="en-GB"/>
        </w:rPr>
        <w:t>Glazier 2009</w:t>
      </w:r>
      <w:r w:rsidR="00C96217">
        <w:rPr>
          <w:rFonts w:eastAsiaTheme="minorHAnsi"/>
          <w:lang w:val="en-US"/>
        </w:rPr>
        <w:fldChar w:fldCharType="end"/>
      </w:r>
      <w:r w:rsidR="00C96217">
        <w:rPr>
          <w:rFonts w:eastAsiaTheme="minorHAnsi"/>
          <w:lang w:val="en-US"/>
        </w:rPr>
        <w:t>)</w:t>
      </w:r>
      <w:r w:rsidR="00C96217">
        <w:rPr>
          <w:lang w:val="en-AU"/>
        </w:rPr>
        <w:t>. The energetic demands of growth during ontogeny may be more sensitive to changes to temperature and therefore result in temperature-dependence in</w:t>
      </w:r>
      <w:r w:rsidR="00C96217" w:rsidRPr="0023198E">
        <w:rPr>
          <w:lang w:val="en-AU"/>
        </w:rPr>
        <w:t xml:space="preserve"> </w:t>
      </w:r>
      <w:r w:rsidR="00C96217">
        <w:rPr>
          <w:lang w:val="en-AU"/>
        </w:rPr>
        <w:t xml:space="preserve">ontogenetic mass scaling exponents </w:t>
      </w:r>
      <w:r w:rsidR="00C96217">
        <w:rPr>
          <w:rFonts w:eastAsiaTheme="minorHAnsi"/>
          <w:lang w:val="en-US"/>
        </w:rPr>
        <w:fldChar w:fldCharType="begin" w:fldLock="1"/>
      </w:r>
      <w:r w:rsidR="001C289B">
        <w:rPr>
          <w:rFonts w:eastAsiaTheme="minorHAnsi"/>
          <w:lang w:val="en-US"/>
        </w:rPr>
        <w:instrText xml:space="preserve"> ADDIN PAPERS2_CITATIONS &lt;citation&gt;&lt;priority&gt;72&lt;/priority&gt;&lt;uuid&gt;446199E9-F941-4D8A-8119-7C5FA159E31E&lt;/uuid&gt;&lt;publications&gt;&lt;publication&gt;&lt;subtype&gt;400&lt;/subtype&gt;&lt;title&gt;The energetics of fish growth and how it constrains food-web trophic structure&lt;/title&gt;&lt;url&gt;http://doi.wiley.com/10.1111/ele.12947&lt;/url&gt;&lt;volume&gt;21&lt;/volume&gt;&lt;publication_date&gt;99201804031200000000222000&lt;/publication_date&gt;&lt;uuid&gt;DEA69B85-CFC6-4510-B981-59A7EF399605&lt;/uuid&gt;&lt;version&gt;3&lt;/version&gt;&lt;type&gt;400&lt;/type&gt;&lt;number&gt;6&lt;/number&gt;&lt;doi&gt;10.1111/ele.12947&lt;/doi&gt;&lt;startpage&gt;836&lt;/startpage&gt;&lt;endpage&gt;844&lt;/endpage&gt;&lt;bundle&gt;&lt;publication&gt;&lt;title&gt;Ecol Lett&lt;/title&gt;&lt;uuid&gt;5F80A1A1-E52B-4BAB-88B5-F8C94DCC311F&lt;/uuid&gt;&lt;subtype&gt;-100&lt;/subtype&gt;&lt;publisher&gt;Blackwell Publishing Ltd&lt;/publisher&gt;&lt;type&gt;-100&lt;/type&gt;&lt;/publication&gt;&lt;/bundle&gt;&lt;authors&gt;&lt;author&gt;&lt;lastName&gt;Barneche&lt;/lastName&gt;&lt;firstName&gt;Diego&lt;/firstName&gt;&lt;middleNames&gt;R&lt;/middleNames&gt;&lt;/author&gt;&lt;author&gt;&lt;lastName&gt;Allen&lt;/lastName&gt;&lt;firstName&gt;Andrew&lt;/firstName&gt;&lt;middleNames&gt;P&lt;/middleNames&gt;&lt;/author&gt;&lt;/authors&gt;&lt;editors&gt;&lt;author&gt;&lt;lastName&gt;Mumby&lt;/lastName&gt;&lt;firstName&gt;Peter&lt;/firstName&gt;&lt;/author&gt;&lt;/editors&gt;&lt;/publication&gt;&lt;publication&gt;&lt;subtype&gt;400&lt;/subtype&gt;&lt;title&gt;Body shape shifting during growth permits tests that distinguish between competing geometric theories of metabolic scaling&lt;/title&gt;&lt;url&gt;http://doi.wiley.com/10.1111/ele.12334&lt;/url&gt;&lt;volume&gt;17&lt;/volume&gt;&lt;publication_date&gt;99201407241200000000222000&lt;/publication_date&gt;&lt;uuid&gt;FCCD4963-0D88-4EE5-8FE1-0EA37AE933BF&lt;/uuid&gt;&lt;type&gt;400&lt;/type&gt;&lt;number&gt;10&lt;/number&gt;&lt;doi&gt;10.1111/ele.12334&lt;/doi&gt;&lt;startpage&gt;1274&lt;/startpage&gt;&lt;endpage&gt;1281&lt;/endpage&gt;&lt;bundle&gt;&lt;publication&gt;&lt;title&gt;Ecol Lett&lt;/title&gt;&lt;uuid&gt;5F80A1A1-E52B-4BAB-88B5-F8C94DCC311F&lt;/uuid&gt;&lt;subtype&gt;-100&lt;/subtype&gt;&lt;publisher&gt;Blackwell Publishing Ltd&lt;/publisher&gt;&lt;type&gt;-100&lt;/type&gt;&lt;/publication&gt;&lt;/bundle&gt;&lt;authors&gt;&lt;author&gt;&lt;lastName&gt;Hirst&lt;/lastName&gt;&lt;firstName&gt;Andrew&lt;/firstName&gt;&lt;middleNames&gt;G&lt;/middleNames&gt;&lt;/author&gt;&lt;author&gt;&lt;lastName&gt;Glazier&lt;/lastName&gt;&lt;firstName&gt;Douglas&lt;/firstName&gt;&lt;middleNames&gt;S&lt;/middleNames&gt;&lt;/author&gt;&lt;author&gt;&lt;lastName&gt;Atkinson&lt;/lastName&gt;&lt;firstName&gt;David&lt;/firstName&gt;&lt;/author&gt;&lt;/authors&gt;&lt;editors&gt;&lt;author&gt;&lt;lastName&gt;Marshall&lt;/lastName&gt;&lt;firstName&gt;Dustin&lt;/firstName&gt;&lt;/author&gt;&lt;/editors&gt;&lt;/publication&gt;&lt;/publications&gt;&lt;cites&gt;&lt;/cites&gt;&lt;/citation&gt;</w:instrText>
      </w:r>
      <w:r w:rsidR="00C96217">
        <w:rPr>
          <w:rFonts w:eastAsiaTheme="minorHAnsi"/>
          <w:lang w:val="en-US"/>
        </w:rPr>
        <w:fldChar w:fldCharType="separate"/>
      </w:r>
      <w:r w:rsidR="00C96217">
        <w:rPr>
          <w:rFonts w:eastAsiaTheme="minorHAnsi"/>
          <w:lang w:val="en-US"/>
        </w:rPr>
        <w:t>(Hirst, Glazier &amp; Atkinson 2014; Barneche &amp; Allen 2018)</w:t>
      </w:r>
      <w:r w:rsidR="00C96217">
        <w:rPr>
          <w:rFonts w:eastAsiaTheme="minorHAnsi"/>
          <w:lang w:val="en-US"/>
        </w:rPr>
        <w:fldChar w:fldCharType="end"/>
      </w:r>
      <w:r w:rsidR="00C96217">
        <w:rPr>
          <w:lang w:val="en-AU"/>
        </w:rPr>
        <w:t xml:space="preserve">. In support of this, a recent comparative analysis has shown that development (passing through life stages) shows stronger temperature dependence than growth (increase in mass) </w:t>
      </w:r>
      <w:r w:rsidR="00C96217">
        <w:rPr>
          <w:rFonts w:eastAsiaTheme="minorHAnsi"/>
          <w:lang w:val="en-US"/>
        </w:rPr>
        <w:fldChar w:fldCharType="begin" w:fldLock="1"/>
      </w:r>
      <w:r w:rsidR="001C289B">
        <w:rPr>
          <w:rFonts w:eastAsiaTheme="minorHAnsi"/>
          <w:lang w:val="en-US"/>
        </w:rPr>
        <w:instrText xml:space="preserve"> ADDIN PAPERS2_CITATIONS &lt;citation&gt;&lt;priority&gt;73&lt;/priority&gt;&lt;uuid&gt;68ECFA2D-8DD4-4BDA-A762-74BD35E0B988&lt;/uuid&gt;&lt;publications&gt;&lt;publication&gt;&lt;subtype&gt;400&lt;/subtype&gt;&lt;title&gt;Growth and Development Rates Have Different Thermal Responses&lt;/title&gt;&lt;url&gt;https://www.journals.uchicago.edu/doi/10.1086/662174&lt;/url&gt;&lt;volume&gt;178&lt;/volume&gt;&lt;publication_date&gt;99201111001200000000220000&lt;/publication_date&gt;&lt;uuid&gt;70E8B8E6-276B-4C2C-B9A8-03633F61D8E5&lt;/uuid&gt;&lt;type&gt;400&lt;/type&gt;&lt;number&gt;5&lt;/number&gt;&lt;doi&gt;10.1086/662174&lt;/doi&gt;&lt;startpage&gt;668&lt;/startpage&gt;&lt;endpage&gt;678&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Forster&lt;/lastName&gt;&lt;firstName&gt;Jack&lt;/firstName&gt;&lt;/author&gt;&lt;author&gt;&lt;lastName&gt;Hirst&lt;/lastName&gt;&lt;firstName&gt;Andrew&lt;/firstName&gt;&lt;middleNames&gt;G&lt;/middleNames&gt;&lt;/author&gt;&lt;author&gt;&lt;lastName&gt;Woodward&lt;/lastName&gt;&lt;firstName&gt;Guy&lt;/firstName&gt;&lt;/author&gt;&lt;/authors&gt;&lt;/publication&gt;&lt;/publications&gt;&lt;cites&gt;&lt;/cites&gt;&lt;/citation&gt;</w:instrText>
      </w:r>
      <w:r w:rsidR="00C96217">
        <w:rPr>
          <w:rFonts w:eastAsiaTheme="minorHAnsi"/>
          <w:lang w:val="en-US"/>
        </w:rPr>
        <w:fldChar w:fldCharType="separate"/>
      </w:r>
      <w:r w:rsidR="00C96217">
        <w:rPr>
          <w:rFonts w:eastAsiaTheme="minorHAnsi"/>
          <w:lang w:val="en-US"/>
        </w:rPr>
        <w:t>(Forster, Hirst &amp; Woodward 2011)</w:t>
      </w:r>
      <w:r w:rsidR="00C96217">
        <w:rPr>
          <w:rFonts w:eastAsiaTheme="minorHAnsi"/>
          <w:lang w:val="en-US"/>
        </w:rPr>
        <w:fldChar w:fldCharType="end"/>
      </w:r>
      <w:r w:rsidR="00C96217">
        <w:rPr>
          <w:rFonts w:eastAsiaTheme="minorHAnsi"/>
          <w:lang w:val="en-US"/>
        </w:rPr>
        <w:t xml:space="preserve">. </w:t>
      </w:r>
    </w:p>
    <w:p w14:paraId="1D8E09A2" w14:textId="77E318BE" w:rsidR="007E7801" w:rsidRDefault="007E7801" w:rsidP="001E0B56">
      <w:pPr>
        <w:spacing w:line="480" w:lineRule="auto"/>
        <w:ind w:firstLine="720"/>
        <w:contextualSpacing/>
        <w:rPr>
          <w:lang w:val="en-AU"/>
        </w:rPr>
      </w:pPr>
      <w:r>
        <w:rPr>
          <w:lang w:val="en-AU"/>
        </w:rPr>
        <w:t>The magnitude and precision of mass scaling exponents may be affected by processes occurring at different hierarchical levels. Genetic and developmental differences that impact the physiological system can maintain variation among individuals (</w:t>
      </w:r>
      <w:proofErr w:type="spellStart"/>
      <w:r>
        <w:rPr>
          <w:lang w:val="en-AU"/>
        </w:rPr>
        <w:t>Dingemanse</w:t>
      </w:r>
      <w:proofErr w:type="spellEnd"/>
      <w:r>
        <w:rPr>
          <w:lang w:val="en-AU"/>
        </w:rPr>
        <w:t xml:space="preserve"> &amp; Wolf 2013). While fluctuations in the internal environment, such as circulating hormones and body </w:t>
      </w:r>
      <w:r>
        <w:rPr>
          <w:lang w:val="en-AU"/>
        </w:rPr>
        <w:lastRenderedPageBreak/>
        <w:t xml:space="preserve">composition, can affect </w:t>
      </w:r>
      <w:r w:rsidR="00E17B36">
        <w:rPr>
          <w:lang w:val="en-AU"/>
        </w:rPr>
        <w:t xml:space="preserve">the </w:t>
      </w:r>
      <w:r>
        <w:rPr>
          <w:lang w:val="en-AU"/>
        </w:rPr>
        <w:t xml:space="preserve">predictability of an individual’s response </w:t>
      </w:r>
      <w:r>
        <w:rPr>
          <w:rFonts w:eastAsiaTheme="minorHAnsi"/>
          <w:lang w:val="en-US"/>
        </w:rPr>
        <w:t xml:space="preserve">(Scott, Mitchell &amp; Evans 1996; McCue 2010; </w:t>
      </w:r>
      <w:proofErr w:type="spellStart"/>
      <w:r>
        <w:rPr>
          <w:rFonts w:eastAsiaTheme="minorHAnsi"/>
          <w:lang w:val="en-US"/>
        </w:rPr>
        <w:t>Dupoué</w:t>
      </w:r>
      <w:proofErr w:type="spellEnd"/>
      <w:r>
        <w:rPr>
          <w:rFonts w:eastAsiaTheme="minorHAnsi"/>
          <w:lang w:val="en-US"/>
        </w:rPr>
        <w:t xml:space="preserve">, </w:t>
      </w:r>
      <w:proofErr w:type="spellStart"/>
      <w:r>
        <w:rPr>
          <w:rFonts w:eastAsiaTheme="minorHAnsi"/>
          <w:lang w:val="en-US"/>
        </w:rPr>
        <w:t>Brischoux</w:t>
      </w:r>
      <w:proofErr w:type="spellEnd"/>
      <w:r>
        <w:rPr>
          <w:rFonts w:eastAsiaTheme="minorHAnsi"/>
          <w:lang w:val="en-US"/>
        </w:rPr>
        <w:t xml:space="preserve">, </w:t>
      </w:r>
      <w:proofErr w:type="spellStart"/>
      <w:r>
        <w:rPr>
          <w:rFonts w:eastAsiaTheme="minorHAnsi"/>
          <w:lang w:val="en-US"/>
        </w:rPr>
        <w:t>Lourdais</w:t>
      </w:r>
      <w:proofErr w:type="spellEnd"/>
      <w:r>
        <w:rPr>
          <w:rFonts w:eastAsiaTheme="minorHAnsi"/>
          <w:lang w:val="en-US"/>
        </w:rPr>
        <w:t xml:space="preserve">, </w:t>
      </w:r>
      <w:proofErr w:type="spellStart"/>
      <w:r>
        <w:rPr>
          <w:rFonts w:eastAsiaTheme="minorHAnsi"/>
          <w:lang w:val="en-US"/>
        </w:rPr>
        <w:t>Angelier</w:t>
      </w:r>
      <w:proofErr w:type="spellEnd"/>
      <w:r>
        <w:rPr>
          <w:rFonts w:eastAsiaTheme="minorHAnsi"/>
          <w:lang w:val="en-US"/>
        </w:rPr>
        <w:t xml:space="preserve"> 2013</w:t>
      </w:r>
      <w:r>
        <w:rPr>
          <w:lang w:val="en-AU"/>
        </w:rPr>
        <w:t>). We show that</w:t>
      </w:r>
      <w:r w:rsidRPr="00DE4DD1">
        <w:rPr>
          <w:lang w:val="en-AU"/>
        </w:rPr>
        <w:t xml:space="preserve"> </w:t>
      </w:r>
      <w:r>
        <w:rPr>
          <w:lang w:val="en-AU"/>
        </w:rPr>
        <w:t xml:space="preserve">mass scaling exponents were generally estimated </w:t>
      </w:r>
      <w:r w:rsidR="00E17B36">
        <w:rPr>
          <w:lang w:val="en-AU"/>
        </w:rPr>
        <w:t xml:space="preserve">with improved precision and were </w:t>
      </w:r>
      <w:r>
        <w:rPr>
          <w:lang w:val="en-AU"/>
        </w:rPr>
        <w:t xml:space="preserve">slightly higher than 0.75, when accounting for within individual level </w:t>
      </w:r>
      <w:r w:rsidR="00AA6663">
        <w:rPr>
          <w:lang w:val="en-AU"/>
        </w:rPr>
        <w:t>effects. Our estimates were</w:t>
      </w:r>
      <w:r>
        <w:rPr>
          <w:lang w:val="en-AU"/>
        </w:rPr>
        <w:t xml:space="preserve"> more in line with </w:t>
      </w:r>
      <w:r w:rsidR="00AA6663">
        <w:rPr>
          <w:lang w:val="en-AU"/>
        </w:rPr>
        <w:t>mass-scaling exponents reported</w:t>
      </w:r>
      <w:r>
        <w:rPr>
          <w:lang w:val="en-AU"/>
        </w:rPr>
        <w:t xml:space="preserve"> from </w:t>
      </w:r>
      <w:r w:rsidR="00AA6663">
        <w:rPr>
          <w:lang w:val="en-AU"/>
        </w:rPr>
        <w:t xml:space="preserve">a </w:t>
      </w:r>
      <w:r>
        <w:rPr>
          <w:lang w:val="en-AU"/>
        </w:rPr>
        <w:t xml:space="preserve">phylogenetically informed analyses in </w:t>
      </w:r>
      <w:r w:rsidR="00AA6663">
        <w:rPr>
          <w:lang w:val="en-AU"/>
        </w:rPr>
        <w:t>s</w:t>
      </w:r>
      <w:r>
        <w:rPr>
          <w:lang w:val="en-AU"/>
        </w:rPr>
        <w:t>quamates</w:t>
      </w:r>
      <w:r w:rsidR="001A34D9">
        <w:rPr>
          <w:lang w:val="en-AU"/>
        </w:rPr>
        <w:t xml:space="preserve"> </w:t>
      </w:r>
      <w:r w:rsidR="004F7C3B">
        <w:rPr>
          <w:rFonts w:eastAsiaTheme="minorHAnsi"/>
          <w:lang w:val="en-US"/>
        </w:rPr>
        <w:fldChar w:fldCharType="begin"/>
      </w:r>
      <w:r w:rsidR="001C289B">
        <w:rPr>
          <w:rFonts w:eastAsiaTheme="minorHAnsi"/>
          <w:lang w:val="en-US"/>
        </w:rPr>
        <w:instrText xml:space="preserve"> ADDIN PAPERS2_CITATIONS &lt;citation&gt;&lt;priority&gt;53&lt;/priority&gt;&lt;uuid&gt;7A446475-4203-4850-8567-599FFFEB931D&lt;/uuid&gt;&lt;publications&gt;&lt;publication&gt;&lt;subtype&gt;400&lt;/subtype&gt;&lt;title&gt;The Evolution of Energetic Scaling across the Vertebrate Tree of Life&lt;/title&gt;&lt;url&gt;http://www.journals.uchicago.edu/doi/10.1086/692326&lt;/url&gt;&lt;publication_date&gt;99201705311200000000222000&lt;/publication_date&gt;&lt;uuid&gt;39329729-D8C6-4ED8-8BCE-6616829F5FD6&lt;/uuid&gt;&lt;type&gt;400&lt;/type&gt;&lt;citekey&gt;Uyeda:2017jn&lt;/citekey&gt;&lt;doi&gt;10.1086/692326&lt;/doi&gt;&lt;startpage&gt;000&lt;/startpage&gt;&lt;endpage&gt;000&lt;/endpage&gt;&lt;bundle&gt;&lt;publication&gt;&lt;title&gt;The American Naturalist&lt;/title&gt;&lt;uuid&gt;921ADF5E-FDAB-47B9-920A-1A7067DC93D2&lt;/uuid&gt;&lt;subtype&gt;-100&lt;/subtype&gt;&lt;publisher&gt;The University of Chicago Press for The American Society of Naturalists&lt;/publisher&gt;&lt;type&gt;-100&lt;/type&gt;&lt;/publication&gt;&lt;/bundle&gt;&lt;authors&gt;&lt;author&gt;&lt;lastName&gt;Uyeda&lt;/lastName&gt;&lt;firstName&gt;Josef&lt;/firstName&gt;&lt;middleNames&gt;C&lt;/middleNames&gt;&lt;/author&gt;&lt;author&gt;&lt;lastName&gt;Pennell&lt;/lastName&gt;&lt;firstName&gt;Matthew&lt;/firstName&gt;&lt;middleNames&gt;W&lt;/middleNames&gt;&lt;/author&gt;&lt;author&gt;&lt;lastName&gt;Miller&lt;/lastName&gt;&lt;firstName&gt;Eliot&lt;/firstName&gt;&lt;middleNames&gt;T&lt;/middleNames&gt;&lt;/author&gt;&lt;author&gt;&lt;lastName&gt;Maia&lt;/lastName&gt;&lt;firstName&gt;Rafael&lt;/firstName&gt;&lt;/author&gt;&lt;author&gt;&lt;lastName&gt;McClain&lt;/lastName&gt;&lt;firstName&gt;Craig&lt;/firstName&gt;&lt;middleNames&gt;R&lt;/middleNames&gt;&lt;/author&gt;&lt;/authors&gt;&lt;editors&gt;&lt;author&gt;&lt;lastName&gt;Collar&lt;/lastName&gt;&lt;firstName&gt;David&lt;/firstName&gt;&lt;middleNames&gt;C&lt;/middleNames&gt;&lt;/author&gt;&lt;author&gt;&lt;lastName&gt;Winn&lt;/lastName&gt;&lt;firstName&gt;Alice&lt;/firstName&gt;&lt;middleNames&gt;A&lt;/middleNames&gt;&lt;/author&gt;&lt;/editors&gt;&lt;/publication&gt;&lt;/publications&gt;&lt;cites&gt;&lt;/cites&gt;&lt;/citation&gt;</w:instrText>
      </w:r>
      <w:r w:rsidR="004F7C3B">
        <w:rPr>
          <w:rFonts w:eastAsiaTheme="minorHAnsi"/>
          <w:lang w:val="en-US"/>
        </w:rPr>
        <w:fldChar w:fldCharType="separate"/>
      </w:r>
      <w:r w:rsidR="004F7C3B">
        <w:rPr>
          <w:rFonts w:eastAsiaTheme="minorHAnsi"/>
          <w:lang w:val="en-US"/>
        </w:rPr>
        <w:t xml:space="preserve">(Uyeda </w:t>
      </w:r>
      <w:r w:rsidR="004F7C3B">
        <w:rPr>
          <w:rFonts w:eastAsiaTheme="minorHAnsi"/>
          <w:i/>
          <w:iCs/>
          <w:lang w:val="en-US"/>
        </w:rPr>
        <w:t>et al.</w:t>
      </w:r>
      <w:r w:rsidR="004F7C3B">
        <w:rPr>
          <w:rFonts w:eastAsiaTheme="minorHAnsi"/>
          <w:lang w:val="en-US"/>
        </w:rPr>
        <w:t xml:space="preserve"> 2017)</w:t>
      </w:r>
      <w:r w:rsidR="004F7C3B">
        <w:rPr>
          <w:rFonts w:eastAsiaTheme="minorHAnsi"/>
          <w:lang w:val="en-US"/>
        </w:rPr>
        <w:fldChar w:fldCharType="end"/>
      </w:r>
      <w:r>
        <w:rPr>
          <w:lang w:val="en-AU"/>
        </w:rPr>
        <w:t>. This</w:t>
      </w:r>
      <w:r w:rsidR="00D43109">
        <w:rPr>
          <w:lang w:val="en-AU"/>
        </w:rPr>
        <w:t xml:space="preserve"> result</w:t>
      </w:r>
      <w:r>
        <w:rPr>
          <w:lang w:val="en-AU"/>
        </w:rPr>
        <w:t xml:space="preserve"> has important implications for current designs of metabolic scaling studies as </w:t>
      </w:r>
      <w:r w:rsidR="00AA6663">
        <w:rPr>
          <w:lang w:val="en-AU"/>
        </w:rPr>
        <w:t xml:space="preserve">SMR </w:t>
      </w:r>
      <w:r>
        <w:rPr>
          <w:lang w:val="en-AU"/>
        </w:rPr>
        <w:t xml:space="preserve">and body mass tend to only be measured once, making them sensitive to sampling error and within-individual ‘noise’. Moreover, predictive models that make use of </w:t>
      </w:r>
      <w:r w:rsidR="00AA6663">
        <w:rPr>
          <w:lang w:val="en-AU"/>
        </w:rPr>
        <w:t>metabolic</w:t>
      </w:r>
      <w:r>
        <w:rPr>
          <w:lang w:val="en-AU"/>
        </w:rPr>
        <w:t xml:space="preserve"> scaling should be more aware of the different sources of variation when trying to extrapolate individual level processes to </w:t>
      </w:r>
      <w:r w:rsidR="00AA6663">
        <w:rPr>
          <w:lang w:val="en-AU"/>
        </w:rPr>
        <w:t>higher levels of biological organisation</w:t>
      </w:r>
      <w:r>
        <w:rPr>
          <w:lang w:val="en-AU"/>
        </w:rPr>
        <w:t xml:space="preserve">. Future work is needed to investigate the degree to which </w:t>
      </w:r>
      <w:r w:rsidR="00AA6663">
        <w:rPr>
          <w:lang w:val="en-AU"/>
        </w:rPr>
        <w:t xml:space="preserve">intra-individual </w:t>
      </w:r>
      <w:r>
        <w:rPr>
          <w:lang w:val="en-AU"/>
        </w:rPr>
        <w:t xml:space="preserve">variance in </w:t>
      </w:r>
      <w:r w:rsidR="00AA6663">
        <w:rPr>
          <w:lang w:val="en-AU"/>
        </w:rPr>
        <w:t xml:space="preserve">SMR </w:t>
      </w:r>
      <w:r>
        <w:rPr>
          <w:lang w:val="en-AU"/>
        </w:rPr>
        <w:t xml:space="preserve">and body mass impact scaling exponents as this has largely been neglected and yet may help elucidate why mass scaling exponents are variable at higher levels of biological organisation (Glazier, 2005).  </w:t>
      </w:r>
    </w:p>
    <w:p w14:paraId="2065BD5A" w14:textId="77777777" w:rsidR="008A25FA" w:rsidRDefault="008A25FA" w:rsidP="001E0B56">
      <w:pPr>
        <w:spacing w:line="480" w:lineRule="auto"/>
        <w:contextualSpacing/>
        <w:rPr>
          <w:lang w:val="en-AU"/>
        </w:rPr>
      </w:pPr>
    </w:p>
    <w:p w14:paraId="1FB7831E" w14:textId="345DEBC9" w:rsidR="00DB5542" w:rsidRPr="00DB5542" w:rsidRDefault="00D24BC6" w:rsidP="001E0B56">
      <w:pPr>
        <w:pStyle w:val="Heading1"/>
        <w:spacing w:line="480" w:lineRule="auto"/>
        <w:contextualSpacing/>
        <w:rPr>
          <w:lang w:val="en-AU"/>
        </w:rPr>
      </w:pPr>
      <w:r>
        <w:rPr>
          <w:lang w:val="en-AU"/>
        </w:rPr>
        <w:t>Conclusion</w:t>
      </w:r>
    </w:p>
    <w:p w14:paraId="6A12FBEE" w14:textId="172305D4" w:rsidR="00575A6F" w:rsidRPr="00575A6F" w:rsidRDefault="002A594C" w:rsidP="001E0B56">
      <w:pPr>
        <w:pStyle w:val="Thesisnormal"/>
        <w:spacing w:line="480" w:lineRule="auto"/>
        <w:contextualSpacing/>
      </w:pPr>
      <w:r>
        <w:t>From our study, it is apparent that metabolic thermal plasticity is indeed repeatable over ecologically relevant time scales and could be subjected to natural selection to shape population reaction norms in the face of a warming climate. Given that within-individual variance declined with increasing temperatures, this may allow selection to operate more efficiently at higher temperatures. Our results show that metabolic reaction norms may not be strictly linear and may even have the capacity to evolve more malleable forms</w:t>
      </w:r>
      <w:r w:rsidR="000E58E5">
        <w:t>.</w:t>
      </w:r>
      <w:r>
        <w:t xml:space="preserve"> </w:t>
      </w:r>
      <w:r w:rsidR="000E58E5">
        <w:t xml:space="preserve">The conclusion </w:t>
      </w:r>
      <w:r>
        <w:t>was</w:t>
      </w:r>
      <w:r w:rsidR="000E58E5">
        <w:t>, to a certain extent,</w:t>
      </w:r>
      <w:r>
        <w:t xml:space="preserve"> dependent on what statistical approach we used. </w:t>
      </w:r>
      <w:r w:rsidR="00837452">
        <w:t xml:space="preserve">Our study </w:t>
      </w:r>
      <w:r w:rsidR="007E7801">
        <w:t xml:space="preserve">highlights </w:t>
      </w:r>
      <w:r w:rsidR="00575A6F">
        <w:t xml:space="preserve">the importance of considering </w:t>
      </w:r>
      <w:r w:rsidR="00725AD1">
        <w:t xml:space="preserve">individual variation in metabolic </w:t>
      </w:r>
      <w:r>
        <w:t xml:space="preserve">thermal </w:t>
      </w:r>
      <w:r w:rsidR="00D7100A">
        <w:t xml:space="preserve">plasticity </w:t>
      </w:r>
      <w:r>
        <w:t>and how it may affect mass-scaling</w:t>
      </w:r>
      <w:r w:rsidR="008A237C">
        <w:t xml:space="preserve">. </w:t>
      </w:r>
      <w:r w:rsidR="0012242A">
        <w:t>Individual v</w:t>
      </w:r>
      <w:r w:rsidR="002B458E">
        <w:t xml:space="preserve">ariation </w:t>
      </w:r>
      <w:r w:rsidR="0012242A">
        <w:t xml:space="preserve">(among and within) </w:t>
      </w:r>
      <w:r w:rsidR="002B458E">
        <w:t xml:space="preserve">in </w:t>
      </w:r>
      <w:r w:rsidR="002B458E">
        <w:lastRenderedPageBreak/>
        <w:t>m</w:t>
      </w:r>
      <w:r w:rsidR="00F41F4F">
        <w:t>etabolic rate and body mas</w:t>
      </w:r>
      <w:r w:rsidR="009A47F2">
        <w:t>s</w:t>
      </w:r>
      <w:r w:rsidR="00F41F4F">
        <w:t xml:space="preserve"> </w:t>
      </w:r>
      <w:r w:rsidR="0012242A">
        <w:t xml:space="preserve">can impact estimates of </w:t>
      </w:r>
      <w:r>
        <w:t>population mass-scaling exponents</w:t>
      </w:r>
      <w:r w:rsidR="0012242A">
        <w:t xml:space="preserve">. If multi-level variation is not corrected for, population mass-scaling exponents </w:t>
      </w:r>
      <w:r w:rsidR="00C80F60">
        <w:t xml:space="preserve">may be </w:t>
      </w:r>
      <w:r w:rsidR="0012242A">
        <w:t>composite</w:t>
      </w:r>
      <w:r>
        <w:t xml:space="preserve"> </w:t>
      </w:r>
      <w:r w:rsidR="0091381A">
        <w:t>of among-</w:t>
      </w:r>
      <w:r w:rsidR="007C76EB">
        <w:t xml:space="preserve"> </w:t>
      </w:r>
      <w:r w:rsidR="0091381A">
        <w:t xml:space="preserve">and within individual effects. This </w:t>
      </w:r>
      <w:r w:rsidR="00C51870">
        <w:t>may be problematic</w:t>
      </w:r>
      <w:r w:rsidR="00D951D6">
        <w:t xml:space="preserve"> particularly in</w:t>
      </w:r>
      <w:r w:rsidR="001D6106">
        <w:t xml:space="preserve"> </w:t>
      </w:r>
      <w:r w:rsidR="0091381A">
        <w:t xml:space="preserve">theoretical models that utilise </w:t>
      </w:r>
      <w:r w:rsidR="00F41F4F">
        <w:t>mass</w:t>
      </w:r>
      <w:r>
        <w:t>-</w:t>
      </w:r>
      <w:r w:rsidR="0091381A">
        <w:t>scaling</w:t>
      </w:r>
      <w:r w:rsidR="001D6106">
        <w:t xml:space="preserve"> </w:t>
      </w:r>
      <w:r w:rsidR="0091381A">
        <w:t xml:space="preserve">to </w:t>
      </w:r>
      <w:r w:rsidR="000765EB">
        <w:t>predict</w:t>
      </w:r>
      <w:r w:rsidR="0091381A">
        <w:t xml:space="preserve"> ecological </w:t>
      </w:r>
      <w:r w:rsidR="00D951D6">
        <w:t xml:space="preserve">system </w:t>
      </w:r>
      <w:r w:rsidR="0091381A">
        <w:t>dynamics</w:t>
      </w:r>
      <w:r w:rsidR="00A007CF">
        <w:t>. We</w:t>
      </w:r>
      <w:r w:rsidR="00A03F64">
        <w:t xml:space="preserve"> illustrate</w:t>
      </w:r>
      <w:r w:rsidR="00A007CF">
        <w:t>d</w:t>
      </w:r>
      <w:r w:rsidR="00A03F64">
        <w:t xml:space="preserve"> how differences in assumptions </w:t>
      </w:r>
      <w:r w:rsidR="00AB7D25">
        <w:t>between the</w:t>
      </w:r>
      <w:r w:rsidR="00A03F64">
        <w:t xml:space="preserve"> function-valued and character-state approach can influence the </w:t>
      </w:r>
      <w:r>
        <w:t xml:space="preserve">evolutionary </w:t>
      </w:r>
      <w:r w:rsidR="00A03F64">
        <w:t xml:space="preserve">inferences we draw from them. </w:t>
      </w:r>
      <w:r w:rsidR="00D17FE6">
        <w:t>The implications of such methodical differences for experimental evolution and m</w:t>
      </w:r>
      <w:r w:rsidR="00AB7D25">
        <w:t xml:space="preserve">olecular studies elucidating the </w:t>
      </w:r>
      <w:r w:rsidR="00D17FE6">
        <w:t xml:space="preserve">mechanisms </w:t>
      </w:r>
      <w:r w:rsidR="00AB7D25">
        <w:t>of metabolic plasticity</w:t>
      </w:r>
      <w:r w:rsidR="0014710B">
        <w:t xml:space="preserve"> </w:t>
      </w:r>
      <w:r w:rsidR="00D17FE6">
        <w:t xml:space="preserve">would be an illuminating avenue to pursue. </w:t>
      </w:r>
    </w:p>
    <w:p w14:paraId="66B0867B" w14:textId="65A3D85D" w:rsidR="00EF339B" w:rsidRDefault="00EF339B" w:rsidP="001E0B56">
      <w:pPr>
        <w:pStyle w:val="Heading1"/>
        <w:spacing w:line="480" w:lineRule="auto"/>
        <w:contextualSpacing/>
        <w:rPr>
          <w:lang w:val="en-AU"/>
        </w:rPr>
      </w:pPr>
      <w:r>
        <w:rPr>
          <w:lang w:val="en-AU"/>
        </w:rPr>
        <w:t>Author contributions</w:t>
      </w:r>
    </w:p>
    <w:p w14:paraId="59B06105" w14:textId="488527A3" w:rsidR="00F47C4E" w:rsidRPr="00F47C4E" w:rsidRDefault="00F00D9A" w:rsidP="001E0B56">
      <w:pPr>
        <w:spacing w:line="480" w:lineRule="auto"/>
        <w:contextualSpacing/>
        <w:rPr>
          <w:lang w:val="en-AU"/>
        </w:rPr>
      </w:pPr>
      <w:r>
        <w:rPr>
          <w:lang w:val="en-AU"/>
        </w:rPr>
        <w:t>All authors</w:t>
      </w:r>
      <w:r w:rsidR="00F47C4E">
        <w:rPr>
          <w:lang w:val="en-AU"/>
        </w:rPr>
        <w:t xml:space="preserve"> conceived the ideas and designed the study; FK and CF collected the data; FK, DN, SN analysed the data;</w:t>
      </w:r>
      <w:r w:rsidR="00745EF8">
        <w:rPr>
          <w:lang w:val="en-AU"/>
        </w:rPr>
        <w:t xml:space="preserve"> FK wrote the first draft and a</w:t>
      </w:r>
      <w:r w:rsidR="00F47C4E">
        <w:rPr>
          <w:lang w:val="en-AU"/>
        </w:rPr>
        <w:t xml:space="preserve">ll authors contributed to </w:t>
      </w:r>
      <w:r w:rsidR="00C51870">
        <w:rPr>
          <w:lang w:val="en-AU"/>
        </w:rPr>
        <w:t xml:space="preserve">revising </w:t>
      </w:r>
      <w:r w:rsidR="00F47C4E">
        <w:rPr>
          <w:lang w:val="en-AU"/>
        </w:rPr>
        <w:t>the manuscript</w:t>
      </w:r>
    </w:p>
    <w:p w14:paraId="54467CDE" w14:textId="472EBA5E" w:rsidR="0020537E" w:rsidRDefault="00D24BC6" w:rsidP="001E0B56">
      <w:pPr>
        <w:pStyle w:val="Heading1"/>
        <w:spacing w:line="480" w:lineRule="auto"/>
        <w:contextualSpacing/>
        <w:rPr>
          <w:lang w:val="en-AU"/>
        </w:rPr>
      </w:pPr>
      <w:r>
        <w:rPr>
          <w:lang w:val="en-AU"/>
        </w:rPr>
        <w:t>Acknowledgements</w:t>
      </w:r>
    </w:p>
    <w:p w14:paraId="09AEBEF4" w14:textId="6A1FB80E" w:rsidR="005636D4" w:rsidRPr="005636D4" w:rsidRDefault="00CF6F0E" w:rsidP="001E0B56">
      <w:pPr>
        <w:spacing w:line="480" w:lineRule="auto"/>
        <w:contextualSpacing/>
        <w:rPr>
          <w:lang w:val="en-AU"/>
        </w:rPr>
      </w:pPr>
      <w:r>
        <w:rPr>
          <w:lang w:val="en-AU"/>
        </w:rPr>
        <w:t xml:space="preserve">This study would not have been possible without the </w:t>
      </w:r>
      <w:r w:rsidR="001A1318">
        <w:rPr>
          <w:lang w:val="en-AU"/>
        </w:rPr>
        <w:t xml:space="preserve">support </w:t>
      </w:r>
      <w:r>
        <w:rPr>
          <w:lang w:val="en-AU"/>
        </w:rPr>
        <w:t xml:space="preserve">of </w:t>
      </w:r>
      <w:r w:rsidR="001A1318">
        <w:rPr>
          <w:lang w:val="en-AU"/>
        </w:rPr>
        <w:t>the Australian Research Council</w:t>
      </w:r>
      <w:r w:rsidR="002775C7">
        <w:rPr>
          <w:lang w:val="en-AU"/>
        </w:rPr>
        <w:t xml:space="preserve"> (ARC)</w:t>
      </w:r>
      <w:r w:rsidR="001A1318" w:rsidRPr="001A1318">
        <w:rPr>
          <w:lang w:val="en-AU"/>
        </w:rPr>
        <w:t xml:space="preserve"> </w:t>
      </w:r>
      <w:r w:rsidR="001A1318">
        <w:rPr>
          <w:lang w:val="en-AU"/>
        </w:rPr>
        <w:t>Discovery Early Career Research Award to D. W. A. N (DE150101774)</w:t>
      </w:r>
      <w:r w:rsidR="002775C7">
        <w:rPr>
          <w:lang w:val="en-AU"/>
        </w:rPr>
        <w:t>; also, S.N. was supported by an ARC Future Fellowship (</w:t>
      </w:r>
      <w:r w:rsidR="002775C7" w:rsidRPr="002775C7">
        <w:rPr>
          <w:lang w:val="en-AU"/>
        </w:rPr>
        <w:t>FT13010026</w:t>
      </w:r>
      <w:r w:rsidR="002775C7">
        <w:rPr>
          <w:lang w:val="en-AU"/>
        </w:rPr>
        <w:t>).</w:t>
      </w:r>
      <w:r w:rsidR="00F47C4E">
        <w:rPr>
          <w:lang w:val="en-AU"/>
        </w:rPr>
        <w:t xml:space="preserve"> We recognise The Office of Environment and Heritable, New South Wales for our wildlife collection permit and the animal ethics committee from University of New South Wales and Macquarie University for our animal ethics permit. </w:t>
      </w:r>
      <w:r>
        <w:rPr>
          <w:lang w:val="en-AU"/>
        </w:rPr>
        <w:t xml:space="preserve">We express gratitude for </w:t>
      </w:r>
      <w:r w:rsidR="003E442E">
        <w:rPr>
          <w:lang w:val="en-AU"/>
        </w:rPr>
        <w:t>all the</w:t>
      </w:r>
      <w:r>
        <w:rPr>
          <w:lang w:val="en-AU"/>
        </w:rPr>
        <w:t xml:space="preserve"> members of the Lizard Lab at Macquarie University for assistance and support throughout this study. Especially, A/Prof. </w:t>
      </w:r>
      <w:r w:rsidR="005636D4">
        <w:rPr>
          <w:lang w:val="en-AU"/>
        </w:rPr>
        <w:t>Martin</w:t>
      </w:r>
      <w:r>
        <w:rPr>
          <w:lang w:val="en-AU"/>
        </w:rPr>
        <w:t xml:space="preserve"> Whiting for the use of his facilities.</w:t>
      </w:r>
      <w:r w:rsidR="005636D4">
        <w:rPr>
          <w:lang w:val="en-AU"/>
        </w:rPr>
        <w:t xml:space="preserve"> </w:t>
      </w:r>
      <w:r>
        <w:rPr>
          <w:lang w:val="en-AU"/>
        </w:rPr>
        <w:t xml:space="preserve">We are in debt to </w:t>
      </w:r>
      <w:r w:rsidR="005636D4">
        <w:rPr>
          <w:lang w:val="en-AU"/>
        </w:rPr>
        <w:t>Christine</w:t>
      </w:r>
      <w:r>
        <w:rPr>
          <w:lang w:val="en-AU"/>
        </w:rPr>
        <w:t xml:space="preserve"> Wilson for her assistance with animal husbandry. We really appreciated the help of </w:t>
      </w:r>
      <w:r w:rsidR="005636D4">
        <w:rPr>
          <w:lang w:val="en-AU"/>
        </w:rPr>
        <w:t>Stephan</w:t>
      </w:r>
      <w:r>
        <w:rPr>
          <w:lang w:val="en-AU"/>
        </w:rPr>
        <w:t xml:space="preserve"> Klopper in the construction of our metabolic chambers. We would also like to acknowledge </w:t>
      </w:r>
      <w:r w:rsidR="005636D4">
        <w:rPr>
          <w:lang w:val="en-AU"/>
        </w:rPr>
        <w:t xml:space="preserve">Martin </w:t>
      </w:r>
      <w:r>
        <w:rPr>
          <w:lang w:val="en-AU"/>
        </w:rPr>
        <w:t>Thompson</w:t>
      </w:r>
      <w:r w:rsidR="005636D4">
        <w:rPr>
          <w:lang w:val="en-AU"/>
        </w:rPr>
        <w:t xml:space="preserve"> at</w:t>
      </w:r>
      <w:r>
        <w:rPr>
          <w:lang w:val="en-AU"/>
        </w:rPr>
        <w:t xml:space="preserve"> the Division of Research, University of New South Wales for his </w:t>
      </w:r>
      <w:r>
        <w:rPr>
          <w:lang w:val="en-AU"/>
        </w:rPr>
        <w:lastRenderedPageBreak/>
        <w:t>technical aid with our models. Finally, we</w:t>
      </w:r>
      <w:r w:rsidR="005636D4">
        <w:rPr>
          <w:lang w:val="en-AU"/>
        </w:rPr>
        <w:t xml:space="preserve"> </w:t>
      </w:r>
      <w:r>
        <w:rPr>
          <w:lang w:val="en-AU"/>
        </w:rPr>
        <w:t xml:space="preserve">thank David Mitchell and </w:t>
      </w:r>
      <w:r w:rsidR="005636D4">
        <w:rPr>
          <w:lang w:val="en-AU"/>
        </w:rPr>
        <w:t xml:space="preserve">Tobias </w:t>
      </w:r>
      <w:proofErr w:type="spellStart"/>
      <w:r w:rsidR="005636D4">
        <w:rPr>
          <w:lang w:val="en-AU"/>
        </w:rPr>
        <w:t>Uller</w:t>
      </w:r>
      <w:proofErr w:type="spellEnd"/>
      <w:r w:rsidR="005636D4">
        <w:rPr>
          <w:lang w:val="en-AU"/>
        </w:rPr>
        <w:t xml:space="preserve"> </w:t>
      </w:r>
      <w:r>
        <w:rPr>
          <w:lang w:val="en-AU"/>
        </w:rPr>
        <w:t xml:space="preserve">insightful </w:t>
      </w:r>
      <w:r w:rsidR="005636D4">
        <w:rPr>
          <w:lang w:val="en-AU"/>
        </w:rPr>
        <w:t>discussions</w:t>
      </w:r>
      <w:r w:rsidR="00CE074E">
        <w:rPr>
          <w:lang w:val="en-AU"/>
        </w:rPr>
        <w:t xml:space="preserve"> and Rose O’Dea for her comments on an earlier draft of this manuscript.</w:t>
      </w:r>
    </w:p>
    <w:p w14:paraId="6242466F" w14:textId="3C913EB6" w:rsidR="00EF339B" w:rsidRDefault="00EF339B" w:rsidP="001E0B56">
      <w:pPr>
        <w:pStyle w:val="Heading1"/>
        <w:spacing w:line="480" w:lineRule="auto"/>
        <w:contextualSpacing/>
        <w:rPr>
          <w:lang w:val="en-AU"/>
        </w:rPr>
      </w:pPr>
      <w:r>
        <w:rPr>
          <w:lang w:val="en-AU"/>
        </w:rPr>
        <w:t>Data accessibility</w:t>
      </w:r>
    </w:p>
    <w:p w14:paraId="2B1FB265" w14:textId="18DBB109" w:rsidR="0068239D" w:rsidRPr="0068239D" w:rsidRDefault="0068239D" w:rsidP="001E0B56">
      <w:pPr>
        <w:spacing w:line="480" w:lineRule="auto"/>
        <w:contextualSpacing/>
        <w:rPr>
          <w:lang w:val="en-AU"/>
        </w:rPr>
      </w:pPr>
      <w:r>
        <w:rPr>
          <w:lang w:val="en-AU"/>
        </w:rPr>
        <w:t>Datasets and code used to generate results of this study will be made accessible via Open Science Framework via a public DOI</w:t>
      </w:r>
      <w:r w:rsidR="008B27C0">
        <w:rPr>
          <w:lang w:val="en-AU"/>
        </w:rPr>
        <w:t xml:space="preserve"> link. For reviewing purposes, </w:t>
      </w:r>
      <w:r w:rsidR="008312E8">
        <w:rPr>
          <w:lang w:val="en-AU"/>
        </w:rPr>
        <w:t>a</w:t>
      </w:r>
      <w:r w:rsidR="008B27C0">
        <w:rPr>
          <w:lang w:val="en-AU"/>
        </w:rPr>
        <w:t xml:space="preserve"> ‘reviewer’s only’ DOI link has been generated </w:t>
      </w:r>
    </w:p>
    <w:p w14:paraId="7323F4B1" w14:textId="2B79A1BC" w:rsidR="006D3483" w:rsidRDefault="00D24BC6" w:rsidP="001E0B56">
      <w:pPr>
        <w:pStyle w:val="Heading1"/>
        <w:spacing w:line="480" w:lineRule="auto"/>
        <w:contextualSpacing/>
        <w:rPr>
          <w:lang w:val="en-AU"/>
        </w:rPr>
      </w:pPr>
      <w:r>
        <w:rPr>
          <w:lang w:val="en-AU"/>
        </w:rPr>
        <w:t>References</w:t>
      </w:r>
    </w:p>
    <w:p w14:paraId="4DCD48D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Allen, A.P., </w:t>
      </w:r>
      <w:proofErr w:type="spellStart"/>
      <w:r>
        <w:rPr>
          <w:rFonts w:eastAsiaTheme="minorHAnsi"/>
          <w:lang w:val="en-GB"/>
        </w:rPr>
        <w:t>Gillooly</w:t>
      </w:r>
      <w:proofErr w:type="spellEnd"/>
      <w:r>
        <w:rPr>
          <w:rFonts w:eastAsiaTheme="minorHAnsi"/>
          <w:lang w:val="en-GB"/>
        </w:rPr>
        <w:t xml:space="preserve">, J.F. &amp; Brown, J.H. (2005) Linking the global carbon cycle to individual metabolism. </w:t>
      </w:r>
      <w:r>
        <w:rPr>
          <w:rFonts w:eastAsiaTheme="minorHAnsi"/>
          <w:i/>
          <w:iCs/>
          <w:lang w:val="en-GB"/>
        </w:rPr>
        <w:t>Functional Ecology</w:t>
      </w:r>
      <w:r>
        <w:rPr>
          <w:rFonts w:eastAsiaTheme="minorHAnsi"/>
          <w:lang w:val="en-GB"/>
        </w:rPr>
        <w:t xml:space="preserve">, </w:t>
      </w:r>
      <w:r>
        <w:rPr>
          <w:rFonts w:eastAsiaTheme="minorHAnsi"/>
          <w:b/>
          <w:bCs/>
          <w:lang w:val="en-GB"/>
        </w:rPr>
        <w:t>19</w:t>
      </w:r>
      <w:r>
        <w:rPr>
          <w:rFonts w:eastAsiaTheme="minorHAnsi"/>
          <w:lang w:val="en-GB"/>
        </w:rPr>
        <w:t>, 202–213.</w:t>
      </w:r>
    </w:p>
    <w:p w14:paraId="5770F1B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Angilletta</w:t>
      </w:r>
      <w:proofErr w:type="spellEnd"/>
      <w:r>
        <w:rPr>
          <w:rFonts w:eastAsiaTheme="minorHAnsi"/>
          <w:lang w:val="en-GB"/>
        </w:rPr>
        <w:t xml:space="preserve">, M.J., Jr, Wilson, R.S., </w:t>
      </w:r>
      <w:proofErr w:type="spellStart"/>
      <w:r>
        <w:rPr>
          <w:rFonts w:eastAsiaTheme="minorHAnsi"/>
          <w:lang w:val="en-GB"/>
        </w:rPr>
        <w:t>Navas</w:t>
      </w:r>
      <w:proofErr w:type="spellEnd"/>
      <w:r>
        <w:rPr>
          <w:rFonts w:eastAsiaTheme="minorHAnsi"/>
          <w:lang w:val="en-GB"/>
        </w:rPr>
        <w:t xml:space="preserve">, C.A. &amp; James, R.S. (2003) Tradeoffs and the evolution of thermal reaction norms.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234–240.</w:t>
      </w:r>
    </w:p>
    <w:p w14:paraId="22F6ED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Araya-</w:t>
      </w:r>
      <w:proofErr w:type="spellStart"/>
      <w:r>
        <w:rPr>
          <w:rFonts w:eastAsiaTheme="minorHAnsi"/>
          <w:lang w:val="en-GB"/>
        </w:rPr>
        <w:t>Ajoy</w:t>
      </w:r>
      <w:proofErr w:type="spellEnd"/>
      <w:r>
        <w:rPr>
          <w:rFonts w:eastAsiaTheme="minorHAnsi"/>
          <w:lang w:val="en-GB"/>
        </w:rPr>
        <w:t xml:space="preserve">, Y.G., </w:t>
      </w: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An approach to estimate short-term, long-term and reaction norm repeatability (ed RB O'Hara). </w:t>
      </w:r>
      <w:r>
        <w:rPr>
          <w:rFonts w:eastAsiaTheme="minorHAnsi"/>
          <w:i/>
          <w:iCs/>
          <w:lang w:val="en-GB"/>
        </w:rPr>
        <w:t>Journal of Animal Ecology</w:t>
      </w:r>
      <w:r>
        <w:rPr>
          <w:rFonts w:eastAsiaTheme="minorHAnsi"/>
          <w:lang w:val="en-GB"/>
        </w:rPr>
        <w:t xml:space="preserve">, </w:t>
      </w:r>
      <w:r>
        <w:rPr>
          <w:rFonts w:eastAsiaTheme="minorHAnsi"/>
          <w:b/>
          <w:bCs/>
          <w:lang w:val="en-GB"/>
        </w:rPr>
        <w:t>6</w:t>
      </w:r>
      <w:r>
        <w:rPr>
          <w:rFonts w:eastAsiaTheme="minorHAnsi"/>
          <w:lang w:val="en-GB"/>
        </w:rPr>
        <w:t>, 1462–1473.</w:t>
      </w:r>
    </w:p>
    <w:p w14:paraId="75FC5BA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Arnold, P.A., </w:t>
      </w:r>
      <w:proofErr w:type="spellStart"/>
      <w:r>
        <w:rPr>
          <w:rFonts w:eastAsiaTheme="minorHAnsi"/>
          <w:lang w:val="en-GB"/>
        </w:rPr>
        <w:t>Kruuk</w:t>
      </w:r>
      <w:proofErr w:type="spellEnd"/>
      <w:r>
        <w:rPr>
          <w:rFonts w:eastAsiaTheme="minorHAnsi"/>
          <w:lang w:val="en-GB"/>
        </w:rPr>
        <w:t xml:space="preserve">, L.E.B. &amp; Nicotra, A.B. (2019) How to analyse plant phenotypic plasticity in response to a changing climate. </w:t>
      </w:r>
      <w:r>
        <w:rPr>
          <w:rFonts w:eastAsiaTheme="minorHAnsi"/>
          <w:i/>
          <w:iCs/>
          <w:lang w:val="en-GB"/>
        </w:rPr>
        <w:t xml:space="preserve">New </w:t>
      </w:r>
      <w:proofErr w:type="spellStart"/>
      <w:r>
        <w:rPr>
          <w:rFonts w:eastAsiaTheme="minorHAnsi"/>
          <w:i/>
          <w:iCs/>
          <w:lang w:val="en-GB"/>
        </w:rPr>
        <w:t>Phytologist</w:t>
      </w:r>
      <w:proofErr w:type="spellEnd"/>
      <w:r>
        <w:rPr>
          <w:rFonts w:eastAsiaTheme="minorHAnsi"/>
          <w:lang w:val="en-GB"/>
        </w:rPr>
        <w:t>, 1–17.</w:t>
      </w:r>
    </w:p>
    <w:p w14:paraId="6D55EEB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&amp; Allen, A.P. (2018) The energetics of fish growth and how it constrains food-web trophic structure (ed P </w:t>
      </w:r>
      <w:proofErr w:type="spellStart"/>
      <w:r>
        <w:rPr>
          <w:rFonts w:eastAsiaTheme="minorHAnsi"/>
          <w:lang w:val="en-GB"/>
        </w:rPr>
        <w:t>Mumby</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21</w:t>
      </w:r>
      <w:r>
        <w:rPr>
          <w:rFonts w:eastAsiaTheme="minorHAnsi"/>
          <w:lang w:val="en-GB"/>
        </w:rPr>
        <w:t>, 836–844.</w:t>
      </w:r>
    </w:p>
    <w:p w14:paraId="14B3A77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Barneche</w:t>
      </w:r>
      <w:proofErr w:type="spellEnd"/>
      <w:r>
        <w:rPr>
          <w:rFonts w:eastAsiaTheme="minorHAnsi"/>
          <w:lang w:val="en-GB"/>
        </w:rPr>
        <w:t xml:space="preserve">, D.R., White, C.R. &amp; Marshall, D.J. (2016) Temperature effects on mass-scaling exponents in colonial animals: a manipulative test. </w:t>
      </w:r>
      <w:r>
        <w:rPr>
          <w:rFonts w:eastAsiaTheme="minorHAnsi"/>
          <w:i/>
          <w:iCs/>
          <w:lang w:val="en-GB"/>
        </w:rPr>
        <w:t>Ecology</w:t>
      </w:r>
      <w:r>
        <w:rPr>
          <w:rFonts w:eastAsiaTheme="minorHAnsi"/>
          <w:lang w:val="en-GB"/>
        </w:rPr>
        <w:t xml:space="preserve">, </w:t>
      </w:r>
      <w:r>
        <w:rPr>
          <w:rFonts w:eastAsiaTheme="minorHAnsi"/>
          <w:b/>
          <w:bCs/>
          <w:lang w:val="en-GB"/>
        </w:rPr>
        <w:t>98</w:t>
      </w:r>
      <w:r>
        <w:rPr>
          <w:rFonts w:eastAsiaTheme="minorHAnsi"/>
          <w:lang w:val="en-GB"/>
        </w:rPr>
        <w:t>, 103–111.</w:t>
      </w:r>
    </w:p>
    <w:p w14:paraId="4B2D4B7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Bartheld</w:t>
      </w:r>
      <w:proofErr w:type="spellEnd"/>
      <w:r>
        <w:rPr>
          <w:rFonts w:eastAsiaTheme="minorHAnsi"/>
          <w:lang w:val="en-GB"/>
        </w:rPr>
        <w:t>, J.L., Gaitán-</w:t>
      </w:r>
      <w:proofErr w:type="spellStart"/>
      <w:r>
        <w:rPr>
          <w:rFonts w:eastAsiaTheme="minorHAnsi"/>
          <w:lang w:val="en-GB"/>
        </w:rPr>
        <w:t>Espitia</w:t>
      </w:r>
      <w:proofErr w:type="spellEnd"/>
      <w:r>
        <w:rPr>
          <w:rFonts w:eastAsiaTheme="minorHAnsi"/>
          <w:lang w:val="en-GB"/>
        </w:rPr>
        <w:t xml:space="preserve">, J.D., </w:t>
      </w:r>
      <w:proofErr w:type="spellStart"/>
      <w:r>
        <w:rPr>
          <w:rFonts w:eastAsiaTheme="minorHAnsi"/>
          <w:lang w:val="en-GB"/>
        </w:rPr>
        <w:t>Artacho</w:t>
      </w:r>
      <w:proofErr w:type="spellEnd"/>
      <w:r>
        <w:rPr>
          <w:rFonts w:eastAsiaTheme="minorHAnsi"/>
          <w:lang w:val="en-GB"/>
        </w:rPr>
        <w:t>, P., Salgado-</w:t>
      </w:r>
      <w:proofErr w:type="spellStart"/>
      <w:r>
        <w:rPr>
          <w:rFonts w:eastAsiaTheme="minorHAnsi"/>
          <w:lang w:val="en-GB"/>
        </w:rPr>
        <w:t>Luarte</w:t>
      </w:r>
      <w:proofErr w:type="spellEnd"/>
      <w:r>
        <w:rPr>
          <w:rFonts w:eastAsiaTheme="minorHAnsi"/>
          <w:lang w:val="en-GB"/>
        </w:rPr>
        <w:t xml:space="preserve">, C., </w:t>
      </w:r>
      <w:proofErr w:type="spellStart"/>
      <w:r>
        <w:rPr>
          <w:rFonts w:eastAsiaTheme="minorHAnsi"/>
          <w:lang w:val="en-GB"/>
        </w:rPr>
        <w:t>Gianoli</w:t>
      </w:r>
      <w:proofErr w:type="spellEnd"/>
      <w:r>
        <w:rPr>
          <w:rFonts w:eastAsiaTheme="minorHAnsi"/>
          <w:lang w:val="en-GB"/>
        </w:rPr>
        <w:t xml:space="preserve">, E. &amp; </w:t>
      </w:r>
      <w:proofErr w:type="spellStart"/>
      <w:r>
        <w:rPr>
          <w:rFonts w:eastAsiaTheme="minorHAnsi"/>
          <w:lang w:val="en-GB"/>
        </w:rPr>
        <w:t>Nespolo</w:t>
      </w:r>
      <w:proofErr w:type="spellEnd"/>
      <w:r>
        <w:rPr>
          <w:rFonts w:eastAsiaTheme="minorHAnsi"/>
          <w:lang w:val="en-GB"/>
        </w:rPr>
        <w:t xml:space="preserve">, R.F. (2015) Energy expenditure and body size are targets of natural selection across a wide geographic range, in a terrestrial invertebrate (ed R Van Damme). </w:t>
      </w:r>
      <w:r>
        <w:rPr>
          <w:rFonts w:eastAsiaTheme="minorHAnsi"/>
          <w:i/>
          <w:iCs/>
          <w:lang w:val="en-GB"/>
        </w:rPr>
        <w:t>Functional Ecology</w:t>
      </w:r>
      <w:r>
        <w:rPr>
          <w:rFonts w:eastAsiaTheme="minorHAnsi"/>
          <w:lang w:val="en-GB"/>
        </w:rPr>
        <w:t xml:space="preserve">, </w:t>
      </w:r>
      <w:r>
        <w:rPr>
          <w:rFonts w:eastAsiaTheme="minorHAnsi"/>
          <w:b/>
          <w:bCs/>
          <w:lang w:val="en-GB"/>
        </w:rPr>
        <w:t>29</w:t>
      </w:r>
      <w:r>
        <w:rPr>
          <w:rFonts w:eastAsiaTheme="minorHAnsi"/>
          <w:lang w:val="en-GB"/>
        </w:rPr>
        <w:t>, 1463–1474.</w:t>
      </w:r>
    </w:p>
    <w:p w14:paraId="23B5D58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(2008) Are animal personality traits linked to life-history productivity?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23</w:t>
      </w:r>
      <w:r>
        <w:rPr>
          <w:rFonts w:eastAsiaTheme="minorHAnsi"/>
          <w:lang w:val="en-GB"/>
        </w:rPr>
        <w:t>, 361–368.</w:t>
      </w:r>
    </w:p>
    <w:p w14:paraId="11CD4AB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Biro, P.A. &amp; Stamps, J.A. (2010) Do consistent individual differences in metabolic rate promote consistent individual differences in </w:t>
      </w:r>
      <w:proofErr w:type="spellStart"/>
      <w:r>
        <w:rPr>
          <w:rFonts w:eastAsiaTheme="minorHAnsi"/>
          <w:lang w:val="en-GB"/>
        </w:rPr>
        <w:t>behavior</w:t>
      </w:r>
      <w:proofErr w:type="spellEnd"/>
      <w:r>
        <w:rPr>
          <w:rFonts w:eastAsiaTheme="minorHAnsi"/>
          <w:lang w:val="en-GB"/>
        </w:rPr>
        <w:t xml:space="preserve">?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25</w:t>
      </w:r>
      <w:r>
        <w:rPr>
          <w:rFonts w:eastAsiaTheme="minorHAnsi"/>
          <w:lang w:val="en-GB"/>
        </w:rPr>
        <w:t>, 653–659.</w:t>
      </w:r>
    </w:p>
    <w:p w14:paraId="0BB87B4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Boratyński</w:t>
      </w:r>
      <w:proofErr w:type="spellEnd"/>
      <w:r>
        <w:rPr>
          <w:rFonts w:eastAsiaTheme="minorHAnsi"/>
          <w:lang w:val="en-GB"/>
        </w:rPr>
        <w:t xml:space="preserve">, J.S., </w:t>
      </w:r>
      <w:proofErr w:type="spellStart"/>
      <w:r>
        <w:rPr>
          <w:rFonts w:eastAsiaTheme="minorHAnsi"/>
          <w:lang w:val="en-GB"/>
        </w:rPr>
        <w:t>Jefimow</w:t>
      </w:r>
      <w:proofErr w:type="spellEnd"/>
      <w:r>
        <w:rPr>
          <w:rFonts w:eastAsiaTheme="minorHAnsi"/>
          <w:lang w:val="en-GB"/>
        </w:rPr>
        <w:t xml:space="preserve">, M. &amp; Wojciechowski, M.S. (2017) Individual differences in the phenotypic flexibility of basal metabolic rate in Siberian Hamsters are consistent on short- and long-term timescales. </w:t>
      </w:r>
      <w:r>
        <w:rPr>
          <w:rFonts w:eastAsiaTheme="minorHAnsi"/>
          <w:i/>
          <w:iCs/>
          <w:lang w:val="en-GB"/>
        </w:rPr>
        <w:t>Physiological and Biochemical Zoology</w:t>
      </w:r>
      <w:r>
        <w:rPr>
          <w:rFonts w:eastAsiaTheme="minorHAnsi"/>
          <w:lang w:val="en-GB"/>
        </w:rPr>
        <w:t xml:space="preserve">, </w:t>
      </w:r>
      <w:r>
        <w:rPr>
          <w:rFonts w:eastAsiaTheme="minorHAnsi"/>
          <w:b/>
          <w:bCs/>
          <w:lang w:val="en-GB"/>
        </w:rPr>
        <w:t>90</w:t>
      </w:r>
      <w:r>
        <w:rPr>
          <w:rFonts w:eastAsiaTheme="minorHAnsi"/>
          <w:lang w:val="en-GB"/>
        </w:rPr>
        <w:t>, 139–152.</w:t>
      </w:r>
    </w:p>
    <w:p w14:paraId="3F5DB44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Briffa</w:t>
      </w:r>
      <w:proofErr w:type="spellEnd"/>
      <w:r>
        <w:rPr>
          <w:rFonts w:eastAsiaTheme="minorHAnsi"/>
          <w:lang w:val="en-GB"/>
        </w:rPr>
        <w:t xml:space="preserve">, M., Bridger, D. &amp; Biro, P.A. (2013) How does temperature affect behaviour? Multilevel analysis of plasticity, personality and predictability in hermit crabs. </w:t>
      </w:r>
      <w:r>
        <w:rPr>
          <w:rFonts w:eastAsiaTheme="minorHAnsi"/>
          <w:i/>
          <w:iCs/>
          <w:lang w:val="en-GB"/>
        </w:rPr>
        <w:t>Animal Behaviour</w:t>
      </w:r>
      <w:r>
        <w:rPr>
          <w:rFonts w:eastAsiaTheme="minorHAnsi"/>
          <w:lang w:val="en-GB"/>
        </w:rPr>
        <w:t xml:space="preserve">, </w:t>
      </w:r>
      <w:r>
        <w:rPr>
          <w:rFonts w:eastAsiaTheme="minorHAnsi"/>
          <w:b/>
          <w:bCs/>
          <w:lang w:val="en-GB"/>
        </w:rPr>
        <w:t>86</w:t>
      </w:r>
      <w:r>
        <w:rPr>
          <w:rFonts w:eastAsiaTheme="minorHAnsi"/>
          <w:lang w:val="en-GB"/>
        </w:rPr>
        <w:t>, 47–54.</w:t>
      </w:r>
    </w:p>
    <w:p w14:paraId="08DAA43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Briga</w:t>
      </w:r>
      <w:proofErr w:type="spellEnd"/>
      <w:r>
        <w:rPr>
          <w:rFonts w:eastAsiaTheme="minorHAnsi"/>
          <w:lang w:val="en-GB"/>
        </w:rPr>
        <w:t xml:space="preserve">, M. &amp; Verhulst, S. (2017) Individual variation in metabolic reaction norms over ambient temperature causes low correlation between basal and standard metabolic rate. </w:t>
      </w:r>
      <w:r>
        <w:rPr>
          <w:rFonts w:eastAsiaTheme="minorHAnsi"/>
          <w:i/>
          <w:iCs/>
          <w:lang w:val="en-GB"/>
        </w:rPr>
        <w:t>Journal of Experimental Biology</w:t>
      </w:r>
      <w:r>
        <w:rPr>
          <w:rFonts w:eastAsiaTheme="minorHAnsi"/>
          <w:lang w:val="en-GB"/>
        </w:rPr>
        <w:t xml:space="preserve">, </w:t>
      </w:r>
      <w:r>
        <w:rPr>
          <w:rFonts w:eastAsiaTheme="minorHAnsi"/>
          <w:b/>
          <w:bCs/>
          <w:lang w:val="en-GB"/>
        </w:rPr>
        <w:t>220</w:t>
      </w:r>
      <w:r>
        <w:rPr>
          <w:rFonts w:eastAsiaTheme="minorHAnsi"/>
          <w:lang w:val="en-GB"/>
        </w:rPr>
        <w:t>, jeb.160069.</w:t>
      </w:r>
    </w:p>
    <w:p w14:paraId="46DAE5A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Brommer</w:t>
      </w:r>
      <w:proofErr w:type="spellEnd"/>
      <w:r>
        <w:rPr>
          <w:rFonts w:eastAsiaTheme="minorHAnsi"/>
          <w:lang w:val="en-GB"/>
        </w:rPr>
        <w:t xml:space="preserve">, J.E. (2013) Variation in plasticity of personality traits implies that the ranking of personality measures changes between environmental contexts: calculating the cross-environmental correlation. </w:t>
      </w:r>
      <w:proofErr w:type="spellStart"/>
      <w:r>
        <w:rPr>
          <w:rFonts w:eastAsiaTheme="minorHAnsi"/>
          <w:i/>
          <w:iCs/>
          <w:lang w:val="en-GB"/>
        </w:rPr>
        <w:t>Behavioral</w:t>
      </w:r>
      <w:proofErr w:type="spellEnd"/>
      <w:r>
        <w:rPr>
          <w:rFonts w:eastAsiaTheme="minorHAnsi"/>
          <w:i/>
          <w:iCs/>
          <w:lang w:val="en-GB"/>
        </w:rPr>
        <w:t xml:space="preserve"> Ecology and </w:t>
      </w:r>
      <w:proofErr w:type="spellStart"/>
      <w:r>
        <w:rPr>
          <w:rFonts w:eastAsiaTheme="minorHAnsi"/>
          <w:i/>
          <w:iCs/>
          <w:lang w:val="en-GB"/>
        </w:rPr>
        <w:t>Sociobiology</w:t>
      </w:r>
      <w:proofErr w:type="spellEnd"/>
      <w:r>
        <w:rPr>
          <w:rFonts w:eastAsiaTheme="minorHAnsi"/>
          <w:lang w:val="en-GB"/>
        </w:rPr>
        <w:t xml:space="preserve">, </w:t>
      </w:r>
      <w:r>
        <w:rPr>
          <w:rFonts w:eastAsiaTheme="minorHAnsi"/>
          <w:b/>
          <w:bCs/>
          <w:lang w:val="en-GB"/>
        </w:rPr>
        <w:t>67</w:t>
      </w:r>
      <w:r>
        <w:rPr>
          <w:rFonts w:eastAsiaTheme="minorHAnsi"/>
          <w:lang w:val="en-GB"/>
        </w:rPr>
        <w:t>, 1709–1718.</w:t>
      </w:r>
    </w:p>
    <w:p w14:paraId="23992525" w14:textId="02F19CE0" w:rsidR="001C28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r>
        <w:rPr>
          <w:rFonts w:eastAsiaTheme="minorHAnsi"/>
          <w:lang w:val="en-US"/>
        </w:rPr>
        <w:t xml:space="preserve">Brown, J.H., </w:t>
      </w:r>
      <w:proofErr w:type="spellStart"/>
      <w:r>
        <w:rPr>
          <w:rFonts w:eastAsiaTheme="minorHAnsi"/>
          <w:lang w:val="en-US"/>
        </w:rPr>
        <w:t>Gillooly</w:t>
      </w:r>
      <w:proofErr w:type="spellEnd"/>
      <w:r>
        <w:rPr>
          <w:rFonts w:eastAsiaTheme="minorHAnsi"/>
          <w:lang w:val="en-US"/>
        </w:rPr>
        <w:t xml:space="preserve">, J.F., Allen, A.P., Savage, V.M. &amp; West, G.B. (2004) Toward a metabolic theory of ecology. </w:t>
      </w:r>
      <w:r>
        <w:rPr>
          <w:rFonts w:eastAsiaTheme="minorHAnsi"/>
          <w:i/>
          <w:iCs/>
          <w:lang w:val="en-US"/>
        </w:rPr>
        <w:t>Ecology</w:t>
      </w:r>
      <w:r>
        <w:rPr>
          <w:rFonts w:eastAsiaTheme="minorHAnsi"/>
          <w:lang w:val="en-US"/>
        </w:rPr>
        <w:t xml:space="preserve">, </w:t>
      </w:r>
      <w:r>
        <w:rPr>
          <w:rFonts w:eastAsiaTheme="minorHAnsi"/>
          <w:b/>
          <w:bCs/>
          <w:lang w:val="en-US"/>
        </w:rPr>
        <w:t>85</w:t>
      </w:r>
      <w:r>
        <w:rPr>
          <w:rFonts w:eastAsiaTheme="minorHAnsi"/>
          <w:lang w:val="en-US"/>
        </w:rPr>
        <w:t>, 1771–1789.</w:t>
      </w:r>
    </w:p>
    <w:p w14:paraId="4064D259" w14:textId="6DB0682B"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Burton, T., Killen, S.S., Armstrong, J.D. &amp; Metcalfe, N.B. (2011) What causes intraspecific variation in resting metabolic rate and what are its ecological consequences? </w:t>
      </w:r>
      <w:r>
        <w:rPr>
          <w:rFonts w:eastAsiaTheme="minorHAnsi"/>
          <w:i/>
          <w:iCs/>
          <w:lang w:val="en-GB"/>
        </w:rPr>
        <w:t>Proceedings of the Royal Society of London B: Biological Sciences</w:t>
      </w:r>
      <w:r>
        <w:rPr>
          <w:rFonts w:eastAsiaTheme="minorHAnsi"/>
          <w:lang w:val="en-GB"/>
        </w:rPr>
        <w:t xml:space="preserve">, </w:t>
      </w:r>
      <w:r>
        <w:rPr>
          <w:rFonts w:eastAsiaTheme="minorHAnsi"/>
          <w:b/>
          <w:bCs/>
          <w:lang w:val="en-GB"/>
        </w:rPr>
        <w:t>278</w:t>
      </w:r>
      <w:r>
        <w:rPr>
          <w:rFonts w:eastAsiaTheme="minorHAnsi"/>
          <w:lang w:val="en-GB"/>
        </w:rPr>
        <w:t>, 3465–3473.</w:t>
      </w:r>
    </w:p>
    <w:p w14:paraId="76E683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Bürkner</w:t>
      </w:r>
      <w:proofErr w:type="spellEnd"/>
      <w:r>
        <w:rPr>
          <w:rFonts w:eastAsiaTheme="minorHAnsi"/>
          <w:lang w:val="en-GB"/>
        </w:rPr>
        <w:t xml:space="preserve">, P.C. (2017) brms: An R package for Bayesian multilevel models using Stan. </w:t>
      </w:r>
      <w:r>
        <w:rPr>
          <w:rFonts w:eastAsiaTheme="minorHAnsi"/>
          <w:i/>
          <w:iCs/>
          <w:lang w:val="en-GB"/>
        </w:rPr>
        <w:t>Journal of Statistical Software</w:t>
      </w:r>
      <w:r>
        <w:rPr>
          <w:rFonts w:eastAsiaTheme="minorHAnsi"/>
          <w:lang w:val="en-GB"/>
        </w:rPr>
        <w:t xml:space="preserve">, </w:t>
      </w:r>
      <w:r>
        <w:rPr>
          <w:rFonts w:eastAsiaTheme="minorHAnsi"/>
          <w:b/>
          <w:bCs/>
          <w:lang w:val="en-GB"/>
        </w:rPr>
        <w:t>80</w:t>
      </w:r>
      <w:r>
        <w:rPr>
          <w:rFonts w:eastAsiaTheme="minorHAnsi"/>
          <w:lang w:val="en-GB"/>
        </w:rPr>
        <w:t>.</w:t>
      </w:r>
    </w:p>
    <w:p w14:paraId="04458C0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w:t>
      </w:r>
      <w:proofErr w:type="spellStart"/>
      <w:r>
        <w:rPr>
          <w:rFonts w:eastAsiaTheme="minorHAnsi"/>
          <w:lang w:val="en-GB"/>
        </w:rPr>
        <w:t>Bininda-Emonds</w:t>
      </w:r>
      <w:proofErr w:type="spellEnd"/>
      <w:r>
        <w:rPr>
          <w:rFonts w:eastAsiaTheme="minorHAnsi"/>
          <w:lang w:val="en-GB"/>
        </w:rPr>
        <w:t xml:space="preserve">, O.R.P., Thomas, D.W., </w:t>
      </w:r>
      <w:proofErr w:type="spellStart"/>
      <w:r>
        <w:rPr>
          <w:rFonts w:eastAsiaTheme="minorHAnsi"/>
          <w:lang w:val="en-GB"/>
        </w:rPr>
        <w:t>Réale</w:t>
      </w:r>
      <w:proofErr w:type="spellEnd"/>
      <w:r>
        <w:rPr>
          <w:rFonts w:eastAsiaTheme="minorHAnsi"/>
          <w:lang w:val="en-GB"/>
        </w:rPr>
        <w:t xml:space="preserve">, D. &amp; Humphries, M.M. (2009) Exploration strategies map along fast–slow metabolic and life-history continua in </w:t>
      </w:r>
      <w:proofErr w:type="spellStart"/>
      <w:r>
        <w:rPr>
          <w:rFonts w:eastAsiaTheme="minorHAnsi"/>
          <w:lang w:val="en-GB"/>
        </w:rPr>
        <w:t>muroid</w:t>
      </w:r>
      <w:proofErr w:type="spellEnd"/>
      <w:r>
        <w:rPr>
          <w:rFonts w:eastAsiaTheme="minorHAnsi"/>
          <w:lang w:val="en-GB"/>
        </w:rPr>
        <w:t xml:space="preserve"> rodents. </w:t>
      </w:r>
      <w:r>
        <w:rPr>
          <w:rFonts w:eastAsiaTheme="minorHAnsi"/>
          <w:i/>
          <w:iCs/>
          <w:lang w:val="en-GB"/>
        </w:rPr>
        <w:t>Functional Ecology</w:t>
      </w:r>
      <w:r>
        <w:rPr>
          <w:rFonts w:eastAsiaTheme="minorHAnsi"/>
          <w:lang w:val="en-GB"/>
        </w:rPr>
        <w:t xml:space="preserve">, </w:t>
      </w:r>
      <w:r>
        <w:rPr>
          <w:rFonts w:eastAsiaTheme="minorHAnsi"/>
          <w:b/>
          <w:bCs/>
          <w:lang w:val="en-GB"/>
        </w:rPr>
        <w:t>23</w:t>
      </w:r>
      <w:r>
        <w:rPr>
          <w:rFonts w:eastAsiaTheme="minorHAnsi"/>
          <w:lang w:val="en-GB"/>
        </w:rPr>
        <w:t>, 150–156.</w:t>
      </w:r>
    </w:p>
    <w:p w14:paraId="7B19024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Careau</w:t>
      </w:r>
      <w:proofErr w:type="spellEnd"/>
      <w:r>
        <w:rPr>
          <w:rFonts w:eastAsiaTheme="minorHAnsi"/>
          <w:lang w:val="en-GB"/>
        </w:rPr>
        <w:t xml:space="preserve">, V., Gifford, M.E. &amp; Biro, P.A. (2014) Individual (co)variation in thermal reaction norms of standard and maximal metabolic rates in wild-caught slimy salamanders (ed M </w:t>
      </w:r>
      <w:proofErr w:type="spellStart"/>
      <w:r>
        <w:rPr>
          <w:rFonts w:eastAsiaTheme="minorHAnsi"/>
          <w:lang w:val="en-GB"/>
        </w:rPr>
        <w:t>Konarzewski</w:t>
      </w:r>
      <w:proofErr w:type="spellEnd"/>
      <w:r>
        <w:rPr>
          <w:rFonts w:eastAsiaTheme="minorHAnsi"/>
          <w:lang w:val="en-GB"/>
        </w:rPr>
        <w:t xml:space="preserve">). </w:t>
      </w:r>
      <w:r>
        <w:rPr>
          <w:rFonts w:eastAsiaTheme="minorHAnsi"/>
          <w:i/>
          <w:iCs/>
          <w:lang w:val="en-GB"/>
        </w:rPr>
        <w:t>Functional Ecology</w:t>
      </w:r>
      <w:r>
        <w:rPr>
          <w:rFonts w:eastAsiaTheme="minorHAnsi"/>
          <w:lang w:val="en-GB"/>
        </w:rPr>
        <w:t xml:space="preserve">, </w:t>
      </w:r>
      <w:r>
        <w:rPr>
          <w:rFonts w:eastAsiaTheme="minorHAnsi"/>
          <w:b/>
          <w:bCs/>
          <w:lang w:val="en-GB"/>
        </w:rPr>
        <w:t>28</w:t>
      </w:r>
      <w:r>
        <w:rPr>
          <w:rFonts w:eastAsiaTheme="minorHAnsi"/>
          <w:lang w:val="en-GB"/>
        </w:rPr>
        <w:t>, 1175–1186.</w:t>
      </w:r>
    </w:p>
    <w:p w14:paraId="0978C6DE" w14:textId="40F8BB1C"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Schlichting,</w:t>
      </w:r>
      <w:r w:rsidR="001E0B56">
        <w:rPr>
          <w:rFonts w:eastAsiaTheme="minorHAnsi"/>
          <w:lang w:val="en-GB"/>
        </w:rPr>
        <w:t xml:space="preserve"> C. D., </w:t>
      </w:r>
      <w:proofErr w:type="spellStart"/>
      <w:r w:rsidR="001E0B56">
        <w:rPr>
          <w:rFonts w:eastAsiaTheme="minorHAnsi"/>
          <w:lang w:val="en-GB"/>
        </w:rPr>
        <w:t>Pigliucci</w:t>
      </w:r>
      <w:proofErr w:type="spellEnd"/>
      <w:r w:rsidR="001E0B56">
        <w:rPr>
          <w:rFonts w:eastAsiaTheme="minorHAnsi"/>
          <w:lang w:val="en-GB"/>
        </w:rPr>
        <w:t>,</w:t>
      </w:r>
      <w:r>
        <w:rPr>
          <w:rFonts w:eastAsiaTheme="minorHAnsi"/>
          <w:lang w:val="en-GB"/>
        </w:rPr>
        <w:t xml:space="preserve"> M.</w:t>
      </w:r>
      <w:r w:rsidR="001E0B56">
        <w:rPr>
          <w:rFonts w:eastAsiaTheme="minorHAnsi"/>
          <w:lang w:val="en-GB"/>
        </w:rPr>
        <w:t xml:space="preserve"> </w:t>
      </w:r>
      <w:r>
        <w:rPr>
          <w:rFonts w:eastAsiaTheme="minorHAnsi"/>
          <w:lang w:val="en-GB"/>
        </w:rPr>
        <w:t>P. (2010) Phenotypic Evolution: A Reaction Norm Perspective. 1–200.</w:t>
      </w:r>
    </w:p>
    <w:p w14:paraId="7971F6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Clarke, A. (2004) Is there a Universal Temperature Dependence of metabolism? </w:t>
      </w:r>
      <w:r>
        <w:rPr>
          <w:rFonts w:eastAsiaTheme="minorHAnsi"/>
          <w:i/>
          <w:iCs/>
          <w:lang w:val="en-GB"/>
        </w:rPr>
        <w:t>Functional Ecology</w:t>
      </w:r>
      <w:r>
        <w:rPr>
          <w:rFonts w:eastAsiaTheme="minorHAnsi"/>
          <w:lang w:val="en-GB"/>
        </w:rPr>
        <w:t xml:space="preserve">, </w:t>
      </w:r>
      <w:r>
        <w:rPr>
          <w:rFonts w:eastAsiaTheme="minorHAnsi"/>
          <w:b/>
          <w:bCs/>
          <w:lang w:val="en-GB"/>
        </w:rPr>
        <w:t>18</w:t>
      </w:r>
      <w:r>
        <w:rPr>
          <w:rFonts w:eastAsiaTheme="minorHAnsi"/>
          <w:lang w:val="en-GB"/>
        </w:rPr>
        <w:t>, 252–256.</w:t>
      </w:r>
    </w:p>
    <w:p w14:paraId="24030F5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Cleasby</w:t>
      </w:r>
      <w:proofErr w:type="spellEnd"/>
      <w:r>
        <w:rPr>
          <w:rFonts w:eastAsiaTheme="minorHAnsi"/>
          <w:lang w:val="en-GB"/>
        </w:rPr>
        <w:t xml:space="preserve">, I.R., Nakagawa, S. &amp; </w:t>
      </w:r>
      <w:proofErr w:type="spellStart"/>
      <w:r>
        <w:rPr>
          <w:rFonts w:eastAsiaTheme="minorHAnsi"/>
          <w:lang w:val="en-GB"/>
        </w:rPr>
        <w:t>Schielzeth</w:t>
      </w:r>
      <w:proofErr w:type="spellEnd"/>
      <w:r>
        <w:rPr>
          <w:rFonts w:eastAsiaTheme="minorHAnsi"/>
          <w:lang w:val="en-GB"/>
        </w:rPr>
        <w:t xml:space="preserve">, H. (2014) Quantifying the predictability of behaviour: statistical approaches for the study of between-individual variation in the within-individual variance (ed J Hadfield).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27–37.</w:t>
      </w:r>
    </w:p>
    <w:p w14:paraId="2471348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Core Team, R. (2013) Team (2012). R: A language and environment for statistical computing. R Foundation for Statistical Computing, Vienna, Austria.</w:t>
      </w:r>
    </w:p>
    <w:p w14:paraId="25F925C4" w14:textId="54A510E6"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De Jong, G. &amp; Van </w:t>
      </w:r>
      <w:proofErr w:type="spellStart"/>
      <w:r>
        <w:rPr>
          <w:rFonts w:eastAsiaTheme="minorHAnsi"/>
          <w:lang w:val="en-GB"/>
        </w:rPr>
        <w:t>Noordwijk</w:t>
      </w:r>
      <w:proofErr w:type="spellEnd"/>
      <w:r>
        <w:rPr>
          <w:rFonts w:eastAsiaTheme="minorHAnsi"/>
          <w:lang w:val="en-GB"/>
        </w:rPr>
        <w:t>, A.J. (1992) Acquisition and Allocation of Resources: Genetic (</w:t>
      </w:r>
      <w:r w:rsidR="007517F4">
        <w:rPr>
          <w:rFonts w:eastAsiaTheme="minorHAnsi"/>
          <w:lang w:val="en-GB"/>
        </w:rPr>
        <w:t>Co</w:t>
      </w:r>
      <w:r>
        <w:rPr>
          <w:rFonts w:eastAsiaTheme="minorHAnsi"/>
          <w:lang w:val="en-GB"/>
        </w:rPr>
        <w:t>)</w:t>
      </w:r>
      <w:r w:rsidR="007517F4">
        <w:rPr>
          <w:rFonts w:eastAsiaTheme="minorHAnsi"/>
          <w:lang w:val="en-GB"/>
        </w:rPr>
        <w:t>V</w:t>
      </w:r>
      <w:r>
        <w:rPr>
          <w:rFonts w:eastAsiaTheme="minorHAnsi"/>
          <w:lang w:val="en-GB"/>
        </w:rPr>
        <w:t xml:space="preserve">ariances, Selection, and Life Histories. </w:t>
      </w:r>
      <w:r>
        <w:rPr>
          <w:rFonts w:eastAsiaTheme="minorHAnsi"/>
          <w:i/>
          <w:iCs/>
          <w:lang w:val="en-GB"/>
        </w:rPr>
        <w:t>The American Naturalist</w:t>
      </w:r>
      <w:r>
        <w:rPr>
          <w:rFonts w:eastAsiaTheme="minorHAnsi"/>
          <w:lang w:val="en-GB"/>
        </w:rPr>
        <w:t xml:space="preserve">, </w:t>
      </w:r>
      <w:r>
        <w:rPr>
          <w:rFonts w:eastAsiaTheme="minorHAnsi"/>
          <w:b/>
          <w:bCs/>
          <w:lang w:val="en-GB"/>
        </w:rPr>
        <w:t>139</w:t>
      </w:r>
      <w:r>
        <w:rPr>
          <w:rFonts w:eastAsiaTheme="minorHAnsi"/>
          <w:lang w:val="en-GB"/>
        </w:rPr>
        <w:t>, 749–770.</w:t>
      </w:r>
    </w:p>
    <w:p w14:paraId="622A9A4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Dingemanse</w:t>
      </w:r>
      <w:proofErr w:type="spellEnd"/>
      <w:r>
        <w:rPr>
          <w:rFonts w:eastAsiaTheme="minorHAnsi"/>
          <w:lang w:val="en-GB"/>
        </w:rPr>
        <w:t xml:space="preserve">, N.J. &amp; </w:t>
      </w:r>
      <w:proofErr w:type="spellStart"/>
      <w:r>
        <w:rPr>
          <w:rFonts w:eastAsiaTheme="minorHAnsi"/>
          <w:lang w:val="en-GB"/>
        </w:rPr>
        <w:t>Dochtermann</w:t>
      </w:r>
      <w:proofErr w:type="spellEnd"/>
      <w:r>
        <w:rPr>
          <w:rFonts w:eastAsiaTheme="minorHAnsi"/>
          <w:lang w:val="en-GB"/>
        </w:rPr>
        <w:t xml:space="preserve">, N.A. (2013) Quantifying individual variation in behaviour: mixed‐effect modelling approaches. </w:t>
      </w:r>
      <w:r>
        <w:rPr>
          <w:rFonts w:eastAsiaTheme="minorHAnsi"/>
          <w:i/>
          <w:iCs/>
          <w:lang w:val="en-GB"/>
        </w:rPr>
        <w:t>Journal of Animal Ecology</w:t>
      </w:r>
      <w:r>
        <w:rPr>
          <w:rFonts w:eastAsiaTheme="minorHAnsi"/>
          <w:lang w:val="en-GB"/>
        </w:rPr>
        <w:t xml:space="preserve">, </w:t>
      </w:r>
      <w:r>
        <w:rPr>
          <w:rFonts w:eastAsiaTheme="minorHAnsi"/>
          <w:b/>
          <w:bCs/>
          <w:lang w:val="en-GB"/>
        </w:rPr>
        <w:t>82</w:t>
      </w:r>
      <w:r>
        <w:rPr>
          <w:rFonts w:eastAsiaTheme="minorHAnsi"/>
          <w:lang w:val="en-GB"/>
        </w:rPr>
        <w:t>, 39–54.</w:t>
      </w:r>
    </w:p>
    <w:p w14:paraId="176E94D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Dohm</w:t>
      </w:r>
      <w:proofErr w:type="spellEnd"/>
      <w:r>
        <w:rPr>
          <w:rFonts w:eastAsiaTheme="minorHAnsi"/>
          <w:lang w:val="en-GB"/>
        </w:rPr>
        <w:t xml:space="preserve">, M.R. (2002) Repeatability estimates do not always set an upper limit to heritability. </w:t>
      </w:r>
      <w:r>
        <w:rPr>
          <w:rFonts w:eastAsiaTheme="minorHAnsi"/>
          <w:i/>
          <w:iCs/>
          <w:lang w:val="en-GB"/>
        </w:rPr>
        <w:t>Functional Ecology</w:t>
      </w:r>
      <w:r>
        <w:rPr>
          <w:rFonts w:eastAsiaTheme="minorHAnsi"/>
          <w:lang w:val="en-GB"/>
        </w:rPr>
        <w:t xml:space="preserve">, </w:t>
      </w:r>
      <w:r>
        <w:rPr>
          <w:rFonts w:eastAsiaTheme="minorHAnsi"/>
          <w:b/>
          <w:bCs/>
          <w:lang w:val="en-GB"/>
        </w:rPr>
        <w:t>16</w:t>
      </w:r>
      <w:r>
        <w:rPr>
          <w:rFonts w:eastAsiaTheme="minorHAnsi"/>
          <w:lang w:val="en-GB"/>
        </w:rPr>
        <w:t>, 273–280.</w:t>
      </w:r>
    </w:p>
    <w:p w14:paraId="0850517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Doody, J.S. (2009) Superficial lizards in cold climates: Nest site choice along an elevational gradient. </w:t>
      </w:r>
      <w:r>
        <w:rPr>
          <w:rFonts w:eastAsiaTheme="minorHAnsi"/>
          <w:i/>
          <w:iCs/>
          <w:lang w:val="en-GB"/>
        </w:rPr>
        <w:t>Austral Ecology</w:t>
      </w:r>
      <w:r>
        <w:rPr>
          <w:rFonts w:eastAsiaTheme="minorHAnsi"/>
          <w:lang w:val="en-GB"/>
        </w:rPr>
        <w:t xml:space="preserve">, </w:t>
      </w:r>
      <w:r>
        <w:rPr>
          <w:rFonts w:eastAsiaTheme="minorHAnsi"/>
          <w:b/>
          <w:bCs/>
          <w:lang w:val="en-GB"/>
        </w:rPr>
        <w:t>34</w:t>
      </w:r>
      <w:r>
        <w:rPr>
          <w:rFonts w:eastAsiaTheme="minorHAnsi"/>
          <w:lang w:val="en-GB"/>
        </w:rPr>
        <w:t>, 773–779.</w:t>
      </w:r>
    </w:p>
    <w:p w14:paraId="0C525B3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Falconer, D.S. (1952) The Problem of Environment and Selection. </w:t>
      </w:r>
      <w:r>
        <w:rPr>
          <w:rFonts w:eastAsiaTheme="minorHAnsi"/>
          <w:i/>
          <w:iCs/>
          <w:lang w:val="en-GB"/>
        </w:rPr>
        <w:t>The American Naturalist</w:t>
      </w:r>
      <w:r>
        <w:rPr>
          <w:rFonts w:eastAsiaTheme="minorHAnsi"/>
          <w:lang w:val="en-GB"/>
        </w:rPr>
        <w:t xml:space="preserve">, </w:t>
      </w:r>
      <w:r>
        <w:rPr>
          <w:rFonts w:eastAsiaTheme="minorHAnsi"/>
          <w:b/>
          <w:bCs/>
          <w:lang w:val="en-GB"/>
        </w:rPr>
        <w:t>86</w:t>
      </w:r>
      <w:r>
        <w:rPr>
          <w:rFonts w:eastAsiaTheme="minorHAnsi"/>
          <w:lang w:val="en-GB"/>
        </w:rPr>
        <w:t>, 293–298.</w:t>
      </w:r>
    </w:p>
    <w:p w14:paraId="4E82E33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Forster, J., Hirst, A.G. &amp; Woodward, G. (2011) Growth and Development Rates Have Different Thermal Responses. </w:t>
      </w:r>
      <w:r>
        <w:rPr>
          <w:rFonts w:eastAsiaTheme="minorHAnsi"/>
          <w:i/>
          <w:iCs/>
          <w:lang w:val="en-GB"/>
        </w:rPr>
        <w:t>The American Naturalist</w:t>
      </w:r>
      <w:r>
        <w:rPr>
          <w:rFonts w:eastAsiaTheme="minorHAnsi"/>
          <w:lang w:val="en-GB"/>
        </w:rPr>
        <w:t xml:space="preserve">, </w:t>
      </w:r>
      <w:r>
        <w:rPr>
          <w:rFonts w:eastAsiaTheme="minorHAnsi"/>
          <w:b/>
          <w:bCs/>
          <w:lang w:val="en-GB"/>
        </w:rPr>
        <w:t>178</w:t>
      </w:r>
      <w:r>
        <w:rPr>
          <w:rFonts w:eastAsiaTheme="minorHAnsi"/>
          <w:lang w:val="en-GB"/>
        </w:rPr>
        <w:t>, 668–678.</w:t>
      </w:r>
    </w:p>
    <w:p w14:paraId="0E5292D7"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Friesen, C.R., Johansson, R. &amp; Olsson, M. (2017) Morph-specific metabolic rate and the timing of reproductive senescence in a </w:t>
      </w:r>
      <w:proofErr w:type="spellStart"/>
      <w:r>
        <w:rPr>
          <w:rFonts w:eastAsiaTheme="minorHAnsi"/>
          <w:lang w:val="en-GB"/>
        </w:rPr>
        <w:t>color</w:t>
      </w:r>
      <w:proofErr w:type="spellEnd"/>
      <w:r>
        <w:rPr>
          <w:rFonts w:eastAsiaTheme="minorHAnsi"/>
          <w:lang w:val="en-GB"/>
        </w:rPr>
        <w:t xml:space="preserve"> polymorphic dragon. </w:t>
      </w:r>
      <w:r>
        <w:rPr>
          <w:rFonts w:eastAsiaTheme="minorHAnsi"/>
          <w:i/>
          <w:iCs/>
          <w:lang w:val="en-GB"/>
        </w:rPr>
        <w:t>Journal of Experimental Zoology Part a-Ecological and Integrative Physiology</w:t>
      </w:r>
      <w:r>
        <w:rPr>
          <w:rFonts w:eastAsiaTheme="minorHAnsi"/>
          <w:lang w:val="en-GB"/>
        </w:rPr>
        <w:t xml:space="preserve">, </w:t>
      </w:r>
      <w:r>
        <w:rPr>
          <w:rFonts w:eastAsiaTheme="minorHAnsi"/>
          <w:b/>
          <w:bCs/>
          <w:lang w:val="en-GB"/>
        </w:rPr>
        <w:t>327</w:t>
      </w:r>
      <w:r>
        <w:rPr>
          <w:rFonts w:eastAsiaTheme="minorHAnsi"/>
          <w:lang w:val="en-GB"/>
        </w:rPr>
        <w:t>, 433–443.</w:t>
      </w:r>
    </w:p>
    <w:p w14:paraId="10D7F2E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Ghalambor</w:t>
      </w:r>
      <w:proofErr w:type="spellEnd"/>
      <w:r>
        <w:rPr>
          <w:rFonts w:eastAsiaTheme="minorHAnsi"/>
          <w:lang w:val="en-GB"/>
        </w:rPr>
        <w:t xml:space="preserve">, C.K., McKay, J.K., Carroll, S.P. &amp; REZNICK, D.N. (2007) Adaptive versus non‐adaptive phenotypic plasticity and the potential for contemporary adaptation in new environments. </w:t>
      </w:r>
      <w:r>
        <w:rPr>
          <w:rFonts w:eastAsiaTheme="minorHAnsi"/>
          <w:i/>
          <w:iCs/>
          <w:lang w:val="en-GB"/>
        </w:rPr>
        <w:t>Functional Ecology</w:t>
      </w:r>
      <w:r>
        <w:rPr>
          <w:rFonts w:eastAsiaTheme="minorHAnsi"/>
          <w:lang w:val="en-GB"/>
        </w:rPr>
        <w:t xml:space="preserve">, </w:t>
      </w:r>
      <w:r>
        <w:rPr>
          <w:rFonts w:eastAsiaTheme="minorHAnsi"/>
          <w:b/>
          <w:bCs/>
          <w:lang w:val="en-GB"/>
        </w:rPr>
        <w:t>21</w:t>
      </w:r>
      <w:r>
        <w:rPr>
          <w:rFonts w:eastAsiaTheme="minorHAnsi"/>
          <w:lang w:val="en-GB"/>
        </w:rPr>
        <w:t>, 394–407.</w:t>
      </w:r>
    </w:p>
    <w:p w14:paraId="478DAB7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(2005) Beyond the ‘3/4-power law’: variation in the intra- and interspecific scaling of metabolic rate in animals. </w:t>
      </w:r>
      <w:r>
        <w:rPr>
          <w:rFonts w:eastAsiaTheme="minorHAnsi"/>
          <w:i/>
          <w:iCs/>
          <w:lang w:val="en-GB"/>
        </w:rPr>
        <w:t>Biological Reviews</w:t>
      </w:r>
      <w:r>
        <w:rPr>
          <w:rFonts w:eastAsiaTheme="minorHAnsi"/>
          <w:lang w:val="en-GB"/>
        </w:rPr>
        <w:t xml:space="preserve">, </w:t>
      </w:r>
      <w:r>
        <w:rPr>
          <w:rFonts w:eastAsiaTheme="minorHAnsi"/>
          <w:b/>
          <w:bCs/>
          <w:lang w:val="en-GB"/>
        </w:rPr>
        <w:t>80</w:t>
      </w:r>
      <w:r>
        <w:rPr>
          <w:rFonts w:eastAsiaTheme="minorHAnsi"/>
          <w:lang w:val="en-GB"/>
        </w:rPr>
        <w:t>, 611–662.</w:t>
      </w:r>
    </w:p>
    <w:p w14:paraId="20F77BC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Glazier, D.S. (2009) Ontogenetic body-mass scaling of resting metabolic rate covaries with species-specific metabolic level and body size in spiders and snakes. </w:t>
      </w:r>
      <w:r>
        <w:rPr>
          <w:rFonts w:eastAsiaTheme="minorHAnsi"/>
          <w:i/>
          <w:iCs/>
          <w:lang w:val="en-GB"/>
        </w:rPr>
        <w:t>Comparative Biochemistry and Physiology Part A: Molecular &amp; Integrative Physiology</w:t>
      </w:r>
      <w:r>
        <w:rPr>
          <w:rFonts w:eastAsiaTheme="minorHAnsi"/>
          <w:lang w:val="en-GB"/>
        </w:rPr>
        <w:t xml:space="preserve">, </w:t>
      </w:r>
      <w:r>
        <w:rPr>
          <w:rFonts w:eastAsiaTheme="minorHAnsi"/>
          <w:b/>
          <w:bCs/>
          <w:lang w:val="en-GB"/>
        </w:rPr>
        <w:t>153</w:t>
      </w:r>
      <w:r>
        <w:rPr>
          <w:rFonts w:eastAsiaTheme="minorHAnsi"/>
          <w:lang w:val="en-GB"/>
        </w:rPr>
        <w:t>, 403–407.</w:t>
      </w:r>
    </w:p>
    <w:p w14:paraId="5155283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Glazier, D.S. (2015) Is metabolic rate a universal ‘pacemaker’ for biological processes?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377–407.</w:t>
      </w:r>
    </w:p>
    <w:p w14:paraId="4AF4770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Goulet, C.T., Thompson, M.B. &amp; Chapple, D.G. (2016) Repeatability and correlation of physiological traits: Do ectotherms have a ‘thermal type’? </w:t>
      </w:r>
      <w:r>
        <w:rPr>
          <w:rFonts w:eastAsiaTheme="minorHAnsi"/>
          <w:i/>
          <w:iCs/>
          <w:lang w:val="en-GB"/>
        </w:rPr>
        <w:t>Ecology and evolution</w:t>
      </w:r>
      <w:r>
        <w:rPr>
          <w:rFonts w:eastAsiaTheme="minorHAnsi"/>
          <w:lang w:val="en-GB"/>
        </w:rPr>
        <w:t xml:space="preserve">, </w:t>
      </w:r>
      <w:r>
        <w:rPr>
          <w:rFonts w:eastAsiaTheme="minorHAnsi"/>
          <w:b/>
          <w:bCs/>
          <w:lang w:val="en-GB"/>
        </w:rPr>
        <w:t>7</w:t>
      </w:r>
      <w:r>
        <w:rPr>
          <w:rFonts w:eastAsiaTheme="minorHAnsi"/>
          <w:lang w:val="en-GB"/>
        </w:rPr>
        <w:t>, 710–719.</w:t>
      </w:r>
    </w:p>
    <w:p w14:paraId="1F88535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Hadfield, J.D. (2010) MCMC methods for multi-response generalized linear mixed models: The </w:t>
      </w:r>
      <w:proofErr w:type="spellStart"/>
      <w:r>
        <w:rPr>
          <w:rFonts w:eastAsiaTheme="minorHAnsi"/>
          <w:lang w:val="en-GB"/>
        </w:rPr>
        <w:t>MCMCglmm</w:t>
      </w:r>
      <w:proofErr w:type="spellEnd"/>
      <w:r>
        <w:rPr>
          <w:rFonts w:eastAsiaTheme="minorHAnsi"/>
          <w:lang w:val="en-GB"/>
        </w:rPr>
        <w:t xml:space="preserve"> R package. </w:t>
      </w:r>
      <w:r>
        <w:rPr>
          <w:rFonts w:eastAsiaTheme="minorHAnsi"/>
          <w:i/>
          <w:iCs/>
          <w:lang w:val="en-GB"/>
        </w:rPr>
        <w:t>Journal of Statistical Software</w:t>
      </w:r>
      <w:r>
        <w:rPr>
          <w:rFonts w:eastAsiaTheme="minorHAnsi"/>
          <w:lang w:val="en-GB"/>
        </w:rPr>
        <w:t xml:space="preserve">, </w:t>
      </w:r>
      <w:r>
        <w:rPr>
          <w:rFonts w:eastAsiaTheme="minorHAnsi"/>
          <w:b/>
          <w:bCs/>
          <w:lang w:val="en-GB"/>
        </w:rPr>
        <w:t>33</w:t>
      </w:r>
      <w:r>
        <w:rPr>
          <w:rFonts w:eastAsiaTheme="minorHAnsi"/>
          <w:lang w:val="en-GB"/>
        </w:rPr>
        <w:t>, 1–22.</w:t>
      </w:r>
    </w:p>
    <w:p w14:paraId="4BF10E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Hirst, A.G., Glazier, D.S. &amp; Atkinson, D. (2014) Body shape shifting during growth permits tests that distinguish between competing geometric theories of metabolic scaling (ed D Marshall).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17</w:t>
      </w:r>
      <w:r>
        <w:rPr>
          <w:rFonts w:eastAsiaTheme="minorHAnsi"/>
          <w:lang w:val="en-GB"/>
        </w:rPr>
        <w:t>, 1274–1281.</w:t>
      </w:r>
    </w:p>
    <w:p w14:paraId="79BBFC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Killen, S.S., Atkinson, D. &amp; Glazier, D.S. (2010) The intraspecific scaling of metabolic rate with body mass in fishes depends on lifestyle and temperature.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13</w:t>
      </w:r>
      <w:r>
        <w:rPr>
          <w:rFonts w:eastAsiaTheme="minorHAnsi"/>
          <w:lang w:val="en-GB"/>
        </w:rPr>
        <w:t>, 184–193.</w:t>
      </w:r>
    </w:p>
    <w:p w14:paraId="3BCE9E6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Le Galliard, J.-F., Paquet, M., </w:t>
      </w:r>
      <w:proofErr w:type="spellStart"/>
      <w:r>
        <w:rPr>
          <w:rFonts w:eastAsiaTheme="minorHAnsi"/>
          <w:lang w:val="en-GB"/>
        </w:rPr>
        <w:t>Cisel</w:t>
      </w:r>
      <w:proofErr w:type="spellEnd"/>
      <w:r>
        <w:rPr>
          <w:rFonts w:eastAsiaTheme="minorHAnsi"/>
          <w:lang w:val="en-GB"/>
        </w:rPr>
        <w:t>, M. &amp; Montes-</w:t>
      </w:r>
      <w:proofErr w:type="spellStart"/>
      <w:r>
        <w:rPr>
          <w:rFonts w:eastAsiaTheme="minorHAnsi"/>
          <w:lang w:val="en-GB"/>
        </w:rPr>
        <w:t>Poloni</w:t>
      </w:r>
      <w:proofErr w:type="spellEnd"/>
      <w:r>
        <w:rPr>
          <w:rFonts w:eastAsiaTheme="minorHAnsi"/>
          <w:lang w:val="en-GB"/>
        </w:rPr>
        <w:t xml:space="preserve">, L. (2013) Personality and the pace-of-life syndrome: variation and selection on exploration, metabolism and locomotor performances (ed C Franklin). </w:t>
      </w:r>
      <w:r>
        <w:rPr>
          <w:rFonts w:eastAsiaTheme="minorHAnsi"/>
          <w:i/>
          <w:iCs/>
          <w:lang w:val="en-GB"/>
        </w:rPr>
        <w:t>Functional Ecology</w:t>
      </w:r>
      <w:r>
        <w:rPr>
          <w:rFonts w:eastAsiaTheme="minorHAnsi"/>
          <w:lang w:val="en-GB"/>
        </w:rPr>
        <w:t xml:space="preserve">, </w:t>
      </w:r>
      <w:r>
        <w:rPr>
          <w:rFonts w:eastAsiaTheme="minorHAnsi"/>
          <w:b/>
          <w:bCs/>
          <w:lang w:val="en-GB"/>
        </w:rPr>
        <w:t>27</w:t>
      </w:r>
      <w:r>
        <w:rPr>
          <w:rFonts w:eastAsiaTheme="minorHAnsi"/>
          <w:lang w:val="en-GB"/>
        </w:rPr>
        <w:t>, 136–144.</w:t>
      </w:r>
    </w:p>
    <w:p w14:paraId="009FF56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Lighton</w:t>
      </w:r>
      <w:proofErr w:type="spellEnd"/>
      <w:r>
        <w:rPr>
          <w:rFonts w:eastAsiaTheme="minorHAnsi"/>
          <w:lang w:val="en-GB"/>
        </w:rPr>
        <w:t xml:space="preserve">, J.R.B. (2008) </w:t>
      </w:r>
      <w:r>
        <w:rPr>
          <w:rFonts w:eastAsiaTheme="minorHAnsi"/>
          <w:i/>
          <w:iCs/>
          <w:lang w:val="en-GB"/>
        </w:rPr>
        <w:t>Measuring Metabolic Rates</w:t>
      </w:r>
      <w:r>
        <w:rPr>
          <w:rFonts w:eastAsiaTheme="minorHAnsi"/>
          <w:lang w:val="en-GB"/>
        </w:rPr>
        <w:t>. Oxford University Press, New York, USW.</w:t>
      </w:r>
    </w:p>
    <w:p w14:paraId="1395CF9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Malishev</w:t>
      </w:r>
      <w:proofErr w:type="spellEnd"/>
      <w:r>
        <w:rPr>
          <w:rFonts w:eastAsiaTheme="minorHAnsi"/>
          <w:lang w:val="en-GB"/>
        </w:rPr>
        <w:t xml:space="preserve">, M., Bull, C.M. &amp; Kearney, M.R. (2017) An individual-based model of ectotherm movement integrating metabolic and microclimatic constraints (ed L </w:t>
      </w:r>
      <w:proofErr w:type="spellStart"/>
      <w:r>
        <w:rPr>
          <w:rFonts w:eastAsiaTheme="minorHAnsi"/>
          <w:lang w:val="en-GB"/>
        </w:rPr>
        <w:t>Börger</w:t>
      </w:r>
      <w:proofErr w:type="spellEnd"/>
      <w:r>
        <w:rPr>
          <w:rFonts w:eastAsiaTheme="minorHAnsi"/>
          <w:lang w:val="en-GB"/>
        </w:rPr>
        <w:t xml:space="preserve">). </w:t>
      </w:r>
      <w:r>
        <w:rPr>
          <w:rFonts w:eastAsiaTheme="minorHAnsi"/>
          <w:i/>
          <w:iCs/>
          <w:lang w:val="en-GB"/>
        </w:rPr>
        <w:t>Methods in Ecology …</w:t>
      </w:r>
      <w:r>
        <w:rPr>
          <w:rFonts w:eastAsiaTheme="minorHAnsi"/>
          <w:lang w:val="en-GB"/>
        </w:rPr>
        <w:t xml:space="preserve">, </w:t>
      </w:r>
      <w:r>
        <w:rPr>
          <w:rFonts w:eastAsiaTheme="minorHAnsi"/>
          <w:b/>
          <w:bCs/>
          <w:lang w:val="en-GB"/>
        </w:rPr>
        <w:t>9</w:t>
      </w:r>
      <w:r>
        <w:rPr>
          <w:rFonts w:eastAsiaTheme="minorHAnsi"/>
          <w:lang w:val="en-GB"/>
        </w:rPr>
        <w:t>, 472–489.</w:t>
      </w:r>
    </w:p>
    <w:p w14:paraId="754A0B5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Mathot</w:t>
      </w:r>
      <w:proofErr w:type="spellEnd"/>
      <w:r>
        <w:rPr>
          <w:rFonts w:eastAsiaTheme="minorHAnsi"/>
          <w:lang w:val="en-GB"/>
        </w:rPr>
        <w:t xml:space="preserve">, K.J. &amp; </w:t>
      </w:r>
      <w:proofErr w:type="spellStart"/>
      <w:r>
        <w:rPr>
          <w:rFonts w:eastAsiaTheme="minorHAnsi"/>
          <w:lang w:val="en-GB"/>
        </w:rPr>
        <w:t>Dingemanse</w:t>
      </w:r>
      <w:proofErr w:type="spellEnd"/>
      <w:r>
        <w:rPr>
          <w:rFonts w:eastAsiaTheme="minorHAnsi"/>
          <w:lang w:val="en-GB"/>
        </w:rPr>
        <w:t xml:space="preserve">, N.J. (2015) Energetics and </w:t>
      </w:r>
      <w:proofErr w:type="spellStart"/>
      <w:r>
        <w:rPr>
          <w:rFonts w:eastAsiaTheme="minorHAnsi"/>
          <w:lang w:val="en-GB"/>
        </w:rPr>
        <w:t>behavior</w:t>
      </w:r>
      <w:proofErr w:type="spellEnd"/>
      <w:r>
        <w:rPr>
          <w:rFonts w:eastAsiaTheme="minorHAnsi"/>
          <w:lang w:val="en-GB"/>
        </w:rPr>
        <w:t xml:space="preserve">: unrequited needs and new directions.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30</w:t>
      </w:r>
      <w:r>
        <w:rPr>
          <w:rFonts w:eastAsiaTheme="minorHAnsi"/>
          <w:lang w:val="en-GB"/>
        </w:rPr>
        <w:t>, 199–206.</w:t>
      </w:r>
    </w:p>
    <w:p w14:paraId="34A2812E"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lastRenderedPageBreak/>
        <w:t xml:space="preserve">Merritt, L., Matthews, P.G.D. &amp; White, C.R. (2013) Performance correlates of resting metabolic rate in garden skinks </w:t>
      </w:r>
      <w:proofErr w:type="spellStart"/>
      <w:r>
        <w:rPr>
          <w:rFonts w:eastAsiaTheme="minorHAnsi"/>
          <w:lang w:val="en-GB"/>
        </w:rPr>
        <w:t>Lampropholis</w:t>
      </w:r>
      <w:proofErr w:type="spellEnd"/>
      <w:r>
        <w:rPr>
          <w:rFonts w:eastAsiaTheme="minorHAnsi"/>
          <w:lang w:val="en-GB"/>
        </w:rPr>
        <w:t xml:space="preserve"> </w:t>
      </w:r>
      <w:proofErr w:type="spellStart"/>
      <w:r>
        <w:rPr>
          <w:rFonts w:eastAsiaTheme="minorHAnsi"/>
          <w:lang w:val="en-GB"/>
        </w:rPr>
        <w:t>delicata</w:t>
      </w:r>
      <w:proofErr w:type="spellEnd"/>
      <w:r>
        <w:rPr>
          <w:rFonts w:eastAsiaTheme="minorHAnsi"/>
          <w:lang w:val="en-GB"/>
        </w:rPr>
        <w:t xml:space="preserve">. </w:t>
      </w:r>
      <w:r>
        <w:rPr>
          <w:rFonts w:eastAsiaTheme="minorHAnsi"/>
          <w:i/>
          <w:iCs/>
          <w:lang w:val="en-GB"/>
        </w:rPr>
        <w:t>Journal of Comparative Physiology B</w:t>
      </w:r>
      <w:r>
        <w:rPr>
          <w:rFonts w:eastAsiaTheme="minorHAnsi"/>
          <w:lang w:val="en-GB"/>
        </w:rPr>
        <w:t xml:space="preserve">, </w:t>
      </w:r>
      <w:r>
        <w:rPr>
          <w:rFonts w:eastAsiaTheme="minorHAnsi"/>
          <w:b/>
          <w:bCs/>
          <w:lang w:val="en-GB"/>
        </w:rPr>
        <w:t>183</w:t>
      </w:r>
      <w:r>
        <w:rPr>
          <w:rFonts w:eastAsiaTheme="minorHAnsi"/>
          <w:lang w:val="en-GB"/>
        </w:rPr>
        <w:t>, 663–673.</w:t>
      </w:r>
    </w:p>
    <w:p w14:paraId="59429F2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&amp; </w:t>
      </w:r>
      <w:proofErr w:type="spellStart"/>
      <w:r>
        <w:rPr>
          <w:rFonts w:eastAsiaTheme="minorHAnsi"/>
          <w:lang w:val="en-GB"/>
        </w:rPr>
        <w:t>Schielzeth</w:t>
      </w:r>
      <w:proofErr w:type="spellEnd"/>
      <w:r>
        <w:rPr>
          <w:rFonts w:eastAsiaTheme="minorHAnsi"/>
          <w:lang w:val="en-GB"/>
        </w:rPr>
        <w:t xml:space="preserve">, H. (2010) Repeatability for Gaussian and non-Gaussian data: a practical guide for biologists. </w:t>
      </w:r>
      <w:r>
        <w:rPr>
          <w:rFonts w:eastAsiaTheme="minorHAnsi"/>
          <w:i/>
          <w:iCs/>
          <w:lang w:val="en-GB"/>
        </w:rPr>
        <w:t>Biological Reviews</w:t>
      </w:r>
      <w:r>
        <w:rPr>
          <w:rFonts w:eastAsiaTheme="minorHAnsi"/>
          <w:lang w:val="en-GB"/>
        </w:rPr>
        <w:t xml:space="preserve">, </w:t>
      </w:r>
      <w:r>
        <w:rPr>
          <w:rFonts w:eastAsiaTheme="minorHAnsi"/>
          <w:b/>
          <w:bCs/>
          <w:lang w:val="en-GB"/>
        </w:rPr>
        <w:t>85</w:t>
      </w:r>
      <w:r>
        <w:rPr>
          <w:rFonts w:eastAsiaTheme="minorHAnsi"/>
          <w:lang w:val="en-GB"/>
        </w:rPr>
        <w:t>, 935–956.</w:t>
      </w:r>
    </w:p>
    <w:p w14:paraId="6BE03BA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Nakagawa, S., Poulin, R., </w:t>
      </w:r>
      <w:proofErr w:type="spellStart"/>
      <w:r>
        <w:rPr>
          <w:rFonts w:eastAsiaTheme="minorHAnsi"/>
          <w:lang w:val="en-GB"/>
        </w:rPr>
        <w:t>Mengersen</w:t>
      </w:r>
      <w:proofErr w:type="spellEnd"/>
      <w:r>
        <w:rPr>
          <w:rFonts w:eastAsiaTheme="minorHAnsi"/>
          <w:lang w:val="en-GB"/>
        </w:rPr>
        <w:t xml:space="preserve">, K., Reinhold, K., </w:t>
      </w:r>
      <w:proofErr w:type="spellStart"/>
      <w:r>
        <w:rPr>
          <w:rFonts w:eastAsiaTheme="minorHAnsi"/>
          <w:lang w:val="en-GB"/>
        </w:rPr>
        <w:t>Engqvist</w:t>
      </w:r>
      <w:proofErr w:type="spellEnd"/>
      <w:r>
        <w:rPr>
          <w:rFonts w:eastAsiaTheme="minorHAnsi"/>
          <w:lang w:val="en-GB"/>
        </w:rPr>
        <w:t xml:space="preserve">, L., </w:t>
      </w:r>
      <w:proofErr w:type="spellStart"/>
      <w:r>
        <w:rPr>
          <w:rFonts w:eastAsiaTheme="minorHAnsi"/>
          <w:lang w:val="en-GB"/>
        </w:rPr>
        <w:t>Lagisz</w:t>
      </w:r>
      <w:proofErr w:type="spellEnd"/>
      <w:r>
        <w:rPr>
          <w:rFonts w:eastAsiaTheme="minorHAnsi"/>
          <w:lang w:val="en-GB"/>
        </w:rPr>
        <w:t xml:space="preserve">, M. &amp; Senior, A.M. (2015) Meta-analysis of variation: ecological and evolutionary applications and beyond (ed RB O'Hara). </w:t>
      </w:r>
      <w:r>
        <w:rPr>
          <w:rFonts w:eastAsiaTheme="minorHAnsi"/>
          <w:i/>
          <w:iCs/>
          <w:lang w:val="en-GB"/>
        </w:rPr>
        <w:t>Methods in Ecology …</w:t>
      </w:r>
      <w:r>
        <w:rPr>
          <w:rFonts w:eastAsiaTheme="minorHAnsi"/>
          <w:lang w:val="en-GB"/>
        </w:rPr>
        <w:t xml:space="preserve">, </w:t>
      </w:r>
      <w:r>
        <w:rPr>
          <w:rFonts w:eastAsiaTheme="minorHAnsi"/>
          <w:b/>
          <w:bCs/>
          <w:lang w:val="en-GB"/>
        </w:rPr>
        <w:t>6</w:t>
      </w:r>
      <w:r>
        <w:rPr>
          <w:rFonts w:eastAsiaTheme="minorHAnsi"/>
          <w:lang w:val="en-GB"/>
        </w:rPr>
        <w:t>, 143–152.</w:t>
      </w:r>
    </w:p>
    <w:p w14:paraId="145EA256"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Norin</w:t>
      </w:r>
      <w:proofErr w:type="spellEnd"/>
      <w:r>
        <w:rPr>
          <w:rFonts w:eastAsiaTheme="minorHAnsi"/>
          <w:lang w:val="en-GB"/>
        </w:rPr>
        <w:t xml:space="preserve">, T. &amp; </w:t>
      </w:r>
      <w:proofErr w:type="spellStart"/>
      <w:r>
        <w:rPr>
          <w:rFonts w:eastAsiaTheme="minorHAnsi"/>
          <w:lang w:val="en-GB"/>
        </w:rPr>
        <w:t>Gamperl</w:t>
      </w:r>
      <w:proofErr w:type="spellEnd"/>
      <w:r>
        <w:rPr>
          <w:rFonts w:eastAsiaTheme="minorHAnsi"/>
          <w:lang w:val="en-GB"/>
        </w:rPr>
        <w:t xml:space="preserve">, A.K. (2018) Metabolic scaling of individuals vs. populations: Evidence for variation in scaling exponents at different hierarchical levels (ed S Killen). </w:t>
      </w:r>
      <w:r>
        <w:rPr>
          <w:rFonts w:eastAsiaTheme="minorHAnsi"/>
          <w:i/>
          <w:iCs/>
          <w:lang w:val="en-GB"/>
        </w:rPr>
        <w:t>Functional Ecology</w:t>
      </w:r>
      <w:r>
        <w:rPr>
          <w:rFonts w:eastAsiaTheme="minorHAnsi"/>
          <w:lang w:val="en-GB"/>
        </w:rPr>
        <w:t xml:space="preserve">, </w:t>
      </w:r>
      <w:r>
        <w:rPr>
          <w:rFonts w:eastAsiaTheme="minorHAnsi"/>
          <w:b/>
          <w:bCs/>
          <w:lang w:val="en-GB"/>
        </w:rPr>
        <w:t>32</w:t>
      </w:r>
      <w:r>
        <w:rPr>
          <w:rFonts w:eastAsiaTheme="minorHAnsi"/>
          <w:lang w:val="en-GB"/>
        </w:rPr>
        <w:t>, 379–388.</w:t>
      </w:r>
    </w:p>
    <w:p w14:paraId="0D86772A"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Nussey</w:t>
      </w:r>
      <w:proofErr w:type="spellEnd"/>
      <w:r>
        <w:rPr>
          <w:rFonts w:eastAsiaTheme="minorHAnsi"/>
          <w:lang w:val="en-GB"/>
        </w:rPr>
        <w:t xml:space="preserve">, D.H., Wilson, A.J. &amp; </w:t>
      </w:r>
      <w:proofErr w:type="spellStart"/>
      <w:r>
        <w:rPr>
          <w:rFonts w:eastAsiaTheme="minorHAnsi"/>
          <w:lang w:val="en-GB"/>
        </w:rPr>
        <w:t>Brommer</w:t>
      </w:r>
      <w:proofErr w:type="spellEnd"/>
      <w:r>
        <w:rPr>
          <w:rFonts w:eastAsiaTheme="minorHAnsi"/>
          <w:lang w:val="en-GB"/>
        </w:rPr>
        <w:t xml:space="preserve">, J.E. (2007) The evolutionary ecology of individual phenotypic plasticity in wild populations. </w:t>
      </w:r>
      <w:r>
        <w:rPr>
          <w:rFonts w:eastAsiaTheme="minorHAnsi"/>
          <w:i/>
          <w:iCs/>
          <w:lang w:val="en-GB"/>
        </w:rPr>
        <w:t>Journal of evolutionary biology</w:t>
      </w:r>
      <w:r>
        <w:rPr>
          <w:rFonts w:eastAsiaTheme="minorHAnsi"/>
          <w:lang w:val="en-GB"/>
        </w:rPr>
        <w:t xml:space="preserve">, </w:t>
      </w:r>
      <w:r>
        <w:rPr>
          <w:rFonts w:eastAsiaTheme="minorHAnsi"/>
          <w:b/>
          <w:bCs/>
          <w:lang w:val="en-GB"/>
        </w:rPr>
        <w:t>20</w:t>
      </w:r>
      <w:r>
        <w:rPr>
          <w:rFonts w:eastAsiaTheme="minorHAnsi"/>
          <w:lang w:val="en-GB"/>
        </w:rPr>
        <w:t>, 831–844.</w:t>
      </w:r>
    </w:p>
    <w:p w14:paraId="7A964964"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Piersma</w:t>
      </w:r>
      <w:proofErr w:type="spellEnd"/>
      <w:r>
        <w:rPr>
          <w:rFonts w:eastAsiaTheme="minorHAnsi"/>
          <w:lang w:val="en-GB"/>
        </w:rPr>
        <w:t xml:space="preserve">, T. &amp; </w:t>
      </w:r>
      <w:proofErr w:type="spellStart"/>
      <w:r>
        <w:rPr>
          <w:rFonts w:eastAsiaTheme="minorHAnsi"/>
          <w:lang w:val="en-GB"/>
        </w:rPr>
        <w:t>Drent</w:t>
      </w:r>
      <w:proofErr w:type="spellEnd"/>
      <w:r>
        <w:rPr>
          <w:rFonts w:eastAsiaTheme="minorHAnsi"/>
          <w:lang w:val="en-GB"/>
        </w:rPr>
        <w:t xml:space="preserve">, J. (2003) Phenotypic flexibility and the evolution of organismal design.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18</w:t>
      </w:r>
      <w:r>
        <w:rPr>
          <w:rFonts w:eastAsiaTheme="minorHAnsi"/>
          <w:lang w:val="en-GB"/>
        </w:rPr>
        <w:t>, 228–233.</w:t>
      </w:r>
    </w:p>
    <w:p w14:paraId="728A77F0"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Price, C.A., Weitz, J.S., Savage, V.M., </w:t>
      </w:r>
      <w:proofErr w:type="spellStart"/>
      <w:r>
        <w:rPr>
          <w:rFonts w:eastAsiaTheme="minorHAnsi"/>
          <w:lang w:val="en-GB"/>
        </w:rPr>
        <w:t>Stegen</w:t>
      </w:r>
      <w:proofErr w:type="spellEnd"/>
      <w:r>
        <w:rPr>
          <w:rFonts w:eastAsiaTheme="minorHAnsi"/>
          <w:lang w:val="en-GB"/>
        </w:rPr>
        <w:t xml:space="preserve">, J., Clarke, A., </w:t>
      </w:r>
      <w:proofErr w:type="spellStart"/>
      <w:r>
        <w:rPr>
          <w:rFonts w:eastAsiaTheme="minorHAnsi"/>
          <w:lang w:val="en-GB"/>
        </w:rPr>
        <w:t>Coomes</w:t>
      </w:r>
      <w:proofErr w:type="spellEnd"/>
      <w:r>
        <w:rPr>
          <w:rFonts w:eastAsiaTheme="minorHAnsi"/>
          <w:lang w:val="en-GB"/>
        </w:rPr>
        <w:t xml:space="preserve">, D.A., </w:t>
      </w:r>
      <w:proofErr w:type="spellStart"/>
      <w:r>
        <w:rPr>
          <w:rFonts w:eastAsiaTheme="minorHAnsi"/>
          <w:lang w:val="en-GB"/>
        </w:rPr>
        <w:t>Dodds</w:t>
      </w:r>
      <w:proofErr w:type="spellEnd"/>
      <w:r>
        <w:rPr>
          <w:rFonts w:eastAsiaTheme="minorHAnsi"/>
          <w:lang w:val="en-GB"/>
        </w:rPr>
        <w:t xml:space="preserve">, P.S., Etienne, R.S., </w:t>
      </w:r>
      <w:proofErr w:type="spellStart"/>
      <w:r>
        <w:rPr>
          <w:rFonts w:eastAsiaTheme="minorHAnsi"/>
          <w:lang w:val="en-GB"/>
        </w:rPr>
        <w:t>Kerkhoff</w:t>
      </w:r>
      <w:proofErr w:type="spellEnd"/>
      <w:r>
        <w:rPr>
          <w:rFonts w:eastAsiaTheme="minorHAnsi"/>
          <w:lang w:val="en-GB"/>
        </w:rPr>
        <w:t xml:space="preserve">, A.J., McCulloh, K., </w:t>
      </w:r>
      <w:proofErr w:type="spellStart"/>
      <w:r>
        <w:rPr>
          <w:rFonts w:eastAsiaTheme="minorHAnsi"/>
          <w:lang w:val="en-GB"/>
        </w:rPr>
        <w:t>Niklas</w:t>
      </w:r>
      <w:proofErr w:type="spellEnd"/>
      <w:r>
        <w:rPr>
          <w:rFonts w:eastAsiaTheme="minorHAnsi"/>
          <w:lang w:val="en-GB"/>
        </w:rPr>
        <w:t xml:space="preserve">, K.J., </w:t>
      </w:r>
      <w:proofErr w:type="spellStart"/>
      <w:r>
        <w:rPr>
          <w:rFonts w:eastAsiaTheme="minorHAnsi"/>
          <w:lang w:val="en-GB"/>
        </w:rPr>
        <w:t>Olff</w:t>
      </w:r>
      <w:proofErr w:type="spellEnd"/>
      <w:r>
        <w:rPr>
          <w:rFonts w:eastAsiaTheme="minorHAnsi"/>
          <w:lang w:val="en-GB"/>
        </w:rPr>
        <w:t xml:space="preserve">, H. &amp; Swenson, N.G. (2012) Testing the metabolic theory of ecology (ed J </w:t>
      </w:r>
      <w:proofErr w:type="spellStart"/>
      <w:r>
        <w:rPr>
          <w:rFonts w:eastAsiaTheme="minorHAnsi"/>
          <w:lang w:val="en-GB"/>
        </w:rPr>
        <w:t>Chave</w:t>
      </w:r>
      <w:proofErr w:type="spellEnd"/>
      <w:r>
        <w:rPr>
          <w:rFonts w:eastAsiaTheme="minorHAnsi"/>
          <w:lang w:val="en-GB"/>
        </w:rPr>
        <w:t xml:space="preserve">). </w:t>
      </w:r>
      <w:proofErr w:type="spellStart"/>
      <w:r>
        <w:rPr>
          <w:rFonts w:eastAsiaTheme="minorHAnsi"/>
          <w:i/>
          <w:iCs/>
          <w:lang w:val="en-GB"/>
        </w:rPr>
        <w:t>Ecol</w:t>
      </w:r>
      <w:proofErr w:type="spellEnd"/>
      <w:r>
        <w:rPr>
          <w:rFonts w:eastAsiaTheme="minorHAnsi"/>
          <w:i/>
          <w:iCs/>
          <w:lang w:val="en-GB"/>
        </w:rPr>
        <w:t xml:space="preserve"> Lett</w:t>
      </w:r>
      <w:r>
        <w:rPr>
          <w:rFonts w:eastAsiaTheme="minorHAnsi"/>
          <w:lang w:val="en-GB"/>
        </w:rPr>
        <w:t xml:space="preserve">, </w:t>
      </w:r>
      <w:r>
        <w:rPr>
          <w:rFonts w:eastAsiaTheme="minorHAnsi"/>
          <w:b/>
          <w:bCs/>
          <w:lang w:val="en-GB"/>
        </w:rPr>
        <w:t>15</w:t>
      </w:r>
      <w:r>
        <w:rPr>
          <w:rFonts w:eastAsiaTheme="minorHAnsi"/>
          <w:lang w:val="en-GB"/>
        </w:rPr>
        <w:t>, 1465–1474.</w:t>
      </w:r>
    </w:p>
    <w:p w14:paraId="452820B5"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Réale</w:t>
      </w:r>
      <w:proofErr w:type="spellEnd"/>
      <w:r>
        <w:rPr>
          <w:rFonts w:eastAsiaTheme="minorHAnsi"/>
          <w:lang w:val="en-GB"/>
        </w:rPr>
        <w:t xml:space="preserve">, D., </w:t>
      </w:r>
      <w:proofErr w:type="spellStart"/>
      <w:r>
        <w:rPr>
          <w:rFonts w:eastAsiaTheme="minorHAnsi"/>
          <w:lang w:val="en-GB"/>
        </w:rPr>
        <w:t>Garant</w:t>
      </w:r>
      <w:proofErr w:type="spellEnd"/>
      <w:r>
        <w:rPr>
          <w:rFonts w:eastAsiaTheme="minorHAnsi"/>
          <w:lang w:val="en-GB"/>
        </w:rPr>
        <w:t xml:space="preserve">, D., Humphries, M.M., Bergeron, P., </w:t>
      </w:r>
      <w:proofErr w:type="spellStart"/>
      <w:r>
        <w:rPr>
          <w:rFonts w:eastAsiaTheme="minorHAnsi"/>
          <w:lang w:val="en-GB"/>
        </w:rPr>
        <w:t>Careau</w:t>
      </w:r>
      <w:proofErr w:type="spellEnd"/>
      <w:r>
        <w:rPr>
          <w:rFonts w:eastAsiaTheme="minorHAnsi"/>
          <w:lang w:val="en-GB"/>
        </w:rPr>
        <w:t xml:space="preserve">, V. &amp; </w:t>
      </w:r>
      <w:proofErr w:type="spellStart"/>
      <w:r>
        <w:rPr>
          <w:rFonts w:eastAsiaTheme="minorHAnsi"/>
          <w:lang w:val="en-GB"/>
        </w:rPr>
        <w:t>Montiglio</w:t>
      </w:r>
      <w:proofErr w:type="spellEnd"/>
      <w:r>
        <w:rPr>
          <w:rFonts w:eastAsiaTheme="minorHAnsi"/>
          <w:lang w:val="en-GB"/>
        </w:rPr>
        <w:t xml:space="preserve">, P.-O. (2010) Personality and the emergence of the pace-of-life syndrome concept at the population level. </w:t>
      </w:r>
      <w:r>
        <w:rPr>
          <w:rFonts w:eastAsiaTheme="minorHAnsi"/>
          <w:i/>
          <w:iCs/>
          <w:lang w:val="en-GB"/>
        </w:rPr>
        <w:t>Philosophical Transactions of the Royal Society of London B: Biological Sciences</w:t>
      </w:r>
      <w:r>
        <w:rPr>
          <w:rFonts w:eastAsiaTheme="minorHAnsi"/>
          <w:lang w:val="en-GB"/>
        </w:rPr>
        <w:t xml:space="preserve">, </w:t>
      </w:r>
      <w:r>
        <w:rPr>
          <w:rFonts w:eastAsiaTheme="minorHAnsi"/>
          <w:b/>
          <w:bCs/>
          <w:lang w:val="en-GB"/>
        </w:rPr>
        <w:t>365</w:t>
      </w:r>
      <w:r>
        <w:rPr>
          <w:rFonts w:eastAsiaTheme="minorHAnsi"/>
          <w:lang w:val="en-GB"/>
        </w:rPr>
        <w:t>, 4051–4063.</w:t>
      </w:r>
    </w:p>
    <w:p w14:paraId="2F7B9699"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lastRenderedPageBreak/>
        <w:t>Roff</w:t>
      </w:r>
      <w:proofErr w:type="spellEnd"/>
      <w:r>
        <w:rPr>
          <w:rFonts w:eastAsiaTheme="minorHAnsi"/>
          <w:lang w:val="en-GB"/>
        </w:rPr>
        <w:t xml:space="preserve">, D.A. (1995) The estimation of genetic correlations from phenotypic correlations: a test of </w:t>
      </w:r>
      <w:proofErr w:type="spellStart"/>
      <w:r>
        <w:rPr>
          <w:rFonts w:eastAsiaTheme="minorHAnsi"/>
          <w:lang w:val="en-GB"/>
        </w:rPr>
        <w:t>Cheverud's</w:t>
      </w:r>
      <w:proofErr w:type="spellEnd"/>
      <w:r>
        <w:rPr>
          <w:rFonts w:eastAsiaTheme="minorHAnsi"/>
          <w:lang w:val="en-GB"/>
        </w:rPr>
        <w:t xml:space="preserve"> conjecture. </w:t>
      </w:r>
      <w:r>
        <w:rPr>
          <w:rFonts w:eastAsiaTheme="minorHAnsi"/>
          <w:i/>
          <w:iCs/>
          <w:lang w:val="en-GB"/>
        </w:rPr>
        <w:t>Heredity</w:t>
      </w:r>
      <w:r>
        <w:rPr>
          <w:rFonts w:eastAsiaTheme="minorHAnsi"/>
          <w:lang w:val="en-GB"/>
        </w:rPr>
        <w:t xml:space="preserve">, </w:t>
      </w:r>
      <w:r>
        <w:rPr>
          <w:rFonts w:eastAsiaTheme="minorHAnsi"/>
          <w:b/>
          <w:bCs/>
          <w:lang w:val="en-GB"/>
        </w:rPr>
        <w:t>74</w:t>
      </w:r>
      <w:r>
        <w:rPr>
          <w:rFonts w:eastAsiaTheme="minorHAnsi"/>
          <w:lang w:val="en-GB"/>
        </w:rPr>
        <w:t>, 481–490.</w:t>
      </w:r>
    </w:p>
    <w:p w14:paraId="42ECB73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Roff</w:t>
      </w:r>
      <w:proofErr w:type="spellEnd"/>
      <w:r>
        <w:rPr>
          <w:rFonts w:eastAsiaTheme="minorHAnsi"/>
          <w:lang w:val="en-US"/>
        </w:rPr>
        <w:t xml:space="preserve">, D.A. (2017) The evolution of genetic correlations: an analysis of patterns. </w:t>
      </w:r>
      <w:r>
        <w:rPr>
          <w:rFonts w:eastAsiaTheme="minorHAnsi"/>
          <w:i/>
          <w:iCs/>
          <w:lang w:val="en-US"/>
        </w:rPr>
        <w:t>Evolution</w:t>
      </w:r>
      <w:r>
        <w:rPr>
          <w:rFonts w:eastAsiaTheme="minorHAnsi"/>
          <w:lang w:val="en-US"/>
        </w:rPr>
        <w:t xml:space="preserve">, </w:t>
      </w:r>
      <w:r>
        <w:rPr>
          <w:rFonts w:eastAsiaTheme="minorHAnsi"/>
          <w:b/>
          <w:bCs/>
          <w:lang w:val="en-US"/>
        </w:rPr>
        <w:t>50</w:t>
      </w:r>
      <w:r>
        <w:rPr>
          <w:rFonts w:eastAsiaTheme="minorHAnsi"/>
          <w:lang w:val="en-US"/>
        </w:rPr>
        <w:t>, 1392–1403.</w:t>
      </w:r>
    </w:p>
    <w:p w14:paraId="33ACD198"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Singer, J.D. &amp; Willett, J.B. (2003) </w:t>
      </w:r>
      <w:r>
        <w:rPr>
          <w:rFonts w:eastAsiaTheme="minorHAnsi"/>
          <w:i/>
          <w:iCs/>
          <w:lang w:val="en-GB"/>
        </w:rPr>
        <w:t xml:space="preserve">Applied Longitudinal Data Analysis: </w:t>
      </w:r>
      <w:proofErr w:type="spellStart"/>
      <w:r>
        <w:rPr>
          <w:rFonts w:eastAsiaTheme="minorHAnsi"/>
          <w:i/>
          <w:iCs/>
          <w:lang w:val="en-GB"/>
        </w:rPr>
        <w:t>Modeling</w:t>
      </w:r>
      <w:proofErr w:type="spellEnd"/>
      <w:r>
        <w:rPr>
          <w:rFonts w:eastAsiaTheme="minorHAnsi"/>
          <w:i/>
          <w:iCs/>
          <w:lang w:val="en-GB"/>
        </w:rPr>
        <w:t xml:space="preserve"> Change and Event Occurrence</w:t>
      </w:r>
      <w:r>
        <w:rPr>
          <w:rFonts w:eastAsiaTheme="minorHAnsi"/>
          <w:lang w:val="en-GB"/>
        </w:rPr>
        <w:t>. Oxford University Press, New York.</w:t>
      </w:r>
    </w:p>
    <w:p w14:paraId="08BF1C9B"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contextualSpacing/>
        <w:rPr>
          <w:rFonts w:eastAsiaTheme="minorHAnsi"/>
          <w:lang w:val="en-US"/>
        </w:rPr>
      </w:pPr>
      <w:proofErr w:type="spellStart"/>
      <w:r>
        <w:rPr>
          <w:rFonts w:eastAsiaTheme="minorHAnsi"/>
          <w:lang w:val="en-US"/>
        </w:rPr>
        <w:t>Somero</w:t>
      </w:r>
      <w:proofErr w:type="spellEnd"/>
      <w:r>
        <w:rPr>
          <w:rFonts w:eastAsiaTheme="minorHAnsi"/>
          <w:lang w:val="en-US"/>
        </w:rPr>
        <w:t>, G.N. (1978) Temperature Adaptation of Enzymes: Biological Optimization Through Structure-Function Compromises.</w:t>
      </w:r>
      <w:r>
        <w:rPr>
          <w:rFonts w:eastAsiaTheme="minorHAnsi"/>
          <w:i/>
          <w:iCs/>
          <w:lang w:val="en-US"/>
        </w:rPr>
        <w:t xml:space="preserve"> Annual Review of Ecology and Systematics</w:t>
      </w:r>
      <w:r>
        <w:rPr>
          <w:rFonts w:eastAsiaTheme="minorHAnsi"/>
          <w:lang w:val="en-US"/>
        </w:rPr>
        <w:t xml:space="preserve">, </w:t>
      </w:r>
      <w:r w:rsidRPr="005862FE">
        <w:rPr>
          <w:rFonts w:eastAsiaTheme="minorHAnsi"/>
          <w:b/>
          <w:bCs/>
          <w:lang w:val="en-US"/>
        </w:rPr>
        <w:t>9</w:t>
      </w:r>
      <w:r>
        <w:rPr>
          <w:rFonts w:eastAsiaTheme="minorHAnsi"/>
          <w:lang w:val="en-US"/>
        </w:rPr>
        <w:t>, 1–30.</w:t>
      </w:r>
    </w:p>
    <w:p w14:paraId="2588F30D"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i/>
          <w:iCs/>
          <w:lang w:val="en-GB"/>
        </w:rPr>
      </w:pPr>
    </w:p>
    <w:p w14:paraId="6C6A81E9" w14:textId="037473BE"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Uyeda, J.C., Pennell, M.W., Miller, E.T., Maia, R. &amp; McClain, C.R. (2017) The Evolution of Energetic Scaling across the Vertebrate Tree of Life (eds DC Collar and AA Winn). </w:t>
      </w:r>
      <w:r>
        <w:rPr>
          <w:rFonts w:eastAsiaTheme="minorHAnsi"/>
          <w:i/>
          <w:iCs/>
          <w:lang w:val="en-GB"/>
        </w:rPr>
        <w:t>The American Naturalist</w:t>
      </w:r>
      <w:r>
        <w:rPr>
          <w:rFonts w:eastAsiaTheme="minorHAnsi"/>
          <w:lang w:val="en-GB"/>
        </w:rPr>
        <w:t>, 000–000.</w:t>
      </w:r>
    </w:p>
    <w:p w14:paraId="4D06A9F3"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van de Pol, M. &amp; Wright, J. (2009) A simple method for distinguishing within- versus between-subject effects using mixed models. </w:t>
      </w:r>
      <w:r>
        <w:rPr>
          <w:rFonts w:eastAsiaTheme="minorHAnsi"/>
          <w:i/>
          <w:iCs/>
          <w:lang w:val="en-GB"/>
        </w:rPr>
        <w:t>Animal Behaviour</w:t>
      </w:r>
      <w:r>
        <w:rPr>
          <w:rFonts w:eastAsiaTheme="minorHAnsi"/>
          <w:lang w:val="en-GB"/>
        </w:rPr>
        <w:t xml:space="preserve">, </w:t>
      </w:r>
      <w:r>
        <w:rPr>
          <w:rFonts w:eastAsiaTheme="minorHAnsi"/>
          <w:b/>
          <w:bCs/>
          <w:lang w:val="en-GB"/>
        </w:rPr>
        <w:t>77</w:t>
      </w:r>
      <w:r>
        <w:rPr>
          <w:rFonts w:eastAsiaTheme="minorHAnsi"/>
          <w:lang w:val="en-GB"/>
        </w:rPr>
        <w:t>, 753–758.</w:t>
      </w:r>
    </w:p>
    <w:p w14:paraId="13B2B51C"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Via, S., </w:t>
      </w:r>
      <w:proofErr w:type="spellStart"/>
      <w:r>
        <w:rPr>
          <w:rFonts w:eastAsiaTheme="minorHAnsi"/>
          <w:lang w:val="en-GB"/>
        </w:rPr>
        <w:t>Gomulkiewicz</w:t>
      </w:r>
      <w:proofErr w:type="spellEnd"/>
      <w:r>
        <w:rPr>
          <w:rFonts w:eastAsiaTheme="minorHAnsi"/>
          <w:lang w:val="en-GB"/>
        </w:rPr>
        <w:t xml:space="preserve">, R., De Jong, G., </w:t>
      </w:r>
      <w:proofErr w:type="spellStart"/>
      <w:r>
        <w:rPr>
          <w:rFonts w:eastAsiaTheme="minorHAnsi"/>
          <w:lang w:val="en-GB"/>
        </w:rPr>
        <w:t>Scheiner</w:t>
      </w:r>
      <w:proofErr w:type="spellEnd"/>
      <w:r>
        <w:rPr>
          <w:rFonts w:eastAsiaTheme="minorHAnsi"/>
          <w:lang w:val="en-GB"/>
        </w:rPr>
        <w:t xml:space="preserve">, S.M., Schlichting, C.D. &amp; Van </w:t>
      </w:r>
      <w:proofErr w:type="spellStart"/>
      <w:r>
        <w:rPr>
          <w:rFonts w:eastAsiaTheme="minorHAnsi"/>
          <w:lang w:val="en-GB"/>
        </w:rPr>
        <w:t>Tienderen</w:t>
      </w:r>
      <w:proofErr w:type="spellEnd"/>
      <w:r>
        <w:rPr>
          <w:rFonts w:eastAsiaTheme="minorHAnsi"/>
          <w:lang w:val="en-GB"/>
        </w:rPr>
        <w:t xml:space="preserve">, P.H. (1995) Adaptive phenotypic plasticity: consensus and controversy. </w:t>
      </w:r>
      <w:r>
        <w:rPr>
          <w:rFonts w:eastAsiaTheme="minorHAnsi"/>
          <w:i/>
          <w:iCs/>
          <w:lang w:val="en-GB"/>
        </w:rPr>
        <w:t xml:space="preserve">Trends </w:t>
      </w:r>
      <w:proofErr w:type="spellStart"/>
      <w:r>
        <w:rPr>
          <w:rFonts w:eastAsiaTheme="minorHAnsi"/>
          <w:i/>
          <w:iCs/>
          <w:lang w:val="en-GB"/>
        </w:rPr>
        <w:t>Ecol</w:t>
      </w:r>
      <w:proofErr w:type="spellEnd"/>
      <w:r>
        <w:rPr>
          <w:rFonts w:eastAsiaTheme="minorHAnsi"/>
          <w:i/>
          <w:iCs/>
          <w:lang w:val="en-GB"/>
        </w:rPr>
        <w:t xml:space="preserve"> </w:t>
      </w:r>
      <w:proofErr w:type="spellStart"/>
      <w:r>
        <w:rPr>
          <w:rFonts w:eastAsiaTheme="minorHAnsi"/>
          <w:i/>
          <w:iCs/>
          <w:lang w:val="en-GB"/>
        </w:rPr>
        <w:t>Evol</w:t>
      </w:r>
      <w:proofErr w:type="spellEnd"/>
      <w:r>
        <w:rPr>
          <w:rFonts w:eastAsiaTheme="minorHAnsi"/>
          <w:lang w:val="en-GB"/>
        </w:rPr>
        <w:t xml:space="preserve">, </w:t>
      </w:r>
      <w:r>
        <w:rPr>
          <w:rFonts w:eastAsiaTheme="minorHAnsi"/>
          <w:b/>
          <w:bCs/>
          <w:lang w:val="en-GB"/>
        </w:rPr>
        <w:t>10</w:t>
      </w:r>
      <w:r>
        <w:rPr>
          <w:rFonts w:eastAsiaTheme="minorHAnsi"/>
          <w:lang w:val="en-GB"/>
        </w:rPr>
        <w:t>, 212–217.</w:t>
      </w:r>
    </w:p>
    <w:p w14:paraId="49DAA0E1"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proofErr w:type="spellStart"/>
      <w:r>
        <w:rPr>
          <w:rFonts w:eastAsiaTheme="minorHAnsi"/>
          <w:lang w:val="en-GB"/>
        </w:rPr>
        <w:t>Westneat</w:t>
      </w:r>
      <w:proofErr w:type="spellEnd"/>
      <w:r>
        <w:rPr>
          <w:rFonts w:eastAsiaTheme="minorHAnsi"/>
          <w:lang w:val="en-GB"/>
        </w:rPr>
        <w:t xml:space="preserve">, D.F., Wright, J. &amp; </w:t>
      </w:r>
      <w:proofErr w:type="spellStart"/>
      <w:r>
        <w:rPr>
          <w:rFonts w:eastAsiaTheme="minorHAnsi"/>
          <w:lang w:val="en-GB"/>
        </w:rPr>
        <w:t>Dingemanse</w:t>
      </w:r>
      <w:proofErr w:type="spellEnd"/>
      <w:r>
        <w:rPr>
          <w:rFonts w:eastAsiaTheme="minorHAnsi"/>
          <w:lang w:val="en-GB"/>
        </w:rPr>
        <w:t xml:space="preserve">, N.J. (2014) The biology hidden inside residual within-individual phenotypic variation. </w:t>
      </w:r>
      <w:r>
        <w:rPr>
          <w:rFonts w:eastAsiaTheme="minorHAnsi"/>
          <w:i/>
          <w:iCs/>
          <w:lang w:val="en-GB"/>
        </w:rPr>
        <w:t>Biological Reviews</w:t>
      </w:r>
      <w:r>
        <w:rPr>
          <w:rFonts w:eastAsiaTheme="minorHAnsi"/>
          <w:lang w:val="en-GB"/>
        </w:rPr>
        <w:t xml:space="preserve">, </w:t>
      </w:r>
      <w:r>
        <w:rPr>
          <w:rFonts w:eastAsiaTheme="minorHAnsi"/>
          <w:b/>
          <w:bCs/>
          <w:lang w:val="en-GB"/>
        </w:rPr>
        <w:t>90</w:t>
      </w:r>
      <w:r>
        <w:rPr>
          <w:rFonts w:eastAsiaTheme="minorHAnsi"/>
          <w:lang w:val="en-GB"/>
        </w:rPr>
        <w:t>, 729–743.</w:t>
      </w:r>
    </w:p>
    <w:p w14:paraId="635AA9EF" w14:textId="77777777" w:rsidR="001C289B" w:rsidRDefault="001C289B" w:rsidP="001E0B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rFonts w:eastAsiaTheme="minorHAnsi"/>
          <w:lang w:val="en-GB"/>
        </w:rPr>
      </w:pPr>
      <w:r>
        <w:rPr>
          <w:rFonts w:eastAsiaTheme="minorHAnsi"/>
          <w:lang w:val="en-GB"/>
        </w:rPr>
        <w:t xml:space="preserve">White, C.R., Phillips, N.F. &amp; Seymour, R.S. (2006) The scaling and temperature dependence of vertebrate metabolism. </w:t>
      </w:r>
      <w:r>
        <w:rPr>
          <w:rFonts w:eastAsiaTheme="minorHAnsi"/>
          <w:i/>
          <w:iCs/>
          <w:lang w:val="en-GB"/>
        </w:rPr>
        <w:t>Biology …</w:t>
      </w:r>
      <w:r>
        <w:rPr>
          <w:rFonts w:eastAsiaTheme="minorHAnsi"/>
          <w:lang w:val="en-GB"/>
        </w:rPr>
        <w:t xml:space="preserve">, </w:t>
      </w:r>
      <w:r>
        <w:rPr>
          <w:rFonts w:eastAsiaTheme="minorHAnsi"/>
          <w:b/>
          <w:bCs/>
          <w:lang w:val="en-GB"/>
        </w:rPr>
        <w:t>2</w:t>
      </w:r>
      <w:r>
        <w:rPr>
          <w:rFonts w:eastAsiaTheme="minorHAnsi"/>
          <w:lang w:val="en-GB"/>
        </w:rPr>
        <w:t>, 125–127.</w:t>
      </w:r>
    </w:p>
    <w:p w14:paraId="70639E0F" w14:textId="1D89A655" w:rsidR="001E0B56" w:rsidRPr="00EF339B" w:rsidRDefault="001C289B" w:rsidP="00751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480" w:lineRule="auto"/>
        <w:ind w:left="400" w:hanging="400"/>
        <w:rPr>
          <w:lang w:val="en-AU"/>
        </w:rPr>
      </w:pPr>
      <w:r>
        <w:rPr>
          <w:rFonts w:eastAsiaTheme="minorHAnsi"/>
          <w:lang w:val="en-GB"/>
        </w:rPr>
        <w:t xml:space="preserve">Withers, P.C. (1992) </w:t>
      </w:r>
      <w:r>
        <w:rPr>
          <w:rFonts w:eastAsiaTheme="minorHAnsi"/>
          <w:i/>
          <w:iCs/>
          <w:lang w:val="en-GB"/>
        </w:rPr>
        <w:t>Comparative Animal Physiology</w:t>
      </w:r>
      <w:r>
        <w:rPr>
          <w:rFonts w:eastAsiaTheme="minorHAnsi"/>
          <w:lang w:val="en-GB"/>
        </w:rPr>
        <w:t>. Philadelphia: Saunders College Pub.</w:t>
      </w:r>
      <w:r w:rsidR="007517F4" w:rsidRPr="00EF339B">
        <w:rPr>
          <w:lang w:val="en-AU"/>
        </w:rPr>
        <w:t xml:space="preserve"> </w:t>
      </w:r>
    </w:p>
    <w:sectPr w:rsidR="001E0B56" w:rsidRPr="00EF339B" w:rsidSect="00C80465">
      <w:footerReference w:type="even" r:id="rId15"/>
      <w:footerReference w:type="default" r:id="rId16"/>
      <w:pgSz w:w="11900" w:h="16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9AC63" w14:textId="77777777" w:rsidR="00F755B3" w:rsidRDefault="00F755B3" w:rsidP="00711670">
      <w:r>
        <w:separator/>
      </w:r>
    </w:p>
  </w:endnote>
  <w:endnote w:type="continuationSeparator" w:id="0">
    <w:p w14:paraId="2728F13F" w14:textId="77777777" w:rsidR="00F755B3" w:rsidRDefault="00F755B3" w:rsidP="0071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29818993"/>
      <w:docPartObj>
        <w:docPartGallery w:val="Page Numbers (Bottom of Page)"/>
        <w:docPartUnique/>
      </w:docPartObj>
    </w:sdtPr>
    <w:sdtEndPr>
      <w:rPr>
        <w:rStyle w:val="PageNumber"/>
      </w:rPr>
    </w:sdtEndPr>
    <w:sdtContent>
      <w:p w14:paraId="08193CEF" w14:textId="714401F1" w:rsidR="002E48B6" w:rsidRDefault="002E48B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C1DBC7" w14:textId="77777777" w:rsidR="002E48B6" w:rsidRDefault="002E48B6" w:rsidP="0071167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52375405"/>
      <w:docPartObj>
        <w:docPartGallery w:val="Page Numbers (Bottom of Page)"/>
        <w:docPartUnique/>
      </w:docPartObj>
    </w:sdtPr>
    <w:sdtEndPr>
      <w:rPr>
        <w:rStyle w:val="PageNumber"/>
      </w:rPr>
    </w:sdtEndPr>
    <w:sdtContent>
      <w:p w14:paraId="0A16011B" w14:textId="3ED7577D" w:rsidR="002E48B6" w:rsidRDefault="002E48B6" w:rsidP="006D348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6580A">
          <w:rPr>
            <w:rStyle w:val="PageNumber"/>
            <w:noProof/>
          </w:rPr>
          <w:t>26</w:t>
        </w:r>
        <w:r>
          <w:rPr>
            <w:rStyle w:val="PageNumber"/>
          </w:rPr>
          <w:fldChar w:fldCharType="end"/>
        </w:r>
      </w:p>
    </w:sdtContent>
  </w:sdt>
  <w:p w14:paraId="762BD1A1" w14:textId="77777777" w:rsidR="002E48B6" w:rsidRDefault="002E48B6" w:rsidP="0071167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F53F8" w14:textId="77777777" w:rsidR="00F755B3" w:rsidRDefault="00F755B3" w:rsidP="00711670">
      <w:r>
        <w:separator/>
      </w:r>
    </w:p>
  </w:footnote>
  <w:footnote w:type="continuationSeparator" w:id="0">
    <w:p w14:paraId="2419101F" w14:textId="77777777" w:rsidR="00F755B3" w:rsidRDefault="00F755B3" w:rsidP="0071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2571"/>
    <w:multiLevelType w:val="hybridMultilevel"/>
    <w:tmpl w:val="0CBCE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070E32"/>
    <w:multiLevelType w:val="hybridMultilevel"/>
    <w:tmpl w:val="642C7CD0"/>
    <w:lvl w:ilvl="0" w:tplc="0316C9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E13376"/>
    <w:multiLevelType w:val="hybridMultilevel"/>
    <w:tmpl w:val="EF8EA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938DE"/>
    <w:multiLevelType w:val="hybridMultilevel"/>
    <w:tmpl w:val="CA0A9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1243C4"/>
    <w:multiLevelType w:val="hybridMultilevel"/>
    <w:tmpl w:val="FA94B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9A0238"/>
    <w:multiLevelType w:val="hybridMultilevel"/>
    <w:tmpl w:val="92DA3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73E86"/>
    <w:multiLevelType w:val="hybridMultilevel"/>
    <w:tmpl w:val="D6421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8A08A6"/>
    <w:multiLevelType w:val="hybridMultilevel"/>
    <w:tmpl w:val="E0D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D74E7"/>
    <w:multiLevelType w:val="hybridMultilevel"/>
    <w:tmpl w:val="C1263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72089D"/>
    <w:multiLevelType w:val="hybridMultilevel"/>
    <w:tmpl w:val="3E16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879BC"/>
    <w:multiLevelType w:val="hybridMultilevel"/>
    <w:tmpl w:val="D968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9065E"/>
    <w:multiLevelType w:val="hybridMultilevel"/>
    <w:tmpl w:val="12D8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883A30"/>
    <w:multiLevelType w:val="hybridMultilevel"/>
    <w:tmpl w:val="EBA81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8F56D4"/>
    <w:multiLevelType w:val="multilevel"/>
    <w:tmpl w:val="7C80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97E84"/>
    <w:multiLevelType w:val="hybridMultilevel"/>
    <w:tmpl w:val="E3C0B9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72472"/>
    <w:multiLevelType w:val="hybridMultilevel"/>
    <w:tmpl w:val="E7EA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CA56AA"/>
    <w:multiLevelType w:val="hybridMultilevel"/>
    <w:tmpl w:val="FB3EFF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A3548"/>
    <w:multiLevelType w:val="hybridMultilevel"/>
    <w:tmpl w:val="290AA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75510B"/>
    <w:multiLevelType w:val="hybridMultilevel"/>
    <w:tmpl w:val="17B01FE8"/>
    <w:lvl w:ilvl="0" w:tplc="CEB23A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344DE1"/>
    <w:multiLevelType w:val="hybridMultilevel"/>
    <w:tmpl w:val="14763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647E24"/>
    <w:multiLevelType w:val="hybridMultilevel"/>
    <w:tmpl w:val="19BA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6442B"/>
    <w:multiLevelType w:val="multilevel"/>
    <w:tmpl w:val="D0CA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7059"/>
    <w:multiLevelType w:val="hybridMultilevel"/>
    <w:tmpl w:val="B8E60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C644CA"/>
    <w:multiLevelType w:val="hybridMultilevel"/>
    <w:tmpl w:val="408ED4A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4" w15:restartNumberingAfterBreak="0">
    <w:nsid w:val="78A359C9"/>
    <w:multiLevelType w:val="hybridMultilevel"/>
    <w:tmpl w:val="2B7C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67187C"/>
    <w:multiLevelType w:val="hybridMultilevel"/>
    <w:tmpl w:val="60729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7"/>
  </w:num>
  <w:num w:numId="4">
    <w:abstractNumId w:val="12"/>
  </w:num>
  <w:num w:numId="5">
    <w:abstractNumId w:val="10"/>
  </w:num>
  <w:num w:numId="6">
    <w:abstractNumId w:val="18"/>
  </w:num>
  <w:num w:numId="7">
    <w:abstractNumId w:val="9"/>
  </w:num>
  <w:num w:numId="8">
    <w:abstractNumId w:val="23"/>
  </w:num>
  <w:num w:numId="9">
    <w:abstractNumId w:val="0"/>
  </w:num>
  <w:num w:numId="10">
    <w:abstractNumId w:val="7"/>
  </w:num>
  <w:num w:numId="11">
    <w:abstractNumId w:val="24"/>
  </w:num>
  <w:num w:numId="12">
    <w:abstractNumId w:val="4"/>
  </w:num>
  <w:num w:numId="13">
    <w:abstractNumId w:val="13"/>
  </w:num>
  <w:num w:numId="14">
    <w:abstractNumId w:val="21"/>
  </w:num>
  <w:num w:numId="15">
    <w:abstractNumId w:val="20"/>
  </w:num>
  <w:num w:numId="16">
    <w:abstractNumId w:val="25"/>
  </w:num>
  <w:num w:numId="17">
    <w:abstractNumId w:val="6"/>
  </w:num>
  <w:num w:numId="18">
    <w:abstractNumId w:val="8"/>
  </w:num>
  <w:num w:numId="19">
    <w:abstractNumId w:val="15"/>
  </w:num>
  <w:num w:numId="20">
    <w:abstractNumId w:val="11"/>
  </w:num>
  <w:num w:numId="21">
    <w:abstractNumId w:val="19"/>
  </w:num>
  <w:num w:numId="22">
    <w:abstractNumId w:val="16"/>
  </w:num>
  <w:num w:numId="23">
    <w:abstractNumId w:val="22"/>
  </w:num>
  <w:num w:numId="24">
    <w:abstractNumId w:val="1"/>
  </w:num>
  <w:num w:numId="25">
    <w:abstractNumId w:val="14"/>
  </w:num>
  <w:num w:numId="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 Friesen">
    <w15:presenceInfo w15:providerId="Windows Live" w15:userId="038d7e1db8f91f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BC6"/>
    <w:rsid w:val="00000053"/>
    <w:rsid w:val="00000810"/>
    <w:rsid w:val="00001263"/>
    <w:rsid w:val="00003088"/>
    <w:rsid w:val="00003665"/>
    <w:rsid w:val="00003766"/>
    <w:rsid w:val="00004F41"/>
    <w:rsid w:val="00005D6D"/>
    <w:rsid w:val="00006693"/>
    <w:rsid w:val="00006C86"/>
    <w:rsid w:val="0001022E"/>
    <w:rsid w:val="000106C5"/>
    <w:rsid w:val="000108E4"/>
    <w:rsid w:val="00013F68"/>
    <w:rsid w:val="000141EA"/>
    <w:rsid w:val="000147CA"/>
    <w:rsid w:val="00015242"/>
    <w:rsid w:val="000166A4"/>
    <w:rsid w:val="0001682F"/>
    <w:rsid w:val="00017EE7"/>
    <w:rsid w:val="00022081"/>
    <w:rsid w:val="00024369"/>
    <w:rsid w:val="00024588"/>
    <w:rsid w:val="000250BA"/>
    <w:rsid w:val="0002538D"/>
    <w:rsid w:val="000259E6"/>
    <w:rsid w:val="00026D7A"/>
    <w:rsid w:val="000272F9"/>
    <w:rsid w:val="0002758B"/>
    <w:rsid w:val="00027759"/>
    <w:rsid w:val="00027A13"/>
    <w:rsid w:val="00027FFC"/>
    <w:rsid w:val="00030AA8"/>
    <w:rsid w:val="000319F4"/>
    <w:rsid w:val="0003221E"/>
    <w:rsid w:val="0003265F"/>
    <w:rsid w:val="00032819"/>
    <w:rsid w:val="00034A32"/>
    <w:rsid w:val="00035262"/>
    <w:rsid w:val="00035318"/>
    <w:rsid w:val="00035C69"/>
    <w:rsid w:val="00035FEB"/>
    <w:rsid w:val="00041169"/>
    <w:rsid w:val="0004185B"/>
    <w:rsid w:val="000425F9"/>
    <w:rsid w:val="00042DBD"/>
    <w:rsid w:val="000437D8"/>
    <w:rsid w:val="0004501F"/>
    <w:rsid w:val="000458A4"/>
    <w:rsid w:val="00045FE9"/>
    <w:rsid w:val="00046240"/>
    <w:rsid w:val="00047C50"/>
    <w:rsid w:val="00047D1A"/>
    <w:rsid w:val="00051D77"/>
    <w:rsid w:val="00052739"/>
    <w:rsid w:val="00053131"/>
    <w:rsid w:val="00055A01"/>
    <w:rsid w:val="00056DE2"/>
    <w:rsid w:val="00057C7F"/>
    <w:rsid w:val="000600BF"/>
    <w:rsid w:val="00060279"/>
    <w:rsid w:val="00060445"/>
    <w:rsid w:val="00060836"/>
    <w:rsid w:val="00061700"/>
    <w:rsid w:val="00061FC5"/>
    <w:rsid w:val="000621C1"/>
    <w:rsid w:val="00062760"/>
    <w:rsid w:val="000631E4"/>
    <w:rsid w:val="0006353B"/>
    <w:rsid w:val="0006426E"/>
    <w:rsid w:val="000645B7"/>
    <w:rsid w:val="000649F2"/>
    <w:rsid w:val="00064B0D"/>
    <w:rsid w:val="0006627B"/>
    <w:rsid w:val="00066B5C"/>
    <w:rsid w:val="00067319"/>
    <w:rsid w:val="000674C8"/>
    <w:rsid w:val="00070243"/>
    <w:rsid w:val="0007027C"/>
    <w:rsid w:val="00070C09"/>
    <w:rsid w:val="0007328D"/>
    <w:rsid w:val="00074694"/>
    <w:rsid w:val="00074E81"/>
    <w:rsid w:val="00075E62"/>
    <w:rsid w:val="00076504"/>
    <w:rsid w:val="000765EB"/>
    <w:rsid w:val="000778A0"/>
    <w:rsid w:val="00077AC5"/>
    <w:rsid w:val="00080ACB"/>
    <w:rsid w:val="000810C3"/>
    <w:rsid w:val="00081438"/>
    <w:rsid w:val="00081D53"/>
    <w:rsid w:val="00082020"/>
    <w:rsid w:val="00082218"/>
    <w:rsid w:val="00082698"/>
    <w:rsid w:val="00082756"/>
    <w:rsid w:val="00083ACA"/>
    <w:rsid w:val="00084266"/>
    <w:rsid w:val="00084EB7"/>
    <w:rsid w:val="00085772"/>
    <w:rsid w:val="00085F9D"/>
    <w:rsid w:val="00087568"/>
    <w:rsid w:val="0009008D"/>
    <w:rsid w:val="000911F8"/>
    <w:rsid w:val="00091310"/>
    <w:rsid w:val="0009166B"/>
    <w:rsid w:val="00092104"/>
    <w:rsid w:val="000927A8"/>
    <w:rsid w:val="00092ADD"/>
    <w:rsid w:val="00092C24"/>
    <w:rsid w:val="00092E37"/>
    <w:rsid w:val="00093972"/>
    <w:rsid w:val="00094139"/>
    <w:rsid w:val="00095773"/>
    <w:rsid w:val="0009635C"/>
    <w:rsid w:val="00097A22"/>
    <w:rsid w:val="00097E41"/>
    <w:rsid w:val="000A099F"/>
    <w:rsid w:val="000A0AFD"/>
    <w:rsid w:val="000A187D"/>
    <w:rsid w:val="000A18B1"/>
    <w:rsid w:val="000A2877"/>
    <w:rsid w:val="000A2A15"/>
    <w:rsid w:val="000A3193"/>
    <w:rsid w:val="000A362E"/>
    <w:rsid w:val="000A37AC"/>
    <w:rsid w:val="000A5467"/>
    <w:rsid w:val="000A582A"/>
    <w:rsid w:val="000A69AC"/>
    <w:rsid w:val="000A7555"/>
    <w:rsid w:val="000A759C"/>
    <w:rsid w:val="000A7896"/>
    <w:rsid w:val="000A7C8B"/>
    <w:rsid w:val="000A7C9A"/>
    <w:rsid w:val="000B0683"/>
    <w:rsid w:val="000B20B3"/>
    <w:rsid w:val="000B2234"/>
    <w:rsid w:val="000B279B"/>
    <w:rsid w:val="000B2C8C"/>
    <w:rsid w:val="000B533D"/>
    <w:rsid w:val="000B608E"/>
    <w:rsid w:val="000B65C5"/>
    <w:rsid w:val="000B7030"/>
    <w:rsid w:val="000C25BC"/>
    <w:rsid w:val="000C25C9"/>
    <w:rsid w:val="000C2685"/>
    <w:rsid w:val="000C34A3"/>
    <w:rsid w:val="000C3C32"/>
    <w:rsid w:val="000C4809"/>
    <w:rsid w:val="000C5024"/>
    <w:rsid w:val="000C5D3E"/>
    <w:rsid w:val="000C7B8A"/>
    <w:rsid w:val="000D05A2"/>
    <w:rsid w:val="000D05B0"/>
    <w:rsid w:val="000D090D"/>
    <w:rsid w:val="000D0E93"/>
    <w:rsid w:val="000D2E19"/>
    <w:rsid w:val="000D434C"/>
    <w:rsid w:val="000D452B"/>
    <w:rsid w:val="000D5578"/>
    <w:rsid w:val="000D5837"/>
    <w:rsid w:val="000D5ACD"/>
    <w:rsid w:val="000D635E"/>
    <w:rsid w:val="000D6BD4"/>
    <w:rsid w:val="000E0D16"/>
    <w:rsid w:val="000E1001"/>
    <w:rsid w:val="000E1FB1"/>
    <w:rsid w:val="000E2341"/>
    <w:rsid w:val="000E2CE7"/>
    <w:rsid w:val="000E2DC0"/>
    <w:rsid w:val="000E30E7"/>
    <w:rsid w:val="000E3AB7"/>
    <w:rsid w:val="000E3BF0"/>
    <w:rsid w:val="000E3F86"/>
    <w:rsid w:val="000E4202"/>
    <w:rsid w:val="000E46CB"/>
    <w:rsid w:val="000E54C0"/>
    <w:rsid w:val="000E55C6"/>
    <w:rsid w:val="000E57CE"/>
    <w:rsid w:val="000E58E5"/>
    <w:rsid w:val="000E6162"/>
    <w:rsid w:val="000E6B90"/>
    <w:rsid w:val="000E705C"/>
    <w:rsid w:val="000F076C"/>
    <w:rsid w:val="000F082C"/>
    <w:rsid w:val="000F0F7C"/>
    <w:rsid w:val="000F1083"/>
    <w:rsid w:val="000F12AC"/>
    <w:rsid w:val="000F3248"/>
    <w:rsid w:val="000F3538"/>
    <w:rsid w:val="000F3871"/>
    <w:rsid w:val="000F4B62"/>
    <w:rsid w:val="000F50EB"/>
    <w:rsid w:val="000F5C23"/>
    <w:rsid w:val="000F5FFA"/>
    <w:rsid w:val="000F7F35"/>
    <w:rsid w:val="00100006"/>
    <w:rsid w:val="00100303"/>
    <w:rsid w:val="0010040A"/>
    <w:rsid w:val="00100E72"/>
    <w:rsid w:val="00101F7A"/>
    <w:rsid w:val="001050C2"/>
    <w:rsid w:val="0010572C"/>
    <w:rsid w:val="00106897"/>
    <w:rsid w:val="001072D0"/>
    <w:rsid w:val="00107EA2"/>
    <w:rsid w:val="00110317"/>
    <w:rsid w:val="00110359"/>
    <w:rsid w:val="00110DB6"/>
    <w:rsid w:val="00111085"/>
    <w:rsid w:val="001119B8"/>
    <w:rsid w:val="001122BD"/>
    <w:rsid w:val="00112372"/>
    <w:rsid w:val="00112F6D"/>
    <w:rsid w:val="00113806"/>
    <w:rsid w:val="00114958"/>
    <w:rsid w:val="00115FB9"/>
    <w:rsid w:val="00116A6C"/>
    <w:rsid w:val="001171BC"/>
    <w:rsid w:val="00117625"/>
    <w:rsid w:val="001178B4"/>
    <w:rsid w:val="00120075"/>
    <w:rsid w:val="00120F41"/>
    <w:rsid w:val="00121727"/>
    <w:rsid w:val="0012242A"/>
    <w:rsid w:val="00122698"/>
    <w:rsid w:val="001232DF"/>
    <w:rsid w:val="00123786"/>
    <w:rsid w:val="0012386D"/>
    <w:rsid w:val="00124150"/>
    <w:rsid w:val="00125F8B"/>
    <w:rsid w:val="00127E8B"/>
    <w:rsid w:val="00127F21"/>
    <w:rsid w:val="00130E2D"/>
    <w:rsid w:val="00132886"/>
    <w:rsid w:val="00132F07"/>
    <w:rsid w:val="00132F16"/>
    <w:rsid w:val="00133595"/>
    <w:rsid w:val="00133C57"/>
    <w:rsid w:val="00134631"/>
    <w:rsid w:val="00137010"/>
    <w:rsid w:val="00137B27"/>
    <w:rsid w:val="00137D2E"/>
    <w:rsid w:val="0014200F"/>
    <w:rsid w:val="001421BD"/>
    <w:rsid w:val="00142AE1"/>
    <w:rsid w:val="00144844"/>
    <w:rsid w:val="00146241"/>
    <w:rsid w:val="00146277"/>
    <w:rsid w:val="0014644B"/>
    <w:rsid w:val="00146A11"/>
    <w:rsid w:val="0014710B"/>
    <w:rsid w:val="001474E1"/>
    <w:rsid w:val="001503D1"/>
    <w:rsid w:val="00150442"/>
    <w:rsid w:val="00150E49"/>
    <w:rsid w:val="00150F3C"/>
    <w:rsid w:val="0015301A"/>
    <w:rsid w:val="001531D2"/>
    <w:rsid w:val="001539A4"/>
    <w:rsid w:val="001540F1"/>
    <w:rsid w:val="00154EA5"/>
    <w:rsid w:val="00155A2F"/>
    <w:rsid w:val="00156A0F"/>
    <w:rsid w:val="00156F14"/>
    <w:rsid w:val="00160049"/>
    <w:rsid w:val="00160165"/>
    <w:rsid w:val="00160DD1"/>
    <w:rsid w:val="00160ECD"/>
    <w:rsid w:val="0016227F"/>
    <w:rsid w:val="00163B20"/>
    <w:rsid w:val="001647C6"/>
    <w:rsid w:val="0016513D"/>
    <w:rsid w:val="00165379"/>
    <w:rsid w:val="00165A5E"/>
    <w:rsid w:val="00166C06"/>
    <w:rsid w:val="00170440"/>
    <w:rsid w:val="00170A16"/>
    <w:rsid w:val="00170C15"/>
    <w:rsid w:val="001715A6"/>
    <w:rsid w:val="0017375D"/>
    <w:rsid w:val="0017377C"/>
    <w:rsid w:val="00173A17"/>
    <w:rsid w:val="00175BB6"/>
    <w:rsid w:val="00176DCC"/>
    <w:rsid w:val="00177556"/>
    <w:rsid w:val="00180EEA"/>
    <w:rsid w:val="00180F49"/>
    <w:rsid w:val="00181A4C"/>
    <w:rsid w:val="00181E97"/>
    <w:rsid w:val="00183D91"/>
    <w:rsid w:val="001842EE"/>
    <w:rsid w:val="00184CE4"/>
    <w:rsid w:val="00185356"/>
    <w:rsid w:val="001858A5"/>
    <w:rsid w:val="00186DD9"/>
    <w:rsid w:val="00187B98"/>
    <w:rsid w:val="00187F9C"/>
    <w:rsid w:val="00190FEC"/>
    <w:rsid w:val="0019101A"/>
    <w:rsid w:val="00191BCA"/>
    <w:rsid w:val="00191EF9"/>
    <w:rsid w:val="00192294"/>
    <w:rsid w:val="0019279A"/>
    <w:rsid w:val="0019382A"/>
    <w:rsid w:val="001947E6"/>
    <w:rsid w:val="001958D4"/>
    <w:rsid w:val="00195B72"/>
    <w:rsid w:val="00196780"/>
    <w:rsid w:val="00197372"/>
    <w:rsid w:val="001975B1"/>
    <w:rsid w:val="001A0549"/>
    <w:rsid w:val="001A0C80"/>
    <w:rsid w:val="001A1318"/>
    <w:rsid w:val="001A1CC2"/>
    <w:rsid w:val="001A2397"/>
    <w:rsid w:val="001A2FEB"/>
    <w:rsid w:val="001A34D9"/>
    <w:rsid w:val="001A47EA"/>
    <w:rsid w:val="001A49D6"/>
    <w:rsid w:val="001A4E7F"/>
    <w:rsid w:val="001A5D55"/>
    <w:rsid w:val="001A629E"/>
    <w:rsid w:val="001A69D6"/>
    <w:rsid w:val="001A7D50"/>
    <w:rsid w:val="001B0731"/>
    <w:rsid w:val="001B26FF"/>
    <w:rsid w:val="001B29E8"/>
    <w:rsid w:val="001B2DE7"/>
    <w:rsid w:val="001B35F0"/>
    <w:rsid w:val="001B3ECD"/>
    <w:rsid w:val="001B4F76"/>
    <w:rsid w:val="001B5253"/>
    <w:rsid w:val="001B5FE2"/>
    <w:rsid w:val="001B6046"/>
    <w:rsid w:val="001B6F02"/>
    <w:rsid w:val="001B7938"/>
    <w:rsid w:val="001B7CCF"/>
    <w:rsid w:val="001C06EB"/>
    <w:rsid w:val="001C0A6B"/>
    <w:rsid w:val="001C1B97"/>
    <w:rsid w:val="001C2022"/>
    <w:rsid w:val="001C227A"/>
    <w:rsid w:val="001C23CE"/>
    <w:rsid w:val="001C289B"/>
    <w:rsid w:val="001C4FAE"/>
    <w:rsid w:val="001C71A6"/>
    <w:rsid w:val="001C71C7"/>
    <w:rsid w:val="001C730D"/>
    <w:rsid w:val="001D0F9B"/>
    <w:rsid w:val="001D0FC7"/>
    <w:rsid w:val="001D1142"/>
    <w:rsid w:val="001D1459"/>
    <w:rsid w:val="001D207E"/>
    <w:rsid w:val="001D2B17"/>
    <w:rsid w:val="001D48A7"/>
    <w:rsid w:val="001D493C"/>
    <w:rsid w:val="001D4D69"/>
    <w:rsid w:val="001D4E3A"/>
    <w:rsid w:val="001D6106"/>
    <w:rsid w:val="001D6115"/>
    <w:rsid w:val="001D63E9"/>
    <w:rsid w:val="001D6560"/>
    <w:rsid w:val="001D68BD"/>
    <w:rsid w:val="001D7139"/>
    <w:rsid w:val="001E072E"/>
    <w:rsid w:val="001E0B56"/>
    <w:rsid w:val="001E18A5"/>
    <w:rsid w:val="001E1F9D"/>
    <w:rsid w:val="001E3CDB"/>
    <w:rsid w:val="001E4C52"/>
    <w:rsid w:val="001E53C3"/>
    <w:rsid w:val="001E6AF0"/>
    <w:rsid w:val="001E72A6"/>
    <w:rsid w:val="001E7AD4"/>
    <w:rsid w:val="001F0278"/>
    <w:rsid w:val="001F2700"/>
    <w:rsid w:val="001F3AD6"/>
    <w:rsid w:val="001F57E9"/>
    <w:rsid w:val="001F5864"/>
    <w:rsid w:val="001F5CB5"/>
    <w:rsid w:val="001F5DC2"/>
    <w:rsid w:val="001F7AC1"/>
    <w:rsid w:val="001F7BE5"/>
    <w:rsid w:val="00200351"/>
    <w:rsid w:val="00200B2F"/>
    <w:rsid w:val="00202DC5"/>
    <w:rsid w:val="0020431D"/>
    <w:rsid w:val="00204C5D"/>
    <w:rsid w:val="00204ED8"/>
    <w:rsid w:val="00205178"/>
    <w:rsid w:val="0020537E"/>
    <w:rsid w:val="00205DA6"/>
    <w:rsid w:val="002066FD"/>
    <w:rsid w:val="00211266"/>
    <w:rsid w:val="002114EF"/>
    <w:rsid w:val="0021214F"/>
    <w:rsid w:val="002125B3"/>
    <w:rsid w:val="00214562"/>
    <w:rsid w:val="00214A84"/>
    <w:rsid w:val="002155F2"/>
    <w:rsid w:val="00215C7E"/>
    <w:rsid w:val="002165F0"/>
    <w:rsid w:val="002167E1"/>
    <w:rsid w:val="002175AB"/>
    <w:rsid w:val="00217633"/>
    <w:rsid w:val="002178E9"/>
    <w:rsid w:val="00217AC2"/>
    <w:rsid w:val="00223104"/>
    <w:rsid w:val="0022414A"/>
    <w:rsid w:val="00224A4C"/>
    <w:rsid w:val="00225CD6"/>
    <w:rsid w:val="0022681A"/>
    <w:rsid w:val="00226921"/>
    <w:rsid w:val="00226AA9"/>
    <w:rsid w:val="00226CEC"/>
    <w:rsid w:val="00227125"/>
    <w:rsid w:val="0023198E"/>
    <w:rsid w:val="002320AA"/>
    <w:rsid w:val="0023227F"/>
    <w:rsid w:val="00237A3E"/>
    <w:rsid w:val="00240E3F"/>
    <w:rsid w:val="00241E38"/>
    <w:rsid w:val="00243A15"/>
    <w:rsid w:val="002446F1"/>
    <w:rsid w:val="00244EB1"/>
    <w:rsid w:val="00245873"/>
    <w:rsid w:val="0024591A"/>
    <w:rsid w:val="002510F6"/>
    <w:rsid w:val="00251BD7"/>
    <w:rsid w:val="00251CD9"/>
    <w:rsid w:val="00253DE8"/>
    <w:rsid w:val="00254A75"/>
    <w:rsid w:val="002573A3"/>
    <w:rsid w:val="00257F22"/>
    <w:rsid w:val="00257FEB"/>
    <w:rsid w:val="00260CA5"/>
    <w:rsid w:val="00260DCC"/>
    <w:rsid w:val="00260EDB"/>
    <w:rsid w:val="0026170B"/>
    <w:rsid w:val="00261DAD"/>
    <w:rsid w:val="0026226E"/>
    <w:rsid w:val="00263284"/>
    <w:rsid w:val="00263670"/>
    <w:rsid w:val="002637BF"/>
    <w:rsid w:val="00263BDD"/>
    <w:rsid w:val="00265653"/>
    <w:rsid w:val="00265709"/>
    <w:rsid w:val="00265AE3"/>
    <w:rsid w:val="00266556"/>
    <w:rsid w:val="00266FB6"/>
    <w:rsid w:val="0026741D"/>
    <w:rsid w:val="002678D4"/>
    <w:rsid w:val="00270243"/>
    <w:rsid w:val="002711B4"/>
    <w:rsid w:val="00272034"/>
    <w:rsid w:val="00272C86"/>
    <w:rsid w:val="00272D1F"/>
    <w:rsid w:val="00273E45"/>
    <w:rsid w:val="002773C7"/>
    <w:rsid w:val="002775C7"/>
    <w:rsid w:val="002809F2"/>
    <w:rsid w:val="00280E82"/>
    <w:rsid w:val="0028229D"/>
    <w:rsid w:val="0028322C"/>
    <w:rsid w:val="00284E2B"/>
    <w:rsid w:val="0028525F"/>
    <w:rsid w:val="00287480"/>
    <w:rsid w:val="0029054B"/>
    <w:rsid w:val="002905E1"/>
    <w:rsid w:val="00290D0D"/>
    <w:rsid w:val="00291441"/>
    <w:rsid w:val="002917BC"/>
    <w:rsid w:val="00294F5F"/>
    <w:rsid w:val="00295FF6"/>
    <w:rsid w:val="002965E5"/>
    <w:rsid w:val="00296B0D"/>
    <w:rsid w:val="002974A6"/>
    <w:rsid w:val="00297A24"/>
    <w:rsid w:val="002A01B7"/>
    <w:rsid w:val="002A05CA"/>
    <w:rsid w:val="002A2B62"/>
    <w:rsid w:val="002A320C"/>
    <w:rsid w:val="002A46BE"/>
    <w:rsid w:val="002A594C"/>
    <w:rsid w:val="002A6528"/>
    <w:rsid w:val="002A6813"/>
    <w:rsid w:val="002A6A13"/>
    <w:rsid w:val="002B0709"/>
    <w:rsid w:val="002B0A76"/>
    <w:rsid w:val="002B20F2"/>
    <w:rsid w:val="002B3B17"/>
    <w:rsid w:val="002B3F8A"/>
    <w:rsid w:val="002B44E0"/>
    <w:rsid w:val="002B458E"/>
    <w:rsid w:val="002B4856"/>
    <w:rsid w:val="002B5486"/>
    <w:rsid w:val="002B5E52"/>
    <w:rsid w:val="002B6DC7"/>
    <w:rsid w:val="002B700E"/>
    <w:rsid w:val="002B762D"/>
    <w:rsid w:val="002B7A91"/>
    <w:rsid w:val="002B7ACB"/>
    <w:rsid w:val="002C0383"/>
    <w:rsid w:val="002C05D6"/>
    <w:rsid w:val="002C0FFA"/>
    <w:rsid w:val="002C132D"/>
    <w:rsid w:val="002C1999"/>
    <w:rsid w:val="002C1C11"/>
    <w:rsid w:val="002C1C7E"/>
    <w:rsid w:val="002C29BA"/>
    <w:rsid w:val="002C2D43"/>
    <w:rsid w:val="002C36A5"/>
    <w:rsid w:val="002C7306"/>
    <w:rsid w:val="002C7AFC"/>
    <w:rsid w:val="002D0922"/>
    <w:rsid w:val="002D0C22"/>
    <w:rsid w:val="002D1392"/>
    <w:rsid w:val="002D336F"/>
    <w:rsid w:val="002D5FDA"/>
    <w:rsid w:val="002D6F01"/>
    <w:rsid w:val="002D7566"/>
    <w:rsid w:val="002D75B7"/>
    <w:rsid w:val="002E0230"/>
    <w:rsid w:val="002E3D38"/>
    <w:rsid w:val="002E48B6"/>
    <w:rsid w:val="002E5143"/>
    <w:rsid w:val="002E563D"/>
    <w:rsid w:val="002E6AF5"/>
    <w:rsid w:val="002E6FE0"/>
    <w:rsid w:val="002E724A"/>
    <w:rsid w:val="002E7367"/>
    <w:rsid w:val="002F0B99"/>
    <w:rsid w:val="002F2584"/>
    <w:rsid w:val="002F2FB6"/>
    <w:rsid w:val="002F7237"/>
    <w:rsid w:val="002F780F"/>
    <w:rsid w:val="00301FF6"/>
    <w:rsid w:val="00302DDC"/>
    <w:rsid w:val="00303AD5"/>
    <w:rsid w:val="0030451C"/>
    <w:rsid w:val="00305563"/>
    <w:rsid w:val="00306059"/>
    <w:rsid w:val="00306180"/>
    <w:rsid w:val="003069CA"/>
    <w:rsid w:val="00307693"/>
    <w:rsid w:val="00307D53"/>
    <w:rsid w:val="00310C6D"/>
    <w:rsid w:val="00312068"/>
    <w:rsid w:val="003121E6"/>
    <w:rsid w:val="00312A70"/>
    <w:rsid w:val="003153EA"/>
    <w:rsid w:val="003204A0"/>
    <w:rsid w:val="00321177"/>
    <w:rsid w:val="003217F2"/>
    <w:rsid w:val="00321849"/>
    <w:rsid w:val="00322DD9"/>
    <w:rsid w:val="00323583"/>
    <w:rsid w:val="003236C8"/>
    <w:rsid w:val="0032419E"/>
    <w:rsid w:val="003259E2"/>
    <w:rsid w:val="00326DE1"/>
    <w:rsid w:val="00326F16"/>
    <w:rsid w:val="00327646"/>
    <w:rsid w:val="00330EFF"/>
    <w:rsid w:val="00330F48"/>
    <w:rsid w:val="00331B45"/>
    <w:rsid w:val="003338D2"/>
    <w:rsid w:val="00334F75"/>
    <w:rsid w:val="00335340"/>
    <w:rsid w:val="0033598D"/>
    <w:rsid w:val="00335B97"/>
    <w:rsid w:val="00336CD0"/>
    <w:rsid w:val="0033702C"/>
    <w:rsid w:val="00337F71"/>
    <w:rsid w:val="00340D7C"/>
    <w:rsid w:val="00341DBF"/>
    <w:rsid w:val="0034255C"/>
    <w:rsid w:val="00343381"/>
    <w:rsid w:val="003437F6"/>
    <w:rsid w:val="00344D56"/>
    <w:rsid w:val="0034525D"/>
    <w:rsid w:val="003458E6"/>
    <w:rsid w:val="00346807"/>
    <w:rsid w:val="00346834"/>
    <w:rsid w:val="00347CDB"/>
    <w:rsid w:val="00350957"/>
    <w:rsid w:val="00350EF9"/>
    <w:rsid w:val="00350FF6"/>
    <w:rsid w:val="0035144C"/>
    <w:rsid w:val="0035200B"/>
    <w:rsid w:val="0035339D"/>
    <w:rsid w:val="00353CB4"/>
    <w:rsid w:val="00354F58"/>
    <w:rsid w:val="00354F92"/>
    <w:rsid w:val="003556A6"/>
    <w:rsid w:val="00356771"/>
    <w:rsid w:val="00356C46"/>
    <w:rsid w:val="003634BB"/>
    <w:rsid w:val="00365AC2"/>
    <w:rsid w:val="003662EC"/>
    <w:rsid w:val="003706ED"/>
    <w:rsid w:val="00371A22"/>
    <w:rsid w:val="003731D3"/>
    <w:rsid w:val="003736FF"/>
    <w:rsid w:val="00375148"/>
    <w:rsid w:val="0037561D"/>
    <w:rsid w:val="00375A26"/>
    <w:rsid w:val="00376623"/>
    <w:rsid w:val="00376F5B"/>
    <w:rsid w:val="003813F1"/>
    <w:rsid w:val="003817A1"/>
    <w:rsid w:val="003823FA"/>
    <w:rsid w:val="003825E9"/>
    <w:rsid w:val="003827B6"/>
    <w:rsid w:val="00382F68"/>
    <w:rsid w:val="00384470"/>
    <w:rsid w:val="00384D48"/>
    <w:rsid w:val="00384EE0"/>
    <w:rsid w:val="00385585"/>
    <w:rsid w:val="00386A33"/>
    <w:rsid w:val="00386D5C"/>
    <w:rsid w:val="00386D85"/>
    <w:rsid w:val="00387926"/>
    <w:rsid w:val="00391A25"/>
    <w:rsid w:val="0039256E"/>
    <w:rsid w:val="00392874"/>
    <w:rsid w:val="0039289A"/>
    <w:rsid w:val="00392AE7"/>
    <w:rsid w:val="00392E2A"/>
    <w:rsid w:val="0039487B"/>
    <w:rsid w:val="0039575B"/>
    <w:rsid w:val="003960CC"/>
    <w:rsid w:val="00396931"/>
    <w:rsid w:val="00396E3E"/>
    <w:rsid w:val="003A0DB3"/>
    <w:rsid w:val="003A13C6"/>
    <w:rsid w:val="003A13F9"/>
    <w:rsid w:val="003A237F"/>
    <w:rsid w:val="003A285A"/>
    <w:rsid w:val="003A3B49"/>
    <w:rsid w:val="003A3DF2"/>
    <w:rsid w:val="003A4EAE"/>
    <w:rsid w:val="003A54FB"/>
    <w:rsid w:val="003A565F"/>
    <w:rsid w:val="003A6608"/>
    <w:rsid w:val="003A66DF"/>
    <w:rsid w:val="003A6E5E"/>
    <w:rsid w:val="003A6E9C"/>
    <w:rsid w:val="003A78EC"/>
    <w:rsid w:val="003B0167"/>
    <w:rsid w:val="003B1563"/>
    <w:rsid w:val="003B1B2F"/>
    <w:rsid w:val="003B1E2E"/>
    <w:rsid w:val="003B27B0"/>
    <w:rsid w:val="003B2B29"/>
    <w:rsid w:val="003B3056"/>
    <w:rsid w:val="003B42D8"/>
    <w:rsid w:val="003B4BB9"/>
    <w:rsid w:val="003C092F"/>
    <w:rsid w:val="003C0991"/>
    <w:rsid w:val="003C15CE"/>
    <w:rsid w:val="003C1B9D"/>
    <w:rsid w:val="003C27B9"/>
    <w:rsid w:val="003C3101"/>
    <w:rsid w:val="003C31F9"/>
    <w:rsid w:val="003C3DB1"/>
    <w:rsid w:val="003C48B0"/>
    <w:rsid w:val="003C60E7"/>
    <w:rsid w:val="003C7069"/>
    <w:rsid w:val="003D05B1"/>
    <w:rsid w:val="003D1758"/>
    <w:rsid w:val="003D1F56"/>
    <w:rsid w:val="003D2654"/>
    <w:rsid w:val="003D2C21"/>
    <w:rsid w:val="003D3A14"/>
    <w:rsid w:val="003D4144"/>
    <w:rsid w:val="003D481E"/>
    <w:rsid w:val="003D589E"/>
    <w:rsid w:val="003D60FF"/>
    <w:rsid w:val="003D721B"/>
    <w:rsid w:val="003E15E6"/>
    <w:rsid w:val="003E3BA7"/>
    <w:rsid w:val="003E442E"/>
    <w:rsid w:val="003E5B0A"/>
    <w:rsid w:val="003E650D"/>
    <w:rsid w:val="003E6791"/>
    <w:rsid w:val="003E6E6A"/>
    <w:rsid w:val="003E7487"/>
    <w:rsid w:val="003E7621"/>
    <w:rsid w:val="003F1481"/>
    <w:rsid w:val="003F1995"/>
    <w:rsid w:val="003F1CB2"/>
    <w:rsid w:val="003F5B1A"/>
    <w:rsid w:val="003F6048"/>
    <w:rsid w:val="003F645B"/>
    <w:rsid w:val="00400B14"/>
    <w:rsid w:val="00404B1F"/>
    <w:rsid w:val="004063AF"/>
    <w:rsid w:val="00410479"/>
    <w:rsid w:val="00410615"/>
    <w:rsid w:val="004109CF"/>
    <w:rsid w:val="00410D1C"/>
    <w:rsid w:val="004113DE"/>
    <w:rsid w:val="00411C8C"/>
    <w:rsid w:val="00412F59"/>
    <w:rsid w:val="0041398F"/>
    <w:rsid w:val="00413EF7"/>
    <w:rsid w:val="00414C15"/>
    <w:rsid w:val="0041615B"/>
    <w:rsid w:val="00420328"/>
    <w:rsid w:val="00420B00"/>
    <w:rsid w:val="00420E50"/>
    <w:rsid w:val="00421111"/>
    <w:rsid w:val="00421E80"/>
    <w:rsid w:val="00423158"/>
    <w:rsid w:val="004248A0"/>
    <w:rsid w:val="004248D1"/>
    <w:rsid w:val="00426F8D"/>
    <w:rsid w:val="00427E63"/>
    <w:rsid w:val="00430799"/>
    <w:rsid w:val="004311F0"/>
    <w:rsid w:val="00431643"/>
    <w:rsid w:val="00431EF1"/>
    <w:rsid w:val="00434B0F"/>
    <w:rsid w:val="0043536D"/>
    <w:rsid w:val="004364E0"/>
    <w:rsid w:val="00437C2A"/>
    <w:rsid w:val="00441115"/>
    <w:rsid w:val="00441B3D"/>
    <w:rsid w:val="00441EAF"/>
    <w:rsid w:val="004423E8"/>
    <w:rsid w:val="004432C9"/>
    <w:rsid w:val="00443A39"/>
    <w:rsid w:val="00444487"/>
    <w:rsid w:val="00444B65"/>
    <w:rsid w:val="00447430"/>
    <w:rsid w:val="004504F1"/>
    <w:rsid w:val="00451189"/>
    <w:rsid w:val="00451B26"/>
    <w:rsid w:val="00451D89"/>
    <w:rsid w:val="0045321C"/>
    <w:rsid w:val="00453EC8"/>
    <w:rsid w:val="0045421D"/>
    <w:rsid w:val="00454CF1"/>
    <w:rsid w:val="00455BCC"/>
    <w:rsid w:val="00456409"/>
    <w:rsid w:val="00456F7B"/>
    <w:rsid w:val="0045748F"/>
    <w:rsid w:val="00460893"/>
    <w:rsid w:val="00460A8C"/>
    <w:rsid w:val="00461616"/>
    <w:rsid w:val="0046276F"/>
    <w:rsid w:val="004628E3"/>
    <w:rsid w:val="00462F85"/>
    <w:rsid w:val="004642B5"/>
    <w:rsid w:val="00464F1B"/>
    <w:rsid w:val="004676B6"/>
    <w:rsid w:val="0047038E"/>
    <w:rsid w:val="00470499"/>
    <w:rsid w:val="0047067B"/>
    <w:rsid w:val="004706FE"/>
    <w:rsid w:val="00472776"/>
    <w:rsid w:val="00472D3B"/>
    <w:rsid w:val="00472DF8"/>
    <w:rsid w:val="0047378A"/>
    <w:rsid w:val="004740D9"/>
    <w:rsid w:val="00474294"/>
    <w:rsid w:val="00475190"/>
    <w:rsid w:val="00475A16"/>
    <w:rsid w:val="00476299"/>
    <w:rsid w:val="00476875"/>
    <w:rsid w:val="00476CC9"/>
    <w:rsid w:val="00476DD3"/>
    <w:rsid w:val="0047711B"/>
    <w:rsid w:val="0047760D"/>
    <w:rsid w:val="00477ECB"/>
    <w:rsid w:val="0048012E"/>
    <w:rsid w:val="00480A46"/>
    <w:rsid w:val="00480A52"/>
    <w:rsid w:val="00480B90"/>
    <w:rsid w:val="00480E83"/>
    <w:rsid w:val="004810C6"/>
    <w:rsid w:val="00481EF1"/>
    <w:rsid w:val="00483BEB"/>
    <w:rsid w:val="004848AF"/>
    <w:rsid w:val="00486352"/>
    <w:rsid w:val="00486A65"/>
    <w:rsid w:val="00487122"/>
    <w:rsid w:val="00487AEF"/>
    <w:rsid w:val="00487F8D"/>
    <w:rsid w:val="004904FF"/>
    <w:rsid w:val="00490AC4"/>
    <w:rsid w:val="00492227"/>
    <w:rsid w:val="004A0D76"/>
    <w:rsid w:val="004A1BB2"/>
    <w:rsid w:val="004A33D6"/>
    <w:rsid w:val="004A3E62"/>
    <w:rsid w:val="004A4C8A"/>
    <w:rsid w:val="004A6FCF"/>
    <w:rsid w:val="004B0989"/>
    <w:rsid w:val="004B0C4A"/>
    <w:rsid w:val="004B1058"/>
    <w:rsid w:val="004B197F"/>
    <w:rsid w:val="004B1DDD"/>
    <w:rsid w:val="004B2D1D"/>
    <w:rsid w:val="004B3A24"/>
    <w:rsid w:val="004B46FB"/>
    <w:rsid w:val="004B48F9"/>
    <w:rsid w:val="004B6126"/>
    <w:rsid w:val="004B6F48"/>
    <w:rsid w:val="004B7499"/>
    <w:rsid w:val="004C1978"/>
    <w:rsid w:val="004C1B49"/>
    <w:rsid w:val="004C21D6"/>
    <w:rsid w:val="004C2DEB"/>
    <w:rsid w:val="004C2FFC"/>
    <w:rsid w:val="004C32F0"/>
    <w:rsid w:val="004C354B"/>
    <w:rsid w:val="004C40AA"/>
    <w:rsid w:val="004C6F72"/>
    <w:rsid w:val="004C7748"/>
    <w:rsid w:val="004D0117"/>
    <w:rsid w:val="004D03D7"/>
    <w:rsid w:val="004D0ED0"/>
    <w:rsid w:val="004D182A"/>
    <w:rsid w:val="004D19B9"/>
    <w:rsid w:val="004D2420"/>
    <w:rsid w:val="004D4365"/>
    <w:rsid w:val="004D5362"/>
    <w:rsid w:val="004D5482"/>
    <w:rsid w:val="004D5544"/>
    <w:rsid w:val="004D5990"/>
    <w:rsid w:val="004D7001"/>
    <w:rsid w:val="004D7D8F"/>
    <w:rsid w:val="004E0385"/>
    <w:rsid w:val="004E2DC3"/>
    <w:rsid w:val="004E2FE4"/>
    <w:rsid w:val="004E3CFE"/>
    <w:rsid w:val="004E46E5"/>
    <w:rsid w:val="004E4B99"/>
    <w:rsid w:val="004E519C"/>
    <w:rsid w:val="004E5B78"/>
    <w:rsid w:val="004E6757"/>
    <w:rsid w:val="004E6D10"/>
    <w:rsid w:val="004E6DAB"/>
    <w:rsid w:val="004F1A1A"/>
    <w:rsid w:val="004F1D90"/>
    <w:rsid w:val="004F268B"/>
    <w:rsid w:val="004F354B"/>
    <w:rsid w:val="004F51A5"/>
    <w:rsid w:val="004F5B2D"/>
    <w:rsid w:val="004F5D10"/>
    <w:rsid w:val="004F6327"/>
    <w:rsid w:val="004F6A4B"/>
    <w:rsid w:val="004F6D6B"/>
    <w:rsid w:val="004F7C3B"/>
    <w:rsid w:val="00500D06"/>
    <w:rsid w:val="00502E1A"/>
    <w:rsid w:val="0050451E"/>
    <w:rsid w:val="00504A1B"/>
    <w:rsid w:val="00505F87"/>
    <w:rsid w:val="005107D8"/>
    <w:rsid w:val="00510BAE"/>
    <w:rsid w:val="00510C01"/>
    <w:rsid w:val="005117A5"/>
    <w:rsid w:val="005119AD"/>
    <w:rsid w:val="00512332"/>
    <w:rsid w:val="00513E21"/>
    <w:rsid w:val="005147EE"/>
    <w:rsid w:val="00515573"/>
    <w:rsid w:val="005155CF"/>
    <w:rsid w:val="00515BE4"/>
    <w:rsid w:val="00516011"/>
    <w:rsid w:val="00516836"/>
    <w:rsid w:val="00516948"/>
    <w:rsid w:val="005176CC"/>
    <w:rsid w:val="00520BFD"/>
    <w:rsid w:val="00521959"/>
    <w:rsid w:val="005219C7"/>
    <w:rsid w:val="00521E0C"/>
    <w:rsid w:val="00522141"/>
    <w:rsid w:val="0052268C"/>
    <w:rsid w:val="00522F48"/>
    <w:rsid w:val="0052344D"/>
    <w:rsid w:val="005234AB"/>
    <w:rsid w:val="00524BAB"/>
    <w:rsid w:val="00525FE5"/>
    <w:rsid w:val="005266A9"/>
    <w:rsid w:val="005303D4"/>
    <w:rsid w:val="005305CD"/>
    <w:rsid w:val="00530BD9"/>
    <w:rsid w:val="00530ECA"/>
    <w:rsid w:val="00530F8C"/>
    <w:rsid w:val="005312C8"/>
    <w:rsid w:val="0053170A"/>
    <w:rsid w:val="00533443"/>
    <w:rsid w:val="00534FAA"/>
    <w:rsid w:val="00535183"/>
    <w:rsid w:val="005352EE"/>
    <w:rsid w:val="00536AD9"/>
    <w:rsid w:val="00537406"/>
    <w:rsid w:val="005379B6"/>
    <w:rsid w:val="005402D2"/>
    <w:rsid w:val="00541186"/>
    <w:rsid w:val="005421E0"/>
    <w:rsid w:val="00542788"/>
    <w:rsid w:val="00542EED"/>
    <w:rsid w:val="00542F60"/>
    <w:rsid w:val="0054499D"/>
    <w:rsid w:val="005469E3"/>
    <w:rsid w:val="00546EF5"/>
    <w:rsid w:val="005470BA"/>
    <w:rsid w:val="00547CE4"/>
    <w:rsid w:val="00550036"/>
    <w:rsid w:val="005502C6"/>
    <w:rsid w:val="00551379"/>
    <w:rsid w:val="005513FC"/>
    <w:rsid w:val="00551F83"/>
    <w:rsid w:val="005520A0"/>
    <w:rsid w:val="00552655"/>
    <w:rsid w:val="00552B13"/>
    <w:rsid w:val="005535E1"/>
    <w:rsid w:val="0055467E"/>
    <w:rsid w:val="00555E93"/>
    <w:rsid w:val="0055690A"/>
    <w:rsid w:val="005573BF"/>
    <w:rsid w:val="00557517"/>
    <w:rsid w:val="005577A5"/>
    <w:rsid w:val="00557D68"/>
    <w:rsid w:val="0056026F"/>
    <w:rsid w:val="005607CA"/>
    <w:rsid w:val="00561BA5"/>
    <w:rsid w:val="00561CFB"/>
    <w:rsid w:val="00562F9E"/>
    <w:rsid w:val="00563137"/>
    <w:rsid w:val="005636D4"/>
    <w:rsid w:val="00563788"/>
    <w:rsid w:val="00563EE9"/>
    <w:rsid w:val="00564140"/>
    <w:rsid w:val="00564483"/>
    <w:rsid w:val="00565DE6"/>
    <w:rsid w:val="00566244"/>
    <w:rsid w:val="00566694"/>
    <w:rsid w:val="005703C9"/>
    <w:rsid w:val="00571B4E"/>
    <w:rsid w:val="00572C4B"/>
    <w:rsid w:val="005739B9"/>
    <w:rsid w:val="00573E6E"/>
    <w:rsid w:val="00574DF6"/>
    <w:rsid w:val="0057521A"/>
    <w:rsid w:val="005756FF"/>
    <w:rsid w:val="00575A6F"/>
    <w:rsid w:val="00576209"/>
    <w:rsid w:val="00577766"/>
    <w:rsid w:val="00577901"/>
    <w:rsid w:val="00577F5D"/>
    <w:rsid w:val="005803B6"/>
    <w:rsid w:val="0058190A"/>
    <w:rsid w:val="00582FF3"/>
    <w:rsid w:val="00584746"/>
    <w:rsid w:val="005850BF"/>
    <w:rsid w:val="00586099"/>
    <w:rsid w:val="005862FE"/>
    <w:rsid w:val="00586327"/>
    <w:rsid w:val="00586705"/>
    <w:rsid w:val="00586ED3"/>
    <w:rsid w:val="00587F70"/>
    <w:rsid w:val="005911DE"/>
    <w:rsid w:val="005923CF"/>
    <w:rsid w:val="00594005"/>
    <w:rsid w:val="005956D7"/>
    <w:rsid w:val="00596421"/>
    <w:rsid w:val="005967E9"/>
    <w:rsid w:val="005A0224"/>
    <w:rsid w:val="005A0FEA"/>
    <w:rsid w:val="005A1473"/>
    <w:rsid w:val="005A396A"/>
    <w:rsid w:val="005A51A9"/>
    <w:rsid w:val="005A5E7F"/>
    <w:rsid w:val="005A75A4"/>
    <w:rsid w:val="005A7E67"/>
    <w:rsid w:val="005B16B0"/>
    <w:rsid w:val="005B190A"/>
    <w:rsid w:val="005B1AF1"/>
    <w:rsid w:val="005B22DB"/>
    <w:rsid w:val="005B2D2A"/>
    <w:rsid w:val="005B2DD7"/>
    <w:rsid w:val="005B304E"/>
    <w:rsid w:val="005B5B1A"/>
    <w:rsid w:val="005B6C02"/>
    <w:rsid w:val="005B6DCB"/>
    <w:rsid w:val="005B7043"/>
    <w:rsid w:val="005B722A"/>
    <w:rsid w:val="005B7B1A"/>
    <w:rsid w:val="005B7E9C"/>
    <w:rsid w:val="005C0A2E"/>
    <w:rsid w:val="005C1119"/>
    <w:rsid w:val="005C1968"/>
    <w:rsid w:val="005C1BF1"/>
    <w:rsid w:val="005C2EC9"/>
    <w:rsid w:val="005C3373"/>
    <w:rsid w:val="005C41F8"/>
    <w:rsid w:val="005C512E"/>
    <w:rsid w:val="005C5187"/>
    <w:rsid w:val="005C7336"/>
    <w:rsid w:val="005C7933"/>
    <w:rsid w:val="005C7DB7"/>
    <w:rsid w:val="005D0494"/>
    <w:rsid w:val="005D0663"/>
    <w:rsid w:val="005D31F6"/>
    <w:rsid w:val="005D410F"/>
    <w:rsid w:val="005D4393"/>
    <w:rsid w:val="005D50E3"/>
    <w:rsid w:val="005D518B"/>
    <w:rsid w:val="005D5D57"/>
    <w:rsid w:val="005D6100"/>
    <w:rsid w:val="005D6ABE"/>
    <w:rsid w:val="005D6B28"/>
    <w:rsid w:val="005D736C"/>
    <w:rsid w:val="005E1947"/>
    <w:rsid w:val="005E2A69"/>
    <w:rsid w:val="005E3082"/>
    <w:rsid w:val="005E35FB"/>
    <w:rsid w:val="005E491D"/>
    <w:rsid w:val="005E4FD4"/>
    <w:rsid w:val="005E6483"/>
    <w:rsid w:val="005E7327"/>
    <w:rsid w:val="005E78DA"/>
    <w:rsid w:val="005E7EA3"/>
    <w:rsid w:val="005F01CD"/>
    <w:rsid w:val="005F21E8"/>
    <w:rsid w:val="005F2C01"/>
    <w:rsid w:val="005F3C74"/>
    <w:rsid w:val="005F52FB"/>
    <w:rsid w:val="005F54C3"/>
    <w:rsid w:val="005F57A0"/>
    <w:rsid w:val="005F5D18"/>
    <w:rsid w:val="005F5EAE"/>
    <w:rsid w:val="005F62AC"/>
    <w:rsid w:val="005F6611"/>
    <w:rsid w:val="006010FC"/>
    <w:rsid w:val="00602807"/>
    <w:rsid w:val="00603616"/>
    <w:rsid w:val="0060381C"/>
    <w:rsid w:val="00604318"/>
    <w:rsid w:val="0060504D"/>
    <w:rsid w:val="006052AB"/>
    <w:rsid w:val="00605500"/>
    <w:rsid w:val="006056B8"/>
    <w:rsid w:val="00605742"/>
    <w:rsid w:val="00605D45"/>
    <w:rsid w:val="006063BB"/>
    <w:rsid w:val="006070B4"/>
    <w:rsid w:val="006070FC"/>
    <w:rsid w:val="00611843"/>
    <w:rsid w:val="00612547"/>
    <w:rsid w:val="00612E1B"/>
    <w:rsid w:val="006138C4"/>
    <w:rsid w:val="006139EA"/>
    <w:rsid w:val="00613AF6"/>
    <w:rsid w:val="00614CA9"/>
    <w:rsid w:val="00614F30"/>
    <w:rsid w:val="00615472"/>
    <w:rsid w:val="00615E1C"/>
    <w:rsid w:val="0061689C"/>
    <w:rsid w:val="00616CC4"/>
    <w:rsid w:val="00616F92"/>
    <w:rsid w:val="00617D7B"/>
    <w:rsid w:val="00620336"/>
    <w:rsid w:val="006237AE"/>
    <w:rsid w:val="0062391B"/>
    <w:rsid w:val="00623E54"/>
    <w:rsid w:val="006246EC"/>
    <w:rsid w:val="006275EE"/>
    <w:rsid w:val="006277FE"/>
    <w:rsid w:val="006318CE"/>
    <w:rsid w:val="00631933"/>
    <w:rsid w:val="00631C80"/>
    <w:rsid w:val="00631D11"/>
    <w:rsid w:val="0063326B"/>
    <w:rsid w:val="0063439E"/>
    <w:rsid w:val="00635411"/>
    <w:rsid w:val="00640529"/>
    <w:rsid w:val="00642D67"/>
    <w:rsid w:val="006430E6"/>
    <w:rsid w:val="00643672"/>
    <w:rsid w:val="0064376A"/>
    <w:rsid w:val="00645F83"/>
    <w:rsid w:val="00646518"/>
    <w:rsid w:val="00647452"/>
    <w:rsid w:val="00651825"/>
    <w:rsid w:val="006525A1"/>
    <w:rsid w:val="00652B33"/>
    <w:rsid w:val="00653297"/>
    <w:rsid w:val="006543A7"/>
    <w:rsid w:val="0065475E"/>
    <w:rsid w:val="00656ADE"/>
    <w:rsid w:val="006570A9"/>
    <w:rsid w:val="00657CDA"/>
    <w:rsid w:val="00657E55"/>
    <w:rsid w:val="006604CB"/>
    <w:rsid w:val="00660BAD"/>
    <w:rsid w:val="00663684"/>
    <w:rsid w:val="0066388A"/>
    <w:rsid w:val="00663BFF"/>
    <w:rsid w:val="00663D09"/>
    <w:rsid w:val="00663DC3"/>
    <w:rsid w:val="006652B6"/>
    <w:rsid w:val="00665994"/>
    <w:rsid w:val="00666E21"/>
    <w:rsid w:val="00667508"/>
    <w:rsid w:val="00667BA4"/>
    <w:rsid w:val="00671153"/>
    <w:rsid w:val="0067119A"/>
    <w:rsid w:val="00671F27"/>
    <w:rsid w:val="0067307C"/>
    <w:rsid w:val="006743A0"/>
    <w:rsid w:val="00674C25"/>
    <w:rsid w:val="00674D49"/>
    <w:rsid w:val="00675B1D"/>
    <w:rsid w:val="00675E92"/>
    <w:rsid w:val="00675F79"/>
    <w:rsid w:val="00677861"/>
    <w:rsid w:val="00680C6D"/>
    <w:rsid w:val="00680CE7"/>
    <w:rsid w:val="0068239D"/>
    <w:rsid w:val="0068366C"/>
    <w:rsid w:val="00683FB5"/>
    <w:rsid w:val="00686528"/>
    <w:rsid w:val="006866D7"/>
    <w:rsid w:val="00687FAF"/>
    <w:rsid w:val="00690BF1"/>
    <w:rsid w:val="00690C06"/>
    <w:rsid w:val="006929ED"/>
    <w:rsid w:val="006931BB"/>
    <w:rsid w:val="00693D5F"/>
    <w:rsid w:val="0069471E"/>
    <w:rsid w:val="00694D1A"/>
    <w:rsid w:val="006951A3"/>
    <w:rsid w:val="00696B16"/>
    <w:rsid w:val="00697DB5"/>
    <w:rsid w:val="006A09FE"/>
    <w:rsid w:val="006A2566"/>
    <w:rsid w:val="006A2BA3"/>
    <w:rsid w:val="006A2EF8"/>
    <w:rsid w:val="006A4117"/>
    <w:rsid w:val="006A4ACA"/>
    <w:rsid w:val="006A54E6"/>
    <w:rsid w:val="006A6594"/>
    <w:rsid w:val="006A6E83"/>
    <w:rsid w:val="006A704A"/>
    <w:rsid w:val="006A7703"/>
    <w:rsid w:val="006A7F4F"/>
    <w:rsid w:val="006B00F1"/>
    <w:rsid w:val="006B096C"/>
    <w:rsid w:val="006B14B8"/>
    <w:rsid w:val="006B2D93"/>
    <w:rsid w:val="006B2F2F"/>
    <w:rsid w:val="006B3369"/>
    <w:rsid w:val="006B3E99"/>
    <w:rsid w:val="006B3FB4"/>
    <w:rsid w:val="006B48E2"/>
    <w:rsid w:val="006B6959"/>
    <w:rsid w:val="006B7939"/>
    <w:rsid w:val="006C1800"/>
    <w:rsid w:val="006C29EC"/>
    <w:rsid w:val="006C2C49"/>
    <w:rsid w:val="006C3538"/>
    <w:rsid w:val="006C40A7"/>
    <w:rsid w:val="006C4D05"/>
    <w:rsid w:val="006C4E61"/>
    <w:rsid w:val="006C5382"/>
    <w:rsid w:val="006C5C6F"/>
    <w:rsid w:val="006D1B61"/>
    <w:rsid w:val="006D1C2A"/>
    <w:rsid w:val="006D239F"/>
    <w:rsid w:val="006D2431"/>
    <w:rsid w:val="006D2D1C"/>
    <w:rsid w:val="006D3483"/>
    <w:rsid w:val="006D39A0"/>
    <w:rsid w:val="006D5F31"/>
    <w:rsid w:val="006D5FC8"/>
    <w:rsid w:val="006D6307"/>
    <w:rsid w:val="006D741A"/>
    <w:rsid w:val="006D7494"/>
    <w:rsid w:val="006E0A2A"/>
    <w:rsid w:val="006E0CBA"/>
    <w:rsid w:val="006E12FE"/>
    <w:rsid w:val="006E26C7"/>
    <w:rsid w:val="006E2C32"/>
    <w:rsid w:val="006E3636"/>
    <w:rsid w:val="006E3808"/>
    <w:rsid w:val="006E41F2"/>
    <w:rsid w:val="006E467C"/>
    <w:rsid w:val="006E6874"/>
    <w:rsid w:val="006E736C"/>
    <w:rsid w:val="006F0138"/>
    <w:rsid w:val="006F0C2C"/>
    <w:rsid w:val="006F2452"/>
    <w:rsid w:val="006F374F"/>
    <w:rsid w:val="006F3FC5"/>
    <w:rsid w:val="006F4985"/>
    <w:rsid w:val="006F4D88"/>
    <w:rsid w:val="006F5E28"/>
    <w:rsid w:val="006F6E56"/>
    <w:rsid w:val="00700AC4"/>
    <w:rsid w:val="0070177F"/>
    <w:rsid w:val="007025F1"/>
    <w:rsid w:val="00703960"/>
    <w:rsid w:val="00703A36"/>
    <w:rsid w:val="00703C8E"/>
    <w:rsid w:val="0070432A"/>
    <w:rsid w:val="00704DE3"/>
    <w:rsid w:val="0070598E"/>
    <w:rsid w:val="00706ACD"/>
    <w:rsid w:val="00706EEB"/>
    <w:rsid w:val="00707D6F"/>
    <w:rsid w:val="00710B53"/>
    <w:rsid w:val="00711670"/>
    <w:rsid w:val="007124C5"/>
    <w:rsid w:val="00712D13"/>
    <w:rsid w:val="007133CC"/>
    <w:rsid w:val="00713722"/>
    <w:rsid w:val="00714537"/>
    <w:rsid w:val="00717215"/>
    <w:rsid w:val="0072143A"/>
    <w:rsid w:val="00721746"/>
    <w:rsid w:val="007217FD"/>
    <w:rsid w:val="00721CEC"/>
    <w:rsid w:val="00722F72"/>
    <w:rsid w:val="00724254"/>
    <w:rsid w:val="00725AD1"/>
    <w:rsid w:val="0073026D"/>
    <w:rsid w:val="00730492"/>
    <w:rsid w:val="00730711"/>
    <w:rsid w:val="00731388"/>
    <w:rsid w:val="0073276E"/>
    <w:rsid w:val="007345DB"/>
    <w:rsid w:val="0073488D"/>
    <w:rsid w:val="007349D4"/>
    <w:rsid w:val="00735DDF"/>
    <w:rsid w:val="007377E4"/>
    <w:rsid w:val="00737F83"/>
    <w:rsid w:val="007405A7"/>
    <w:rsid w:val="00740CC8"/>
    <w:rsid w:val="0074144B"/>
    <w:rsid w:val="007418E9"/>
    <w:rsid w:val="00741B62"/>
    <w:rsid w:val="007432F6"/>
    <w:rsid w:val="00744D87"/>
    <w:rsid w:val="00745988"/>
    <w:rsid w:val="00745EF8"/>
    <w:rsid w:val="0074660B"/>
    <w:rsid w:val="00747078"/>
    <w:rsid w:val="00750E82"/>
    <w:rsid w:val="007516F1"/>
    <w:rsid w:val="007517F4"/>
    <w:rsid w:val="00751914"/>
    <w:rsid w:val="00751CDB"/>
    <w:rsid w:val="0075213F"/>
    <w:rsid w:val="00754EC5"/>
    <w:rsid w:val="00755255"/>
    <w:rsid w:val="0075623E"/>
    <w:rsid w:val="007576FA"/>
    <w:rsid w:val="00757787"/>
    <w:rsid w:val="00757D69"/>
    <w:rsid w:val="007604F9"/>
    <w:rsid w:val="007618C5"/>
    <w:rsid w:val="0076240F"/>
    <w:rsid w:val="00762B32"/>
    <w:rsid w:val="00763781"/>
    <w:rsid w:val="00763E3A"/>
    <w:rsid w:val="00765A44"/>
    <w:rsid w:val="00765C80"/>
    <w:rsid w:val="00766565"/>
    <w:rsid w:val="00766666"/>
    <w:rsid w:val="00766A09"/>
    <w:rsid w:val="0076720A"/>
    <w:rsid w:val="0076784C"/>
    <w:rsid w:val="00770E35"/>
    <w:rsid w:val="00771442"/>
    <w:rsid w:val="007719E7"/>
    <w:rsid w:val="00771E97"/>
    <w:rsid w:val="007722F4"/>
    <w:rsid w:val="007725BD"/>
    <w:rsid w:val="00772DB4"/>
    <w:rsid w:val="00773765"/>
    <w:rsid w:val="00774624"/>
    <w:rsid w:val="007746E0"/>
    <w:rsid w:val="007749EC"/>
    <w:rsid w:val="00774EF2"/>
    <w:rsid w:val="007759D2"/>
    <w:rsid w:val="00776054"/>
    <w:rsid w:val="007764BF"/>
    <w:rsid w:val="00776AE8"/>
    <w:rsid w:val="00776DEF"/>
    <w:rsid w:val="007772E5"/>
    <w:rsid w:val="00777B5F"/>
    <w:rsid w:val="00780766"/>
    <w:rsid w:val="00780B20"/>
    <w:rsid w:val="00781FC7"/>
    <w:rsid w:val="00781FD5"/>
    <w:rsid w:val="00783EA1"/>
    <w:rsid w:val="00783F39"/>
    <w:rsid w:val="0078647C"/>
    <w:rsid w:val="00786EAB"/>
    <w:rsid w:val="00786FAB"/>
    <w:rsid w:val="00787305"/>
    <w:rsid w:val="0079053F"/>
    <w:rsid w:val="007907D0"/>
    <w:rsid w:val="00790EE0"/>
    <w:rsid w:val="0079191C"/>
    <w:rsid w:val="00791978"/>
    <w:rsid w:val="00791A0D"/>
    <w:rsid w:val="00792670"/>
    <w:rsid w:val="007928D6"/>
    <w:rsid w:val="007935AB"/>
    <w:rsid w:val="00793DF0"/>
    <w:rsid w:val="00794C00"/>
    <w:rsid w:val="00794C0A"/>
    <w:rsid w:val="00794CD4"/>
    <w:rsid w:val="007968D4"/>
    <w:rsid w:val="007975EA"/>
    <w:rsid w:val="007976CB"/>
    <w:rsid w:val="00797B29"/>
    <w:rsid w:val="00797FA6"/>
    <w:rsid w:val="007A1282"/>
    <w:rsid w:val="007A168F"/>
    <w:rsid w:val="007A195E"/>
    <w:rsid w:val="007A1EFA"/>
    <w:rsid w:val="007A2FED"/>
    <w:rsid w:val="007A3058"/>
    <w:rsid w:val="007A5200"/>
    <w:rsid w:val="007A5CF0"/>
    <w:rsid w:val="007A6CB1"/>
    <w:rsid w:val="007A6E30"/>
    <w:rsid w:val="007A6F97"/>
    <w:rsid w:val="007A7BE8"/>
    <w:rsid w:val="007A7E3D"/>
    <w:rsid w:val="007B0ABA"/>
    <w:rsid w:val="007B133B"/>
    <w:rsid w:val="007B2395"/>
    <w:rsid w:val="007B33B2"/>
    <w:rsid w:val="007B38E4"/>
    <w:rsid w:val="007B4026"/>
    <w:rsid w:val="007B41FD"/>
    <w:rsid w:val="007B4236"/>
    <w:rsid w:val="007B47C1"/>
    <w:rsid w:val="007B4A7A"/>
    <w:rsid w:val="007B4CAF"/>
    <w:rsid w:val="007B5E29"/>
    <w:rsid w:val="007B67F2"/>
    <w:rsid w:val="007B6CAE"/>
    <w:rsid w:val="007B7083"/>
    <w:rsid w:val="007B71A6"/>
    <w:rsid w:val="007B7566"/>
    <w:rsid w:val="007C0064"/>
    <w:rsid w:val="007C069B"/>
    <w:rsid w:val="007C0AE5"/>
    <w:rsid w:val="007C13BF"/>
    <w:rsid w:val="007C1AB9"/>
    <w:rsid w:val="007C2764"/>
    <w:rsid w:val="007C3161"/>
    <w:rsid w:val="007C55BB"/>
    <w:rsid w:val="007C6704"/>
    <w:rsid w:val="007C76EB"/>
    <w:rsid w:val="007D06CE"/>
    <w:rsid w:val="007D4805"/>
    <w:rsid w:val="007D5691"/>
    <w:rsid w:val="007D692A"/>
    <w:rsid w:val="007D7446"/>
    <w:rsid w:val="007D7A0F"/>
    <w:rsid w:val="007D7B1B"/>
    <w:rsid w:val="007E29A1"/>
    <w:rsid w:val="007E4158"/>
    <w:rsid w:val="007E4605"/>
    <w:rsid w:val="007E4C94"/>
    <w:rsid w:val="007E527C"/>
    <w:rsid w:val="007E5BB9"/>
    <w:rsid w:val="007E7801"/>
    <w:rsid w:val="007F0835"/>
    <w:rsid w:val="007F141F"/>
    <w:rsid w:val="007F2D4D"/>
    <w:rsid w:val="007F3173"/>
    <w:rsid w:val="007F39EE"/>
    <w:rsid w:val="007F690D"/>
    <w:rsid w:val="007F6B83"/>
    <w:rsid w:val="007F6DD6"/>
    <w:rsid w:val="007F7C29"/>
    <w:rsid w:val="007F7FE9"/>
    <w:rsid w:val="008010B1"/>
    <w:rsid w:val="00801341"/>
    <w:rsid w:val="008019DE"/>
    <w:rsid w:val="008025EF"/>
    <w:rsid w:val="008030C6"/>
    <w:rsid w:val="0080379C"/>
    <w:rsid w:val="00804C28"/>
    <w:rsid w:val="008057A9"/>
    <w:rsid w:val="00806490"/>
    <w:rsid w:val="00807508"/>
    <w:rsid w:val="0081014E"/>
    <w:rsid w:val="0081027D"/>
    <w:rsid w:val="008111A7"/>
    <w:rsid w:val="008112A0"/>
    <w:rsid w:val="0081179C"/>
    <w:rsid w:val="00811B10"/>
    <w:rsid w:val="00811E73"/>
    <w:rsid w:val="00813740"/>
    <w:rsid w:val="00814BCC"/>
    <w:rsid w:val="00816F76"/>
    <w:rsid w:val="00817197"/>
    <w:rsid w:val="00820E81"/>
    <w:rsid w:val="008249BB"/>
    <w:rsid w:val="00825B4E"/>
    <w:rsid w:val="008275E3"/>
    <w:rsid w:val="00827741"/>
    <w:rsid w:val="008303B6"/>
    <w:rsid w:val="00831086"/>
    <w:rsid w:val="008312E8"/>
    <w:rsid w:val="00831F5E"/>
    <w:rsid w:val="00833CFE"/>
    <w:rsid w:val="00835A19"/>
    <w:rsid w:val="00835F5B"/>
    <w:rsid w:val="008366D4"/>
    <w:rsid w:val="00837452"/>
    <w:rsid w:val="00837F4C"/>
    <w:rsid w:val="008416CB"/>
    <w:rsid w:val="0084593A"/>
    <w:rsid w:val="00845F19"/>
    <w:rsid w:val="00845FF5"/>
    <w:rsid w:val="008520C4"/>
    <w:rsid w:val="0085232F"/>
    <w:rsid w:val="0085239C"/>
    <w:rsid w:val="008526B0"/>
    <w:rsid w:val="00852908"/>
    <w:rsid w:val="00855318"/>
    <w:rsid w:val="008559ED"/>
    <w:rsid w:val="00856E27"/>
    <w:rsid w:val="008573B2"/>
    <w:rsid w:val="0086026C"/>
    <w:rsid w:val="00860FB2"/>
    <w:rsid w:val="008611B2"/>
    <w:rsid w:val="00861E2D"/>
    <w:rsid w:val="00862C31"/>
    <w:rsid w:val="008638C8"/>
    <w:rsid w:val="00863B7C"/>
    <w:rsid w:val="008645CE"/>
    <w:rsid w:val="008649A3"/>
    <w:rsid w:val="00864C7C"/>
    <w:rsid w:val="00865C21"/>
    <w:rsid w:val="00867B01"/>
    <w:rsid w:val="00870580"/>
    <w:rsid w:val="008730BD"/>
    <w:rsid w:val="00873249"/>
    <w:rsid w:val="008734E7"/>
    <w:rsid w:val="0087382C"/>
    <w:rsid w:val="00875381"/>
    <w:rsid w:val="00875DC1"/>
    <w:rsid w:val="00876543"/>
    <w:rsid w:val="00877E4B"/>
    <w:rsid w:val="00881AA3"/>
    <w:rsid w:val="008839E7"/>
    <w:rsid w:val="00884FAA"/>
    <w:rsid w:val="00886D8F"/>
    <w:rsid w:val="00887C67"/>
    <w:rsid w:val="00890A94"/>
    <w:rsid w:val="00890B34"/>
    <w:rsid w:val="008917BF"/>
    <w:rsid w:val="008917C3"/>
    <w:rsid w:val="00891958"/>
    <w:rsid w:val="00892108"/>
    <w:rsid w:val="00893FE9"/>
    <w:rsid w:val="008945F0"/>
    <w:rsid w:val="00894835"/>
    <w:rsid w:val="00896125"/>
    <w:rsid w:val="00897177"/>
    <w:rsid w:val="008A030E"/>
    <w:rsid w:val="008A205C"/>
    <w:rsid w:val="008A237C"/>
    <w:rsid w:val="008A2528"/>
    <w:rsid w:val="008A25FA"/>
    <w:rsid w:val="008A2C1C"/>
    <w:rsid w:val="008A2EA9"/>
    <w:rsid w:val="008A3525"/>
    <w:rsid w:val="008A415A"/>
    <w:rsid w:val="008A44AF"/>
    <w:rsid w:val="008A4F58"/>
    <w:rsid w:val="008A5705"/>
    <w:rsid w:val="008A5C30"/>
    <w:rsid w:val="008A6323"/>
    <w:rsid w:val="008A74A9"/>
    <w:rsid w:val="008A7CC7"/>
    <w:rsid w:val="008B007B"/>
    <w:rsid w:val="008B1CBD"/>
    <w:rsid w:val="008B27C0"/>
    <w:rsid w:val="008B2FA5"/>
    <w:rsid w:val="008B32A4"/>
    <w:rsid w:val="008B40FF"/>
    <w:rsid w:val="008B4A8C"/>
    <w:rsid w:val="008B6A7D"/>
    <w:rsid w:val="008B6BBC"/>
    <w:rsid w:val="008C0D71"/>
    <w:rsid w:val="008C0F01"/>
    <w:rsid w:val="008C1170"/>
    <w:rsid w:val="008C148D"/>
    <w:rsid w:val="008C1503"/>
    <w:rsid w:val="008C4052"/>
    <w:rsid w:val="008C449D"/>
    <w:rsid w:val="008C4DAA"/>
    <w:rsid w:val="008C5C1F"/>
    <w:rsid w:val="008C6431"/>
    <w:rsid w:val="008D0C50"/>
    <w:rsid w:val="008D0D2F"/>
    <w:rsid w:val="008D2C29"/>
    <w:rsid w:val="008D373E"/>
    <w:rsid w:val="008D3F7B"/>
    <w:rsid w:val="008D4FD2"/>
    <w:rsid w:val="008D57AD"/>
    <w:rsid w:val="008D646C"/>
    <w:rsid w:val="008D6AF9"/>
    <w:rsid w:val="008D78E8"/>
    <w:rsid w:val="008D7AF2"/>
    <w:rsid w:val="008E06DB"/>
    <w:rsid w:val="008E0C3C"/>
    <w:rsid w:val="008E1DFF"/>
    <w:rsid w:val="008E269A"/>
    <w:rsid w:val="008E37AE"/>
    <w:rsid w:val="008E4666"/>
    <w:rsid w:val="008E472F"/>
    <w:rsid w:val="008E4826"/>
    <w:rsid w:val="008E5402"/>
    <w:rsid w:val="008E5DAC"/>
    <w:rsid w:val="008E669E"/>
    <w:rsid w:val="008E7593"/>
    <w:rsid w:val="008F1026"/>
    <w:rsid w:val="008F2BB9"/>
    <w:rsid w:val="008F2CFD"/>
    <w:rsid w:val="008F43E4"/>
    <w:rsid w:val="008F4B67"/>
    <w:rsid w:val="008F4BC5"/>
    <w:rsid w:val="008F6D1A"/>
    <w:rsid w:val="008F7D9C"/>
    <w:rsid w:val="00900894"/>
    <w:rsid w:val="00903CAC"/>
    <w:rsid w:val="0090513A"/>
    <w:rsid w:val="00905786"/>
    <w:rsid w:val="00906B13"/>
    <w:rsid w:val="00906D72"/>
    <w:rsid w:val="00910A59"/>
    <w:rsid w:val="009114DB"/>
    <w:rsid w:val="00911DC7"/>
    <w:rsid w:val="009121C6"/>
    <w:rsid w:val="00912471"/>
    <w:rsid w:val="0091381A"/>
    <w:rsid w:val="00914B88"/>
    <w:rsid w:val="00914BD0"/>
    <w:rsid w:val="00914D7D"/>
    <w:rsid w:val="00915ED4"/>
    <w:rsid w:val="009173C3"/>
    <w:rsid w:val="00920335"/>
    <w:rsid w:val="009204F2"/>
    <w:rsid w:val="00922BF6"/>
    <w:rsid w:val="00922D75"/>
    <w:rsid w:val="00924B97"/>
    <w:rsid w:val="00924E5D"/>
    <w:rsid w:val="00925764"/>
    <w:rsid w:val="009264A3"/>
    <w:rsid w:val="00926758"/>
    <w:rsid w:val="00927519"/>
    <w:rsid w:val="00927531"/>
    <w:rsid w:val="00927C3B"/>
    <w:rsid w:val="0093122F"/>
    <w:rsid w:val="00931378"/>
    <w:rsid w:val="009313E8"/>
    <w:rsid w:val="0093249E"/>
    <w:rsid w:val="00933E4A"/>
    <w:rsid w:val="0093553F"/>
    <w:rsid w:val="00935BC7"/>
    <w:rsid w:val="00936A0A"/>
    <w:rsid w:val="00940E79"/>
    <w:rsid w:val="00941BAF"/>
    <w:rsid w:val="00942341"/>
    <w:rsid w:val="009426D1"/>
    <w:rsid w:val="009442D0"/>
    <w:rsid w:val="00944604"/>
    <w:rsid w:val="00944AE7"/>
    <w:rsid w:val="00945630"/>
    <w:rsid w:val="00945B87"/>
    <w:rsid w:val="00945FE6"/>
    <w:rsid w:val="00946594"/>
    <w:rsid w:val="0095401D"/>
    <w:rsid w:val="00954926"/>
    <w:rsid w:val="009558AF"/>
    <w:rsid w:val="00956285"/>
    <w:rsid w:val="00960CF8"/>
    <w:rsid w:val="00964EE4"/>
    <w:rsid w:val="00965029"/>
    <w:rsid w:val="009665A4"/>
    <w:rsid w:val="00966BD1"/>
    <w:rsid w:val="00966C82"/>
    <w:rsid w:val="00967412"/>
    <w:rsid w:val="009676CB"/>
    <w:rsid w:val="009706C3"/>
    <w:rsid w:val="009709E7"/>
    <w:rsid w:val="00970BA8"/>
    <w:rsid w:val="0097290D"/>
    <w:rsid w:val="00974524"/>
    <w:rsid w:val="009745BB"/>
    <w:rsid w:val="00974F38"/>
    <w:rsid w:val="00975B3E"/>
    <w:rsid w:val="009810CD"/>
    <w:rsid w:val="009816E5"/>
    <w:rsid w:val="00981883"/>
    <w:rsid w:val="00981EBA"/>
    <w:rsid w:val="00981EFC"/>
    <w:rsid w:val="00983BF0"/>
    <w:rsid w:val="00983F2C"/>
    <w:rsid w:val="00984478"/>
    <w:rsid w:val="00986AC3"/>
    <w:rsid w:val="00987312"/>
    <w:rsid w:val="009902A5"/>
    <w:rsid w:val="00991733"/>
    <w:rsid w:val="009924AF"/>
    <w:rsid w:val="009929BC"/>
    <w:rsid w:val="00993441"/>
    <w:rsid w:val="00993712"/>
    <w:rsid w:val="00993AE9"/>
    <w:rsid w:val="009940CF"/>
    <w:rsid w:val="00996387"/>
    <w:rsid w:val="0099658A"/>
    <w:rsid w:val="009966B1"/>
    <w:rsid w:val="00997045"/>
    <w:rsid w:val="009A003D"/>
    <w:rsid w:val="009A09EA"/>
    <w:rsid w:val="009A1811"/>
    <w:rsid w:val="009A20DF"/>
    <w:rsid w:val="009A2298"/>
    <w:rsid w:val="009A3B5D"/>
    <w:rsid w:val="009A47B0"/>
    <w:rsid w:val="009A47F2"/>
    <w:rsid w:val="009A4D79"/>
    <w:rsid w:val="009A513C"/>
    <w:rsid w:val="009A5C4A"/>
    <w:rsid w:val="009A643D"/>
    <w:rsid w:val="009A7EC2"/>
    <w:rsid w:val="009B164C"/>
    <w:rsid w:val="009B3A1B"/>
    <w:rsid w:val="009B3A6E"/>
    <w:rsid w:val="009B511E"/>
    <w:rsid w:val="009B5A3A"/>
    <w:rsid w:val="009B5B05"/>
    <w:rsid w:val="009B670D"/>
    <w:rsid w:val="009B6F17"/>
    <w:rsid w:val="009B76F8"/>
    <w:rsid w:val="009C0D62"/>
    <w:rsid w:val="009C2CB2"/>
    <w:rsid w:val="009C39CB"/>
    <w:rsid w:val="009C503D"/>
    <w:rsid w:val="009C7152"/>
    <w:rsid w:val="009D00B9"/>
    <w:rsid w:val="009D0F0E"/>
    <w:rsid w:val="009D1EB3"/>
    <w:rsid w:val="009D1F91"/>
    <w:rsid w:val="009D39E7"/>
    <w:rsid w:val="009D4176"/>
    <w:rsid w:val="009D4AEF"/>
    <w:rsid w:val="009D4D03"/>
    <w:rsid w:val="009D54A2"/>
    <w:rsid w:val="009D5F09"/>
    <w:rsid w:val="009D69DC"/>
    <w:rsid w:val="009D6C59"/>
    <w:rsid w:val="009E1B36"/>
    <w:rsid w:val="009E1D64"/>
    <w:rsid w:val="009E2B04"/>
    <w:rsid w:val="009F0C26"/>
    <w:rsid w:val="009F28D8"/>
    <w:rsid w:val="009F4474"/>
    <w:rsid w:val="009F476E"/>
    <w:rsid w:val="009F749A"/>
    <w:rsid w:val="00A007CF"/>
    <w:rsid w:val="00A018E6"/>
    <w:rsid w:val="00A02FB6"/>
    <w:rsid w:val="00A03F64"/>
    <w:rsid w:val="00A05E0B"/>
    <w:rsid w:val="00A063CC"/>
    <w:rsid w:val="00A06AC1"/>
    <w:rsid w:val="00A06B77"/>
    <w:rsid w:val="00A0721B"/>
    <w:rsid w:val="00A07908"/>
    <w:rsid w:val="00A07A29"/>
    <w:rsid w:val="00A107E3"/>
    <w:rsid w:val="00A10A99"/>
    <w:rsid w:val="00A12340"/>
    <w:rsid w:val="00A13288"/>
    <w:rsid w:val="00A13858"/>
    <w:rsid w:val="00A13B48"/>
    <w:rsid w:val="00A144F1"/>
    <w:rsid w:val="00A14CCB"/>
    <w:rsid w:val="00A14E03"/>
    <w:rsid w:val="00A15592"/>
    <w:rsid w:val="00A15AA3"/>
    <w:rsid w:val="00A1642A"/>
    <w:rsid w:val="00A16F26"/>
    <w:rsid w:val="00A16F88"/>
    <w:rsid w:val="00A20780"/>
    <w:rsid w:val="00A20BA7"/>
    <w:rsid w:val="00A21642"/>
    <w:rsid w:val="00A21C7F"/>
    <w:rsid w:val="00A22440"/>
    <w:rsid w:val="00A30669"/>
    <w:rsid w:val="00A31483"/>
    <w:rsid w:val="00A314A7"/>
    <w:rsid w:val="00A31846"/>
    <w:rsid w:val="00A31C24"/>
    <w:rsid w:val="00A33312"/>
    <w:rsid w:val="00A3422E"/>
    <w:rsid w:val="00A34300"/>
    <w:rsid w:val="00A351C0"/>
    <w:rsid w:val="00A366E3"/>
    <w:rsid w:val="00A36975"/>
    <w:rsid w:val="00A36C36"/>
    <w:rsid w:val="00A37249"/>
    <w:rsid w:val="00A40017"/>
    <w:rsid w:val="00A40BC5"/>
    <w:rsid w:val="00A45003"/>
    <w:rsid w:val="00A4513B"/>
    <w:rsid w:val="00A45838"/>
    <w:rsid w:val="00A46B5C"/>
    <w:rsid w:val="00A473D7"/>
    <w:rsid w:val="00A500DD"/>
    <w:rsid w:val="00A5195C"/>
    <w:rsid w:val="00A51DCF"/>
    <w:rsid w:val="00A51E24"/>
    <w:rsid w:val="00A527BB"/>
    <w:rsid w:val="00A533A4"/>
    <w:rsid w:val="00A54324"/>
    <w:rsid w:val="00A55263"/>
    <w:rsid w:val="00A559B8"/>
    <w:rsid w:val="00A56702"/>
    <w:rsid w:val="00A5713C"/>
    <w:rsid w:val="00A60475"/>
    <w:rsid w:val="00A6097C"/>
    <w:rsid w:val="00A6296D"/>
    <w:rsid w:val="00A633CB"/>
    <w:rsid w:val="00A639AA"/>
    <w:rsid w:val="00A63E7C"/>
    <w:rsid w:val="00A64AC5"/>
    <w:rsid w:val="00A6580A"/>
    <w:rsid w:val="00A661B6"/>
    <w:rsid w:val="00A67AF2"/>
    <w:rsid w:val="00A70394"/>
    <w:rsid w:val="00A70B6C"/>
    <w:rsid w:val="00A70E81"/>
    <w:rsid w:val="00A72108"/>
    <w:rsid w:val="00A721BB"/>
    <w:rsid w:val="00A72343"/>
    <w:rsid w:val="00A725C6"/>
    <w:rsid w:val="00A7370D"/>
    <w:rsid w:val="00A7446D"/>
    <w:rsid w:val="00A750B5"/>
    <w:rsid w:val="00A75B57"/>
    <w:rsid w:val="00A7676C"/>
    <w:rsid w:val="00A8002A"/>
    <w:rsid w:val="00A80BD2"/>
    <w:rsid w:val="00A820EF"/>
    <w:rsid w:val="00A82178"/>
    <w:rsid w:val="00A827CB"/>
    <w:rsid w:val="00A83D69"/>
    <w:rsid w:val="00A83F21"/>
    <w:rsid w:val="00A845FC"/>
    <w:rsid w:val="00A847D8"/>
    <w:rsid w:val="00A84A8E"/>
    <w:rsid w:val="00A84F40"/>
    <w:rsid w:val="00A8501F"/>
    <w:rsid w:val="00A85E80"/>
    <w:rsid w:val="00A86246"/>
    <w:rsid w:val="00A8630C"/>
    <w:rsid w:val="00A86757"/>
    <w:rsid w:val="00A870D0"/>
    <w:rsid w:val="00A91269"/>
    <w:rsid w:val="00A91B74"/>
    <w:rsid w:val="00A91F74"/>
    <w:rsid w:val="00A95168"/>
    <w:rsid w:val="00A953A8"/>
    <w:rsid w:val="00A965BE"/>
    <w:rsid w:val="00A96A2E"/>
    <w:rsid w:val="00A97A08"/>
    <w:rsid w:val="00AA0428"/>
    <w:rsid w:val="00AA1B4A"/>
    <w:rsid w:val="00AA1CC2"/>
    <w:rsid w:val="00AA1FAE"/>
    <w:rsid w:val="00AA347A"/>
    <w:rsid w:val="00AA3693"/>
    <w:rsid w:val="00AA3C45"/>
    <w:rsid w:val="00AA45B1"/>
    <w:rsid w:val="00AA5881"/>
    <w:rsid w:val="00AA5B10"/>
    <w:rsid w:val="00AA6663"/>
    <w:rsid w:val="00AA6E52"/>
    <w:rsid w:val="00AB0815"/>
    <w:rsid w:val="00AB133B"/>
    <w:rsid w:val="00AB2001"/>
    <w:rsid w:val="00AB27CD"/>
    <w:rsid w:val="00AB3207"/>
    <w:rsid w:val="00AB34FA"/>
    <w:rsid w:val="00AB3AD8"/>
    <w:rsid w:val="00AB3C91"/>
    <w:rsid w:val="00AB4D70"/>
    <w:rsid w:val="00AB4E8E"/>
    <w:rsid w:val="00AB4FCC"/>
    <w:rsid w:val="00AB527C"/>
    <w:rsid w:val="00AB55D9"/>
    <w:rsid w:val="00AB6659"/>
    <w:rsid w:val="00AB685E"/>
    <w:rsid w:val="00AB7D25"/>
    <w:rsid w:val="00AC004F"/>
    <w:rsid w:val="00AC0A47"/>
    <w:rsid w:val="00AC1058"/>
    <w:rsid w:val="00AC2EBD"/>
    <w:rsid w:val="00AC41E9"/>
    <w:rsid w:val="00AC4470"/>
    <w:rsid w:val="00AC4989"/>
    <w:rsid w:val="00AC6242"/>
    <w:rsid w:val="00AC63A9"/>
    <w:rsid w:val="00AC6459"/>
    <w:rsid w:val="00AC75D4"/>
    <w:rsid w:val="00AD095F"/>
    <w:rsid w:val="00AD2449"/>
    <w:rsid w:val="00AD3B59"/>
    <w:rsid w:val="00AD49F7"/>
    <w:rsid w:val="00AD5B03"/>
    <w:rsid w:val="00AD6A72"/>
    <w:rsid w:val="00AD6AC9"/>
    <w:rsid w:val="00AD6DAD"/>
    <w:rsid w:val="00AD73D6"/>
    <w:rsid w:val="00AE03F2"/>
    <w:rsid w:val="00AE0CDA"/>
    <w:rsid w:val="00AE0ED4"/>
    <w:rsid w:val="00AE115C"/>
    <w:rsid w:val="00AE14AF"/>
    <w:rsid w:val="00AE1929"/>
    <w:rsid w:val="00AE329A"/>
    <w:rsid w:val="00AE48FB"/>
    <w:rsid w:val="00AE4FE7"/>
    <w:rsid w:val="00AE5641"/>
    <w:rsid w:val="00AE6744"/>
    <w:rsid w:val="00AE6F16"/>
    <w:rsid w:val="00AE7594"/>
    <w:rsid w:val="00AF0D12"/>
    <w:rsid w:val="00AF143C"/>
    <w:rsid w:val="00AF2071"/>
    <w:rsid w:val="00AF3ACB"/>
    <w:rsid w:val="00AF3E49"/>
    <w:rsid w:val="00AF450C"/>
    <w:rsid w:val="00AF515F"/>
    <w:rsid w:val="00AF54CC"/>
    <w:rsid w:val="00AF61C0"/>
    <w:rsid w:val="00AF724E"/>
    <w:rsid w:val="00AF794A"/>
    <w:rsid w:val="00B025F1"/>
    <w:rsid w:val="00B066F7"/>
    <w:rsid w:val="00B0696B"/>
    <w:rsid w:val="00B071DB"/>
    <w:rsid w:val="00B07CA3"/>
    <w:rsid w:val="00B1027D"/>
    <w:rsid w:val="00B10D31"/>
    <w:rsid w:val="00B1103D"/>
    <w:rsid w:val="00B1212F"/>
    <w:rsid w:val="00B1227C"/>
    <w:rsid w:val="00B12403"/>
    <w:rsid w:val="00B12425"/>
    <w:rsid w:val="00B13F04"/>
    <w:rsid w:val="00B14058"/>
    <w:rsid w:val="00B143CC"/>
    <w:rsid w:val="00B1581A"/>
    <w:rsid w:val="00B15C9B"/>
    <w:rsid w:val="00B16D3C"/>
    <w:rsid w:val="00B212BD"/>
    <w:rsid w:val="00B21CC2"/>
    <w:rsid w:val="00B21D8E"/>
    <w:rsid w:val="00B22A57"/>
    <w:rsid w:val="00B22D42"/>
    <w:rsid w:val="00B23BFA"/>
    <w:rsid w:val="00B241A7"/>
    <w:rsid w:val="00B24E2C"/>
    <w:rsid w:val="00B251AE"/>
    <w:rsid w:val="00B25707"/>
    <w:rsid w:val="00B2626B"/>
    <w:rsid w:val="00B266EA"/>
    <w:rsid w:val="00B26AD9"/>
    <w:rsid w:val="00B26BF5"/>
    <w:rsid w:val="00B27959"/>
    <w:rsid w:val="00B27E97"/>
    <w:rsid w:val="00B30D32"/>
    <w:rsid w:val="00B33255"/>
    <w:rsid w:val="00B3336D"/>
    <w:rsid w:val="00B35FF3"/>
    <w:rsid w:val="00B37006"/>
    <w:rsid w:val="00B37369"/>
    <w:rsid w:val="00B37A5A"/>
    <w:rsid w:val="00B37C96"/>
    <w:rsid w:val="00B407A5"/>
    <w:rsid w:val="00B40A1F"/>
    <w:rsid w:val="00B40C2D"/>
    <w:rsid w:val="00B41458"/>
    <w:rsid w:val="00B416D5"/>
    <w:rsid w:val="00B422D6"/>
    <w:rsid w:val="00B4292B"/>
    <w:rsid w:val="00B440F9"/>
    <w:rsid w:val="00B44131"/>
    <w:rsid w:val="00B450DC"/>
    <w:rsid w:val="00B46A9D"/>
    <w:rsid w:val="00B46FE6"/>
    <w:rsid w:val="00B474D8"/>
    <w:rsid w:val="00B510A7"/>
    <w:rsid w:val="00B51327"/>
    <w:rsid w:val="00B51CB5"/>
    <w:rsid w:val="00B520EB"/>
    <w:rsid w:val="00B5232A"/>
    <w:rsid w:val="00B523EE"/>
    <w:rsid w:val="00B529F7"/>
    <w:rsid w:val="00B5440E"/>
    <w:rsid w:val="00B54893"/>
    <w:rsid w:val="00B54A09"/>
    <w:rsid w:val="00B57222"/>
    <w:rsid w:val="00B57511"/>
    <w:rsid w:val="00B57B7C"/>
    <w:rsid w:val="00B619D2"/>
    <w:rsid w:val="00B61F37"/>
    <w:rsid w:val="00B62207"/>
    <w:rsid w:val="00B62239"/>
    <w:rsid w:val="00B63A03"/>
    <w:rsid w:val="00B64193"/>
    <w:rsid w:val="00B6552A"/>
    <w:rsid w:val="00B669FE"/>
    <w:rsid w:val="00B66D82"/>
    <w:rsid w:val="00B6733B"/>
    <w:rsid w:val="00B6752C"/>
    <w:rsid w:val="00B675E6"/>
    <w:rsid w:val="00B67E6F"/>
    <w:rsid w:val="00B710B1"/>
    <w:rsid w:val="00B71172"/>
    <w:rsid w:val="00B725E2"/>
    <w:rsid w:val="00B7289A"/>
    <w:rsid w:val="00B73A58"/>
    <w:rsid w:val="00B753AD"/>
    <w:rsid w:val="00B757CB"/>
    <w:rsid w:val="00B757F0"/>
    <w:rsid w:val="00B75F35"/>
    <w:rsid w:val="00B75F7B"/>
    <w:rsid w:val="00B76807"/>
    <w:rsid w:val="00B8098A"/>
    <w:rsid w:val="00B80CD2"/>
    <w:rsid w:val="00B81E3D"/>
    <w:rsid w:val="00B81ED5"/>
    <w:rsid w:val="00B82231"/>
    <w:rsid w:val="00B836BA"/>
    <w:rsid w:val="00B838F4"/>
    <w:rsid w:val="00B84B89"/>
    <w:rsid w:val="00B856CE"/>
    <w:rsid w:val="00B857C9"/>
    <w:rsid w:val="00B868CD"/>
    <w:rsid w:val="00B86AC6"/>
    <w:rsid w:val="00B87445"/>
    <w:rsid w:val="00B875F2"/>
    <w:rsid w:val="00B9102D"/>
    <w:rsid w:val="00B926BC"/>
    <w:rsid w:val="00B92A2D"/>
    <w:rsid w:val="00B9394B"/>
    <w:rsid w:val="00B93C1F"/>
    <w:rsid w:val="00B95409"/>
    <w:rsid w:val="00B95620"/>
    <w:rsid w:val="00B9623D"/>
    <w:rsid w:val="00B96361"/>
    <w:rsid w:val="00B9642B"/>
    <w:rsid w:val="00B96D93"/>
    <w:rsid w:val="00B97709"/>
    <w:rsid w:val="00BA03BF"/>
    <w:rsid w:val="00BA0C95"/>
    <w:rsid w:val="00BA141D"/>
    <w:rsid w:val="00BA1619"/>
    <w:rsid w:val="00BA3365"/>
    <w:rsid w:val="00BA39EA"/>
    <w:rsid w:val="00BA3E91"/>
    <w:rsid w:val="00BA4C8A"/>
    <w:rsid w:val="00BA4EEB"/>
    <w:rsid w:val="00BA57F8"/>
    <w:rsid w:val="00BA6676"/>
    <w:rsid w:val="00BA680D"/>
    <w:rsid w:val="00BA723C"/>
    <w:rsid w:val="00BA728C"/>
    <w:rsid w:val="00BA7AEB"/>
    <w:rsid w:val="00BA7D87"/>
    <w:rsid w:val="00BA7EDD"/>
    <w:rsid w:val="00BB0E62"/>
    <w:rsid w:val="00BB178F"/>
    <w:rsid w:val="00BB2267"/>
    <w:rsid w:val="00BB287C"/>
    <w:rsid w:val="00BB2B74"/>
    <w:rsid w:val="00BB3228"/>
    <w:rsid w:val="00BB38B1"/>
    <w:rsid w:val="00BB43F7"/>
    <w:rsid w:val="00BB487F"/>
    <w:rsid w:val="00BB489E"/>
    <w:rsid w:val="00BB4A26"/>
    <w:rsid w:val="00BB4BF6"/>
    <w:rsid w:val="00BB571D"/>
    <w:rsid w:val="00BB675E"/>
    <w:rsid w:val="00BB7641"/>
    <w:rsid w:val="00BB7C1F"/>
    <w:rsid w:val="00BB7EE2"/>
    <w:rsid w:val="00BC0CC1"/>
    <w:rsid w:val="00BC135E"/>
    <w:rsid w:val="00BC2311"/>
    <w:rsid w:val="00BC2646"/>
    <w:rsid w:val="00BC5FE1"/>
    <w:rsid w:val="00BC6501"/>
    <w:rsid w:val="00BC6E8C"/>
    <w:rsid w:val="00BC6F99"/>
    <w:rsid w:val="00BC7F92"/>
    <w:rsid w:val="00BD12DB"/>
    <w:rsid w:val="00BD1C56"/>
    <w:rsid w:val="00BD1F2D"/>
    <w:rsid w:val="00BD2574"/>
    <w:rsid w:val="00BD2E0B"/>
    <w:rsid w:val="00BD366B"/>
    <w:rsid w:val="00BD59B8"/>
    <w:rsid w:val="00BD6F21"/>
    <w:rsid w:val="00BD7421"/>
    <w:rsid w:val="00BD7777"/>
    <w:rsid w:val="00BE114F"/>
    <w:rsid w:val="00BE1FDB"/>
    <w:rsid w:val="00BE402D"/>
    <w:rsid w:val="00BE4B02"/>
    <w:rsid w:val="00BE4BA4"/>
    <w:rsid w:val="00BE5407"/>
    <w:rsid w:val="00BE571A"/>
    <w:rsid w:val="00BE7A59"/>
    <w:rsid w:val="00BE7EF0"/>
    <w:rsid w:val="00BF2130"/>
    <w:rsid w:val="00BF3572"/>
    <w:rsid w:val="00BF3619"/>
    <w:rsid w:val="00BF3C9E"/>
    <w:rsid w:val="00BF417D"/>
    <w:rsid w:val="00BF42E3"/>
    <w:rsid w:val="00BF53BE"/>
    <w:rsid w:val="00BF593A"/>
    <w:rsid w:val="00BF6734"/>
    <w:rsid w:val="00BF7D2B"/>
    <w:rsid w:val="00C0047A"/>
    <w:rsid w:val="00C00B6E"/>
    <w:rsid w:val="00C01F79"/>
    <w:rsid w:val="00C0217E"/>
    <w:rsid w:val="00C0279C"/>
    <w:rsid w:val="00C02EF6"/>
    <w:rsid w:val="00C02FD5"/>
    <w:rsid w:val="00C03A80"/>
    <w:rsid w:val="00C04CFD"/>
    <w:rsid w:val="00C05D33"/>
    <w:rsid w:val="00C065AE"/>
    <w:rsid w:val="00C07769"/>
    <w:rsid w:val="00C07A68"/>
    <w:rsid w:val="00C117D0"/>
    <w:rsid w:val="00C16102"/>
    <w:rsid w:val="00C16BDC"/>
    <w:rsid w:val="00C17080"/>
    <w:rsid w:val="00C1757C"/>
    <w:rsid w:val="00C179D8"/>
    <w:rsid w:val="00C2001B"/>
    <w:rsid w:val="00C2139C"/>
    <w:rsid w:val="00C225EF"/>
    <w:rsid w:val="00C25552"/>
    <w:rsid w:val="00C2588D"/>
    <w:rsid w:val="00C25D97"/>
    <w:rsid w:val="00C25F91"/>
    <w:rsid w:val="00C2640E"/>
    <w:rsid w:val="00C26E63"/>
    <w:rsid w:val="00C27523"/>
    <w:rsid w:val="00C3129A"/>
    <w:rsid w:val="00C31574"/>
    <w:rsid w:val="00C32498"/>
    <w:rsid w:val="00C3283A"/>
    <w:rsid w:val="00C3401A"/>
    <w:rsid w:val="00C3413F"/>
    <w:rsid w:val="00C34520"/>
    <w:rsid w:val="00C3493C"/>
    <w:rsid w:val="00C34A66"/>
    <w:rsid w:val="00C34B41"/>
    <w:rsid w:val="00C35420"/>
    <w:rsid w:val="00C3577A"/>
    <w:rsid w:val="00C357FC"/>
    <w:rsid w:val="00C401AC"/>
    <w:rsid w:val="00C41843"/>
    <w:rsid w:val="00C42117"/>
    <w:rsid w:val="00C430B2"/>
    <w:rsid w:val="00C43B63"/>
    <w:rsid w:val="00C44050"/>
    <w:rsid w:val="00C454EA"/>
    <w:rsid w:val="00C4594B"/>
    <w:rsid w:val="00C45BBD"/>
    <w:rsid w:val="00C45D44"/>
    <w:rsid w:val="00C47864"/>
    <w:rsid w:val="00C5099A"/>
    <w:rsid w:val="00C5179C"/>
    <w:rsid w:val="00C51870"/>
    <w:rsid w:val="00C520F2"/>
    <w:rsid w:val="00C524CF"/>
    <w:rsid w:val="00C52F06"/>
    <w:rsid w:val="00C53077"/>
    <w:rsid w:val="00C545F4"/>
    <w:rsid w:val="00C548F8"/>
    <w:rsid w:val="00C559AA"/>
    <w:rsid w:val="00C56219"/>
    <w:rsid w:val="00C57681"/>
    <w:rsid w:val="00C57E38"/>
    <w:rsid w:val="00C609FF"/>
    <w:rsid w:val="00C60AFF"/>
    <w:rsid w:val="00C626C1"/>
    <w:rsid w:val="00C630CF"/>
    <w:rsid w:val="00C6392E"/>
    <w:rsid w:val="00C64B41"/>
    <w:rsid w:val="00C650F9"/>
    <w:rsid w:val="00C65A73"/>
    <w:rsid w:val="00C66941"/>
    <w:rsid w:val="00C67ABC"/>
    <w:rsid w:val="00C67BF6"/>
    <w:rsid w:val="00C70120"/>
    <w:rsid w:val="00C7183B"/>
    <w:rsid w:val="00C726E8"/>
    <w:rsid w:val="00C742BD"/>
    <w:rsid w:val="00C7449C"/>
    <w:rsid w:val="00C74C46"/>
    <w:rsid w:val="00C7638E"/>
    <w:rsid w:val="00C76B5D"/>
    <w:rsid w:val="00C77B86"/>
    <w:rsid w:val="00C80465"/>
    <w:rsid w:val="00C80F60"/>
    <w:rsid w:val="00C82894"/>
    <w:rsid w:val="00C82905"/>
    <w:rsid w:val="00C83EE0"/>
    <w:rsid w:val="00C84205"/>
    <w:rsid w:val="00C845BE"/>
    <w:rsid w:val="00C854AE"/>
    <w:rsid w:val="00C8552C"/>
    <w:rsid w:val="00C85ABD"/>
    <w:rsid w:val="00C86B70"/>
    <w:rsid w:val="00C8741B"/>
    <w:rsid w:val="00C8789C"/>
    <w:rsid w:val="00C87969"/>
    <w:rsid w:val="00C92043"/>
    <w:rsid w:val="00C92541"/>
    <w:rsid w:val="00C92B36"/>
    <w:rsid w:val="00C92F46"/>
    <w:rsid w:val="00C93171"/>
    <w:rsid w:val="00C935B1"/>
    <w:rsid w:val="00C94582"/>
    <w:rsid w:val="00C9491D"/>
    <w:rsid w:val="00C96217"/>
    <w:rsid w:val="00C96EAF"/>
    <w:rsid w:val="00C978CE"/>
    <w:rsid w:val="00C97994"/>
    <w:rsid w:val="00CA07B2"/>
    <w:rsid w:val="00CA1130"/>
    <w:rsid w:val="00CA61E4"/>
    <w:rsid w:val="00CA72A6"/>
    <w:rsid w:val="00CB010D"/>
    <w:rsid w:val="00CB03FD"/>
    <w:rsid w:val="00CB0487"/>
    <w:rsid w:val="00CB0555"/>
    <w:rsid w:val="00CB1A91"/>
    <w:rsid w:val="00CB258A"/>
    <w:rsid w:val="00CB27F4"/>
    <w:rsid w:val="00CB37A8"/>
    <w:rsid w:val="00CB3818"/>
    <w:rsid w:val="00CB3EF0"/>
    <w:rsid w:val="00CB415F"/>
    <w:rsid w:val="00CB685E"/>
    <w:rsid w:val="00CB6D54"/>
    <w:rsid w:val="00CB73A5"/>
    <w:rsid w:val="00CC1D52"/>
    <w:rsid w:val="00CC27F1"/>
    <w:rsid w:val="00CC346A"/>
    <w:rsid w:val="00CC3A69"/>
    <w:rsid w:val="00CC3C74"/>
    <w:rsid w:val="00CC4262"/>
    <w:rsid w:val="00CC4CBA"/>
    <w:rsid w:val="00CC68E4"/>
    <w:rsid w:val="00CC6C94"/>
    <w:rsid w:val="00CC723A"/>
    <w:rsid w:val="00CD0330"/>
    <w:rsid w:val="00CD056E"/>
    <w:rsid w:val="00CD0589"/>
    <w:rsid w:val="00CD0D30"/>
    <w:rsid w:val="00CD13AB"/>
    <w:rsid w:val="00CD2E12"/>
    <w:rsid w:val="00CD337B"/>
    <w:rsid w:val="00CD4A74"/>
    <w:rsid w:val="00CD7B06"/>
    <w:rsid w:val="00CD7D6D"/>
    <w:rsid w:val="00CE03BE"/>
    <w:rsid w:val="00CE074E"/>
    <w:rsid w:val="00CE0A50"/>
    <w:rsid w:val="00CE0FEB"/>
    <w:rsid w:val="00CE5C25"/>
    <w:rsid w:val="00CE5EA4"/>
    <w:rsid w:val="00CE7F7F"/>
    <w:rsid w:val="00CF0764"/>
    <w:rsid w:val="00CF3544"/>
    <w:rsid w:val="00CF3822"/>
    <w:rsid w:val="00CF421A"/>
    <w:rsid w:val="00CF67AA"/>
    <w:rsid w:val="00CF6E7D"/>
    <w:rsid w:val="00CF6F0E"/>
    <w:rsid w:val="00CF7D42"/>
    <w:rsid w:val="00D0138C"/>
    <w:rsid w:val="00D01893"/>
    <w:rsid w:val="00D01E46"/>
    <w:rsid w:val="00D02076"/>
    <w:rsid w:val="00D0352F"/>
    <w:rsid w:val="00D06082"/>
    <w:rsid w:val="00D065F9"/>
    <w:rsid w:val="00D10AF4"/>
    <w:rsid w:val="00D10B24"/>
    <w:rsid w:val="00D12A6D"/>
    <w:rsid w:val="00D13860"/>
    <w:rsid w:val="00D154A0"/>
    <w:rsid w:val="00D158FB"/>
    <w:rsid w:val="00D15DC3"/>
    <w:rsid w:val="00D15E25"/>
    <w:rsid w:val="00D15FF2"/>
    <w:rsid w:val="00D16557"/>
    <w:rsid w:val="00D16684"/>
    <w:rsid w:val="00D17EB2"/>
    <w:rsid w:val="00D17FE6"/>
    <w:rsid w:val="00D20798"/>
    <w:rsid w:val="00D22E23"/>
    <w:rsid w:val="00D23FDB"/>
    <w:rsid w:val="00D24BC6"/>
    <w:rsid w:val="00D251EE"/>
    <w:rsid w:val="00D254C4"/>
    <w:rsid w:val="00D25FAA"/>
    <w:rsid w:val="00D26731"/>
    <w:rsid w:val="00D2715B"/>
    <w:rsid w:val="00D306B1"/>
    <w:rsid w:val="00D30D87"/>
    <w:rsid w:val="00D32BF9"/>
    <w:rsid w:val="00D32FD8"/>
    <w:rsid w:val="00D3317A"/>
    <w:rsid w:val="00D33BCE"/>
    <w:rsid w:val="00D343F1"/>
    <w:rsid w:val="00D34489"/>
    <w:rsid w:val="00D35B86"/>
    <w:rsid w:val="00D36628"/>
    <w:rsid w:val="00D3701B"/>
    <w:rsid w:val="00D37495"/>
    <w:rsid w:val="00D375DA"/>
    <w:rsid w:val="00D37F2C"/>
    <w:rsid w:val="00D42C71"/>
    <w:rsid w:val="00D43109"/>
    <w:rsid w:val="00D43A07"/>
    <w:rsid w:val="00D43DE0"/>
    <w:rsid w:val="00D444EA"/>
    <w:rsid w:val="00D445CF"/>
    <w:rsid w:val="00D44744"/>
    <w:rsid w:val="00D46CF6"/>
    <w:rsid w:val="00D5065D"/>
    <w:rsid w:val="00D510EB"/>
    <w:rsid w:val="00D5267A"/>
    <w:rsid w:val="00D5332D"/>
    <w:rsid w:val="00D53FD1"/>
    <w:rsid w:val="00D54DD8"/>
    <w:rsid w:val="00D5514A"/>
    <w:rsid w:val="00D557DB"/>
    <w:rsid w:val="00D55A70"/>
    <w:rsid w:val="00D5613B"/>
    <w:rsid w:val="00D57194"/>
    <w:rsid w:val="00D57605"/>
    <w:rsid w:val="00D57BB8"/>
    <w:rsid w:val="00D60E86"/>
    <w:rsid w:val="00D61D52"/>
    <w:rsid w:val="00D62816"/>
    <w:rsid w:val="00D62C29"/>
    <w:rsid w:val="00D631E1"/>
    <w:rsid w:val="00D63484"/>
    <w:rsid w:val="00D6412D"/>
    <w:rsid w:val="00D65915"/>
    <w:rsid w:val="00D672D1"/>
    <w:rsid w:val="00D70344"/>
    <w:rsid w:val="00D7100A"/>
    <w:rsid w:val="00D72923"/>
    <w:rsid w:val="00D72967"/>
    <w:rsid w:val="00D74131"/>
    <w:rsid w:val="00D744FB"/>
    <w:rsid w:val="00D7492D"/>
    <w:rsid w:val="00D770C2"/>
    <w:rsid w:val="00D77621"/>
    <w:rsid w:val="00D77645"/>
    <w:rsid w:val="00D77FB1"/>
    <w:rsid w:val="00D80A48"/>
    <w:rsid w:val="00D81307"/>
    <w:rsid w:val="00D82DF8"/>
    <w:rsid w:val="00D84540"/>
    <w:rsid w:val="00D862E6"/>
    <w:rsid w:val="00D86B18"/>
    <w:rsid w:val="00D86BAB"/>
    <w:rsid w:val="00D86C92"/>
    <w:rsid w:val="00D901ED"/>
    <w:rsid w:val="00D907AC"/>
    <w:rsid w:val="00D9243B"/>
    <w:rsid w:val="00D94046"/>
    <w:rsid w:val="00D94B02"/>
    <w:rsid w:val="00D9517B"/>
    <w:rsid w:val="00D95185"/>
    <w:rsid w:val="00D951D6"/>
    <w:rsid w:val="00D953A6"/>
    <w:rsid w:val="00D96ED6"/>
    <w:rsid w:val="00D97206"/>
    <w:rsid w:val="00D97D40"/>
    <w:rsid w:val="00D97E18"/>
    <w:rsid w:val="00DA1426"/>
    <w:rsid w:val="00DA1A79"/>
    <w:rsid w:val="00DA3396"/>
    <w:rsid w:val="00DA3B78"/>
    <w:rsid w:val="00DA4547"/>
    <w:rsid w:val="00DA4B03"/>
    <w:rsid w:val="00DA4EC5"/>
    <w:rsid w:val="00DA73E6"/>
    <w:rsid w:val="00DB1CEB"/>
    <w:rsid w:val="00DB2569"/>
    <w:rsid w:val="00DB3BAA"/>
    <w:rsid w:val="00DB4263"/>
    <w:rsid w:val="00DB5344"/>
    <w:rsid w:val="00DB5542"/>
    <w:rsid w:val="00DB57D7"/>
    <w:rsid w:val="00DB597F"/>
    <w:rsid w:val="00DB5E14"/>
    <w:rsid w:val="00DB68C4"/>
    <w:rsid w:val="00DB7EDD"/>
    <w:rsid w:val="00DC0199"/>
    <w:rsid w:val="00DC07C8"/>
    <w:rsid w:val="00DC1D6B"/>
    <w:rsid w:val="00DC4804"/>
    <w:rsid w:val="00DC5166"/>
    <w:rsid w:val="00DC5782"/>
    <w:rsid w:val="00DC5B74"/>
    <w:rsid w:val="00DC5E5A"/>
    <w:rsid w:val="00DC7B52"/>
    <w:rsid w:val="00DD0C00"/>
    <w:rsid w:val="00DD0C79"/>
    <w:rsid w:val="00DD1A90"/>
    <w:rsid w:val="00DD1F37"/>
    <w:rsid w:val="00DD2D2D"/>
    <w:rsid w:val="00DD32E4"/>
    <w:rsid w:val="00DD3E3E"/>
    <w:rsid w:val="00DD4091"/>
    <w:rsid w:val="00DD4095"/>
    <w:rsid w:val="00DD50D2"/>
    <w:rsid w:val="00DD5D41"/>
    <w:rsid w:val="00DD60C7"/>
    <w:rsid w:val="00DD6755"/>
    <w:rsid w:val="00DE02A2"/>
    <w:rsid w:val="00DE03F6"/>
    <w:rsid w:val="00DE16D2"/>
    <w:rsid w:val="00DE2474"/>
    <w:rsid w:val="00DE2E04"/>
    <w:rsid w:val="00DE3228"/>
    <w:rsid w:val="00DE391F"/>
    <w:rsid w:val="00DE4DD1"/>
    <w:rsid w:val="00DE563B"/>
    <w:rsid w:val="00DE5C9E"/>
    <w:rsid w:val="00DE6B68"/>
    <w:rsid w:val="00DF2464"/>
    <w:rsid w:val="00DF257E"/>
    <w:rsid w:val="00DF27AA"/>
    <w:rsid w:val="00DF30E6"/>
    <w:rsid w:val="00DF48C4"/>
    <w:rsid w:val="00DF4EEE"/>
    <w:rsid w:val="00DF5FD8"/>
    <w:rsid w:val="00DF7AF6"/>
    <w:rsid w:val="00E00324"/>
    <w:rsid w:val="00E012A0"/>
    <w:rsid w:val="00E015DF"/>
    <w:rsid w:val="00E01FA4"/>
    <w:rsid w:val="00E030C3"/>
    <w:rsid w:val="00E0313F"/>
    <w:rsid w:val="00E03FB0"/>
    <w:rsid w:val="00E05945"/>
    <w:rsid w:val="00E06F13"/>
    <w:rsid w:val="00E07A6D"/>
    <w:rsid w:val="00E10A14"/>
    <w:rsid w:val="00E1121A"/>
    <w:rsid w:val="00E12380"/>
    <w:rsid w:val="00E13B6C"/>
    <w:rsid w:val="00E13C87"/>
    <w:rsid w:val="00E143C5"/>
    <w:rsid w:val="00E1573F"/>
    <w:rsid w:val="00E15C51"/>
    <w:rsid w:val="00E16C56"/>
    <w:rsid w:val="00E16C72"/>
    <w:rsid w:val="00E16F36"/>
    <w:rsid w:val="00E1736B"/>
    <w:rsid w:val="00E17B36"/>
    <w:rsid w:val="00E17CF5"/>
    <w:rsid w:val="00E21387"/>
    <w:rsid w:val="00E2332A"/>
    <w:rsid w:val="00E24AA1"/>
    <w:rsid w:val="00E26A04"/>
    <w:rsid w:val="00E2787A"/>
    <w:rsid w:val="00E30835"/>
    <w:rsid w:val="00E320C2"/>
    <w:rsid w:val="00E32A79"/>
    <w:rsid w:val="00E34117"/>
    <w:rsid w:val="00E34602"/>
    <w:rsid w:val="00E36465"/>
    <w:rsid w:val="00E364CB"/>
    <w:rsid w:val="00E3698A"/>
    <w:rsid w:val="00E3768B"/>
    <w:rsid w:val="00E4070F"/>
    <w:rsid w:val="00E41F32"/>
    <w:rsid w:val="00E421DB"/>
    <w:rsid w:val="00E4275D"/>
    <w:rsid w:val="00E42960"/>
    <w:rsid w:val="00E430A8"/>
    <w:rsid w:val="00E43F27"/>
    <w:rsid w:val="00E4420D"/>
    <w:rsid w:val="00E45D5F"/>
    <w:rsid w:val="00E46843"/>
    <w:rsid w:val="00E46E69"/>
    <w:rsid w:val="00E47E9B"/>
    <w:rsid w:val="00E5035F"/>
    <w:rsid w:val="00E5060E"/>
    <w:rsid w:val="00E513B7"/>
    <w:rsid w:val="00E51E37"/>
    <w:rsid w:val="00E51FAA"/>
    <w:rsid w:val="00E52952"/>
    <w:rsid w:val="00E52BF4"/>
    <w:rsid w:val="00E53C2F"/>
    <w:rsid w:val="00E54E59"/>
    <w:rsid w:val="00E57730"/>
    <w:rsid w:val="00E57F9B"/>
    <w:rsid w:val="00E606F8"/>
    <w:rsid w:val="00E61257"/>
    <w:rsid w:val="00E6222C"/>
    <w:rsid w:val="00E6226C"/>
    <w:rsid w:val="00E62B62"/>
    <w:rsid w:val="00E636F0"/>
    <w:rsid w:val="00E64197"/>
    <w:rsid w:val="00E66B1F"/>
    <w:rsid w:val="00E66D74"/>
    <w:rsid w:val="00E67B5E"/>
    <w:rsid w:val="00E67F40"/>
    <w:rsid w:val="00E70CC5"/>
    <w:rsid w:val="00E7149A"/>
    <w:rsid w:val="00E71706"/>
    <w:rsid w:val="00E71D18"/>
    <w:rsid w:val="00E73787"/>
    <w:rsid w:val="00E7413B"/>
    <w:rsid w:val="00E750F8"/>
    <w:rsid w:val="00E75F12"/>
    <w:rsid w:val="00E7621F"/>
    <w:rsid w:val="00E768F7"/>
    <w:rsid w:val="00E8004F"/>
    <w:rsid w:val="00E80A95"/>
    <w:rsid w:val="00E81FB0"/>
    <w:rsid w:val="00E82BA1"/>
    <w:rsid w:val="00E82C27"/>
    <w:rsid w:val="00E83BBD"/>
    <w:rsid w:val="00E83F44"/>
    <w:rsid w:val="00E84742"/>
    <w:rsid w:val="00E8652A"/>
    <w:rsid w:val="00E87833"/>
    <w:rsid w:val="00E912AC"/>
    <w:rsid w:val="00E914B0"/>
    <w:rsid w:val="00E91539"/>
    <w:rsid w:val="00E92A7D"/>
    <w:rsid w:val="00E92E28"/>
    <w:rsid w:val="00E94B0B"/>
    <w:rsid w:val="00E97834"/>
    <w:rsid w:val="00EA071E"/>
    <w:rsid w:val="00EA08C2"/>
    <w:rsid w:val="00EA124F"/>
    <w:rsid w:val="00EA18C4"/>
    <w:rsid w:val="00EA2608"/>
    <w:rsid w:val="00EA43BB"/>
    <w:rsid w:val="00EA5AE8"/>
    <w:rsid w:val="00EA6018"/>
    <w:rsid w:val="00EA797A"/>
    <w:rsid w:val="00EB19F5"/>
    <w:rsid w:val="00EB1C7F"/>
    <w:rsid w:val="00EB1E29"/>
    <w:rsid w:val="00EB26F5"/>
    <w:rsid w:val="00EB291B"/>
    <w:rsid w:val="00EB3510"/>
    <w:rsid w:val="00EC155D"/>
    <w:rsid w:val="00EC180D"/>
    <w:rsid w:val="00EC49C9"/>
    <w:rsid w:val="00EC6467"/>
    <w:rsid w:val="00EC649E"/>
    <w:rsid w:val="00EC7442"/>
    <w:rsid w:val="00ED0868"/>
    <w:rsid w:val="00ED133D"/>
    <w:rsid w:val="00ED1AB5"/>
    <w:rsid w:val="00ED4B63"/>
    <w:rsid w:val="00ED4B64"/>
    <w:rsid w:val="00ED5918"/>
    <w:rsid w:val="00EE20C5"/>
    <w:rsid w:val="00EE2745"/>
    <w:rsid w:val="00EE2986"/>
    <w:rsid w:val="00EE30C5"/>
    <w:rsid w:val="00EE34CA"/>
    <w:rsid w:val="00EE3CE3"/>
    <w:rsid w:val="00EE3E40"/>
    <w:rsid w:val="00EE46AB"/>
    <w:rsid w:val="00EE47D0"/>
    <w:rsid w:val="00EE4B52"/>
    <w:rsid w:val="00EE63DF"/>
    <w:rsid w:val="00EE642C"/>
    <w:rsid w:val="00EE7162"/>
    <w:rsid w:val="00EF16FC"/>
    <w:rsid w:val="00EF1AEB"/>
    <w:rsid w:val="00EF339B"/>
    <w:rsid w:val="00EF4F04"/>
    <w:rsid w:val="00EF55E9"/>
    <w:rsid w:val="00EF5A24"/>
    <w:rsid w:val="00EF6DED"/>
    <w:rsid w:val="00F00D9A"/>
    <w:rsid w:val="00F01FB0"/>
    <w:rsid w:val="00F024EB"/>
    <w:rsid w:val="00F0336D"/>
    <w:rsid w:val="00F03377"/>
    <w:rsid w:val="00F042A0"/>
    <w:rsid w:val="00F044A3"/>
    <w:rsid w:val="00F0465A"/>
    <w:rsid w:val="00F07851"/>
    <w:rsid w:val="00F0791A"/>
    <w:rsid w:val="00F10536"/>
    <w:rsid w:val="00F10926"/>
    <w:rsid w:val="00F11E30"/>
    <w:rsid w:val="00F14043"/>
    <w:rsid w:val="00F1463D"/>
    <w:rsid w:val="00F1569A"/>
    <w:rsid w:val="00F16119"/>
    <w:rsid w:val="00F175C5"/>
    <w:rsid w:val="00F203F0"/>
    <w:rsid w:val="00F231F8"/>
    <w:rsid w:val="00F235D2"/>
    <w:rsid w:val="00F237D7"/>
    <w:rsid w:val="00F24B1F"/>
    <w:rsid w:val="00F25817"/>
    <w:rsid w:val="00F2625D"/>
    <w:rsid w:val="00F264A7"/>
    <w:rsid w:val="00F2710E"/>
    <w:rsid w:val="00F27EFB"/>
    <w:rsid w:val="00F31CDF"/>
    <w:rsid w:val="00F32144"/>
    <w:rsid w:val="00F330BB"/>
    <w:rsid w:val="00F33177"/>
    <w:rsid w:val="00F3393B"/>
    <w:rsid w:val="00F34018"/>
    <w:rsid w:val="00F361AD"/>
    <w:rsid w:val="00F3645E"/>
    <w:rsid w:val="00F37168"/>
    <w:rsid w:val="00F3778E"/>
    <w:rsid w:val="00F37BA3"/>
    <w:rsid w:val="00F4066B"/>
    <w:rsid w:val="00F407F3"/>
    <w:rsid w:val="00F41F4F"/>
    <w:rsid w:val="00F42110"/>
    <w:rsid w:val="00F44D48"/>
    <w:rsid w:val="00F45804"/>
    <w:rsid w:val="00F45EE2"/>
    <w:rsid w:val="00F47C4E"/>
    <w:rsid w:val="00F51F9A"/>
    <w:rsid w:val="00F523F3"/>
    <w:rsid w:val="00F525BB"/>
    <w:rsid w:val="00F53605"/>
    <w:rsid w:val="00F53BB4"/>
    <w:rsid w:val="00F53C34"/>
    <w:rsid w:val="00F545D0"/>
    <w:rsid w:val="00F54B1C"/>
    <w:rsid w:val="00F55BBE"/>
    <w:rsid w:val="00F56A62"/>
    <w:rsid w:val="00F574C3"/>
    <w:rsid w:val="00F57A15"/>
    <w:rsid w:val="00F60724"/>
    <w:rsid w:val="00F60E15"/>
    <w:rsid w:val="00F627A2"/>
    <w:rsid w:val="00F63BA9"/>
    <w:rsid w:val="00F63D14"/>
    <w:rsid w:val="00F643E3"/>
    <w:rsid w:val="00F64F4E"/>
    <w:rsid w:val="00F651C9"/>
    <w:rsid w:val="00F658F3"/>
    <w:rsid w:val="00F6593E"/>
    <w:rsid w:val="00F659CD"/>
    <w:rsid w:val="00F65C47"/>
    <w:rsid w:val="00F65D28"/>
    <w:rsid w:val="00F70773"/>
    <w:rsid w:val="00F74795"/>
    <w:rsid w:val="00F74A1F"/>
    <w:rsid w:val="00F75029"/>
    <w:rsid w:val="00F755B3"/>
    <w:rsid w:val="00F7599F"/>
    <w:rsid w:val="00F80858"/>
    <w:rsid w:val="00F81C96"/>
    <w:rsid w:val="00F821EF"/>
    <w:rsid w:val="00F82235"/>
    <w:rsid w:val="00F82253"/>
    <w:rsid w:val="00F83385"/>
    <w:rsid w:val="00F8367F"/>
    <w:rsid w:val="00F83E0A"/>
    <w:rsid w:val="00F84432"/>
    <w:rsid w:val="00F85027"/>
    <w:rsid w:val="00F85093"/>
    <w:rsid w:val="00F85500"/>
    <w:rsid w:val="00F85B47"/>
    <w:rsid w:val="00F863C7"/>
    <w:rsid w:val="00F878AF"/>
    <w:rsid w:val="00F87FE7"/>
    <w:rsid w:val="00F91632"/>
    <w:rsid w:val="00F91B01"/>
    <w:rsid w:val="00F91DE5"/>
    <w:rsid w:val="00F94075"/>
    <w:rsid w:val="00F94A97"/>
    <w:rsid w:val="00FA067E"/>
    <w:rsid w:val="00FA26DD"/>
    <w:rsid w:val="00FA2E9C"/>
    <w:rsid w:val="00FA3489"/>
    <w:rsid w:val="00FA7A72"/>
    <w:rsid w:val="00FB0C06"/>
    <w:rsid w:val="00FB113A"/>
    <w:rsid w:val="00FB27AB"/>
    <w:rsid w:val="00FB3511"/>
    <w:rsid w:val="00FB3778"/>
    <w:rsid w:val="00FB42C5"/>
    <w:rsid w:val="00FB6519"/>
    <w:rsid w:val="00FB7C5E"/>
    <w:rsid w:val="00FC00C3"/>
    <w:rsid w:val="00FC0633"/>
    <w:rsid w:val="00FC0C03"/>
    <w:rsid w:val="00FC1268"/>
    <w:rsid w:val="00FC1CF8"/>
    <w:rsid w:val="00FC267E"/>
    <w:rsid w:val="00FC3650"/>
    <w:rsid w:val="00FC37A3"/>
    <w:rsid w:val="00FC3A2E"/>
    <w:rsid w:val="00FC5186"/>
    <w:rsid w:val="00FC73A3"/>
    <w:rsid w:val="00FD14F6"/>
    <w:rsid w:val="00FD2B74"/>
    <w:rsid w:val="00FD37B7"/>
    <w:rsid w:val="00FD463F"/>
    <w:rsid w:val="00FD472C"/>
    <w:rsid w:val="00FD561C"/>
    <w:rsid w:val="00FD578B"/>
    <w:rsid w:val="00FD63CE"/>
    <w:rsid w:val="00FD742E"/>
    <w:rsid w:val="00FD7709"/>
    <w:rsid w:val="00FD7A6C"/>
    <w:rsid w:val="00FE1A78"/>
    <w:rsid w:val="00FE20D7"/>
    <w:rsid w:val="00FE2668"/>
    <w:rsid w:val="00FE30DA"/>
    <w:rsid w:val="00FE31BB"/>
    <w:rsid w:val="00FE391D"/>
    <w:rsid w:val="00FE4232"/>
    <w:rsid w:val="00FE439B"/>
    <w:rsid w:val="00FE5044"/>
    <w:rsid w:val="00FE7A4B"/>
    <w:rsid w:val="00FF0C8D"/>
    <w:rsid w:val="00FF150A"/>
    <w:rsid w:val="00FF1F49"/>
    <w:rsid w:val="00FF20F4"/>
    <w:rsid w:val="00FF22D6"/>
    <w:rsid w:val="00FF46B3"/>
    <w:rsid w:val="00FF47CC"/>
    <w:rsid w:val="00FF47E9"/>
    <w:rsid w:val="00FF56B6"/>
    <w:rsid w:val="00FF5F14"/>
    <w:rsid w:val="00FF60E9"/>
    <w:rsid w:val="00FF613A"/>
    <w:rsid w:val="00FF7427"/>
    <w:rsid w:val="00FF79AC"/>
    <w:rsid w:val="00FF7FB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893FBD"/>
  <w14:defaultImageDpi w14:val="32767"/>
  <w15:docId w15:val="{15E6F1BE-54C8-0541-9DB3-36E9DE0D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E4B"/>
    <w:rPr>
      <w:rFonts w:ascii="Times New Roman" w:eastAsia="Times New Roman" w:hAnsi="Times New Roman" w:cs="Times New Roman"/>
      <w:lang w:val="en-HK"/>
    </w:rPr>
  </w:style>
  <w:style w:type="paragraph" w:styleId="Heading1">
    <w:name w:val="heading 1"/>
    <w:basedOn w:val="Normal"/>
    <w:next w:val="Normal"/>
    <w:link w:val="Heading1Char"/>
    <w:uiPriority w:val="9"/>
    <w:qFormat/>
    <w:rsid w:val="007D4805"/>
    <w:pPr>
      <w:keepNext/>
      <w:keepLines/>
      <w:spacing w:before="240"/>
      <w:outlineLvl w:val="0"/>
    </w:pPr>
    <w:rPr>
      <w:rFonts w:eastAsiaTheme="majorEastAsia" w:cstheme="majorBidi"/>
      <w:b/>
      <w:color w:val="000000" w:themeColor="text1"/>
      <w:sz w:val="32"/>
      <w:szCs w:val="32"/>
      <w:lang w:val="en-GB"/>
    </w:rPr>
  </w:style>
  <w:style w:type="paragraph" w:styleId="Heading2">
    <w:name w:val="heading 2"/>
    <w:basedOn w:val="Normal"/>
    <w:next w:val="Normal"/>
    <w:link w:val="Heading2Char"/>
    <w:uiPriority w:val="9"/>
    <w:unhideWhenUsed/>
    <w:qFormat/>
    <w:rsid w:val="007D4805"/>
    <w:pPr>
      <w:keepNext/>
      <w:keepLines/>
      <w:spacing w:before="40"/>
      <w:outlineLvl w:val="1"/>
    </w:pPr>
    <w:rPr>
      <w:rFonts w:eastAsiaTheme="majorEastAsia" w:cstheme="majorBidi"/>
      <w:i/>
      <w:color w:val="000000" w:themeColor="text1"/>
      <w:sz w:val="26"/>
      <w:szCs w:val="26"/>
      <w:lang w:val="en-GB"/>
    </w:rPr>
  </w:style>
  <w:style w:type="paragraph" w:styleId="Heading3">
    <w:name w:val="heading 3"/>
    <w:basedOn w:val="Normal"/>
    <w:next w:val="Normal"/>
    <w:link w:val="Heading3Char"/>
    <w:uiPriority w:val="9"/>
    <w:unhideWhenUsed/>
    <w:qFormat/>
    <w:rsid w:val="00D24BC6"/>
    <w:pPr>
      <w:keepNext/>
      <w:keepLines/>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A5C4A"/>
    <w:pPr>
      <w:keepNext/>
      <w:keepLines/>
      <w:spacing w:before="40"/>
      <w:outlineLvl w:val="3"/>
    </w:pPr>
    <w:rPr>
      <w:rFonts w:asciiTheme="majorHAnsi" w:eastAsiaTheme="majorEastAsia" w:hAnsiTheme="majorHAnsi" w:cstheme="majorBidi"/>
      <w:i/>
      <w:iCs/>
      <w:color w:val="2F5496" w:themeColor="accent1" w:themeShade="BF"/>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80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7D4805"/>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D24BC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5C4A"/>
    <w:rPr>
      <w:rFonts w:asciiTheme="majorHAnsi" w:eastAsiaTheme="majorEastAsia" w:hAnsiTheme="majorHAnsi" w:cstheme="majorBidi"/>
      <w:i/>
      <w:iCs/>
      <w:color w:val="2F5496" w:themeColor="accent1" w:themeShade="BF"/>
    </w:rPr>
  </w:style>
  <w:style w:type="paragraph" w:customStyle="1" w:styleId="Thesisbodytext">
    <w:name w:val="Thesis body text"/>
    <w:basedOn w:val="Normal"/>
    <w:qFormat/>
    <w:rsid w:val="00B37A5A"/>
    <w:rPr>
      <w:rFonts w:ascii="Times" w:eastAsiaTheme="minorEastAsia" w:hAnsi="Times" w:cstheme="minorBidi"/>
      <w:lang w:val="en-AU"/>
    </w:rPr>
  </w:style>
  <w:style w:type="paragraph" w:customStyle="1" w:styleId="Thesisnormal">
    <w:name w:val="Thesis normal"/>
    <w:basedOn w:val="Normal"/>
    <w:qFormat/>
    <w:rsid w:val="00B37A5A"/>
    <w:rPr>
      <w:rFonts w:eastAsiaTheme="minorEastAsia" w:cstheme="minorBidi"/>
      <w:lang w:val="en-AU"/>
    </w:rPr>
  </w:style>
  <w:style w:type="character" w:styleId="CommentReference">
    <w:name w:val="annotation reference"/>
    <w:basedOn w:val="DefaultParagraphFont"/>
    <w:uiPriority w:val="99"/>
    <w:semiHidden/>
    <w:unhideWhenUsed/>
    <w:rsid w:val="00B37A5A"/>
    <w:rPr>
      <w:sz w:val="18"/>
      <w:szCs w:val="18"/>
    </w:rPr>
  </w:style>
  <w:style w:type="paragraph" w:styleId="CommentText">
    <w:name w:val="annotation text"/>
    <w:basedOn w:val="Normal"/>
    <w:link w:val="CommentTextChar"/>
    <w:uiPriority w:val="99"/>
    <w:unhideWhenUsed/>
    <w:rsid w:val="00B37A5A"/>
    <w:rPr>
      <w:rFonts w:eastAsiaTheme="minorEastAsia" w:cstheme="minorBidi"/>
      <w:lang w:val="en-AU"/>
    </w:rPr>
  </w:style>
  <w:style w:type="character" w:customStyle="1" w:styleId="CommentTextChar">
    <w:name w:val="Comment Text Char"/>
    <w:basedOn w:val="DefaultParagraphFont"/>
    <w:link w:val="CommentText"/>
    <w:uiPriority w:val="99"/>
    <w:rsid w:val="00B37A5A"/>
    <w:rPr>
      <w:rFonts w:ascii="Times New Roman" w:eastAsiaTheme="minorEastAsia" w:hAnsi="Times New Roman"/>
      <w:lang w:val="en-AU"/>
    </w:rPr>
  </w:style>
  <w:style w:type="paragraph" w:styleId="BalloonText">
    <w:name w:val="Balloon Text"/>
    <w:basedOn w:val="Normal"/>
    <w:link w:val="BalloonTextChar"/>
    <w:uiPriority w:val="99"/>
    <w:semiHidden/>
    <w:unhideWhenUsed/>
    <w:rsid w:val="00B37A5A"/>
    <w:rPr>
      <w:rFonts w:eastAsiaTheme="minorHAnsi"/>
      <w:sz w:val="18"/>
      <w:szCs w:val="18"/>
      <w:lang w:val="en-GB"/>
    </w:rPr>
  </w:style>
  <w:style w:type="character" w:customStyle="1" w:styleId="BalloonTextChar">
    <w:name w:val="Balloon Text Char"/>
    <w:basedOn w:val="DefaultParagraphFont"/>
    <w:link w:val="BalloonText"/>
    <w:uiPriority w:val="99"/>
    <w:semiHidden/>
    <w:rsid w:val="00B37A5A"/>
    <w:rPr>
      <w:rFonts w:ascii="Times New Roman" w:hAnsi="Times New Roman" w:cs="Times New Roman"/>
      <w:sz w:val="18"/>
      <w:szCs w:val="18"/>
    </w:rPr>
  </w:style>
  <w:style w:type="paragraph" w:styleId="ListParagraph">
    <w:name w:val="List Paragraph"/>
    <w:basedOn w:val="Normal"/>
    <w:uiPriority w:val="34"/>
    <w:qFormat/>
    <w:rsid w:val="007A6CB1"/>
    <w:pPr>
      <w:ind w:left="720"/>
      <w:contextualSpacing/>
    </w:pPr>
    <w:rPr>
      <w:rFonts w:eastAsiaTheme="minorHAnsi" w:cstheme="minorBidi"/>
      <w:lang w:val="en-GB"/>
    </w:rPr>
  </w:style>
  <w:style w:type="paragraph" w:styleId="Revision">
    <w:name w:val="Revision"/>
    <w:hidden/>
    <w:uiPriority w:val="99"/>
    <w:semiHidden/>
    <w:rsid w:val="00614CA9"/>
    <w:rPr>
      <w:rFonts w:ascii="Times New Roman" w:hAnsi="Times New Roman"/>
    </w:rPr>
  </w:style>
  <w:style w:type="character" w:styleId="PlaceholderText">
    <w:name w:val="Placeholder Text"/>
    <w:basedOn w:val="DefaultParagraphFont"/>
    <w:uiPriority w:val="99"/>
    <w:semiHidden/>
    <w:rsid w:val="00596421"/>
    <w:rPr>
      <w:color w:val="808080"/>
    </w:rPr>
  </w:style>
  <w:style w:type="character" w:customStyle="1" w:styleId="mi">
    <w:name w:val="mi"/>
    <w:basedOn w:val="DefaultParagraphFont"/>
    <w:rsid w:val="00877E4B"/>
  </w:style>
  <w:style w:type="character" w:customStyle="1" w:styleId="mo">
    <w:name w:val="mo"/>
    <w:basedOn w:val="DefaultParagraphFont"/>
    <w:rsid w:val="00877E4B"/>
  </w:style>
  <w:style w:type="character" w:customStyle="1" w:styleId="mn">
    <w:name w:val="mn"/>
    <w:basedOn w:val="DefaultParagraphFont"/>
    <w:rsid w:val="00877E4B"/>
  </w:style>
  <w:style w:type="character" w:customStyle="1" w:styleId="mtext">
    <w:name w:val="mtext"/>
    <w:basedOn w:val="DefaultParagraphFont"/>
    <w:rsid w:val="00877E4B"/>
  </w:style>
  <w:style w:type="character" w:customStyle="1" w:styleId="mjxassistivemathml">
    <w:name w:val="mjx_assistive_mathml"/>
    <w:basedOn w:val="DefaultParagraphFont"/>
    <w:rsid w:val="00877E4B"/>
  </w:style>
  <w:style w:type="paragraph" w:styleId="CommentSubject">
    <w:name w:val="annotation subject"/>
    <w:basedOn w:val="CommentText"/>
    <w:next w:val="CommentText"/>
    <w:link w:val="CommentSubjectChar"/>
    <w:uiPriority w:val="99"/>
    <w:semiHidden/>
    <w:unhideWhenUsed/>
    <w:rsid w:val="00AB3AD8"/>
    <w:rPr>
      <w:rFonts w:eastAsia="Times New Roman" w:cs="Times New Roman"/>
      <w:b/>
      <w:bCs/>
      <w:sz w:val="20"/>
      <w:szCs w:val="20"/>
      <w:lang w:val="en-HK"/>
    </w:rPr>
  </w:style>
  <w:style w:type="character" w:customStyle="1" w:styleId="CommentSubjectChar">
    <w:name w:val="Comment Subject Char"/>
    <w:basedOn w:val="CommentTextChar"/>
    <w:link w:val="CommentSubject"/>
    <w:uiPriority w:val="99"/>
    <w:semiHidden/>
    <w:rsid w:val="00AB3AD8"/>
    <w:rPr>
      <w:rFonts w:ascii="Times New Roman" w:eastAsia="Times New Roman" w:hAnsi="Times New Roman" w:cs="Times New Roman"/>
      <w:b/>
      <w:bCs/>
      <w:sz w:val="20"/>
      <w:szCs w:val="20"/>
      <w:lang w:val="en-HK"/>
    </w:rPr>
  </w:style>
  <w:style w:type="character" w:styleId="Hyperlink">
    <w:name w:val="Hyperlink"/>
    <w:basedOn w:val="DefaultParagraphFont"/>
    <w:uiPriority w:val="99"/>
    <w:unhideWhenUsed/>
    <w:rsid w:val="009A4D79"/>
    <w:rPr>
      <w:color w:val="0000FF"/>
      <w:u w:val="single"/>
    </w:rPr>
  </w:style>
  <w:style w:type="paragraph" w:styleId="NormalWeb">
    <w:name w:val="Normal (Web)"/>
    <w:basedOn w:val="Normal"/>
    <w:uiPriority w:val="99"/>
    <w:unhideWhenUsed/>
    <w:rsid w:val="001C06EB"/>
    <w:pPr>
      <w:spacing w:before="100" w:beforeAutospacing="1" w:after="100" w:afterAutospacing="1"/>
    </w:pPr>
  </w:style>
  <w:style w:type="character" w:styleId="Emphasis">
    <w:name w:val="Emphasis"/>
    <w:basedOn w:val="DefaultParagraphFont"/>
    <w:uiPriority w:val="20"/>
    <w:qFormat/>
    <w:rsid w:val="00582FF3"/>
    <w:rPr>
      <w:i/>
      <w:iCs/>
    </w:rPr>
  </w:style>
  <w:style w:type="character" w:styleId="LineNumber">
    <w:name w:val="line number"/>
    <w:basedOn w:val="DefaultParagraphFont"/>
    <w:uiPriority w:val="99"/>
    <w:semiHidden/>
    <w:unhideWhenUsed/>
    <w:rsid w:val="002E3D38"/>
  </w:style>
  <w:style w:type="character" w:styleId="Strong">
    <w:name w:val="Strong"/>
    <w:basedOn w:val="DefaultParagraphFont"/>
    <w:uiPriority w:val="22"/>
    <w:qFormat/>
    <w:rsid w:val="009676CB"/>
    <w:rPr>
      <w:b/>
      <w:bCs/>
    </w:rPr>
  </w:style>
  <w:style w:type="paragraph" w:styleId="Footer">
    <w:name w:val="footer"/>
    <w:basedOn w:val="Normal"/>
    <w:link w:val="FooterChar"/>
    <w:uiPriority w:val="99"/>
    <w:unhideWhenUsed/>
    <w:rsid w:val="00711670"/>
    <w:pPr>
      <w:tabs>
        <w:tab w:val="center" w:pos="4680"/>
        <w:tab w:val="right" w:pos="9360"/>
      </w:tabs>
    </w:pPr>
  </w:style>
  <w:style w:type="character" w:customStyle="1" w:styleId="FooterChar">
    <w:name w:val="Footer Char"/>
    <w:basedOn w:val="DefaultParagraphFont"/>
    <w:link w:val="Footer"/>
    <w:uiPriority w:val="99"/>
    <w:rsid w:val="00711670"/>
    <w:rPr>
      <w:rFonts w:ascii="Times New Roman" w:eastAsia="Times New Roman" w:hAnsi="Times New Roman" w:cs="Times New Roman"/>
      <w:lang w:val="en-HK"/>
    </w:rPr>
  </w:style>
  <w:style w:type="character" w:styleId="PageNumber">
    <w:name w:val="page number"/>
    <w:basedOn w:val="DefaultParagraphFont"/>
    <w:uiPriority w:val="99"/>
    <w:semiHidden/>
    <w:unhideWhenUsed/>
    <w:rsid w:val="00711670"/>
  </w:style>
  <w:style w:type="character" w:customStyle="1" w:styleId="UnresolvedMention1">
    <w:name w:val="Unresolved Mention1"/>
    <w:basedOn w:val="DefaultParagraphFont"/>
    <w:uiPriority w:val="99"/>
    <w:rsid w:val="00EF339B"/>
    <w:rPr>
      <w:color w:val="605E5C"/>
      <w:shd w:val="clear" w:color="auto" w:fill="E1DFDD"/>
    </w:rPr>
  </w:style>
  <w:style w:type="paragraph" w:styleId="Header">
    <w:name w:val="header"/>
    <w:basedOn w:val="Normal"/>
    <w:link w:val="HeaderChar"/>
    <w:uiPriority w:val="99"/>
    <w:unhideWhenUsed/>
    <w:rsid w:val="007E527C"/>
    <w:pPr>
      <w:tabs>
        <w:tab w:val="center" w:pos="4680"/>
        <w:tab w:val="right" w:pos="9360"/>
      </w:tabs>
    </w:pPr>
  </w:style>
  <w:style w:type="character" w:customStyle="1" w:styleId="HeaderChar">
    <w:name w:val="Header Char"/>
    <w:basedOn w:val="DefaultParagraphFont"/>
    <w:link w:val="Header"/>
    <w:uiPriority w:val="99"/>
    <w:rsid w:val="007E527C"/>
    <w:rPr>
      <w:rFonts w:ascii="Times New Roman" w:eastAsia="Times New Roman" w:hAnsi="Times New Roman" w:cs="Times New Roman"/>
      <w:lang w:val="en-HK"/>
    </w:rPr>
  </w:style>
  <w:style w:type="character" w:customStyle="1" w:styleId="UnresolvedMention2">
    <w:name w:val="Unresolved Mention2"/>
    <w:basedOn w:val="DefaultParagraphFont"/>
    <w:uiPriority w:val="99"/>
    <w:semiHidden/>
    <w:unhideWhenUsed/>
    <w:rsid w:val="003E15E6"/>
    <w:rPr>
      <w:color w:val="605E5C"/>
      <w:shd w:val="clear" w:color="auto" w:fill="E1DFDD"/>
    </w:rPr>
  </w:style>
  <w:style w:type="paragraph" w:customStyle="1" w:styleId="Style1">
    <w:name w:val="Style1"/>
    <w:basedOn w:val="Heading3"/>
    <w:next w:val="Normal"/>
    <w:qFormat/>
    <w:rsid w:val="00BA1619"/>
    <w:pPr>
      <w:spacing w:line="480" w:lineRule="auto"/>
    </w:pPr>
    <w:rPr>
      <w:rFonts w:ascii="Times New Roman" w:hAnsi="Times New Roman"/>
      <w:i/>
    </w:rPr>
  </w:style>
  <w:style w:type="paragraph" w:customStyle="1" w:styleId="Subheading3">
    <w:name w:val="Subheading 3"/>
    <w:basedOn w:val="Heading3"/>
    <w:qFormat/>
    <w:rsid w:val="00BA1619"/>
    <w:pPr>
      <w:spacing w:line="480" w:lineRule="auto"/>
    </w:pPr>
    <w:rPr>
      <w:rFonts w:ascii="Times New Roman" w:hAnsi="Times New Roman"/>
      <w:i/>
      <w:color w:val="000000" w:themeColor="text1"/>
    </w:rPr>
  </w:style>
  <w:style w:type="character" w:customStyle="1" w:styleId="UnresolvedMention3">
    <w:name w:val="Unresolved Mention3"/>
    <w:basedOn w:val="DefaultParagraphFont"/>
    <w:uiPriority w:val="99"/>
    <w:semiHidden/>
    <w:unhideWhenUsed/>
    <w:rsid w:val="008F2B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8452">
      <w:bodyDiv w:val="1"/>
      <w:marLeft w:val="0"/>
      <w:marRight w:val="0"/>
      <w:marTop w:val="0"/>
      <w:marBottom w:val="0"/>
      <w:divBdr>
        <w:top w:val="none" w:sz="0" w:space="0" w:color="auto"/>
        <w:left w:val="none" w:sz="0" w:space="0" w:color="auto"/>
        <w:bottom w:val="none" w:sz="0" w:space="0" w:color="auto"/>
        <w:right w:val="none" w:sz="0" w:space="0" w:color="auto"/>
      </w:divBdr>
    </w:div>
    <w:div w:id="95714348">
      <w:bodyDiv w:val="1"/>
      <w:marLeft w:val="0"/>
      <w:marRight w:val="0"/>
      <w:marTop w:val="0"/>
      <w:marBottom w:val="0"/>
      <w:divBdr>
        <w:top w:val="none" w:sz="0" w:space="0" w:color="auto"/>
        <w:left w:val="none" w:sz="0" w:space="0" w:color="auto"/>
        <w:bottom w:val="none" w:sz="0" w:space="0" w:color="auto"/>
        <w:right w:val="none" w:sz="0" w:space="0" w:color="auto"/>
      </w:divBdr>
    </w:div>
    <w:div w:id="102042626">
      <w:bodyDiv w:val="1"/>
      <w:marLeft w:val="0"/>
      <w:marRight w:val="0"/>
      <w:marTop w:val="0"/>
      <w:marBottom w:val="0"/>
      <w:divBdr>
        <w:top w:val="none" w:sz="0" w:space="0" w:color="auto"/>
        <w:left w:val="none" w:sz="0" w:space="0" w:color="auto"/>
        <w:bottom w:val="none" w:sz="0" w:space="0" w:color="auto"/>
        <w:right w:val="none" w:sz="0" w:space="0" w:color="auto"/>
      </w:divBdr>
    </w:div>
    <w:div w:id="162934666">
      <w:bodyDiv w:val="1"/>
      <w:marLeft w:val="0"/>
      <w:marRight w:val="0"/>
      <w:marTop w:val="0"/>
      <w:marBottom w:val="0"/>
      <w:divBdr>
        <w:top w:val="none" w:sz="0" w:space="0" w:color="auto"/>
        <w:left w:val="none" w:sz="0" w:space="0" w:color="auto"/>
        <w:bottom w:val="none" w:sz="0" w:space="0" w:color="auto"/>
        <w:right w:val="none" w:sz="0" w:space="0" w:color="auto"/>
      </w:divBdr>
      <w:divsChild>
        <w:div w:id="119692621">
          <w:marLeft w:val="0"/>
          <w:marRight w:val="0"/>
          <w:marTop w:val="0"/>
          <w:marBottom w:val="0"/>
          <w:divBdr>
            <w:top w:val="none" w:sz="0" w:space="0" w:color="auto"/>
            <w:left w:val="none" w:sz="0" w:space="0" w:color="auto"/>
            <w:bottom w:val="none" w:sz="0" w:space="0" w:color="auto"/>
            <w:right w:val="none" w:sz="0" w:space="0" w:color="auto"/>
          </w:divBdr>
          <w:divsChild>
            <w:div w:id="117573175">
              <w:marLeft w:val="0"/>
              <w:marRight w:val="0"/>
              <w:marTop w:val="0"/>
              <w:marBottom w:val="0"/>
              <w:divBdr>
                <w:top w:val="none" w:sz="0" w:space="0" w:color="auto"/>
                <w:left w:val="none" w:sz="0" w:space="0" w:color="auto"/>
                <w:bottom w:val="none" w:sz="0" w:space="0" w:color="auto"/>
                <w:right w:val="none" w:sz="0" w:space="0" w:color="auto"/>
              </w:divBdr>
              <w:divsChild>
                <w:div w:id="11323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2210">
      <w:bodyDiv w:val="1"/>
      <w:marLeft w:val="0"/>
      <w:marRight w:val="0"/>
      <w:marTop w:val="0"/>
      <w:marBottom w:val="0"/>
      <w:divBdr>
        <w:top w:val="none" w:sz="0" w:space="0" w:color="auto"/>
        <w:left w:val="none" w:sz="0" w:space="0" w:color="auto"/>
        <w:bottom w:val="none" w:sz="0" w:space="0" w:color="auto"/>
        <w:right w:val="none" w:sz="0" w:space="0" w:color="auto"/>
      </w:divBdr>
      <w:divsChild>
        <w:div w:id="672226227">
          <w:marLeft w:val="0"/>
          <w:marRight w:val="0"/>
          <w:marTop w:val="0"/>
          <w:marBottom w:val="0"/>
          <w:divBdr>
            <w:top w:val="none" w:sz="0" w:space="0" w:color="auto"/>
            <w:left w:val="none" w:sz="0" w:space="0" w:color="auto"/>
            <w:bottom w:val="none" w:sz="0" w:space="0" w:color="auto"/>
            <w:right w:val="none" w:sz="0" w:space="0" w:color="auto"/>
          </w:divBdr>
          <w:divsChild>
            <w:div w:id="520317714">
              <w:marLeft w:val="0"/>
              <w:marRight w:val="0"/>
              <w:marTop w:val="0"/>
              <w:marBottom w:val="0"/>
              <w:divBdr>
                <w:top w:val="none" w:sz="0" w:space="0" w:color="auto"/>
                <w:left w:val="none" w:sz="0" w:space="0" w:color="auto"/>
                <w:bottom w:val="none" w:sz="0" w:space="0" w:color="auto"/>
                <w:right w:val="none" w:sz="0" w:space="0" w:color="auto"/>
              </w:divBdr>
              <w:divsChild>
                <w:div w:id="71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282431">
      <w:bodyDiv w:val="1"/>
      <w:marLeft w:val="0"/>
      <w:marRight w:val="0"/>
      <w:marTop w:val="0"/>
      <w:marBottom w:val="0"/>
      <w:divBdr>
        <w:top w:val="none" w:sz="0" w:space="0" w:color="auto"/>
        <w:left w:val="none" w:sz="0" w:space="0" w:color="auto"/>
        <w:bottom w:val="none" w:sz="0" w:space="0" w:color="auto"/>
        <w:right w:val="none" w:sz="0" w:space="0" w:color="auto"/>
      </w:divBdr>
      <w:divsChild>
        <w:div w:id="711659018">
          <w:marLeft w:val="0"/>
          <w:marRight w:val="0"/>
          <w:marTop w:val="0"/>
          <w:marBottom w:val="0"/>
          <w:divBdr>
            <w:top w:val="none" w:sz="0" w:space="0" w:color="auto"/>
            <w:left w:val="none" w:sz="0" w:space="0" w:color="auto"/>
            <w:bottom w:val="none" w:sz="0" w:space="0" w:color="auto"/>
            <w:right w:val="none" w:sz="0" w:space="0" w:color="auto"/>
          </w:divBdr>
          <w:divsChild>
            <w:div w:id="567112800">
              <w:marLeft w:val="0"/>
              <w:marRight w:val="0"/>
              <w:marTop w:val="0"/>
              <w:marBottom w:val="0"/>
              <w:divBdr>
                <w:top w:val="none" w:sz="0" w:space="0" w:color="auto"/>
                <w:left w:val="none" w:sz="0" w:space="0" w:color="auto"/>
                <w:bottom w:val="none" w:sz="0" w:space="0" w:color="auto"/>
                <w:right w:val="none" w:sz="0" w:space="0" w:color="auto"/>
              </w:divBdr>
              <w:divsChild>
                <w:div w:id="91397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051975">
      <w:bodyDiv w:val="1"/>
      <w:marLeft w:val="0"/>
      <w:marRight w:val="0"/>
      <w:marTop w:val="0"/>
      <w:marBottom w:val="0"/>
      <w:divBdr>
        <w:top w:val="none" w:sz="0" w:space="0" w:color="auto"/>
        <w:left w:val="none" w:sz="0" w:space="0" w:color="auto"/>
        <w:bottom w:val="none" w:sz="0" w:space="0" w:color="auto"/>
        <w:right w:val="none" w:sz="0" w:space="0" w:color="auto"/>
      </w:divBdr>
    </w:div>
    <w:div w:id="314259914">
      <w:bodyDiv w:val="1"/>
      <w:marLeft w:val="0"/>
      <w:marRight w:val="0"/>
      <w:marTop w:val="0"/>
      <w:marBottom w:val="0"/>
      <w:divBdr>
        <w:top w:val="none" w:sz="0" w:space="0" w:color="auto"/>
        <w:left w:val="none" w:sz="0" w:space="0" w:color="auto"/>
        <w:bottom w:val="none" w:sz="0" w:space="0" w:color="auto"/>
        <w:right w:val="none" w:sz="0" w:space="0" w:color="auto"/>
      </w:divBdr>
      <w:divsChild>
        <w:div w:id="1271202019">
          <w:marLeft w:val="0"/>
          <w:marRight w:val="0"/>
          <w:marTop w:val="0"/>
          <w:marBottom w:val="0"/>
          <w:divBdr>
            <w:top w:val="none" w:sz="0" w:space="0" w:color="auto"/>
            <w:left w:val="none" w:sz="0" w:space="0" w:color="auto"/>
            <w:bottom w:val="none" w:sz="0" w:space="0" w:color="auto"/>
            <w:right w:val="none" w:sz="0" w:space="0" w:color="auto"/>
          </w:divBdr>
          <w:divsChild>
            <w:div w:id="365909827">
              <w:marLeft w:val="0"/>
              <w:marRight w:val="0"/>
              <w:marTop w:val="0"/>
              <w:marBottom w:val="0"/>
              <w:divBdr>
                <w:top w:val="none" w:sz="0" w:space="0" w:color="auto"/>
                <w:left w:val="none" w:sz="0" w:space="0" w:color="auto"/>
                <w:bottom w:val="none" w:sz="0" w:space="0" w:color="auto"/>
                <w:right w:val="none" w:sz="0" w:space="0" w:color="auto"/>
              </w:divBdr>
              <w:divsChild>
                <w:div w:id="3016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2947">
      <w:bodyDiv w:val="1"/>
      <w:marLeft w:val="0"/>
      <w:marRight w:val="0"/>
      <w:marTop w:val="0"/>
      <w:marBottom w:val="0"/>
      <w:divBdr>
        <w:top w:val="none" w:sz="0" w:space="0" w:color="auto"/>
        <w:left w:val="none" w:sz="0" w:space="0" w:color="auto"/>
        <w:bottom w:val="none" w:sz="0" w:space="0" w:color="auto"/>
        <w:right w:val="none" w:sz="0" w:space="0" w:color="auto"/>
      </w:divBdr>
      <w:divsChild>
        <w:div w:id="917442989">
          <w:marLeft w:val="0"/>
          <w:marRight w:val="0"/>
          <w:marTop w:val="0"/>
          <w:marBottom w:val="0"/>
          <w:divBdr>
            <w:top w:val="none" w:sz="0" w:space="0" w:color="auto"/>
            <w:left w:val="none" w:sz="0" w:space="0" w:color="auto"/>
            <w:bottom w:val="none" w:sz="0" w:space="0" w:color="auto"/>
            <w:right w:val="none" w:sz="0" w:space="0" w:color="auto"/>
          </w:divBdr>
          <w:divsChild>
            <w:div w:id="1152940592">
              <w:marLeft w:val="0"/>
              <w:marRight w:val="0"/>
              <w:marTop w:val="0"/>
              <w:marBottom w:val="0"/>
              <w:divBdr>
                <w:top w:val="none" w:sz="0" w:space="0" w:color="auto"/>
                <w:left w:val="none" w:sz="0" w:space="0" w:color="auto"/>
                <w:bottom w:val="none" w:sz="0" w:space="0" w:color="auto"/>
                <w:right w:val="none" w:sz="0" w:space="0" w:color="auto"/>
              </w:divBdr>
              <w:divsChild>
                <w:div w:id="44827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8651">
      <w:bodyDiv w:val="1"/>
      <w:marLeft w:val="0"/>
      <w:marRight w:val="0"/>
      <w:marTop w:val="0"/>
      <w:marBottom w:val="0"/>
      <w:divBdr>
        <w:top w:val="none" w:sz="0" w:space="0" w:color="auto"/>
        <w:left w:val="none" w:sz="0" w:space="0" w:color="auto"/>
        <w:bottom w:val="none" w:sz="0" w:space="0" w:color="auto"/>
        <w:right w:val="none" w:sz="0" w:space="0" w:color="auto"/>
      </w:divBdr>
    </w:div>
    <w:div w:id="478881455">
      <w:bodyDiv w:val="1"/>
      <w:marLeft w:val="0"/>
      <w:marRight w:val="0"/>
      <w:marTop w:val="0"/>
      <w:marBottom w:val="0"/>
      <w:divBdr>
        <w:top w:val="none" w:sz="0" w:space="0" w:color="auto"/>
        <w:left w:val="none" w:sz="0" w:space="0" w:color="auto"/>
        <w:bottom w:val="none" w:sz="0" w:space="0" w:color="auto"/>
        <w:right w:val="none" w:sz="0" w:space="0" w:color="auto"/>
      </w:divBdr>
    </w:div>
    <w:div w:id="480342229">
      <w:bodyDiv w:val="1"/>
      <w:marLeft w:val="0"/>
      <w:marRight w:val="0"/>
      <w:marTop w:val="0"/>
      <w:marBottom w:val="0"/>
      <w:divBdr>
        <w:top w:val="none" w:sz="0" w:space="0" w:color="auto"/>
        <w:left w:val="none" w:sz="0" w:space="0" w:color="auto"/>
        <w:bottom w:val="none" w:sz="0" w:space="0" w:color="auto"/>
        <w:right w:val="none" w:sz="0" w:space="0" w:color="auto"/>
      </w:divBdr>
    </w:div>
    <w:div w:id="526986606">
      <w:bodyDiv w:val="1"/>
      <w:marLeft w:val="0"/>
      <w:marRight w:val="0"/>
      <w:marTop w:val="0"/>
      <w:marBottom w:val="0"/>
      <w:divBdr>
        <w:top w:val="none" w:sz="0" w:space="0" w:color="auto"/>
        <w:left w:val="none" w:sz="0" w:space="0" w:color="auto"/>
        <w:bottom w:val="none" w:sz="0" w:space="0" w:color="auto"/>
        <w:right w:val="none" w:sz="0" w:space="0" w:color="auto"/>
      </w:divBdr>
      <w:divsChild>
        <w:div w:id="1663267435">
          <w:marLeft w:val="0"/>
          <w:marRight w:val="0"/>
          <w:marTop w:val="0"/>
          <w:marBottom w:val="0"/>
          <w:divBdr>
            <w:top w:val="none" w:sz="0" w:space="0" w:color="auto"/>
            <w:left w:val="none" w:sz="0" w:space="0" w:color="auto"/>
            <w:bottom w:val="none" w:sz="0" w:space="0" w:color="auto"/>
            <w:right w:val="none" w:sz="0" w:space="0" w:color="auto"/>
          </w:divBdr>
          <w:divsChild>
            <w:div w:id="1212421247">
              <w:marLeft w:val="0"/>
              <w:marRight w:val="0"/>
              <w:marTop w:val="0"/>
              <w:marBottom w:val="0"/>
              <w:divBdr>
                <w:top w:val="none" w:sz="0" w:space="0" w:color="auto"/>
                <w:left w:val="none" w:sz="0" w:space="0" w:color="auto"/>
                <w:bottom w:val="none" w:sz="0" w:space="0" w:color="auto"/>
                <w:right w:val="none" w:sz="0" w:space="0" w:color="auto"/>
              </w:divBdr>
              <w:divsChild>
                <w:div w:id="10057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575535">
      <w:bodyDiv w:val="1"/>
      <w:marLeft w:val="0"/>
      <w:marRight w:val="0"/>
      <w:marTop w:val="0"/>
      <w:marBottom w:val="0"/>
      <w:divBdr>
        <w:top w:val="none" w:sz="0" w:space="0" w:color="auto"/>
        <w:left w:val="none" w:sz="0" w:space="0" w:color="auto"/>
        <w:bottom w:val="none" w:sz="0" w:space="0" w:color="auto"/>
        <w:right w:val="none" w:sz="0" w:space="0" w:color="auto"/>
      </w:divBdr>
      <w:divsChild>
        <w:div w:id="1305699416">
          <w:marLeft w:val="0"/>
          <w:marRight w:val="0"/>
          <w:marTop w:val="0"/>
          <w:marBottom w:val="0"/>
          <w:divBdr>
            <w:top w:val="none" w:sz="0" w:space="0" w:color="auto"/>
            <w:left w:val="none" w:sz="0" w:space="0" w:color="auto"/>
            <w:bottom w:val="none" w:sz="0" w:space="0" w:color="auto"/>
            <w:right w:val="none" w:sz="0" w:space="0" w:color="auto"/>
          </w:divBdr>
          <w:divsChild>
            <w:div w:id="14043713">
              <w:marLeft w:val="0"/>
              <w:marRight w:val="0"/>
              <w:marTop w:val="0"/>
              <w:marBottom w:val="0"/>
              <w:divBdr>
                <w:top w:val="none" w:sz="0" w:space="0" w:color="auto"/>
                <w:left w:val="none" w:sz="0" w:space="0" w:color="auto"/>
                <w:bottom w:val="none" w:sz="0" w:space="0" w:color="auto"/>
                <w:right w:val="none" w:sz="0" w:space="0" w:color="auto"/>
              </w:divBdr>
              <w:divsChild>
                <w:div w:id="184829677">
                  <w:marLeft w:val="0"/>
                  <w:marRight w:val="0"/>
                  <w:marTop w:val="0"/>
                  <w:marBottom w:val="0"/>
                  <w:divBdr>
                    <w:top w:val="none" w:sz="0" w:space="0" w:color="auto"/>
                    <w:left w:val="none" w:sz="0" w:space="0" w:color="auto"/>
                    <w:bottom w:val="none" w:sz="0" w:space="0" w:color="auto"/>
                    <w:right w:val="none" w:sz="0" w:space="0" w:color="auto"/>
                  </w:divBdr>
                  <w:divsChild>
                    <w:div w:id="8043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2192">
      <w:bodyDiv w:val="1"/>
      <w:marLeft w:val="0"/>
      <w:marRight w:val="0"/>
      <w:marTop w:val="0"/>
      <w:marBottom w:val="0"/>
      <w:divBdr>
        <w:top w:val="none" w:sz="0" w:space="0" w:color="auto"/>
        <w:left w:val="none" w:sz="0" w:space="0" w:color="auto"/>
        <w:bottom w:val="none" w:sz="0" w:space="0" w:color="auto"/>
        <w:right w:val="none" w:sz="0" w:space="0" w:color="auto"/>
      </w:divBdr>
    </w:div>
    <w:div w:id="738556471">
      <w:bodyDiv w:val="1"/>
      <w:marLeft w:val="0"/>
      <w:marRight w:val="0"/>
      <w:marTop w:val="0"/>
      <w:marBottom w:val="0"/>
      <w:divBdr>
        <w:top w:val="none" w:sz="0" w:space="0" w:color="auto"/>
        <w:left w:val="none" w:sz="0" w:space="0" w:color="auto"/>
        <w:bottom w:val="none" w:sz="0" w:space="0" w:color="auto"/>
        <w:right w:val="none" w:sz="0" w:space="0" w:color="auto"/>
      </w:divBdr>
    </w:div>
    <w:div w:id="747575176">
      <w:bodyDiv w:val="1"/>
      <w:marLeft w:val="0"/>
      <w:marRight w:val="0"/>
      <w:marTop w:val="0"/>
      <w:marBottom w:val="0"/>
      <w:divBdr>
        <w:top w:val="none" w:sz="0" w:space="0" w:color="auto"/>
        <w:left w:val="none" w:sz="0" w:space="0" w:color="auto"/>
        <w:bottom w:val="none" w:sz="0" w:space="0" w:color="auto"/>
        <w:right w:val="none" w:sz="0" w:space="0" w:color="auto"/>
      </w:divBdr>
    </w:div>
    <w:div w:id="759522660">
      <w:bodyDiv w:val="1"/>
      <w:marLeft w:val="0"/>
      <w:marRight w:val="0"/>
      <w:marTop w:val="0"/>
      <w:marBottom w:val="0"/>
      <w:divBdr>
        <w:top w:val="none" w:sz="0" w:space="0" w:color="auto"/>
        <w:left w:val="none" w:sz="0" w:space="0" w:color="auto"/>
        <w:bottom w:val="none" w:sz="0" w:space="0" w:color="auto"/>
        <w:right w:val="none" w:sz="0" w:space="0" w:color="auto"/>
      </w:divBdr>
      <w:divsChild>
        <w:div w:id="1078357845">
          <w:marLeft w:val="0"/>
          <w:marRight w:val="0"/>
          <w:marTop w:val="240"/>
          <w:marBottom w:val="240"/>
          <w:divBdr>
            <w:top w:val="none" w:sz="0" w:space="0" w:color="auto"/>
            <w:left w:val="none" w:sz="0" w:space="0" w:color="auto"/>
            <w:bottom w:val="none" w:sz="0" w:space="0" w:color="auto"/>
            <w:right w:val="none" w:sz="0" w:space="0" w:color="auto"/>
          </w:divBdr>
        </w:div>
      </w:divsChild>
    </w:div>
    <w:div w:id="761608155">
      <w:bodyDiv w:val="1"/>
      <w:marLeft w:val="0"/>
      <w:marRight w:val="0"/>
      <w:marTop w:val="0"/>
      <w:marBottom w:val="0"/>
      <w:divBdr>
        <w:top w:val="none" w:sz="0" w:space="0" w:color="auto"/>
        <w:left w:val="none" w:sz="0" w:space="0" w:color="auto"/>
        <w:bottom w:val="none" w:sz="0" w:space="0" w:color="auto"/>
        <w:right w:val="none" w:sz="0" w:space="0" w:color="auto"/>
      </w:divBdr>
    </w:div>
    <w:div w:id="852115286">
      <w:bodyDiv w:val="1"/>
      <w:marLeft w:val="0"/>
      <w:marRight w:val="0"/>
      <w:marTop w:val="0"/>
      <w:marBottom w:val="0"/>
      <w:divBdr>
        <w:top w:val="none" w:sz="0" w:space="0" w:color="auto"/>
        <w:left w:val="none" w:sz="0" w:space="0" w:color="auto"/>
        <w:bottom w:val="none" w:sz="0" w:space="0" w:color="auto"/>
        <w:right w:val="none" w:sz="0" w:space="0" w:color="auto"/>
      </w:divBdr>
    </w:div>
    <w:div w:id="872308378">
      <w:bodyDiv w:val="1"/>
      <w:marLeft w:val="0"/>
      <w:marRight w:val="0"/>
      <w:marTop w:val="0"/>
      <w:marBottom w:val="0"/>
      <w:divBdr>
        <w:top w:val="none" w:sz="0" w:space="0" w:color="auto"/>
        <w:left w:val="none" w:sz="0" w:space="0" w:color="auto"/>
        <w:bottom w:val="none" w:sz="0" w:space="0" w:color="auto"/>
        <w:right w:val="none" w:sz="0" w:space="0" w:color="auto"/>
      </w:divBdr>
    </w:div>
    <w:div w:id="980692471">
      <w:bodyDiv w:val="1"/>
      <w:marLeft w:val="0"/>
      <w:marRight w:val="0"/>
      <w:marTop w:val="0"/>
      <w:marBottom w:val="0"/>
      <w:divBdr>
        <w:top w:val="none" w:sz="0" w:space="0" w:color="auto"/>
        <w:left w:val="none" w:sz="0" w:space="0" w:color="auto"/>
        <w:bottom w:val="none" w:sz="0" w:space="0" w:color="auto"/>
        <w:right w:val="none" w:sz="0" w:space="0" w:color="auto"/>
      </w:divBdr>
    </w:div>
    <w:div w:id="986864038">
      <w:bodyDiv w:val="1"/>
      <w:marLeft w:val="0"/>
      <w:marRight w:val="0"/>
      <w:marTop w:val="0"/>
      <w:marBottom w:val="0"/>
      <w:divBdr>
        <w:top w:val="none" w:sz="0" w:space="0" w:color="auto"/>
        <w:left w:val="none" w:sz="0" w:space="0" w:color="auto"/>
        <w:bottom w:val="none" w:sz="0" w:space="0" w:color="auto"/>
        <w:right w:val="none" w:sz="0" w:space="0" w:color="auto"/>
      </w:divBdr>
    </w:div>
    <w:div w:id="1094011715">
      <w:bodyDiv w:val="1"/>
      <w:marLeft w:val="0"/>
      <w:marRight w:val="0"/>
      <w:marTop w:val="0"/>
      <w:marBottom w:val="0"/>
      <w:divBdr>
        <w:top w:val="none" w:sz="0" w:space="0" w:color="auto"/>
        <w:left w:val="none" w:sz="0" w:space="0" w:color="auto"/>
        <w:bottom w:val="none" w:sz="0" w:space="0" w:color="auto"/>
        <w:right w:val="none" w:sz="0" w:space="0" w:color="auto"/>
      </w:divBdr>
    </w:div>
    <w:div w:id="1378551568">
      <w:bodyDiv w:val="1"/>
      <w:marLeft w:val="0"/>
      <w:marRight w:val="0"/>
      <w:marTop w:val="0"/>
      <w:marBottom w:val="0"/>
      <w:divBdr>
        <w:top w:val="none" w:sz="0" w:space="0" w:color="auto"/>
        <w:left w:val="none" w:sz="0" w:space="0" w:color="auto"/>
        <w:bottom w:val="none" w:sz="0" w:space="0" w:color="auto"/>
        <w:right w:val="none" w:sz="0" w:space="0" w:color="auto"/>
      </w:divBdr>
      <w:divsChild>
        <w:div w:id="869145777">
          <w:marLeft w:val="0"/>
          <w:marRight w:val="0"/>
          <w:marTop w:val="0"/>
          <w:marBottom w:val="0"/>
          <w:divBdr>
            <w:top w:val="none" w:sz="0" w:space="0" w:color="auto"/>
            <w:left w:val="none" w:sz="0" w:space="0" w:color="auto"/>
            <w:bottom w:val="none" w:sz="0" w:space="0" w:color="auto"/>
            <w:right w:val="none" w:sz="0" w:space="0" w:color="auto"/>
          </w:divBdr>
          <w:divsChild>
            <w:div w:id="584387266">
              <w:marLeft w:val="0"/>
              <w:marRight w:val="0"/>
              <w:marTop w:val="0"/>
              <w:marBottom w:val="0"/>
              <w:divBdr>
                <w:top w:val="none" w:sz="0" w:space="0" w:color="auto"/>
                <w:left w:val="none" w:sz="0" w:space="0" w:color="auto"/>
                <w:bottom w:val="none" w:sz="0" w:space="0" w:color="auto"/>
                <w:right w:val="none" w:sz="0" w:space="0" w:color="auto"/>
              </w:divBdr>
              <w:divsChild>
                <w:div w:id="52409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87859">
      <w:bodyDiv w:val="1"/>
      <w:marLeft w:val="0"/>
      <w:marRight w:val="0"/>
      <w:marTop w:val="0"/>
      <w:marBottom w:val="0"/>
      <w:divBdr>
        <w:top w:val="none" w:sz="0" w:space="0" w:color="auto"/>
        <w:left w:val="none" w:sz="0" w:space="0" w:color="auto"/>
        <w:bottom w:val="none" w:sz="0" w:space="0" w:color="auto"/>
        <w:right w:val="none" w:sz="0" w:space="0" w:color="auto"/>
      </w:divBdr>
      <w:divsChild>
        <w:div w:id="2108621246">
          <w:marLeft w:val="0"/>
          <w:marRight w:val="0"/>
          <w:marTop w:val="0"/>
          <w:marBottom w:val="0"/>
          <w:divBdr>
            <w:top w:val="none" w:sz="0" w:space="0" w:color="auto"/>
            <w:left w:val="none" w:sz="0" w:space="0" w:color="auto"/>
            <w:bottom w:val="none" w:sz="0" w:space="0" w:color="auto"/>
            <w:right w:val="none" w:sz="0" w:space="0" w:color="auto"/>
          </w:divBdr>
          <w:divsChild>
            <w:div w:id="1686907119">
              <w:marLeft w:val="0"/>
              <w:marRight w:val="0"/>
              <w:marTop w:val="0"/>
              <w:marBottom w:val="0"/>
              <w:divBdr>
                <w:top w:val="none" w:sz="0" w:space="0" w:color="auto"/>
                <w:left w:val="none" w:sz="0" w:space="0" w:color="auto"/>
                <w:bottom w:val="none" w:sz="0" w:space="0" w:color="auto"/>
                <w:right w:val="none" w:sz="0" w:space="0" w:color="auto"/>
              </w:divBdr>
              <w:divsChild>
                <w:div w:id="9647384">
                  <w:marLeft w:val="0"/>
                  <w:marRight w:val="0"/>
                  <w:marTop w:val="0"/>
                  <w:marBottom w:val="0"/>
                  <w:divBdr>
                    <w:top w:val="none" w:sz="0" w:space="0" w:color="auto"/>
                    <w:left w:val="none" w:sz="0" w:space="0" w:color="auto"/>
                    <w:bottom w:val="none" w:sz="0" w:space="0" w:color="auto"/>
                    <w:right w:val="none" w:sz="0" w:space="0" w:color="auto"/>
                  </w:divBdr>
                  <w:divsChild>
                    <w:div w:id="117376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0095">
      <w:bodyDiv w:val="1"/>
      <w:marLeft w:val="0"/>
      <w:marRight w:val="0"/>
      <w:marTop w:val="0"/>
      <w:marBottom w:val="0"/>
      <w:divBdr>
        <w:top w:val="none" w:sz="0" w:space="0" w:color="auto"/>
        <w:left w:val="none" w:sz="0" w:space="0" w:color="auto"/>
        <w:bottom w:val="none" w:sz="0" w:space="0" w:color="auto"/>
        <w:right w:val="none" w:sz="0" w:space="0" w:color="auto"/>
      </w:divBdr>
    </w:div>
    <w:div w:id="1493252917">
      <w:bodyDiv w:val="1"/>
      <w:marLeft w:val="0"/>
      <w:marRight w:val="0"/>
      <w:marTop w:val="0"/>
      <w:marBottom w:val="0"/>
      <w:divBdr>
        <w:top w:val="none" w:sz="0" w:space="0" w:color="auto"/>
        <w:left w:val="none" w:sz="0" w:space="0" w:color="auto"/>
        <w:bottom w:val="none" w:sz="0" w:space="0" w:color="auto"/>
        <w:right w:val="none" w:sz="0" w:space="0" w:color="auto"/>
      </w:divBdr>
    </w:div>
    <w:div w:id="1594244068">
      <w:bodyDiv w:val="1"/>
      <w:marLeft w:val="0"/>
      <w:marRight w:val="0"/>
      <w:marTop w:val="0"/>
      <w:marBottom w:val="0"/>
      <w:divBdr>
        <w:top w:val="none" w:sz="0" w:space="0" w:color="auto"/>
        <w:left w:val="none" w:sz="0" w:space="0" w:color="auto"/>
        <w:bottom w:val="none" w:sz="0" w:space="0" w:color="auto"/>
        <w:right w:val="none" w:sz="0" w:space="0" w:color="auto"/>
      </w:divBdr>
    </w:div>
    <w:div w:id="1663241681">
      <w:bodyDiv w:val="1"/>
      <w:marLeft w:val="0"/>
      <w:marRight w:val="0"/>
      <w:marTop w:val="0"/>
      <w:marBottom w:val="0"/>
      <w:divBdr>
        <w:top w:val="none" w:sz="0" w:space="0" w:color="auto"/>
        <w:left w:val="none" w:sz="0" w:space="0" w:color="auto"/>
        <w:bottom w:val="none" w:sz="0" w:space="0" w:color="auto"/>
        <w:right w:val="none" w:sz="0" w:space="0" w:color="auto"/>
      </w:divBdr>
    </w:div>
    <w:div w:id="1816873402">
      <w:bodyDiv w:val="1"/>
      <w:marLeft w:val="0"/>
      <w:marRight w:val="0"/>
      <w:marTop w:val="0"/>
      <w:marBottom w:val="0"/>
      <w:divBdr>
        <w:top w:val="none" w:sz="0" w:space="0" w:color="auto"/>
        <w:left w:val="none" w:sz="0" w:space="0" w:color="auto"/>
        <w:bottom w:val="none" w:sz="0" w:space="0" w:color="auto"/>
        <w:right w:val="none" w:sz="0" w:space="0" w:color="auto"/>
      </w:divBdr>
    </w:div>
    <w:div w:id="1992321326">
      <w:bodyDiv w:val="1"/>
      <w:marLeft w:val="0"/>
      <w:marRight w:val="0"/>
      <w:marTop w:val="0"/>
      <w:marBottom w:val="0"/>
      <w:divBdr>
        <w:top w:val="none" w:sz="0" w:space="0" w:color="auto"/>
        <w:left w:val="none" w:sz="0" w:space="0" w:color="auto"/>
        <w:bottom w:val="none" w:sz="0" w:space="0" w:color="auto"/>
        <w:right w:val="none" w:sz="0" w:space="0" w:color="auto"/>
      </w:divBdr>
    </w:div>
    <w:div w:id="2056999048">
      <w:bodyDiv w:val="1"/>
      <w:marLeft w:val="0"/>
      <w:marRight w:val="0"/>
      <w:marTop w:val="0"/>
      <w:marBottom w:val="0"/>
      <w:divBdr>
        <w:top w:val="none" w:sz="0" w:space="0" w:color="auto"/>
        <w:left w:val="none" w:sz="0" w:space="0" w:color="auto"/>
        <w:bottom w:val="none" w:sz="0" w:space="0" w:color="auto"/>
        <w:right w:val="none" w:sz="0" w:space="0" w:color="auto"/>
      </w:divBdr>
      <w:divsChild>
        <w:div w:id="1631475267">
          <w:marLeft w:val="0"/>
          <w:marRight w:val="0"/>
          <w:marTop w:val="0"/>
          <w:marBottom w:val="0"/>
          <w:divBdr>
            <w:top w:val="none" w:sz="0" w:space="0" w:color="auto"/>
            <w:left w:val="none" w:sz="0" w:space="0" w:color="auto"/>
            <w:bottom w:val="none" w:sz="0" w:space="0" w:color="auto"/>
            <w:right w:val="none" w:sz="0" w:space="0" w:color="auto"/>
          </w:divBdr>
          <w:divsChild>
            <w:div w:id="810947871">
              <w:marLeft w:val="0"/>
              <w:marRight w:val="0"/>
              <w:marTop w:val="0"/>
              <w:marBottom w:val="0"/>
              <w:divBdr>
                <w:top w:val="none" w:sz="0" w:space="0" w:color="auto"/>
                <w:left w:val="none" w:sz="0" w:space="0" w:color="auto"/>
                <w:bottom w:val="none" w:sz="0" w:space="0" w:color="auto"/>
                <w:right w:val="none" w:sz="0" w:space="0" w:color="auto"/>
              </w:divBdr>
              <w:divsChild>
                <w:div w:id="17294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3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fonti.kar@gmail.com" TargetMode="External"/><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warthog.ucr.edu/"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62560-614B-C24E-8767-298443CCB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23300</Words>
  <Characters>132811</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fonti.kar@gmail.com</dc:creator>
  <cp:keywords/>
  <dc:description/>
  <cp:lastModifiedBy>fonti.kar@gmail.com</cp:lastModifiedBy>
  <cp:revision>2</cp:revision>
  <cp:lastPrinted>2019-07-02T05:27:00Z</cp:lastPrinted>
  <dcterms:created xsi:type="dcterms:W3CDTF">2019-08-01T03:32:00Z</dcterms:created>
  <dcterms:modified xsi:type="dcterms:W3CDTF">2019-08-01T03:32:00Z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id="http://www.zotero.org/styles/functional-ecology"/&gt;&lt;format class="21"/&gt;&lt;count citations="59" publications="59"/&gt;&lt;/info&gt;PAPERS2_INFO_END</vt:lpwstr>
  </property>
</Properties>
</file>