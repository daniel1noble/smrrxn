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57A6CD78" w:rsidR="00D24BC6" w:rsidRDefault="00D24BC6" w:rsidP="006237AE">
      <w:pPr>
        <w:pStyle w:val="Heading1"/>
        <w:spacing w:line="36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p>
    <w:p w14:paraId="25265827" w14:textId="77777777" w:rsidR="005352EE" w:rsidRPr="00EF339B" w:rsidRDefault="005352EE" w:rsidP="005352EE">
      <w:pPr>
        <w:spacing w:line="36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5352E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5352EE">
      <w:pPr>
        <w:spacing w:line="36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5352EE">
      <w:pPr>
        <w:spacing w:line="36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5352EE">
      <w:pPr>
        <w:spacing w:line="360" w:lineRule="auto"/>
        <w:rPr>
          <w:i/>
        </w:rPr>
      </w:pPr>
      <w:r>
        <w:t>4</w:t>
      </w:r>
      <w:r w:rsidRPr="00061FC5">
        <w:t xml:space="preserve"> </w:t>
      </w:r>
      <w:r>
        <w:t xml:space="preserve">Division of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5352EE">
      <w:pPr>
        <w:spacing w:line="360" w:lineRule="auto"/>
        <w:rPr>
          <w:lang w:val="en-AU"/>
        </w:rPr>
      </w:pPr>
    </w:p>
    <w:p w14:paraId="162EA623" w14:textId="77777777" w:rsidR="005352EE" w:rsidRDefault="005352EE" w:rsidP="005352EE">
      <w:pPr>
        <w:spacing w:line="360" w:lineRule="auto"/>
        <w:rPr>
          <w:lang w:val="en-AU"/>
        </w:rPr>
      </w:pPr>
      <w:r>
        <w:rPr>
          <w:lang w:val="en-AU"/>
        </w:rPr>
        <w:t>Corresponding author: Fonti Kar</w:t>
      </w:r>
    </w:p>
    <w:p w14:paraId="44EB2448" w14:textId="31C2E4FA" w:rsidR="003E15E6" w:rsidRPr="003E15E6" w:rsidRDefault="005352EE" w:rsidP="003E15E6">
      <w:pPr>
        <w:rPr>
          <w:lang w:val="en-AU"/>
        </w:rPr>
      </w:pPr>
      <w:r>
        <w:rPr>
          <w:lang w:val="en-AU"/>
        </w:rPr>
        <w:t xml:space="preserve">Correspondence email: </w:t>
      </w:r>
      <w:hyperlink r:id="rId8" w:history="1">
        <w:r w:rsidR="003E15E6" w:rsidRPr="00311CF6">
          <w:rPr>
            <w:rStyle w:val="Hyperlink"/>
            <w:lang w:val="en-AU"/>
          </w:rPr>
          <w:t>fonti.kar@gmail.com</w:t>
        </w:r>
      </w:hyperlink>
    </w:p>
    <w:p w14:paraId="78719BDC" w14:textId="77777777" w:rsidR="00960CF8" w:rsidRDefault="00960CF8" w:rsidP="006237AE">
      <w:pPr>
        <w:pStyle w:val="Heading1"/>
        <w:spacing w:line="360" w:lineRule="auto"/>
        <w:rPr>
          <w:lang w:val="en-AU"/>
        </w:rPr>
      </w:pPr>
      <w:r>
        <w:rPr>
          <w:lang w:val="en-AU"/>
        </w:rPr>
        <w:t>Abstract</w:t>
      </w:r>
    </w:p>
    <w:p w14:paraId="52B80016" w14:textId="3435F46B"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w:t>
      </w:r>
      <w:r w:rsidR="00602807">
        <w:rPr>
          <w:lang w:val="en-AU"/>
        </w:rPr>
        <w:t xml:space="preserve"> and its relationship with body mass and temperature can</w:t>
      </w:r>
      <w:r w:rsidR="00B520EB">
        <w:rPr>
          <w:lang w:val="en-AU"/>
        </w:rPr>
        <w:t xml:space="preserve"> </w:t>
      </w:r>
      <w:r w:rsidRPr="00AF2E85">
        <w:rPr>
          <w:lang w:val="en-AU"/>
        </w:rPr>
        <w:t xml:space="preserve">vary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1EE937D3" w:rsidR="00EF6DED" w:rsidRDefault="003C7069" w:rsidP="006237AE">
      <w:pPr>
        <w:pStyle w:val="ListParagraph"/>
        <w:numPr>
          <w:ilvl w:val="0"/>
          <w:numId w:val="15"/>
        </w:numPr>
        <w:spacing w:line="360" w:lineRule="auto"/>
        <w:rPr>
          <w:lang w:val="en-AU"/>
        </w:rPr>
      </w:pPr>
      <w:r>
        <w:rPr>
          <w:lang w:val="en-AU"/>
        </w:rPr>
        <w:t>Metabolic</w:t>
      </w:r>
      <w:r w:rsidRPr="00AF2E85">
        <w:rPr>
          <w:lang w:val="en-AU"/>
        </w:rPr>
        <w:t xml:space="preserve"> </w:t>
      </w:r>
      <w:r w:rsidR="00EF6DED" w:rsidRPr="00AF2E85">
        <w:rPr>
          <w:lang w:val="en-AU"/>
        </w:rPr>
        <w:t>scaling at higher taxonomic levels may be confounded with among- and within-individual effects if variation in metabolic rate and body mass at</w:t>
      </w:r>
      <w:r w:rsidR="00C92B36">
        <w:rPr>
          <w:lang w:val="en-AU"/>
        </w:rPr>
        <w:t xml:space="preserve"> these</w:t>
      </w:r>
      <w:r w:rsidR="00EF6DED"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scaling relationship</w:t>
      </w:r>
      <w:r w:rsidR="00602807">
        <w:rPr>
          <w:lang w:val="en-AU"/>
        </w:rPr>
        <w:t>s</w:t>
      </w:r>
      <w:r w:rsidR="00616F92">
        <w:rPr>
          <w:lang w:val="en-AU"/>
        </w:rPr>
        <w:t>.</w:t>
      </w:r>
      <w:r w:rsidR="00EF6DED" w:rsidRPr="00AF2E85">
        <w:rPr>
          <w:lang w:val="en-AU"/>
        </w:rPr>
        <w:t xml:space="preserve"> However, whether </w:t>
      </w:r>
      <w:r w:rsidR="00616F92" w:rsidRPr="00AF2E85">
        <w:rPr>
          <w:lang w:val="en-AU"/>
        </w:rPr>
        <w:t>individuals</w:t>
      </w:r>
      <w:r w:rsidR="00616F92">
        <w:rPr>
          <w:lang w:val="en-AU"/>
        </w:rPr>
        <w:t xml:space="preserve"> </w:t>
      </w:r>
      <w:r w:rsidR="00EF6DED" w:rsidRPr="00AF2E85">
        <w:rPr>
          <w:lang w:val="en-AU"/>
        </w:rPr>
        <w:t>consistent</w:t>
      </w:r>
      <w:r w:rsidR="00EF6DED">
        <w:rPr>
          <w:lang w:val="en-AU"/>
        </w:rPr>
        <w:t>ly</w:t>
      </w:r>
      <w:r w:rsidR="00EF6DED" w:rsidRPr="00AF2E85">
        <w:rPr>
          <w:lang w:val="en-AU"/>
        </w:rPr>
        <w:t xml:space="preserve"> </w:t>
      </w:r>
      <w:r w:rsidR="00616F92">
        <w:rPr>
          <w:lang w:val="en-AU"/>
        </w:rPr>
        <w:t xml:space="preserve">differ in their sensitivity to the environment (metabolic reaction norms) </w:t>
      </w:r>
      <w:r w:rsidR="00EF6DED" w:rsidRPr="00AF2E85">
        <w:rPr>
          <w:lang w:val="en-AU"/>
        </w:rPr>
        <w:t>is not well characterised or understood.</w:t>
      </w:r>
    </w:p>
    <w:p w14:paraId="223394B4" w14:textId="0D54173E" w:rsidR="00EF6DED" w:rsidRDefault="00EF6DED" w:rsidP="006237AE">
      <w:pPr>
        <w:pStyle w:val="ListParagraph"/>
        <w:numPr>
          <w:ilvl w:val="0"/>
          <w:numId w:val="15"/>
        </w:numPr>
        <w:spacing w:line="360" w:lineRule="auto"/>
        <w:rPr>
          <w:lang w:val="en-AU"/>
        </w:rPr>
      </w:pPr>
      <w:r w:rsidRPr="00AF2E85">
        <w:rPr>
          <w:lang w:val="en-AU"/>
        </w:rPr>
        <w:t>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w:t>
      </w:r>
      <w:r w:rsidR="00E364CB">
        <w:rPr>
          <w:lang w:val="en-AU"/>
        </w:rPr>
        <w:t>explored</w:t>
      </w:r>
      <w:r w:rsidR="00E364CB" w:rsidRPr="00AF2E85">
        <w:rPr>
          <w:lang w:val="en-AU"/>
        </w:rPr>
        <w:t xml:space="preserve"> </w:t>
      </w:r>
      <w:r w:rsidR="00E364CB">
        <w:rPr>
          <w:lang w:val="en-AU"/>
        </w:rPr>
        <w:t>how mass-scaling exponents</w:t>
      </w:r>
      <w:r w:rsidR="00616F92">
        <w:rPr>
          <w:lang w:val="en-AU"/>
        </w:rPr>
        <w:t xml:space="preserve"> at the among-</w:t>
      </w:r>
      <w:r w:rsidR="00602807">
        <w:rPr>
          <w:lang w:val="en-AU"/>
        </w:rPr>
        <w:t>individual level</w:t>
      </w:r>
      <w:r w:rsidR="00616F92">
        <w:rPr>
          <w:lang w:val="en-AU"/>
        </w:rPr>
        <w:t xml:space="preserve"> </w:t>
      </w:r>
      <w:r w:rsidR="00E364CB">
        <w:rPr>
          <w:lang w:val="en-AU"/>
        </w:rPr>
        <w:t>is affected when</w:t>
      </w:r>
      <w:r w:rsidR="00616F92">
        <w:rPr>
          <w:lang w:val="en-AU"/>
        </w:rPr>
        <w:t xml:space="preserve"> within-individual </w:t>
      </w:r>
      <w:r w:rsidR="00E364CB">
        <w:rPr>
          <w:lang w:val="en-AU"/>
        </w:rPr>
        <w:t xml:space="preserve">effects are </w:t>
      </w:r>
      <w:r w:rsidR="00602807">
        <w:rPr>
          <w:lang w:val="en-AU"/>
        </w:rPr>
        <w:t>accounted for</w:t>
      </w:r>
      <w:r w:rsidR="00E364CB">
        <w:rPr>
          <w:lang w:val="en-AU"/>
        </w:rPr>
        <w:t xml:space="preserve"> and </w:t>
      </w:r>
      <w:r w:rsidR="00616CC4">
        <w:rPr>
          <w:lang w:val="en-AU"/>
        </w:rPr>
        <w:t>whether</w:t>
      </w:r>
      <w:r w:rsidR="00E364CB">
        <w:rPr>
          <w:lang w:val="en-AU"/>
        </w:rPr>
        <w:t xml:space="preserve"> they </w:t>
      </w:r>
      <w:r w:rsidR="00E364CB" w:rsidRPr="00AF2E85">
        <w:rPr>
          <w:lang w:val="en-AU"/>
        </w:rPr>
        <w:t>changed with temperature</w:t>
      </w:r>
      <w:r w:rsidR="00E364CB">
        <w:rPr>
          <w:lang w:val="en-AU"/>
        </w:rPr>
        <w:t>.</w:t>
      </w:r>
    </w:p>
    <w:p w14:paraId="2FDC94D5" w14:textId="7E9F07A1" w:rsidR="00EF6DED" w:rsidRDefault="00EF6DED" w:rsidP="006237AE">
      <w:pPr>
        <w:pStyle w:val="ListParagraph"/>
        <w:numPr>
          <w:ilvl w:val="0"/>
          <w:numId w:val="15"/>
        </w:numPr>
        <w:spacing w:line="360" w:lineRule="auto"/>
        <w:rPr>
          <w:lang w:val="en-AU"/>
        </w:rPr>
      </w:pPr>
      <w:r w:rsidRPr="00AF2E85">
        <w:rPr>
          <w:lang w:val="en-AU"/>
        </w:rPr>
        <w:t xml:space="preserve">Making use of two statistical frameworks, we found that the thermal metabolic reaction norms are significantly repeatable. We also show that repeatability of </w:t>
      </w:r>
      <w:r w:rsidRPr="00AF2E85">
        <w:rPr>
          <w:lang w:val="en-AU"/>
        </w:rPr>
        <w:lastRenderedPageBreak/>
        <w:t xml:space="preserve">metabolic rate increased as a function of temperature, which was associated with individuals responding more predictably (a decrease in within-individual variance) at higher temperatures. </w:t>
      </w:r>
      <w:r w:rsidR="00602807">
        <w:rPr>
          <w:lang w:val="en-AU"/>
        </w:rPr>
        <w:t xml:space="preserve">Despite changes in </w:t>
      </w:r>
      <w:r w:rsidR="006E3636">
        <w:rPr>
          <w:lang w:val="en-AU"/>
        </w:rPr>
        <w:t>mass-scaling</w:t>
      </w:r>
      <w:r w:rsidR="00602807">
        <w:rPr>
          <w:lang w:val="en-AU"/>
        </w:rPr>
        <w:t xml:space="preserve"> at the </w:t>
      </w:r>
      <w:r w:rsidR="00602807" w:rsidRPr="00AF2E85">
        <w:rPr>
          <w:lang w:val="en-AU"/>
        </w:rPr>
        <w:t>at among- and within- individual level</w:t>
      </w:r>
      <w:r w:rsidR="00602807">
        <w:rPr>
          <w:lang w:val="en-AU"/>
        </w:rPr>
        <w:t xml:space="preserve">, </w:t>
      </w:r>
      <w:r w:rsidR="00602807" w:rsidRPr="00AF2E85">
        <w:rPr>
          <w:lang w:val="en-AU"/>
        </w:rPr>
        <w:t xml:space="preserve">mass-scaling exponents </w:t>
      </w:r>
      <w:r w:rsidR="00602807">
        <w:rPr>
          <w:lang w:val="en-AU"/>
        </w:rPr>
        <w:t xml:space="preserve">did not change with temperature. </w:t>
      </w:r>
      <w:r w:rsidRPr="00AF2E85">
        <w:rPr>
          <w:lang w:val="en-AU"/>
        </w:rPr>
        <w:t xml:space="preserve">Cross-temperature correlations in metabolic rate differed between the two modelling approaches and provide different evolutionary </w:t>
      </w:r>
      <w:r w:rsidR="00602807">
        <w:rPr>
          <w:lang w:val="en-AU"/>
        </w:rPr>
        <w:t>implications</w:t>
      </w:r>
      <w:r w:rsidR="00602807" w:rsidRPr="00AF2E85">
        <w:rPr>
          <w:lang w:val="en-AU"/>
        </w:rPr>
        <w:t xml:space="preserve"> </w:t>
      </w:r>
      <w:r w:rsidR="00602807">
        <w:rPr>
          <w:lang w:val="en-AU"/>
        </w:rPr>
        <w:t>on</w:t>
      </w:r>
      <w:r w:rsidRPr="00AF2E85">
        <w:rPr>
          <w:lang w:val="en-AU"/>
        </w:rPr>
        <w:t xml:space="preserve"> how the shape of the reaction norm </w:t>
      </w:r>
      <w:r w:rsidR="00602807">
        <w:rPr>
          <w:lang w:val="en-AU"/>
        </w:rPr>
        <w:t>may</w:t>
      </w:r>
      <w:r w:rsidR="00602807" w:rsidRPr="00AF2E85">
        <w:rPr>
          <w:lang w:val="en-AU"/>
        </w:rPr>
        <w:t xml:space="preserve"> </w:t>
      </w:r>
      <w:r w:rsidRPr="00AF2E85">
        <w:rPr>
          <w:lang w:val="en-AU"/>
        </w:rPr>
        <w:t>be shaped by natural selection.</w:t>
      </w:r>
    </w:p>
    <w:p w14:paraId="78E59CB2" w14:textId="4D8A34CE" w:rsidR="00EF6DED" w:rsidRPr="002E5E93" w:rsidRDefault="00EF6DED" w:rsidP="006237AE">
      <w:pPr>
        <w:pStyle w:val="ListParagraph"/>
        <w:numPr>
          <w:ilvl w:val="0"/>
          <w:numId w:val="15"/>
        </w:numPr>
        <w:spacing w:line="360" w:lineRule="auto"/>
        <w:rPr>
          <w:lang w:val="en-AU"/>
        </w:rPr>
      </w:pP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01E1C7FD"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12DB4315"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w:t>
      </w:r>
      <w:r w:rsidR="00D3317A">
        <w:t xml:space="preserve">’ </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r>
        <w:t xml:space="preserve"> and </w:t>
      </w:r>
      <w:r w:rsidR="008573B2">
        <w:t>restricts</w:t>
      </w:r>
      <w:r>
        <w:t xml:space="preserve"> how</w:t>
      </w:r>
      <w:r w:rsidR="008573B2">
        <w:t xml:space="preserve"> much</w:t>
      </w:r>
      <w:r>
        <w:t xml:space="preserve"> energy is </w:t>
      </w:r>
      <w:r w:rsidR="001C23CE">
        <w:t>available for</w:t>
      </w:r>
      <w:r>
        <w:t xml:space="preserve">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Noordwijk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(Réale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For example, tropical birds tend to have low basal metabolic rate, produce fewer slow-growing offspring and </w:t>
      </w:r>
      <w:r w:rsidR="001C23CE">
        <w:t xml:space="preserve">have </w:t>
      </w:r>
      <w:r>
        <w:t xml:space="preserve">longer </w:t>
      </w:r>
      <w:r w:rsidR="001C23CE">
        <w:t xml:space="preserve">lifespans </w:t>
      </w:r>
      <w:r>
        <w:t xml:space="preserve">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w:t>
      </w:r>
      <w:r w:rsidR="00D3317A">
        <w:t xml:space="preserve">metabolic rate </w:t>
      </w:r>
      <w:r>
        <w:t>contributes to the flow of energy, biomass and nutrients in the population, which can have</w:t>
      </w:r>
      <w:r w:rsidR="00D3317A">
        <w:t xml:space="preserve"> an</w:t>
      </w:r>
      <w:r>
        <w:t xml:space="preserve"> impact </w:t>
      </w:r>
      <w:r w:rsidR="00D3317A">
        <w:t xml:space="preserve">on </w:t>
      </w:r>
      <w:r>
        <w:t xml:space="preserve">communities and </w:t>
      </w:r>
      <w:r w:rsidR="00D3317A">
        <w:t>ecosystems</w:t>
      </w:r>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w:t>
      </w:r>
      <w:r>
        <w:lastRenderedPageBreak/>
        <w:t xml:space="preserve">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3F64C8A8" w:rsidR="007B7566" w:rsidRDefault="005E35FB" w:rsidP="006C4759">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w:t>
      </w:r>
      <w:r w:rsidR="00BC6F99">
        <w:rPr>
          <w:lang w:val="en-AU"/>
        </w:rPr>
        <w:t xml:space="preserve">According to this body of work,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BC6F99">
        <w:rPr>
          <w:lang w:val="en-AU"/>
        </w:rPr>
        <w:t>However, 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r w:rsidR="00BC6F99">
        <w:rPr>
          <w:lang w:val="en-AU"/>
        </w:rPr>
        <w:t xml:space="preserve">an </w:t>
      </w:r>
      <w:r w:rsidR="00D3317A">
        <w:rPr>
          <w:lang w:val="en-AU"/>
        </w:rPr>
        <w:t>‘</w:t>
      </w:r>
      <w:r w:rsidR="00FD561C">
        <w:rPr>
          <w:lang w:val="en-AU"/>
        </w:rPr>
        <w:t>universal</w:t>
      </w:r>
      <w:r w:rsidR="00D3317A">
        <w:rPr>
          <w:lang w:val="en-AU"/>
        </w:rPr>
        <w:t>’</w:t>
      </w:r>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w:t>
      </w:r>
      <w:r w:rsidR="00307693">
        <w:rPr>
          <w:lang w:val="en-AU"/>
        </w:rPr>
        <w:t>among</w:t>
      </w:r>
      <w:r w:rsidR="00DA3B78">
        <w:rPr>
          <w:lang w:val="en-AU"/>
        </w:rPr>
        <w:t xml:space="preserve">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w:t>
      </w:r>
      <w:proofErr w:type="spellStart"/>
      <w:r w:rsidR="004F268B">
        <w:rPr>
          <w:rFonts w:eastAsiaTheme="minorHAnsi"/>
          <w:lang w:val="en-US"/>
        </w:rPr>
        <w:t>Steyermark</w:t>
      </w:r>
      <w:proofErr w:type="spellEnd"/>
      <w:r w:rsidR="004F268B">
        <w:rPr>
          <w:rFonts w:eastAsiaTheme="minorHAnsi"/>
          <w:lang w:val="en-US"/>
        </w:rPr>
        <w:t xml:space="preserve"> 2005; Metcalfe 2005)</w:t>
      </w:r>
      <w:r w:rsidR="006D3483">
        <w:rPr>
          <w:rFonts w:eastAsiaTheme="minorHAnsi"/>
          <w:lang w:val="en-US"/>
        </w:rPr>
        <w:fldChar w:fldCharType="end"/>
      </w:r>
      <w:r w:rsidR="00DA3B78">
        <w:rPr>
          <w:lang w:val="en-AU"/>
        </w:rPr>
        <w:t>.</w:t>
      </w:r>
      <w:r w:rsidR="006C4759" w:rsidRPr="006C4759">
        <w:rPr>
          <w:noProof/>
          <w:lang w:val="en-AU"/>
        </w:rPr>
        <w:t xml:space="preserve"> </w:t>
      </w:r>
    </w:p>
    <w:p w14:paraId="7E67134E" w14:textId="1872A55B" w:rsidR="006C4759" w:rsidRDefault="006C4759" w:rsidP="006C4759">
      <w:pPr>
        <w:spacing w:line="360" w:lineRule="auto"/>
        <w:ind w:firstLine="720"/>
        <w:jc w:val="center"/>
        <w:rPr>
          <w:lang w:val="en-AU"/>
        </w:rPr>
      </w:pPr>
      <w:r>
        <w:rPr>
          <w:noProof/>
          <w:lang w:val="en-AU"/>
        </w:rPr>
        <w:drawing>
          <wp:anchor distT="0" distB="0" distL="114300" distR="114300" simplePos="0" relativeHeight="251658240" behindDoc="0" locked="0" layoutInCell="1" allowOverlap="1" wp14:anchorId="3D877633" wp14:editId="7F09BADB">
            <wp:simplePos x="0" y="0"/>
            <wp:positionH relativeFrom="column">
              <wp:posOffset>839097</wp:posOffset>
            </wp:positionH>
            <wp:positionV relativeFrom="paragraph">
              <wp:posOffset>357169</wp:posOffset>
            </wp:positionV>
            <wp:extent cx="3620135" cy="344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MS.pdf"/>
                    <pic:cNvPicPr/>
                  </pic:nvPicPr>
                  <pic:blipFill rotWithShape="1">
                    <a:blip r:embed="rId9">
                      <a:extLst>
                        <a:ext uri="{28A0092B-C50C-407E-A947-70E740481C1C}">
                          <a14:useLocalDpi xmlns:a14="http://schemas.microsoft.com/office/drawing/2010/main" val="0"/>
                        </a:ext>
                      </a:extLst>
                    </a:blip>
                    <a:srcRect l="5823" r="35015"/>
                    <a:stretch/>
                  </pic:blipFill>
                  <pic:spPr bwMode="auto">
                    <a:xfrm>
                      <a:off x="0" y="0"/>
                      <a:ext cx="3620135" cy="344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341F5" w14:textId="6D27A28E" w:rsidR="006C4759" w:rsidRDefault="006C4759" w:rsidP="00C34913">
      <w:pPr>
        <w:spacing w:line="360" w:lineRule="auto"/>
        <w:rPr>
          <w:lang w:val="en-AU"/>
        </w:rPr>
      </w:pPr>
      <w:r w:rsidRPr="00041169">
        <w:rPr>
          <w:b/>
          <w:sz w:val="21"/>
          <w:lang w:val="en-AU"/>
        </w:rPr>
        <w:lastRenderedPageBreak/>
        <w:t xml:space="preserve">Figure </w:t>
      </w:r>
      <w:r>
        <w:rPr>
          <w:b/>
          <w:sz w:val="21"/>
          <w:lang w:val="en-AU"/>
        </w:rPr>
        <w:t>1</w:t>
      </w:r>
      <w:r>
        <w:rPr>
          <w:sz w:val="21"/>
          <w:lang w:val="en-AU"/>
        </w:rPr>
        <w:t xml:space="preserve"> – Diagram representing the hierarchical organisation of log metabolic rate and log body mass data of three populations of the same species. The large dots represent the mean log metabolic rate and mean log body mass of </w:t>
      </w:r>
      <w:r w:rsidR="00B25769">
        <w:rPr>
          <w:sz w:val="21"/>
          <w:lang w:val="en-AU"/>
        </w:rPr>
        <w:t>each population</w:t>
      </w:r>
      <w:r>
        <w:rPr>
          <w:sz w:val="21"/>
          <w:lang w:val="en-AU"/>
        </w:rPr>
        <w:t xml:space="preserve">. The small dots represent the mean log metabolic rate and mean log body mass for one individual in the sample of each </w:t>
      </w:r>
      <w:r w:rsidR="00B25769">
        <w:rPr>
          <w:sz w:val="21"/>
          <w:lang w:val="en-AU"/>
        </w:rPr>
        <w:t>population</w:t>
      </w:r>
      <w:r>
        <w:rPr>
          <w:sz w:val="21"/>
          <w:lang w:val="en-AU"/>
        </w:rPr>
        <w:t xml:space="preserve">. The black line represents the metabolic scaling relationship across the three </w:t>
      </w:r>
      <w:r w:rsidR="0015546F">
        <w:rPr>
          <w:sz w:val="21"/>
          <w:lang w:val="en-AU"/>
        </w:rPr>
        <w:t>populations</w:t>
      </w:r>
      <w:r>
        <w:rPr>
          <w:sz w:val="21"/>
          <w:lang w:val="en-AU"/>
        </w:rPr>
        <w:t xml:space="preserve">, the coloured lines represent the scaling relationship within each </w:t>
      </w:r>
      <w:r w:rsidR="0015546F">
        <w:rPr>
          <w:sz w:val="21"/>
          <w:lang w:val="en-AU"/>
        </w:rPr>
        <w:t>population</w:t>
      </w:r>
      <w:r>
        <w:rPr>
          <w:sz w:val="21"/>
          <w:lang w:val="en-AU"/>
        </w:rPr>
        <w:t xml:space="preserve">. The ‘magnified’ box shows the within-individual scaling relationship in log metabolic rate and log body mass. </w:t>
      </w:r>
    </w:p>
    <w:p w14:paraId="0BABFE0E" w14:textId="23415004" w:rsidR="007A6F97" w:rsidRPr="007A6F97" w:rsidRDefault="00A725C6" w:rsidP="002C1C11">
      <w:pPr>
        <w:spacing w:line="360" w:lineRule="auto"/>
        <w:ind w:firstLine="720"/>
        <w:rPr>
          <w:lang w:val="en-AU"/>
        </w:rPr>
      </w:pPr>
      <w:r>
        <w:rPr>
          <w:lang w:val="en-AU"/>
        </w:rPr>
        <w:t>M</w:t>
      </w:r>
      <w:r w:rsidR="002E6AF5">
        <w:rPr>
          <w:lang w:val="en-AU"/>
        </w:rPr>
        <w:t>ass scaling exponents are influenced by numerous factors, challenging the ‘one-size-fits-all’ line of thinking. Abiotic factors such as temperature,</w:t>
      </w:r>
      <w:r w:rsidR="00D3317A">
        <w:rPr>
          <w:lang w:val="en-AU"/>
        </w:rPr>
        <w:t xml:space="preserve"> and </w:t>
      </w:r>
      <w:r w:rsidR="002E6AF5">
        <w:rPr>
          <w:lang w:val="en-AU"/>
        </w:rPr>
        <w:t>biotic factors such as endo-/</w:t>
      </w:r>
      <w:proofErr w:type="spellStart"/>
      <w:r w:rsidR="002E6AF5">
        <w:rPr>
          <w:lang w:val="en-AU"/>
        </w:rPr>
        <w:t>ectothermy</w:t>
      </w:r>
      <w:proofErr w:type="spellEnd"/>
      <w:r w:rsidR="002E6AF5">
        <w:rPr>
          <w:lang w:val="en-AU"/>
        </w:rPr>
        <w:t xml:space="preserve">,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(Barneche,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w:t>
      </w:r>
      <w:r w:rsidR="00E364CB">
        <w:rPr>
          <w:lang w:val="en-AU"/>
        </w:rPr>
        <w:t>V</w:t>
      </w:r>
      <w:r w:rsidR="002E6AF5">
        <w:rPr>
          <w:lang w:val="en-AU"/>
        </w:rPr>
        <w:t xml:space="preserve">ariation in scaling exponents may have true biological meaning, but </w:t>
      </w:r>
      <w:r w:rsidR="001C23CE">
        <w:rPr>
          <w:lang w:val="en-AU"/>
        </w:rPr>
        <w:t xml:space="preserve">they </w:t>
      </w:r>
      <w:r w:rsidR="002E6AF5">
        <w:rPr>
          <w:lang w:val="en-AU"/>
        </w:rPr>
        <w:t xml:space="preserve">may </w:t>
      </w:r>
      <w:r w:rsidR="002E7367">
        <w:rPr>
          <w:lang w:val="en-AU"/>
        </w:rPr>
        <w:t xml:space="preserve">be </w:t>
      </w:r>
      <w:r w:rsidR="00341DBF">
        <w:rPr>
          <w:lang w:val="en-AU"/>
        </w:rPr>
        <w:t xml:space="preserve">a </w:t>
      </w:r>
      <w:r w:rsidR="002E7367">
        <w:rPr>
          <w:lang w:val="en-AU"/>
        </w:rPr>
        <w:t>misleading generalisation</w:t>
      </w:r>
      <w:r w:rsidR="002E6AF5">
        <w:rPr>
          <w:lang w:val="en-AU"/>
        </w:rPr>
        <w:t xml:space="preserve"> </w:t>
      </w:r>
      <w:r w:rsidR="001C23CE">
        <w:rPr>
          <w:lang w:val="en-AU"/>
        </w:rPr>
        <w:t xml:space="preserve">in that </w:t>
      </w:r>
      <w:r w:rsidR="002E6AF5">
        <w:rPr>
          <w:lang w:val="en-AU"/>
        </w:rPr>
        <w:t xml:space="preserve">the energetic scaling relationships described at </w:t>
      </w:r>
      <w:r w:rsidR="00D3317A">
        <w:rPr>
          <w:lang w:val="en-AU"/>
        </w:rPr>
        <w:t>lower</w:t>
      </w:r>
      <w:r w:rsidR="002E6AF5">
        <w:rPr>
          <w:lang w:val="en-AU"/>
        </w:rPr>
        <w:t xml:space="preserve"> level</w:t>
      </w:r>
      <w:r w:rsidR="00D3317A">
        <w:rPr>
          <w:lang w:val="en-AU"/>
        </w:rPr>
        <w:t>s</w:t>
      </w:r>
      <w:r w:rsidR="002E6AF5">
        <w:rPr>
          <w:lang w:val="en-AU"/>
        </w:rPr>
        <w:t xml:space="preserve"> </w:t>
      </w:r>
      <w:r w:rsidR="00D3317A">
        <w:rPr>
          <w:lang w:val="en-AU"/>
        </w:rPr>
        <w:t xml:space="preserve">are </w:t>
      </w:r>
      <w:r w:rsidR="002E6AF5">
        <w:rPr>
          <w:lang w:val="en-AU"/>
        </w:rPr>
        <w:t>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w:t>
      </w:r>
      <w:r w:rsidR="003817A1">
        <w:rPr>
          <w:lang w:val="en-AU"/>
        </w:rPr>
        <w:t>For example</w:t>
      </w:r>
      <w:r w:rsidR="002E6AF5">
        <w:rPr>
          <w:lang w:val="en-AU"/>
        </w:rPr>
        <w:t xml:space="preserve">,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w:t>
      </w:r>
      <w:r w:rsidR="00BC6F99">
        <w:rPr>
          <w:lang w:val="en-AU"/>
        </w:rPr>
        <w:t xml:space="preserve">population </w:t>
      </w:r>
      <w:r w:rsidR="002E6AF5">
        <w:rPr>
          <w:lang w:val="en-AU"/>
        </w:rPr>
        <w:t>level</w:t>
      </w:r>
      <w:r w:rsidR="00B5098E">
        <w:rPr>
          <w:lang w:val="en-AU"/>
        </w:rPr>
        <w:t xml:space="preserve"> (Fig. 1</w:t>
      </w:r>
      <w:bookmarkStart w:id="0" w:name="_GoBack"/>
      <w:bookmarkEnd w:id="0"/>
      <w:r w:rsidR="00B5098E">
        <w:rPr>
          <w:lang w:val="en-AU"/>
        </w:rPr>
        <w:t>)</w:t>
      </w:r>
      <w:r w:rsidR="002E6AF5">
        <w:rPr>
          <w:lang w:val="en-AU"/>
        </w:rPr>
        <w:t xml:space="preserve">. </w:t>
      </w:r>
      <w:r w:rsidR="002E6AF5">
        <w:t xml:space="preserve">This is potentially problematic in typical metabolic scaling studies where metabolic rate and body mass are averaged across a sample of unique individuals to estimate mass-scaling relationship for an entire species. </w:t>
      </w:r>
      <w:r w:rsidR="002E6AF5">
        <w:rPr>
          <w:lang w:val="en-AU"/>
        </w:rPr>
        <w:t xml:space="preserve">If the goal of metabolic </w:t>
      </w:r>
      <w:r w:rsidR="001C23CE">
        <w:rPr>
          <w:lang w:val="en-AU"/>
        </w:rPr>
        <w:t xml:space="preserve">theory </w:t>
      </w:r>
      <w:r w:rsidR="002E6AF5">
        <w:rPr>
          <w:lang w:val="en-AU"/>
        </w:rPr>
        <w:t xml:space="preserve">is to use </w:t>
      </w:r>
      <w:r w:rsidR="00026D7A">
        <w:rPr>
          <w:lang w:val="en-AU"/>
        </w:rPr>
        <w:t>metabolic</w:t>
      </w:r>
      <w:r w:rsidR="002E6AF5">
        <w:rPr>
          <w:lang w:val="en-AU"/>
        </w:rPr>
        <w:t xml:space="preserve"> scaling as a means to </w:t>
      </w:r>
      <w:r w:rsidR="00026D7A">
        <w:rPr>
          <w:lang w:val="en-AU"/>
        </w:rPr>
        <w:t xml:space="preserve">understand and predict </w:t>
      </w:r>
      <w:r w:rsidR="002E6AF5">
        <w:rPr>
          <w:lang w:val="en-AU"/>
        </w:rPr>
        <w:t xml:space="preserve">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xml:space="preserve">, it is in our best interest to </w:t>
      </w:r>
      <w:r w:rsidR="001C23CE">
        <w:rPr>
          <w:lang w:val="en-AU"/>
        </w:rPr>
        <w:t xml:space="preserve">account for and </w:t>
      </w:r>
      <w:r w:rsidR="002E6AF5">
        <w:rPr>
          <w:lang w:val="en-AU"/>
        </w:rPr>
        <w:t xml:space="preserve">model hierarchical variation in metabolic rate. While the mechanisms driving variability in energetic scaling remains contentious, </w:t>
      </w:r>
      <w:r w:rsidR="002E6AF5">
        <w:t xml:space="preserve">variation in metabolic plasticity across individuals </w:t>
      </w:r>
      <w:r w:rsidR="002E6AF5">
        <w:rPr>
          <w:lang w:val="en-AU"/>
        </w:rPr>
        <w:t>may provide important insight to our understanding.</w:t>
      </w:r>
    </w:p>
    <w:p w14:paraId="52422AEC" w14:textId="3BE3048E" w:rsidR="002905E1" w:rsidRDefault="00C00B6E" w:rsidP="006237AE">
      <w:pPr>
        <w:spacing w:line="360" w:lineRule="auto"/>
        <w:ind w:firstLine="720"/>
        <w:rPr>
          <w:rFonts w:eastAsiaTheme="minorHAnsi"/>
          <w:lang w:val="en-US"/>
        </w:rPr>
      </w:pPr>
      <w:r>
        <w:t xml:space="preserve">Individual physiological processes respond to the environment in diverse ways which </w:t>
      </w:r>
      <w:r w:rsidR="001C23CE">
        <w:t>may</w:t>
      </w:r>
      <w:r>
        <w:t xml:space="preserve"> lead to individual differences in </w:t>
      </w:r>
      <w:r w:rsidR="00D3317A">
        <w:t>metabolic plasticity and scaling relationships</w:t>
      </w:r>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1F929122"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Seebacher 20</w:t>
      </w:r>
      <w:r w:rsidR="00CC3C74">
        <w:rPr>
          <w:rFonts w:eastAsiaTheme="minorHAnsi"/>
          <w:lang w:val="en-US"/>
        </w:rPr>
        <w:t>10</w:t>
      </w:r>
      <w:r w:rsidR="00C00B6E">
        <w:rPr>
          <w:rFonts w:eastAsiaTheme="minorHAnsi"/>
          <w:lang w:val="en-US"/>
        </w:rPr>
        <w:t>)</w:t>
      </w:r>
      <w:r w:rsidR="00C00B6E">
        <w:rPr>
          <w:rFonts w:eastAsiaTheme="minorHAnsi"/>
          <w:lang w:val="en-US"/>
        </w:rPr>
        <w:fldChar w:fldCharType="end"/>
      </w:r>
      <w:r w:rsidR="00C00B6E">
        <w:t xml:space="preserve">. Individual variation in physiological processes that determine metabolic plasticity to internal and external environments may be a promising explanation for why there is no agreed upon, </w:t>
      </w:r>
      <w:r w:rsidR="00E80A95">
        <w:t>'</w:t>
      </w:r>
      <w:r w:rsidR="00C00B6E">
        <w:t>universal</w:t>
      </w:r>
      <w:r w:rsidR="00E80A95">
        <w:t>’</w:t>
      </w:r>
      <w:r w:rsidR="00C00B6E">
        <w:t xml:space="preserve"> </w:t>
      </w:r>
      <w:r w:rsidR="00D3317A">
        <w:t>mass-scaling exponent</w:t>
      </w:r>
      <w:r w:rsidR="00C00B6E">
        <w:t xml:space="preserve">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t>
      </w:r>
      <w:r w:rsidR="00D3317A">
        <w:t>adjusts</w:t>
      </w:r>
      <w:r w:rsidR="00C00B6E">
        <w:t xml:space="preserve"> to oscillations in temperature and body mass within </w:t>
      </w:r>
      <w:r w:rsidR="001C23CE">
        <w:t xml:space="preserve">the </w:t>
      </w:r>
      <w:r w:rsidR="00C00B6E">
        <w:t xml:space="preserve">lifetime of an individual (e.g. seasonal changes), the mass scaling relationship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6739D60B" w:rsidR="009745BB" w:rsidRDefault="009745BB" w:rsidP="006237AE">
      <w:pPr>
        <w:spacing w:line="360" w:lineRule="auto"/>
        <w:ind w:firstLine="720"/>
      </w:pPr>
      <w:r>
        <w:lastRenderedPageBreak/>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Nespolo &amp; Franco 2007; White, Schimpf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(Briga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r w:rsidR="002905E1" w:rsidRPr="00E80A95">
        <w:rPr>
          <w:rFonts w:eastAsiaTheme="minorHAnsi"/>
          <w:lang w:val="en-US"/>
        </w:rPr>
        <w:t>Careau,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w:t>
      </w:r>
      <w:r w:rsidR="00D3317A">
        <w:t xml:space="preserve">is logistically tedious but </w:t>
      </w:r>
      <w:r>
        <w:t>fundamental</w:t>
      </w:r>
      <w:r w:rsidR="00B37369">
        <w:t xml:space="preserve"> </w:t>
      </w:r>
      <w:r>
        <w:t xml:space="preserve">in understanding the capacity for plasticity itself to evolve. </w:t>
      </w:r>
      <w:r w:rsidR="00D3317A">
        <w:t>R</w:t>
      </w:r>
      <w:r>
        <w:t xml:space="preserve">epeated measures of </w:t>
      </w:r>
      <w:r w:rsidR="00D3317A">
        <w:t xml:space="preserve">reaction norms </w:t>
      </w:r>
      <w:r>
        <w:t>over an ecologically relevant duration</w:t>
      </w:r>
      <w:r w:rsidR="00D3317A">
        <w:t xml:space="preserve"> may be</w:t>
      </w:r>
      <w:r>
        <w:t xml:space="preserve"> important for metabolic scaling studies</w:t>
      </w:r>
      <w:r w:rsidR="00D3317A">
        <w:t xml:space="preserve"> as </w:t>
      </w:r>
      <w:r>
        <w:t>body mass and metabolic rate tend to be measured only once</w:t>
      </w:r>
      <w:r w:rsidR="00137D2E">
        <w:t xml:space="preserve"> making </w:t>
      </w:r>
      <w:r>
        <w:t>these studies susceptible to sampling variability</w:t>
      </w:r>
      <w:r w:rsidR="00137D2E">
        <w:t>,</w:t>
      </w:r>
      <w:r>
        <w:t xml:space="preserve"> </w:t>
      </w:r>
    </w:p>
    <w:p w14:paraId="20B2B84C" w14:textId="73C809FE" w:rsidR="009745BB" w:rsidRDefault="009745BB" w:rsidP="006237AE">
      <w:pPr>
        <w:spacing w:line="360" w:lineRule="auto"/>
        <w:ind w:firstLine="720"/>
      </w:pPr>
      <w:r>
        <w:t>An additional challenge in quantifying the repeatability of metabolic plasticity is that there are multiple ways in which plasticity itself can be statistically modelled</w:t>
      </w:r>
      <w:r w:rsidR="002C1999">
        <w:t xml:space="preserve"> (Arnold, </w:t>
      </w:r>
      <w:proofErr w:type="spellStart"/>
      <w:r w:rsidR="002C1999">
        <w:t>Kruuk</w:t>
      </w:r>
      <w:proofErr w:type="spellEnd"/>
      <w:r w:rsidR="002C1999">
        <w:t>, Nicotra 2019)</w:t>
      </w:r>
      <w:r>
        <w:t xml:space="preserve">.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r w:rsidR="00137D2E">
        <w:t>C</w:t>
      </w:r>
      <w:r>
        <w:t xml:space="preserve">haracter-state models </w:t>
      </w:r>
      <w:r w:rsidR="003817A1">
        <w:t>considers</w:t>
      </w:r>
      <w:r w:rsidR="001C23CE">
        <w:t xml:space="preserve"> </w:t>
      </w:r>
      <w:r>
        <w:t>phenotypic change in a set of environments as discrete ‘states’ or categories. In contrast, 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xml:space="preserve">, </w:t>
      </w:r>
      <w:r w:rsidR="00137D2E">
        <w:t xml:space="preserve">describes </w:t>
      </w:r>
      <w:r>
        <w:t xml:space="preserve">changes in a trait across an environmental </w:t>
      </w:r>
      <w:r w:rsidR="00137D2E">
        <w:t xml:space="preserve">gradient using </w:t>
      </w:r>
      <w:r>
        <w:t>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527A969B"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w:t>
      </w:r>
      <w:r w:rsidR="001C23CE">
        <w:t xml:space="preserve">models </w:t>
      </w:r>
      <w:r w:rsidR="00444B65">
        <w:t xml:space="preserve">to answer the following </w:t>
      </w:r>
      <w:r w:rsidR="00AA0428">
        <w:t xml:space="preserve">four </w:t>
      </w:r>
      <w:r w:rsidR="00444B65">
        <w:t xml:space="preserve">questions </w:t>
      </w:r>
      <w:r w:rsidR="006A6594">
        <w:t>to better understand whether metabolic plasticity has the capacity to undergo selection</w:t>
      </w:r>
      <w:r w:rsidR="00137D2E">
        <w:t xml:space="preserve"> and the consequences of mass-scaling </w:t>
      </w:r>
      <w:r w:rsidR="00137D2E">
        <w:lastRenderedPageBreak/>
        <w:t xml:space="preserve">exponents when hierarchical variation is </w:t>
      </w:r>
      <w:r w:rsidR="00643672">
        <w:t>accounted for</w:t>
      </w:r>
      <w:r w:rsidR="00444B65">
        <w:t xml:space="preserve">. </w:t>
      </w:r>
      <w:r w:rsidR="00137D2E">
        <w:t xml:space="preserve">More specifically, we ask </w:t>
      </w:r>
      <w:r w:rsidR="00444B65">
        <w:t>(</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 xml:space="preserve">(4) </w:t>
      </w:r>
      <w:r w:rsidR="00643672">
        <w:t xml:space="preserve">How does </w:t>
      </w:r>
      <w:r w:rsidR="00C3129A">
        <w:t>the relationship between metabolism and body size</w:t>
      </w:r>
      <w:r w:rsidR="00C3129A" w:rsidRPr="007B38E4">
        <w:t xml:space="preserve"> </w:t>
      </w:r>
      <w:r w:rsidR="00C07A68">
        <w:t xml:space="preserve">(i.e. mass-scaling exponents) </w:t>
      </w:r>
      <w:r w:rsidR="00643672">
        <w:t xml:space="preserve">change when variation </w:t>
      </w:r>
      <w:r w:rsidR="00B15C9B" w:rsidRPr="007B38E4">
        <w:t xml:space="preserve">at the </w:t>
      </w:r>
      <w:r w:rsidR="00B15C9B">
        <w:t>among</w:t>
      </w:r>
      <w:r w:rsidR="00B15C9B" w:rsidRPr="007B38E4">
        <w:t>- and within- individual leve</w:t>
      </w:r>
      <w:r w:rsidR="00643672">
        <w:t>l is partitioned?</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726CD41D"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w:t>
      </w:r>
      <w:proofErr w:type="spellStart"/>
      <w:r w:rsidR="00B37A5A">
        <w:t>C at</w:t>
      </w:r>
      <w:proofErr w:type="spellEnd"/>
      <w:r w:rsidR="00B37A5A">
        <w:t xml:space="preserve">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w:t>
      </w:r>
      <w:r w:rsidR="00321177">
        <w:lastRenderedPageBreak/>
        <w:t xml:space="preserve">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1F4E0F83" w14:textId="53AEA41A"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 xml:space="preserve">Lighton </w:t>
      </w:r>
      <w:r w:rsidR="005E6483">
        <w:rPr>
          <w:rFonts w:eastAsiaTheme="minorHAnsi"/>
          <w:lang w:val="en-US"/>
        </w:rPr>
        <w:t>(</w:t>
      </w:r>
      <w:r w:rsidR="002905E1">
        <w:rPr>
          <w:rFonts w:eastAsiaTheme="minorHAnsi"/>
          <w:lang w:val="en-US"/>
        </w:rPr>
        <w:t>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03692CD4" w14:textId="60EF91D7" w:rsidR="00B37A5A" w:rsidRPr="00FC045C" w:rsidRDefault="00C34913"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0A371672" w14:textId="1B40B183" w:rsidR="005E6483" w:rsidRDefault="00B37A5A" w:rsidP="006237AE">
      <w:pPr>
        <w:pStyle w:val="Thesisnormal"/>
        <w:spacing w:line="360" w:lineRule="auto"/>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18 observations</w:t>
      </w:r>
      <w:r w:rsidR="005E6483">
        <w:t>. F</w:t>
      </w:r>
      <w:r w:rsidR="00993AE9">
        <w:t xml:space="preserve">or more details on data </w:t>
      </w:r>
      <w:r w:rsidR="00665994">
        <w:t xml:space="preserve">cleaning </w:t>
      </w:r>
      <w:r w:rsidR="00993AE9">
        <w:t xml:space="preserve">see </w:t>
      </w:r>
      <w:r w:rsidR="00CB685E">
        <w:t xml:space="preserve">electronic supplementary </w:t>
      </w:r>
      <w:r w:rsidR="00CB685E">
        <w:lastRenderedPageBreak/>
        <w:t>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p>
    <w:p w14:paraId="6D7923DE" w14:textId="0FD8FBD1" w:rsidR="00993AE9" w:rsidRPr="002C1C11" w:rsidRDefault="00993AE9" w:rsidP="002C1C11">
      <w:pPr>
        <w:pStyle w:val="Thesisnormal"/>
        <w:spacing w:line="360" w:lineRule="auto"/>
        <w:ind w:firstLine="720"/>
      </w:pPr>
      <w:r>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00B37A5A" w:rsidRPr="00522F48">
        <w:t xml:space="preserve"> log-transformed.</w:t>
      </w:r>
      <w:r w:rsidR="001C4FAE">
        <w:t xml:space="preserve"> </w:t>
      </w:r>
      <w:r w:rsidR="00B37A5A" w:rsidRPr="00522F48">
        <w:t>Collinearity</w:t>
      </w:r>
      <w:r w:rsidR="00B37A5A">
        <w:t xml:space="preserve"> between our predictor variables were checked using </w:t>
      </w:r>
      <w:r w:rsidR="007B4CAF">
        <w:t xml:space="preserve">a </w:t>
      </w:r>
      <w:r w:rsidR="00B37A5A">
        <w:t>scatterplot matri</w:t>
      </w:r>
      <w:r w:rsidR="007B4CAF">
        <w:t>x (Fig. S1)</w:t>
      </w:r>
      <w:r w:rsidR="00B5440E">
        <w:t xml:space="preserve"> and</w:t>
      </w:r>
      <w:r w:rsidR="00B37A5A">
        <w:t xml:space="preserve"> Pearson correlation coefficients are presented in Table S</w:t>
      </w:r>
      <w:r w:rsidR="007B4CAF">
        <w:t>2</w:t>
      </w:r>
      <w:r w:rsidR="00B37A5A">
        <w:t xml:space="preserve">. </w:t>
      </w:r>
      <w:r w:rsidR="004F1A1A">
        <w:t>Initial analyses show that t</w:t>
      </w:r>
      <w:r w:rsidR="00B37A5A">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B37A5A" w:rsidRPr="00EF0BC9">
        <w:rPr>
          <w:vertAlign w:val="subscript"/>
        </w:rPr>
        <w:t>2</w:t>
      </w:r>
      <w:r w:rsidR="00B37A5A">
        <w:rPr>
          <w:vertAlign w:val="subscript"/>
        </w:rPr>
        <w:t xml:space="preserve"> </w:t>
      </w:r>
      <w:r w:rsidR="00B37A5A">
        <w:t xml:space="preserve">between </w:t>
      </w:r>
      <w:r w:rsidR="00794C00">
        <w:t xml:space="preserve">blocks </w:t>
      </w:r>
      <w:r w:rsidR="00B37A5A">
        <w:t xml:space="preserve">of lizards or incubators therefore </w:t>
      </w:r>
      <w:r w:rsidR="00794C00">
        <w:t xml:space="preserve">these parameters were </w:t>
      </w:r>
      <w:r w:rsidR="00B37A5A">
        <w:t>not included in our final models</w:t>
      </w:r>
      <w:r w:rsidR="004F1A1A">
        <w:t xml:space="preserve"> (see ESM for these analys</w:t>
      </w:r>
      <w:r w:rsidR="007B4CAF">
        <w:t>is</w:t>
      </w:r>
      <w:r w:rsidR="004F1A1A">
        <w:t>)</w:t>
      </w:r>
      <w:r w:rsidR="00B37A5A">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p>
    <w:p w14:paraId="7E2A8BBA" w14:textId="089DB158"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w:t>
      </w:r>
      <w:r w:rsidR="008734E7">
        <w:t xml:space="preserve">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w:t>
      </w:r>
      <w:r w:rsidR="00A36975">
        <w:t xml:space="preserve">pooled </w:t>
      </w:r>
      <w:r w:rsidR="008019DE">
        <w:t xml:space="preserve">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O'Hara </w:t>
      </w:r>
      <w:r w:rsidR="005E6483">
        <w:rPr>
          <w:rFonts w:eastAsiaTheme="minorHAnsi"/>
          <w:lang w:val="en-US"/>
        </w:rPr>
        <w:t>(</w:t>
      </w:r>
      <w:r w:rsidR="004F268B">
        <w:rPr>
          <w:rFonts w:eastAsiaTheme="minorHAnsi"/>
          <w:lang w:val="en-US"/>
        </w:rPr>
        <w:t>2009</w:t>
      </w:r>
      <w:r w:rsidR="005E6483">
        <w:rPr>
          <w:rFonts w:eastAsiaTheme="minorHAnsi"/>
          <w:lang w:val="en-US"/>
        </w:rPr>
        <w:t>)</w:t>
      </w:r>
      <w:r w:rsidR="003F1CB2">
        <w:rPr>
          <w:rFonts w:eastAsiaTheme="minorHAnsi"/>
          <w:lang w:val="en-US"/>
        </w:rPr>
        <w:fldChar w:fldCharType="end"/>
      </w:r>
      <w:r w:rsidR="00993AE9">
        <w:t>.</w:t>
      </w:r>
    </w:p>
    <w:p w14:paraId="02AA062E" w14:textId="4D0B78AB" w:rsidR="009A5C4A" w:rsidRDefault="009A5C4A" w:rsidP="006237AE">
      <w:pPr>
        <w:pStyle w:val="Heading2"/>
        <w:spacing w:line="360" w:lineRule="auto"/>
      </w:pPr>
      <w:r>
        <w:t>Repeatability of thermal reaction norms</w:t>
      </w:r>
    </w:p>
    <w:p w14:paraId="1C19BE03" w14:textId="6A9F65D6" w:rsidR="00022081" w:rsidRPr="002C1C11" w:rsidRDefault="008C0D71" w:rsidP="006237AE">
      <w:pPr>
        <w:spacing w:line="360" w:lineRule="auto"/>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D770C2">
        <w:rPr>
          <w:lang w:val="en-AU"/>
        </w:rPr>
        <w:t xml:space="preserve"> in metabolism</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r w:rsidR="00D770C2">
        <w:rPr>
          <w:lang w:val="en-AU"/>
        </w:rPr>
        <w:t>All function-valued models were run using ‘</w:t>
      </w:r>
      <w:proofErr w:type="spellStart"/>
      <w:r w:rsidR="00D770C2">
        <w:rPr>
          <w:lang w:val="en-AU"/>
        </w:rPr>
        <w:t>MCMCglmm</w:t>
      </w:r>
      <w:proofErr w:type="spellEnd"/>
      <w:r w:rsidR="00D770C2">
        <w:rPr>
          <w:lang w:val="en-AU"/>
        </w:rPr>
        <w:t xml:space="preserve">’, while the character-state model </w:t>
      </w:r>
      <w:r w:rsidR="003817A1">
        <w:rPr>
          <w:lang w:val="en-AU"/>
        </w:rPr>
        <w:t>was</w:t>
      </w:r>
      <w:r w:rsidR="00D770C2">
        <w:rPr>
          <w:lang w:val="en-AU"/>
        </w:rPr>
        <w:t xml:space="preserve"> run using ‘</w:t>
      </w:r>
      <w:proofErr w:type="spellStart"/>
      <w:r w:rsidR="00D770C2">
        <w:rPr>
          <w:lang w:val="en-AU"/>
        </w:rPr>
        <w:t>brms</w:t>
      </w:r>
      <w:proofErr w:type="spellEnd"/>
      <w:r w:rsidR="00D770C2">
        <w:rPr>
          <w:lang w:val="en-AU"/>
        </w:rPr>
        <w:t>’.</w:t>
      </w:r>
      <w:r w:rsidR="00D770C2"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w:t>
      </w:r>
      <w:r>
        <w:lastRenderedPageBreak/>
        <w:t xml:space="preserve">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Araya-Ajoy, Mathot &amp; Dingemanse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06557315" w:rsidR="009A5C4A" w:rsidRDefault="00062760" w:rsidP="006237AE">
      <w:pPr>
        <w:pStyle w:val="Heading2"/>
        <w:spacing w:line="360" w:lineRule="auto"/>
      </w:pPr>
      <w:r>
        <w:t xml:space="preserve">Reaction norm </w:t>
      </w:r>
      <w:r w:rsidR="007B47C1">
        <w:t>i</w:t>
      </w:r>
      <w:r w:rsidR="009A5C4A">
        <w:t xml:space="preserve">ntercept – average </w:t>
      </w:r>
      <w:r w:rsidR="00F44D48">
        <w:t xml:space="preserve">metabolic </w:t>
      </w:r>
      <w:r w:rsidR="009A5C4A">
        <w:t>response</w:t>
      </w:r>
      <w:r w:rsidR="007F690D">
        <w:t xml:space="preserve"> at each temperature</w:t>
      </w:r>
    </w:p>
    <w:p w14:paraId="620E05CE" w14:textId="6860AB85" w:rsidR="007F690D" w:rsidRDefault="003662EC" w:rsidP="006237AE">
      <w:pPr>
        <w:spacing w:line="360" w:lineRule="auto"/>
        <w:rPr>
          <w:lang w:val="en-AU"/>
        </w:rPr>
      </w:pPr>
      <w:r>
        <w:rPr>
          <w:lang w:val="en-AU"/>
        </w:rPr>
        <w:t xml:space="preserve">Repeatable </w:t>
      </w:r>
      <w:r w:rsidR="00D2715B">
        <w:rPr>
          <w:lang w:val="en-AU"/>
        </w:rPr>
        <w:t xml:space="preserve">reaction norm </w:t>
      </w:r>
      <w:r>
        <w:rPr>
          <w:lang w:val="en-AU"/>
        </w:rPr>
        <w:t xml:space="preserve">intercepts </w:t>
      </w:r>
      <w:r w:rsidR="007F690D">
        <w:rPr>
          <w:lang w:val="en-AU"/>
        </w:rPr>
        <w:t>indicate that</w:t>
      </w:r>
      <w:r>
        <w:rPr>
          <w:lang w:val="en-AU"/>
        </w:rPr>
        <w:t xml:space="preserve">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r w:rsidR="00A14E03">
        <w:rPr>
          <w:lang w:val="en-AU"/>
        </w:rPr>
        <w:t xml:space="preserve">Typically, the intercept represents the average trait value when </w:t>
      </w:r>
      <w:r w:rsidR="00D2715B">
        <w:rPr>
          <w:lang w:val="en-AU"/>
        </w:rPr>
        <w:t>x</w:t>
      </w:r>
      <w:r w:rsidR="00A14E03">
        <w:rPr>
          <w:lang w:val="en-AU"/>
        </w:rPr>
        <w:t xml:space="preserve"> = 0 (i.e. </w:t>
      </w:r>
      <w:r w:rsidR="00D2715B">
        <w:rPr>
          <w:lang w:val="en-AU"/>
        </w:rPr>
        <w:t>log temperature = 0</w:t>
      </w:r>
      <w:r w:rsidR="00A14E03">
        <w:rPr>
          <w:lang w:val="en-AU"/>
        </w:rPr>
        <w:t xml:space="preserve">). </w:t>
      </w:r>
      <w:r w:rsidR="00BA3E91">
        <w:rPr>
          <w:lang w:val="en-AU"/>
        </w:rPr>
        <w:t xml:space="preserve">We compared three methods of calculating </w:t>
      </w:r>
      <w:r w:rsidR="00D2715B">
        <w:rPr>
          <w:lang w:val="en-AU"/>
        </w:rPr>
        <w:t xml:space="preserve">adjusted </w:t>
      </w:r>
      <w:r w:rsidR="00BA3E91">
        <w:rPr>
          <w:lang w:val="en-AU"/>
        </w:rPr>
        <w:t>repeatability of the intercept</w:t>
      </w:r>
      <w:r w:rsidR="00D2715B">
        <w:rPr>
          <w:lang w:val="en-AU"/>
        </w:rPr>
        <w:t xml:space="preserve"> (</w:t>
      </w:r>
      <w:r w:rsidR="0002538D">
        <w:rPr>
          <w:lang w:val="en-AU"/>
        </w:rPr>
        <w:t xml:space="preserve">hereafter referred to as ‘repeatability’, </w:t>
      </w:r>
      <w:r w:rsidR="00D2715B">
        <w:rPr>
          <w:rFonts w:eastAsiaTheme="minorHAnsi"/>
          <w:lang w:val="en-US"/>
        </w:rPr>
        <w:t xml:space="preserve">Nakagawa &amp; </w:t>
      </w:r>
      <w:proofErr w:type="spellStart"/>
      <w:r w:rsidR="00D2715B">
        <w:rPr>
          <w:rFonts w:eastAsiaTheme="minorHAnsi"/>
          <w:lang w:val="en-US"/>
        </w:rPr>
        <w:t>Schielzeth</w:t>
      </w:r>
      <w:proofErr w:type="spellEnd"/>
      <w:r w:rsidR="00D2715B">
        <w:rPr>
          <w:rFonts w:eastAsiaTheme="minorHAnsi"/>
          <w:lang w:val="en-US"/>
        </w:rPr>
        <w:t xml:space="preserve"> 2010</w:t>
      </w:r>
      <w:r w:rsidR="00D2715B">
        <w:rPr>
          <w:lang w:val="en-AU"/>
        </w:rPr>
        <w:t>)</w:t>
      </w:r>
      <w:r w:rsidR="00BA3E91">
        <w:rPr>
          <w:lang w:val="en-AU"/>
        </w:rPr>
        <w:t>.</w:t>
      </w:r>
    </w:p>
    <w:p w14:paraId="69AC131D" w14:textId="3AA56083" w:rsidR="009A003D" w:rsidRDefault="00A14E03" w:rsidP="002C1C11">
      <w:pPr>
        <w:spacing w:line="360" w:lineRule="auto"/>
        <w:ind w:firstLine="720"/>
        <w:rPr>
          <w:lang w:val="en-AU"/>
        </w:rPr>
      </w:pPr>
      <w:r>
        <w:rPr>
          <w:lang w:val="en-AU"/>
        </w:rPr>
        <w:t xml:space="preserve">The first </w:t>
      </w:r>
      <w:r w:rsidR="00AB527C">
        <w:rPr>
          <w:lang w:val="en-AU"/>
        </w:rPr>
        <w:t xml:space="preserve">function-valued </w:t>
      </w:r>
      <w:r>
        <w:rPr>
          <w:lang w:val="en-AU"/>
        </w:rPr>
        <w:t xml:space="preserve">method involves </w:t>
      </w:r>
      <w:r w:rsidR="00783EA1">
        <w:rPr>
          <w:lang w:val="en-AU"/>
        </w:rPr>
        <w:t>set</w:t>
      </w:r>
      <w:r>
        <w:rPr>
          <w:lang w:val="en-AU"/>
        </w:rPr>
        <w:t>ting the intercept at</w:t>
      </w:r>
      <w:r w:rsidR="007F690D">
        <w:rPr>
          <w:lang w:val="en-AU"/>
        </w:rPr>
        <w:t xml:space="preserve"> a</w:t>
      </w:r>
      <w:r w:rsidR="000674C8">
        <w:rPr>
          <w:lang w:val="en-AU"/>
        </w:rPr>
        <w:t xml:space="preserve"> relevant</w:t>
      </w:r>
      <w:r w:rsidR="00783EA1">
        <w:rPr>
          <w:lang w:val="en-AU"/>
        </w:rPr>
        <w:t xml:space="preserve"> temperature by mean-</w:t>
      </w:r>
      <w:proofErr w:type="spellStart"/>
      <w:r w:rsidR="00783EA1">
        <w:rPr>
          <w:lang w:val="en-AU"/>
        </w:rPr>
        <w:t>centering</w:t>
      </w:r>
      <w:proofErr w:type="spellEnd"/>
      <w:r w:rsidR="00783EA1">
        <w:rPr>
          <w:lang w:val="en-AU"/>
        </w:rPr>
        <w:t>.</w:t>
      </w:r>
      <w:r w:rsidR="00041169">
        <w:rPr>
          <w:lang w:val="en-AU"/>
        </w:rPr>
        <w:t xml:space="preserve"> </w:t>
      </w:r>
      <w:r w:rsidR="00BA3E91">
        <w:rPr>
          <w:lang w:val="en-AU"/>
        </w:rPr>
        <w:t xml:space="preserve">We fitted six models, each </w:t>
      </w:r>
      <w:proofErr w:type="spellStart"/>
      <w:r w:rsidR="00BA3E91">
        <w:rPr>
          <w:lang w:val="en-AU"/>
        </w:rPr>
        <w:t>centered</w:t>
      </w:r>
      <w:proofErr w:type="spellEnd"/>
      <w:r w:rsidR="00BA3E91">
        <w:rPr>
          <w:lang w:val="en-AU"/>
        </w:rPr>
        <w:t xml:space="preserve"> on a different temperature </w:t>
      </w:r>
      <w:r w:rsidR="000C7B8A">
        <w:rPr>
          <w:lang w:val="en-AU"/>
        </w:rPr>
        <w:t>with the following structure</w:t>
      </w:r>
      <w:r w:rsidR="00BA3E91">
        <w:rPr>
          <w:lang w:val="en-AU"/>
        </w:rPr>
        <w:t>,</w:t>
      </w:r>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1DA4F6D" w14:textId="3D42AC34"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1" w:author="fonti.kar@gmail.com" w:date="2019-01-08T16:02:00Z">
        <w:r w:rsidR="00A22440">
          <w:t>,</w:t>
        </w:r>
      </w:ins>
      <w:r w:rsidR="00456409">
        <w:t xml:space="preserve"> if a model is </w:t>
      </w:r>
      <w:proofErr w:type="spellStart"/>
      <w:r w:rsidR="00456409">
        <w:t>centered</w:t>
      </w:r>
      <w:proofErr w:type="spellEnd"/>
      <w:r w:rsidR="00456409">
        <w:t xml:space="preserve"> at log(22ºC) the </w:t>
      </w:r>
      <w:proofErr w:type="spellStart"/>
      <w:r w:rsidR="00456409">
        <w:t>logTempcen</w:t>
      </w:r>
      <w:proofErr w:type="spellEnd"/>
      <w:r w:rsidR="00456409">
        <w:t xml:space="preserve">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proofErr w:type="spellStart"/>
      <w:r w:rsidR="00F042A0" w:rsidRPr="00456409">
        <w:t>centered</w:t>
      </w:r>
      <w:proofErr w:type="spellEnd"/>
      <w:r w:rsidR="00F042A0" w:rsidRPr="00456409">
        <w:t xml:space="preserve"> at 22ºC</w:t>
      </w:r>
      <w:r w:rsidR="00F042A0">
        <w:t xml:space="preserve"> = 0.09</w:t>
      </w:r>
      <w:r w:rsidR="00456409">
        <w:t xml:space="preserve"> (see data for more details)</w:t>
      </w:r>
      <w:r w:rsidR="00CF6E7D">
        <w:t>,</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w:t>
      </w:r>
      <w:proofErr w:type="spellStart"/>
      <w:r w:rsidR="00F042A0">
        <w:t>logPriorTemp</w:t>
      </w:r>
      <w:proofErr w:type="spellEnd"/>
      <w:r w:rsidR="00F042A0">
        <w:t xml:space="preserve"> is log-transformed previous temperature</w:t>
      </w:r>
      <w:r w:rsidR="008B6BBC">
        <w:t xml:space="preserve">. </w:t>
      </w:r>
      <w:r w:rsidR="00D65915">
        <w:t>I</w:t>
      </w:r>
      <w:r w:rsidR="008B6BBC">
        <w:t xml:space="preserve">ndividual ID </w:t>
      </w:r>
      <w:r w:rsidR="00124150">
        <w:t xml:space="preserve">and series ID </w:t>
      </w:r>
      <w:r w:rsidR="00D65915">
        <w:t xml:space="preserve">were included </w:t>
      </w:r>
      <w:r w:rsidR="008B6BBC">
        <w:t>as random intercept</w:t>
      </w:r>
      <w:r w:rsidR="00124150">
        <w:t>s</w:t>
      </w:r>
      <w:r w:rsidR="008B6BBC">
        <w:t xml:space="preserve"> and </w:t>
      </w:r>
      <w:proofErr w:type="spellStart"/>
      <w:r w:rsidR="008B6BBC">
        <w:t>logTempcen</w:t>
      </w:r>
      <w:proofErr w:type="spellEnd"/>
      <w:r w:rsidR="008B6BBC">
        <w:t xml:space="preserve"> as random slope</w:t>
      </w:r>
      <w:r w:rsidR="00124150">
        <w:t>s</w:t>
      </w:r>
      <w:r w:rsidR="00D16557">
        <w:t xml:space="preserve">. </w:t>
      </w:r>
      <w:r w:rsidR="0002538D">
        <w:t>R</w:t>
      </w:r>
      <w:r w:rsidR="00CC4CBA">
        <w:t xml:space="preserve">epeatability </w:t>
      </w:r>
      <w:r w:rsidR="002E5143">
        <w:t>(eq</w:t>
      </w:r>
      <w:r w:rsidR="00547CE4">
        <w:t>uatio</w:t>
      </w:r>
      <w:r w:rsidR="002E5143">
        <w:t>n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CC4CBA">
        <w:fldChar w:fldCharType="end"/>
      </w:r>
      <w:r w:rsidR="00547CE4">
        <w:t>.</w:t>
      </w:r>
    </w:p>
    <w:p w14:paraId="0FB7F123" w14:textId="376EB568" w:rsidR="00CC4CBA" w:rsidRPr="00FC045C" w:rsidRDefault="00CC4CBA" w:rsidP="006237AE">
      <w:pPr>
        <w:pStyle w:val="Thesisnormal"/>
        <w:spacing w:line="360" w:lineRule="auto"/>
        <w:ind w:firstLine="720"/>
        <w:rPr>
          <w:rFonts w:cs="Times New Roman"/>
        </w:rPr>
      </w:pPr>
      <w:r>
        <w:t>Eq</w:t>
      </w:r>
      <w:r w:rsidR="00547CE4">
        <w:t>uatio</w:t>
      </w:r>
      <w:r>
        <w:t>n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41D51830"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22828AC2" w:rsidR="004F6D6B" w:rsidRPr="002B44E0" w:rsidRDefault="004F6D6B" w:rsidP="006237AE">
      <w:pPr>
        <w:pStyle w:val="Thesisnormal"/>
        <w:spacing w:line="360" w:lineRule="auto"/>
        <w:ind w:firstLine="720"/>
      </w:pPr>
      <w:r>
        <w:t>E</w:t>
      </w:r>
      <w:r w:rsidRPr="002B44E0">
        <w:t>q</w:t>
      </w:r>
      <w:r w:rsidR="00DD1F37">
        <w:t>uatio</w:t>
      </w:r>
      <w:r w:rsidRPr="002B44E0">
        <w:t xml:space="preserve">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27C8BAFF" w:rsidR="004F6D6B" w:rsidRPr="002B44E0" w:rsidRDefault="004F6D6B" w:rsidP="006237AE">
      <w:pPr>
        <w:pStyle w:val="Thesisnormal"/>
        <w:spacing w:line="360" w:lineRule="auto"/>
        <w:ind w:firstLine="720"/>
      </w:pPr>
      <w:r w:rsidRPr="002B44E0">
        <w:t>Eq</w:t>
      </w:r>
      <w:r w:rsidR="00DD1F37">
        <w:t>uatio</w:t>
      </w:r>
      <w:r w:rsidRPr="002B44E0">
        <w:t>n 5:</w:t>
      </w:r>
    </w:p>
    <w:p w14:paraId="36382053" w14:textId="0CA9A073" w:rsidR="00A46B5C" w:rsidRPr="002B44E0" w:rsidRDefault="00C34913"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0A3B7367"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w:t>
      </w:r>
      <w:r w:rsidR="00307693">
        <w:t>among</w:t>
      </w:r>
      <w:r w:rsidRPr="00F82147">
        <w:t xml:space="preserve">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t>.</w:t>
      </w:r>
    </w:p>
    <w:p w14:paraId="523AB279" w14:textId="0E89BBAD" w:rsidR="00124150" w:rsidRDefault="00DD1F37" w:rsidP="006237AE">
      <w:pPr>
        <w:pStyle w:val="Thesisnormal"/>
        <w:spacing w:line="360" w:lineRule="auto"/>
        <w:ind w:firstLine="720"/>
      </w:pPr>
      <w:r>
        <w:t>The second</w:t>
      </w:r>
      <w:r w:rsidR="00FF79AC">
        <w:t xml:space="preserve"> </w:t>
      </w:r>
      <w:r w:rsidR="00AB527C">
        <w:t xml:space="preserve">function-valued </w:t>
      </w:r>
      <w:r w:rsidR="00E92E28">
        <w:t xml:space="preserve">method </w:t>
      </w:r>
      <w:r>
        <w:t xml:space="preserve">requires deriving </w:t>
      </w:r>
      <w:r w:rsidR="00B529F7">
        <w:t xml:space="preserve">‘conditional’ </w:t>
      </w:r>
      <w:r>
        <w:t xml:space="preserve">repeatability of intercepts at </w:t>
      </w:r>
      <w:r w:rsidRPr="00322DD9">
        <w:t>each temperature</w:t>
      </w:r>
      <w:r>
        <w:t xml:space="preserve"> from the covariance of the intercept and slope (</w:t>
      </w:r>
      <w:r w:rsidR="00B529F7">
        <w:rPr>
          <w:rFonts w:eastAsiaTheme="minorHAnsi"/>
          <w:lang w:val="en-US"/>
        </w:rPr>
        <w:fldChar w:fldCharType="begin"/>
      </w:r>
      <w:r w:rsidR="00B529F7">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Singer &amp; Willett 2003</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r>
      <w:r w:rsidR="00B529F7">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Briffa, Bridger &amp; Biro 2013</w:t>
      </w:r>
      <w:r w:rsidR="00B529F7">
        <w:rPr>
          <w:rFonts w:eastAsiaTheme="minorHAnsi"/>
          <w:lang w:val="en-US"/>
        </w:rPr>
        <w:fldChar w:fldCharType="end"/>
      </w:r>
      <w:r w:rsidR="002E5143">
        <w:t>)</w:t>
      </w:r>
      <w:r w:rsidR="00FF79AC" w:rsidRPr="00322DD9">
        <w:t xml:space="preserve">. </w:t>
      </w:r>
      <w:r w:rsidR="00AB527C">
        <w:t>We therefore,</w:t>
      </w:r>
      <w:r w:rsidR="00AB527C" w:rsidRPr="00322DD9">
        <w:t xml:space="preserve"> fitted </w:t>
      </w:r>
      <w:r w:rsidR="00AB527C">
        <w:t xml:space="preserve">a </w:t>
      </w:r>
      <w:r w:rsidR="00AB527C" w:rsidRPr="00322DD9">
        <w:t>model</w:t>
      </w:r>
      <w:r w:rsidR="00AB527C">
        <w:t xml:space="preserve"> that has </w:t>
      </w:r>
      <w:r w:rsidR="000C7B8A">
        <w:t>the following</w:t>
      </w:r>
      <w:r w:rsidR="00AB527C">
        <w:t xml:space="preserve"> structure</w:t>
      </w:r>
      <w:r w:rsidR="000C7B8A">
        <w:t xml:space="preserve">, </w:t>
      </w:r>
    </w:p>
    <w:p w14:paraId="141662A8" w14:textId="77C39A39"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w:t>
      </w:r>
      <w:proofErr w:type="spellStart"/>
      <w:r w:rsidR="00322DD9" w:rsidRPr="00322DD9">
        <w:t>session</w:t>
      </w:r>
      <w:r w:rsidR="00082020">
        <w:t>ID</w:t>
      </w:r>
      <w:proofErr w:type="spellEnd"/>
      <w:r w:rsidR="00322DD9" w:rsidRPr="00322DD9">
        <w:t xml:space="preserve"> +</w:t>
      </w:r>
      <w:r w:rsidR="00124150">
        <w:t xml:space="preserve">(1+ </w:t>
      </w:r>
      <w:proofErr w:type="spellStart"/>
      <w:r w:rsidR="00124150">
        <w:t>logTemp</w:t>
      </w:r>
      <w:proofErr w:type="spellEnd"/>
      <w:r w:rsidR="00124150">
        <w:rPr>
          <w:vertAlign w:val="subscript"/>
        </w:rPr>
        <w:t xml:space="preserve"> </w:t>
      </w:r>
      <w:r w:rsidR="00124150">
        <w:t>| ID)</w:t>
      </w:r>
    </w:p>
    <w:p w14:paraId="1EB9FB0D" w14:textId="60960E28" w:rsidR="00FF79AC" w:rsidRPr="002B762D" w:rsidRDefault="000C7B8A" w:rsidP="006237AE">
      <w:pPr>
        <w:pStyle w:val="Thesisnormal"/>
        <w:spacing w:line="360" w:lineRule="auto"/>
      </w:pPr>
      <w:r>
        <w:t xml:space="preserve">where </w:t>
      </w:r>
      <w:proofErr w:type="spellStart"/>
      <w:r>
        <w:t>session</w:t>
      </w:r>
      <w:r w:rsidR="00082020">
        <w:t>ID</w:t>
      </w:r>
      <w:proofErr w:type="spellEnd"/>
      <w:r>
        <w:t xml:space="preserve"> is the sampling session when measurements took place</w:t>
      </w:r>
      <w:r w:rsidR="00F659CD">
        <w:t xml:space="preserve">. </w:t>
      </w:r>
      <w:r w:rsidR="003817A1">
        <w:t xml:space="preserve">To the best of our knowledge, the method to derive ‘conditional’ repeatability has not been extended to multiple random effects, therefore </w:t>
      </w:r>
      <w:r w:rsidR="00F659CD">
        <w:t xml:space="preserve">session </w:t>
      </w:r>
      <w:r w:rsidR="003817A1">
        <w:t>was included as</w:t>
      </w:r>
      <w:r w:rsidR="00F659CD">
        <w:t xml:space="preserve"> </w:t>
      </w:r>
      <w:r>
        <w:t xml:space="preserve">a fixed predictor, as opposed to using </w:t>
      </w:r>
      <w:proofErr w:type="spellStart"/>
      <w:r>
        <w:t>seriesID</w:t>
      </w:r>
      <w:proofErr w:type="spellEnd"/>
      <w:r>
        <w:t xml:space="preserve"> as a random effect. T</w:t>
      </w:r>
      <w:r w:rsidR="00FF79AC" w:rsidRPr="00322DD9">
        <w:t>emperature-specific repeatability estimates</w:t>
      </w:r>
      <w:r>
        <w:t xml:space="preserve"> were derived</w:t>
      </w:r>
      <w:r w:rsidR="00FF79AC" w:rsidRPr="00322DD9">
        <w:t xml:space="preserve"> </w:t>
      </w:r>
      <w:r w:rsidR="00124150">
        <w:t>using</w:t>
      </w:r>
      <w:r w:rsidR="00BD12DB">
        <w:t xml:space="preserve"> equation 6,</w:t>
      </w:r>
    </w:p>
    <w:p w14:paraId="5A00F40E" w14:textId="77777777" w:rsidR="0002538D" w:rsidRDefault="00FF79AC" w:rsidP="006237AE">
      <w:pPr>
        <w:pStyle w:val="Thesisnormal"/>
        <w:spacing w:line="360" w:lineRule="auto"/>
        <w:ind w:firstLine="720"/>
      </w:pPr>
      <w:r>
        <w:t>Eq</w:t>
      </w:r>
      <w:r w:rsidR="000C7B8A">
        <w:t>uatio</w:t>
      </w:r>
      <w:r>
        <w:t>n 6:</w:t>
      </w:r>
    </w:p>
    <w:p w14:paraId="0B0C2BB1" w14:textId="77A9EC7E" w:rsidR="00FF79AC" w:rsidRDefault="00C34913"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0BB1F9BF" w:rsidR="002155F2" w:rsidRDefault="00F659CD" w:rsidP="006237AE">
      <w:pPr>
        <w:pStyle w:val="Thesisnormal"/>
        <w:spacing w:line="360" w:lineRule="auto"/>
        <w:ind w:firstLine="720"/>
      </w:pPr>
      <w:r>
        <w:t xml:space="preserve">The final method to calculate temperature-specific repeatability uses the character-state method described by Hunt 2014 (see also </w:t>
      </w:r>
      <w:proofErr w:type="spellStart"/>
      <w:r>
        <w:rPr>
          <w:rFonts w:eastAsiaTheme="minorHAnsi"/>
          <w:lang w:val="en-US"/>
        </w:rPr>
        <w:t>Houslay</w:t>
      </w:r>
      <w:proofErr w:type="spellEnd"/>
      <w:r>
        <w:rPr>
          <w:rFonts w:eastAsiaTheme="minorHAnsi"/>
          <w:lang w:val="en-US"/>
        </w:rPr>
        <w:t xml:space="preserve"> 2017)</w:t>
      </w:r>
      <w:r>
        <w:t>. This approach assumes 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‘distinct’ categorical traits that are correlated.</w:t>
      </w:r>
      <w:r w:rsidR="000A2877">
        <w:t xml:space="preserve"> </w:t>
      </w:r>
      <w:r>
        <w:t>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matrix</w:t>
      </w:r>
      <w:r w:rsidR="004D7001">
        <w:t xml:space="preserve">. </w:t>
      </w:r>
    </w:p>
    <w:p w14:paraId="0FBBBE09" w14:textId="7A897AD3" w:rsidR="004D7001" w:rsidRPr="004D7001" w:rsidRDefault="00C34913"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082020">
        <w:t>ID</w:t>
      </w:r>
      <w:r w:rsidR="00B93C1F">
        <w:t>)</w:t>
      </w:r>
    </w:p>
    <w:p w14:paraId="5EE77DA0" w14:textId="0A7AB22D" w:rsidR="00EE34CA" w:rsidRDefault="00EE34CA" w:rsidP="006237AE">
      <w:pPr>
        <w:pStyle w:val="Thesisnormal"/>
        <w:spacing w:line="360" w:lineRule="auto"/>
      </w:pPr>
      <w:r>
        <w:lastRenderedPageBreak/>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as random intercepts. </w:t>
      </w:r>
    </w:p>
    <w:p w14:paraId="05BCF2AC" w14:textId="6165553F" w:rsidR="00877E4B" w:rsidRPr="002E5143" w:rsidRDefault="00F45804" w:rsidP="006237AE">
      <w:pPr>
        <w:pStyle w:val="Thesisnormal"/>
        <w:spacing w:line="360" w:lineRule="auto"/>
      </w:pPr>
      <w:r>
        <w:rPr>
          <w:rFonts w:cs="Times New Roman"/>
          <w:lang w:val="en-US"/>
        </w:rPr>
        <w:t xml:space="preserve">This </w:t>
      </w:r>
      <w:r>
        <w:t>process requires a substantial amount of data because the model estimates variance</w:t>
      </w:r>
      <w:r w:rsidR="00C77B86">
        <w:t xml:space="preserve">, as well as their </w:t>
      </w:r>
      <w:r>
        <w:t>covariance</w:t>
      </w:r>
      <w:r w:rsidR="00C77B86">
        <w:t>s</w:t>
      </w:r>
      <w:r>
        <w:t xml:space="preserv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proofErr w:type="spellStart"/>
      <w:r>
        <w:rPr>
          <w:rFonts w:eastAsiaTheme="minorHAnsi"/>
          <w:lang w:val="en-US"/>
        </w:rPr>
        <w:t>Houslay</w:t>
      </w:r>
      <w:proofErr w:type="spellEnd"/>
      <w:r w:rsidR="00E82BA1">
        <w:rPr>
          <w:rFonts w:eastAsiaTheme="minorHAnsi"/>
          <w:lang w:val="en-US"/>
        </w:rPr>
        <w:t xml:space="preserve"> 2017)</w:t>
      </w:r>
      <w:r w:rsidR="006C5382">
        <w:rPr>
          <w:rFonts w:eastAsiaTheme="minorHAnsi"/>
          <w:lang w:val="en-US"/>
        </w:rPr>
        <w:t>.</w:t>
      </w:r>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r w:rsidR="00877E4B">
        <w:rPr>
          <w:shd w:val="clear" w:color="auto" w:fill="FFFFFF"/>
        </w:rPr>
        <w:t xml:space="preserve">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rsidR="00877E4B">
        <w:rPr>
          <w:shd w:val="clear" w:color="auto" w:fill="FFFFFF"/>
        </w:rPr>
        <w:t>.</w:t>
      </w:r>
    </w:p>
    <w:p w14:paraId="3A4CA909" w14:textId="77777777" w:rsidR="00D06082" w:rsidRDefault="00877E4B" w:rsidP="006237AE">
      <w:pPr>
        <w:pStyle w:val="Thesisnormal"/>
        <w:spacing w:line="360" w:lineRule="auto"/>
        <w:ind w:firstLine="720"/>
      </w:pPr>
      <w:r>
        <w:t>Eq</w:t>
      </w:r>
      <w:r w:rsidR="00D06082">
        <w:t>uatio</w:t>
      </w:r>
      <w:r>
        <w:t xml:space="preserve">n 8: </w:t>
      </w:r>
    </w:p>
    <w:p w14:paraId="1CACE201" w14:textId="0784401C" w:rsidR="00877E4B" w:rsidRPr="00B67376" w:rsidRDefault="00C34913"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21E91198" w14:textId="2C9F34DD" w:rsidR="00877E4B" w:rsidRDefault="008B40FF" w:rsidP="006237AE">
      <w:pPr>
        <w:spacing w:line="360" w:lineRule="auto"/>
      </w:pPr>
      <w:r>
        <w:rPr>
          <w:shd w:val="clear" w:color="auto" w:fill="FFFFFF"/>
        </w:rPr>
        <w:t>w</w:t>
      </w:r>
      <w:r w:rsidR="00877E4B">
        <w:rPr>
          <w:shd w:val="clear" w:color="auto" w:fill="FFFFFF"/>
        </w:rPr>
        <w:t>here</w:t>
      </w:r>
      <m:oMath>
        <m:r>
          <w:rPr>
            <w:rFonts w:ascii="Cambria Math" w:hAnsi="Cambria Math"/>
            <w:shd w:val="clear" w:color="auto" w:fill="FFFFFF"/>
          </w:rPr>
          <m:t xml:space="preserve"> </m:t>
        </m:r>
      </m:oMath>
      <w:r w:rsidRPr="00510A57">
        <w:rPr>
          <w:i/>
        </w:rPr>
        <w:t>V</w:t>
      </w:r>
      <w:r w:rsidRPr="00510A57">
        <w:rPr>
          <w:i/>
          <w:vertAlign w:val="subscript"/>
        </w:rPr>
        <w:t>ind0</w:t>
      </w:r>
      <w:r>
        <w:rPr>
          <w:i/>
          <w:vertAlign w:val="subscript"/>
        </w:rPr>
        <w:t>,T</w:t>
      </w:r>
      <w:r w:rsidRPr="00510A57">
        <w:t xml:space="preserve"> </w:t>
      </w: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t>Slope – plasticity</w:t>
      </w:r>
    </w:p>
    <w:p w14:paraId="1C239487" w14:textId="59DC3351"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w:t>
      </w:r>
      <w:r w:rsidR="00BD12DB">
        <w:t xml:space="preserve">except that </w:t>
      </w:r>
      <w:proofErr w:type="spellStart"/>
      <w:r w:rsidR="00981EFC">
        <w:t>logTemp</w:t>
      </w:r>
      <w:proofErr w:type="spellEnd"/>
      <w:r w:rsidR="00981EFC">
        <w:t xml:space="preserve"> is not mean-</w:t>
      </w:r>
      <w:proofErr w:type="spellStart"/>
      <w:r w:rsidR="00981EFC">
        <w:t>centered</w:t>
      </w:r>
      <w:proofErr w:type="spellEnd"/>
      <w:r w:rsidR="00981EFC">
        <w:t>.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5C521306" w:rsidR="004364E0" w:rsidRDefault="00287480" w:rsidP="006237AE">
      <w:pPr>
        <w:pStyle w:val="Thesisnormal"/>
        <w:spacing w:line="360" w:lineRule="auto"/>
      </w:pPr>
      <w:r>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4785CDA3" w14:textId="017466C5" w:rsidR="00BD12DB" w:rsidRDefault="000B0683" w:rsidP="006237AE">
      <w:pPr>
        <w:pStyle w:val="Thesisnormal"/>
        <w:spacing w:line="360" w:lineRule="auto"/>
        <w:ind w:firstLine="720"/>
      </w:pPr>
      <w:r>
        <w:t>Eq</w:t>
      </w:r>
      <w:r w:rsidR="00BD12DB">
        <w:t>uati</w:t>
      </w:r>
      <w:r w:rsidR="00CD0589">
        <w:t>o</w:t>
      </w:r>
      <w:r>
        <w:t>n 9:</w:t>
      </w:r>
    </w:p>
    <w:p w14:paraId="07943CF4" w14:textId="61DFB158" w:rsidR="000B0683" w:rsidRPr="00DE5D86" w:rsidRDefault="00C34913"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424F0244"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w:t>
      </w:r>
      <w:r w:rsidR="00BD12DB">
        <w:t>uatio</w:t>
      </w:r>
      <w:r w:rsidR="00E7413B">
        <w:t>n 8)</w:t>
      </w:r>
      <w:r w:rsidR="00350FF6">
        <w:t>. å</w:t>
      </w:r>
    </w:p>
    <w:p w14:paraId="63523364" w14:textId="279CCA75" w:rsidR="009A5C4A" w:rsidRDefault="009A5C4A" w:rsidP="006237AE">
      <w:pPr>
        <w:pStyle w:val="Heading2"/>
        <w:spacing w:line="360" w:lineRule="auto"/>
      </w:pPr>
      <w:r>
        <w:t>Cross-temperature correlations in metabolic rate</w:t>
      </w:r>
    </w:p>
    <w:p w14:paraId="4E536350" w14:textId="22B91079"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t>
      </w:r>
      <w:r w:rsidR="00B37C96">
        <w:rPr>
          <w:lang w:val="en-AU"/>
        </w:rPr>
        <w:t xml:space="preserve">to </w:t>
      </w:r>
      <w:r w:rsidR="00441EAF">
        <w:rPr>
          <w:lang w:val="en-AU"/>
        </w:rPr>
        <w:t xml:space="preserve">be correlated with metabolic rate measured at another temperature. We estimated these cross-environment </w:t>
      </w:r>
      <w:r w:rsidR="00441EAF">
        <w:rPr>
          <w:lang w:val="en-AU"/>
        </w:rPr>
        <w:lastRenderedPageBreak/>
        <w:t xml:space="preserve">correlations using both statistical approaches. </w:t>
      </w:r>
      <w:r w:rsidR="00B37C96">
        <w:rPr>
          <w:lang w:val="en-AU"/>
        </w:rPr>
        <w:t>C</w:t>
      </w:r>
      <w:r w:rsidR="00AB3AD8">
        <w:rPr>
          <w:lang w:val="en-AU"/>
        </w:rPr>
        <w:t>orrelations</w:t>
      </w:r>
      <w:r w:rsidR="003C0991">
        <w:rPr>
          <w:lang w:val="en-AU"/>
        </w:rPr>
        <w:t xml:space="preserve"> </w:t>
      </w:r>
      <w:r w:rsidR="00B37C96">
        <w:rPr>
          <w:lang w:val="en-AU"/>
        </w:rPr>
        <w:t>are conveniently estimated</w:t>
      </w:r>
      <w:r w:rsidR="003C0991">
        <w:rPr>
          <w:lang w:val="en-AU"/>
        </w:rPr>
        <w:t xml:space="preserve"> </w:t>
      </w:r>
      <w:r w:rsidR="00B37C96">
        <w:rPr>
          <w:lang w:val="en-AU"/>
        </w:rPr>
        <w:t xml:space="preserve">by </w:t>
      </w:r>
      <w:r w:rsidR="003C0991">
        <w:rPr>
          <w:lang w:val="en-AU"/>
        </w:rPr>
        <w:t>character-state model</w:t>
      </w:r>
      <w:r w:rsidR="00B37C96">
        <w:rPr>
          <w:lang w:val="en-AU"/>
        </w:rPr>
        <w:t>s</w:t>
      </w:r>
      <w:r w:rsidR="003C0991">
        <w:rPr>
          <w:lang w:val="en-AU"/>
        </w:rPr>
        <w:t xml:space="preserve"> at both the among</w:t>
      </w:r>
      <w:r w:rsidR="002D0922">
        <w:rPr>
          <w:lang w:val="en-AU"/>
        </w:rPr>
        <w:t>-</w:t>
      </w:r>
      <w:r w:rsidR="003C0991">
        <w:rPr>
          <w:lang w:val="en-AU"/>
        </w:rPr>
        <w:t xml:space="preserve"> and within individual level</w:t>
      </w:r>
      <w:r w:rsidR="00B37C96">
        <w:rPr>
          <w:lang w:val="en-AU"/>
        </w:rPr>
        <w:t>. Whereas</w:t>
      </w:r>
      <w:r w:rsidR="0053170A">
        <w:rPr>
          <w:lang w:val="en-AU"/>
        </w:rPr>
        <w:t>,</w:t>
      </w:r>
      <w:r w:rsidR="00B37C96">
        <w:rPr>
          <w:lang w:val="en-AU"/>
        </w:rPr>
        <w:t xml:space="preserve"> </w:t>
      </w:r>
      <w:r w:rsidR="0053170A">
        <w:rPr>
          <w:lang w:val="en-AU"/>
        </w:rPr>
        <w:t>cross-temperature</w:t>
      </w:r>
      <w:r w:rsidR="00B37C96">
        <w:rPr>
          <w:lang w:val="en-AU"/>
        </w:rPr>
        <w:t xml:space="preserve"> correlations need to be</w:t>
      </w:r>
      <w:r w:rsidR="00B37C96" w:rsidRPr="00100303">
        <w:rPr>
          <w:lang w:val="en-AU"/>
        </w:rPr>
        <w:t xml:space="preserve"> </w:t>
      </w:r>
      <w:r w:rsidR="00B37C96">
        <w:rPr>
          <w:lang w:val="en-AU"/>
        </w:rPr>
        <w:t>derived</w:t>
      </w:r>
      <w:r w:rsidR="00B37C96" w:rsidRPr="00100303">
        <w:rPr>
          <w:lang w:val="en-AU"/>
        </w:rPr>
        <w:t xml:space="preserve"> using matrix algebra</w:t>
      </w:r>
      <w:r w:rsidR="00B37C96">
        <w:rPr>
          <w:lang w:val="en-AU"/>
        </w:rPr>
        <w:t xml:space="preserve"> </w:t>
      </w:r>
      <w:r w:rsidR="0053170A">
        <w:rPr>
          <w:lang w:val="en-AU"/>
        </w:rPr>
        <w:t xml:space="preserve">in function-valued models, </w:t>
      </w:r>
      <w:r w:rsidR="00B37C96">
        <w:rPr>
          <w:lang w:val="en-AU"/>
        </w:rPr>
        <w:t>as</w:t>
      </w:r>
      <w:r w:rsidR="003827B6" w:rsidRPr="00100303">
        <w:rPr>
          <w:lang w:val="en-AU"/>
        </w:rPr>
        <w:t xml:space="preserve"> they are part of the slope describing the reaction norm</w:t>
      </w:r>
      <w:r w:rsidR="00441EAF" w:rsidRPr="00100303">
        <w:rPr>
          <w:lang w:val="en-AU"/>
        </w:rPr>
        <w:t xml:space="preserve">. </w:t>
      </w:r>
      <w:r w:rsidR="00C04CFD" w:rsidRPr="00100303">
        <w:rPr>
          <w:lang w:val="en-AU"/>
        </w:rPr>
        <w:t xml:space="preserve">We derived </w:t>
      </w:r>
      <w:r w:rsidR="0053170A">
        <w:rPr>
          <w:lang w:val="en-AU"/>
        </w:rPr>
        <w:t xml:space="preserve">among-individual and within-individual-among-sampling sessions (using </w:t>
      </w:r>
      <w:proofErr w:type="spellStart"/>
      <w:r w:rsidR="0053170A">
        <w:rPr>
          <w:lang w:val="en-AU"/>
        </w:rPr>
        <w:t>seriesID</w:t>
      </w:r>
      <w:proofErr w:type="spellEnd"/>
      <w:r w:rsidR="0053170A">
        <w:rPr>
          <w:lang w:val="en-AU"/>
        </w:rPr>
        <w:t xml:space="preserve">) </w:t>
      </w:r>
      <w:r w:rsidR="00C04CFD" w:rsidRPr="00100303">
        <w:rPr>
          <w:lang w:val="en-AU"/>
        </w:rPr>
        <w:t xml:space="preserve">correlations </w:t>
      </w:r>
      <w:r w:rsidR="00B37C96" w:rsidRPr="00100303">
        <w:rPr>
          <w:lang w:val="en-AU"/>
        </w:rPr>
        <w:t>following</w:t>
      </w:r>
      <w:r w:rsidR="00B37C96">
        <w:rPr>
          <w:lang w:val="en-AU"/>
        </w:rPr>
        <w:t xml:space="preserve"> </w:t>
      </w:r>
      <w:r w:rsidR="00B37C96">
        <w:rPr>
          <w:rFonts w:eastAsiaTheme="minorHAnsi"/>
          <w:lang w:val="en-US"/>
        </w:rPr>
        <w:fldChar w:fldCharType="begin"/>
      </w:r>
      <w:r w:rsidR="00B37C96">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B37C96">
        <w:rPr>
          <w:rFonts w:eastAsiaTheme="minorHAnsi"/>
          <w:lang w:val="en-US"/>
        </w:rPr>
        <w:fldChar w:fldCharType="separate"/>
      </w:r>
      <w:r w:rsidR="00B37C96">
        <w:rPr>
          <w:rFonts w:eastAsiaTheme="minorHAnsi"/>
          <w:lang w:val="en-US"/>
        </w:rPr>
        <w:t>Brommer (2013)</w:t>
      </w:r>
      <w:r w:rsidR="00B37C96">
        <w:rPr>
          <w:rFonts w:eastAsiaTheme="minorHAnsi"/>
          <w:lang w:val="en-US"/>
        </w:rPr>
        <w:fldChar w:fldCharType="end"/>
      </w:r>
      <w:r w:rsidR="00B37C96">
        <w:rPr>
          <w:rFonts w:eastAsiaTheme="minorHAnsi"/>
          <w:lang w:val="en-US"/>
        </w:rPr>
        <w:t xml:space="preserve"> using </w:t>
      </w:r>
      <w:r w:rsidR="0043536D">
        <w:rPr>
          <w:lang w:val="en-AU"/>
        </w:rPr>
        <w:t>the</w:t>
      </w:r>
      <w:r w:rsidR="00B57B7C" w:rsidRPr="00100303">
        <w:rPr>
          <w:lang w:val="en-AU"/>
        </w:rPr>
        <w:t xml:space="preserve"> 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49460133" w:rsidR="003D60FF" w:rsidRDefault="00EC180D" w:rsidP="006237AE">
      <w:pPr>
        <w:spacing w:line="360" w:lineRule="auto"/>
        <w:ind w:firstLine="720"/>
        <w:rPr>
          <w:lang w:val="en-AU"/>
        </w:rPr>
      </w:pPr>
      <w:r>
        <w:rPr>
          <w:lang w:val="en-AU"/>
        </w:rPr>
        <w:t>Eq</w:t>
      </w:r>
      <w:r w:rsidR="00B37C96">
        <w:rPr>
          <w:lang w:val="en-AU"/>
        </w:rPr>
        <w:t>uatio</w:t>
      </w:r>
      <w:r>
        <w:rPr>
          <w:lang w:val="en-AU"/>
        </w:rPr>
        <w:t>n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4E153D14" w:rsidR="003C0991" w:rsidRDefault="00BD2E0B" w:rsidP="006237AE">
      <w:pPr>
        <w:spacing w:line="360" w:lineRule="auto"/>
        <w:ind w:firstLine="720"/>
        <w:rPr>
          <w:lang w:val="en-AU"/>
        </w:rPr>
      </w:pPr>
      <w:r>
        <w:rPr>
          <w:lang w:val="en-AU"/>
        </w:rPr>
        <w:t>Eq</w:t>
      </w:r>
      <w:r w:rsidR="00B37C96">
        <w:rPr>
          <w:lang w:val="en-AU"/>
        </w:rPr>
        <w:t>uatio</w:t>
      </w:r>
      <w:r>
        <w:rPr>
          <w:lang w:val="en-AU"/>
        </w:rPr>
        <w:t>n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1757FF0F"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w:t>
      </w:r>
      <w:r w:rsidR="00B37C96">
        <w:rPr>
          <w:lang w:val="en-AU"/>
        </w:rPr>
        <w:t>uatio</w:t>
      </w:r>
      <w:r w:rsidR="00F237D7">
        <w:rPr>
          <w:lang w:val="en-AU"/>
        </w:rPr>
        <w:t xml:space="preserve">n 12. </w:t>
      </w:r>
    </w:p>
    <w:p w14:paraId="2D1E3969" w14:textId="09F93FFF" w:rsidR="00B37C96" w:rsidRDefault="00BD2E0B" w:rsidP="006237AE">
      <w:pPr>
        <w:spacing w:line="360" w:lineRule="auto"/>
        <w:ind w:firstLine="720"/>
        <w:rPr>
          <w:ins w:id="2" w:author="fonti.kar@gmail.com" w:date="2019-01-11T12:55:00Z"/>
          <w:lang w:val="en-AU"/>
        </w:rPr>
      </w:pPr>
      <w:r>
        <w:rPr>
          <w:lang w:val="en-AU"/>
        </w:rPr>
        <w:t>Eq</w:t>
      </w:r>
      <w:r w:rsidR="00B37C96">
        <w:rPr>
          <w:lang w:val="en-AU"/>
        </w:rPr>
        <w:t>uatio</w:t>
      </w:r>
      <w:r>
        <w:rPr>
          <w:lang w:val="en-AU"/>
        </w:rPr>
        <w:t xml:space="preserve">n </w:t>
      </w:r>
      <w:r w:rsidR="00BC2311">
        <w:rPr>
          <w:lang w:val="en-AU"/>
        </w:rPr>
        <w:t>12</w:t>
      </w:r>
      <w:r>
        <w:rPr>
          <w:lang w:val="en-AU"/>
        </w:rPr>
        <w:t>:</w:t>
      </w:r>
    </w:p>
    <w:p w14:paraId="2786B757" w14:textId="7B4DB125" w:rsidR="00BC2311" w:rsidRPr="00087568" w:rsidRDefault="00B37C96" w:rsidP="006237AE">
      <w:pPr>
        <w:spacing w:line="360" w:lineRule="auto"/>
        <w:ind w:firstLine="720"/>
        <w:rPr>
          <w:lang w:val="en-AU"/>
        </w:rPr>
      </w:pPr>
      <m:oMathPara>
        <m:oMath>
          <m:r>
            <w:ins w:id="3" w:author="fonti.kar@gmail.com" w:date="2019-01-11T12:55:00Z">
              <m:rPr>
                <m:sty m:val="p"/>
              </m:rPr>
              <w:rPr>
                <w:rFonts w:ascii="Cambria Math" w:hAnsi="Cambria Math"/>
                <w:lang w:val="en-AU"/>
              </w:rPr>
              <m:t xml:space="preserve"> </m:t>
            </w:ins>
          </m:r>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4CD7448A"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 xml:space="preserve">individual variances in log metabolic rate at all six temperatures and the off-diagonals represent the covariances of log metabolic between all six temperatures. </w:t>
      </w:r>
      <w:r w:rsidR="00B37C96">
        <w:rPr>
          <w:lang w:val="en-AU"/>
        </w:rPr>
        <w:t xml:space="preserve">The same calculation is repeated using the </w:t>
      </w:r>
      <w:proofErr w:type="spellStart"/>
      <w:r w:rsidR="00B37C96">
        <w:rPr>
          <w:lang w:val="en-AU"/>
        </w:rPr>
        <w:t>seriesID</w:t>
      </w:r>
      <w:proofErr w:type="spellEnd"/>
      <w:r w:rsidR="00B37C96">
        <w:rPr>
          <w:lang w:val="en-AU"/>
        </w:rPr>
        <w:t xml:space="preserve"> variance-covariance matrix to obtain within-individual-among-sampling-sessions phenotypic variance-covariance matrix. C</w:t>
      </w:r>
      <w:r>
        <w:rPr>
          <w:lang w:val="en-AU"/>
        </w:rPr>
        <w:t>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6AAEEFB8" w:rsidR="00BD2E0B" w:rsidRDefault="00BD2E0B" w:rsidP="006237AE">
      <w:pPr>
        <w:spacing w:line="360" w:lineRule="auto"/>
        <w:ind w:firstLine="720"/>
        <w:rPr>
          <w:lang w:val="en-AU"/>
        </w:rPr>
      </w:pPr>
      <w:r>
        <w:rPr>
          <w:lang w:val="en-AU"/>
        </w:rPr>
        <w:lastRenderedPageBreak/>
        <w:t>Eq</w:t>
      </w:r>
      <w:r w:rsidR="00B37C96">
        <w:rPr>
          <w:lang w:val="en-AU"/>
        </w:rPr>
        <w:t>uatio</w:t>
      </w:r>
      <w:r>
        <w:rPr>
          <w:lang w:val="en-AU"/>
        </w:rPr>
        <w:t>n 13:</w:t>
      </w:r>
    </w:p>
    <w:p w14:paraId="7E9A0E82" w14:textId="192E8506" w:rsidR="00B80CD2" w:rsidRDefault="00C34913"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6E749332" w:rsidR="009816E5" w:rsidRDefault="00B22D42" w:rsidP="006237AE">
      <w:pPr>
        <w:pStyle w:val="Heading2"/>
        <w:spacing w:line="360" w:lineRule="auto"/>
      </w:pPr>
      <w:r>
        <w:t xml:space="preserve">Among- and within-individual </w:t>
      </w:r>
      <w:r w:rsidR="009816E5">
        <w:t>mass</w:t>
      </w:r>
      <w:r w:rsidR="00E364CB">
        <w:t>-</w:t>
      </w:r>
      <w:r w:rsidR="009816E5">
        <w:t xml:space="preserve">scaling exponents </w:t>
      </w:r>
      <w:r w:rsidR="00C05D33">
        <w:t>at different temperatures</w:t>
      </w:r>
    </w:p>
    <w:p w14:paraId="1FC114E2" w14:textId="0D5BF333" w:rsidR="00DD32E4" w:rsidRDefault="00B266EA" w:rsidP="00DD32E4">
      <w:pPr>
        <w:spacing w:line="360" w:lineRule="auto"/>
        <w:rPr>
          <w:lang w:val="en-AU"/>
        </w:rPr>
      </w:pPr>
      <w:r>
        <w:rPr>
          <w:lang w:val="en-AU"/>
        </w:rPr>
        <w:t>Mass-scaling exponents describes the relationship between metabolic rate and body mass</w:t>
      </w:r>
      <w:r w:rsidR="005C0A2E">
        <w:rPr>
          <w:lang w:val="en-AU"/>
        </w:rPr>
        <w:t xml:space="preserve"> across a sample of individuals</w:t>
      </w:r>
      <w:r>
        <w:rPr>
          <w:lang w:val="en-AU"/>
        </w:rPr>
        <w:t xml:space="preserve">. However, sample population estimates of scaling exponents may be </w:t>
      </w:r>
      <w:r w:rsidR="005C0A2E">
        <w:rPr>
          <w:lang w:val="en-AU"/>
        </w:rPr>
        <w:t>a result of</w:t>
      </w:r>
      <w:r>
        <w:rPr>
          <w:lang w:val="en-AU"/>
        </w:rPr>
        <w:t xml:space="preserve"> </w:t>
      </w:r>
      <w:r w:rsidR="00DD32E4">
        <w:rPr>
          <w:lang w:val="en-AU"/>
        </w:rPr>
        <w:t>(</w:t>
      </w:r>
      <w:r w:rsidR="005C0A2E">
        <w:rPr>
          <w:lang w:val="en-AU"/>
        </w:rPr>
        <w:t xml:space="preserve">1) </w:t>
      </w:r>
      <w:r>
        <w:rPr>
          <w:lang w:val="en-AU"/>
        </w:rPr>
        <w:t xml:space="preserve">an among-individual effect whereby individuals of different weight have </w:t>
      </w:r>
      <w:r w:rsidR="005C0A2E">
        <w:rPr>
          <w:lang w:val="en-AU"/>
        </w:rPr>
        <w:t xml:space="preserve">different metabolic rates, or </w:t>
      </w:r>
      <w:r w:rsidR="00DD32E4">
        <w:rPr>
          <w:lang w:val="en-AU"/>
        </w:rPr>
        <w:t>(</w:t>
      </w:r>
      <w:r w:rsidR="005C0A2E">
        <w:rPr>
          <w:lang w:val="en-AU"/>
        </w:rPr>
        <w:t xml:space="preserve">2) a within-individual effect in which an individual’s metabolic rate can vary as its weight changes, or </w:t>
      </w:r>
      <w:r w:rsidR="00DD32E4">
        <w:rPr>
          <w:lang w:val="en-AU"/>
        </w:rPr>
        <w:t>(</w:t>
      </w:r>
      <w:r w:rsidR="005C0A2E">
        <w:rPr>
          <w:lang w:val="en-AU"/>
        </w:rPr>
        <w:t xml:space="preserve">3) a composite of both within- and among-individual effects. </w:t>
      </w:r>
      <w:r w:rsidR="000A099F">
        <w:rPr>
          <w:lang w:val="en-AU"/>
        </w:rPr>
        <w:t xml:space="preserve">Exploratory statistics show that the mean percentage change in mass within an individual, across the experiment (mass at the first sampling session – the last sampling session) was 9.13% (n = 42, SE = 0.32, range in percentage change= -5.15, 27.53) which could influence sample population estimates. We therefore wanted to explore whether accounting for within-individual effects would affect the overall estimates of </w:t>
      </w:r>
      <w:r w:rsidR="002C1C11">
        <w:rPr>
          <w:lang w:val="en-AU"/>
        </w:rPr>
        <w:t>among-</w:t>
      </w:r>
      <w:proofErr w:type="spellStart"/>
      <w:r w:rsidR="002C1C11">
        <w:rPr>
          <w:lang w:val="en-AU"/>
        </w:rPr>
        <w:t>indivdual</w:t>
      </w:r>
      <w:proofErr w:type="spellEnd"/>
      <w:r w:rsidR="002C1C11">
        <w:rPr>
          <w:lang w:val="en-AU"/>
        </w:rPr>
        <w:t xml:space="preserve"> </w:t>
      </w:r>
      <w:r w:rsidR="000A099F">
        <w:rPr>
          <w:lang w:val="en-AU"/>
        </w:rPr>
        <w:t xml:space="preserve">mass-scaling exponents </w:t>
      </w:r>
      <w:r w:rsidR="00DD32E4">
        <w:rPr>
          <w:lang w:val="en-AU"/>
        </w:rPr>
        <w:t xml:space="preserve">and whether </w:t>
      </w:r>
      <w:r w:rsidR="00BB7EE2">
        <w:rPr>
          <w:lang w:val="en-AU"/>
        </w:rPr>
        <w:t>among-</w:t>
      </w:r>
      <w:proofErr w:type="spellStart"/>
      <w:r w:rsidR="00BB7EE2">
        <w:rPr>
          <w:lang w:val="en-AU"/>
        </w:rPr>
        <w:t>indivdual</w:t>
      </w:r>
      <w:proofErr w:type="spellEnd"/>
      <w:r w:rsidR="00BB7EE2">
        <w:rPr>
          <w:lang w:val="en-AU"/>
        </w:rPr>
        <w:t xml:space="preserve"> mass-scaling exponents </w:t>
      </w:r>
      <w:r w:rsidR="00DD32E4">
        <w:rPr>
          <w:lang w:val="en-AU"/>
        </w:rPr>
        <w:t>changed with temperature.</w:t>
      </w:r>
    </w:p>
    <w:p w14:paraId="47955A86" w14:textId="6C522EF2" w:rsidR="00DD32E4" w:rsidRDefault="00DD32E4" w:rsidP="00DD32E4">
      <w:pPr>
        <w:spacing w:line="360" w:lineRule="auto"/>
        <w:ind w:firstLine="720"/>
        <w:rPr>
          <w:rFonts w:eastAsiaTheme="minorHAnsi"/>
          <w:lang w:val="en-US"/>
        </w:rPr>
      </w:pPr>
      <w:r>
        <w:rPr>
          <w:lang w:val="en-AU"/>
        </w:rPr>
        <w:t>We</w:t>
      </w:r>
      <w:r w:rsidR="000A099F">
        <w:rPr>
          <w:lang w:val="en-AU"/>
        </w:rPr>
        <w:t xml:space="preserve"> </w:t>
      </w:r>
      <w:r w:rsidR="00E4420D">
        <w:rPr>
          <w:lang w:val="en-AU"/>
        </w:rPr>
        <w:t>partition</w:t>
      </w:r>
      <w:r>
        <w:rPr>
          <w:lang w:val="en-AU"/>
        </w:rPr>
        <w:t>ed</w:t>
      </w:r>
      <w:r w:rsidR="000A099F">
        <w:rPr>
          <w:lang w:val="en-AU"/>
        </w:rPr>
        <w:t xml:space="preserve"> out the</w:t>
      </w:r>
      <w:r w:rsidR="00C7638E">
        <w:rPr>
          <w:lang w:val="en-AU"/>
        </w:rPr>
        <w:t xml:space="preserve"> among- and within-individual </w:t>
      </w:r>
      <w:r w:rsidR="000A099F">
        <w:rPr>
          <w:lang w:val="en-AU"/>
        </w:rPr>
        <w:t>variation</w:t>
      </w:r>
      <w:r>
        <w:rPr>
          <w:lang w:val="en-AU"/>
        </w:rPr>
        <w:t xml:space="preserve"> in body mass</w:t>
      </w:r>
      <w:r w:rsidR="000A099F">
        <w:rPr>
          <w:lang w:val="en-AU"/>
        </w:rPr>
        <w:t xml:space="preserve">, </w:t>
      </w:r>
      <w:r>
        <w:rPr>
          <w:lang w:val="en-AU"/>
        </w:rPr>
        <w:t>by</w:t>
      </w:r>
      <w:r w:rsidR="00E4420D">
        <w:rPr>
          <w:lang w:val="en-AU"/>
        </w:rPr>
        <w:t xml:space="preserve"> </w:t>
      </w:r>
      <w:r w:rsidR="000A099F">
        <w:rPr>
          <w:lang w:val="en-AU"/>
        </w:rPr>
        <w:t>first</w:t>
      </w:r>
      <w:r w:rsidR="009816E5">
        <w:rPr>
          <w:lang w:val="en-AU"/>
        </w:rPr>
        <w:t xml:space="preserve"> calculat</w:t>
      </w:r>
      <w:r>
        <w:rPr>
          <w:lang w:val="en-AU"/>
        </w:rPr>
        <w:t>ing 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0A099F">
        <w:rPr>
          <w:lang w:val="en-AU"/>
        </w:rPr>
        <w:t>Then</w:t>
      </w:r>
      <w:r w:rsidR="007E4605">
        <w:rPr>
          <w:lang w:val="en-AU"/>
        </w:rPr>
        <w:t>, we</w:t>
      </w:r>
      <w:r w:rsidR="009816E5">
        <w:rPr>
          <w:lang w:val="en-AU"/>
        </w:rPr>
        <w:t xml:space="preserve"> </w:t>
      </w:r>
      <w:r w:rsidR="000A099F">
        <w:rPr>
          <w:lang w:val="en-AU"/>
        </w:rPr>
        <w:t xml:space="preserve">calculated </w:t>
      </w:r>
      <w:r w:rsidR="009816E5">
        <w:rPr>
          <w:lang w:val="en-AU"/>
        </w:rPr>
        <w:t>a within</w:t>
      </w:r>
      <w:r w:rsidR="00C7638E">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0A099F">
        <w:rPr>
          <w:rFonts w:eastAsiaTheme="minorHAnsi"/>
          <w:lang w:val="en-US"/>
        </w:rPr>
        <w:t>)</w:t>
      </w:r>
      <w:r>
        <w:rPr>
          <w:rFonts w:eastAsiaTheme="minorHAnsi"/>
          <w:lang w:val="en-US"/>
        </w:rPr>
        <w:t xml:space="preserve">. </w:t>
      </w:r>
    </w:p>
    <w:p w14:paraId="206DB590" w14:textId="7AC48DF5" w:rsidR="00A527BB" w:rsidRPr="002C1C11" w:rsidRDefault="00FE7A4B" w:rsidP="00DD32E4">
      <w:pPr>
        <w:spacing w:line="360" w:lineRule="auto"/>
        <w:ind w:firstLine="720"/>
        <w:rPr>
          <w:rFonts w:eastAsiaTheme="minorHAnsi"/>
          <w:lang w:val="en-US"/>
        </w:rPr>
      </w:pPr>
      <w:r>
        <w:rPr>
          <w:lang w:val="en-AU"/>
        </w:rPr>
        <w:t>Using ‘</w:t>
      </w:r>
      <w:proofErr w:type="spellStart"/>
      <w:r>
        <w:rPr>
          <w:lang w:val="en-AU"/>
        </w:rPr>
        <w:t>brms</w:t>
      </w:r>
      <w:proofErr w:type="spellEnd"/>
      <w:r>
        <w:rPr>
          <w:lang w:val="en-AU"/>
        </w:rPr>
        <w:t>’, w</w:t>
      </w:r>
      <w:r w:rsidR="00C7638E">
        <w:rPr>
          <w:lang w:val="en-AU"/>
        </w:rPr>
        <w:t xml:space="preserve">e fitted </w:t>
      </w:r>
      <w:r>
        <w:rPr>
          <w:lang w:val="en-AU"/>
        </w:rPr>
        <w:t xml:space="preserve">two models. Model 1 </w:t>
      </w:r>
      <w:r w:rsidR="00A527BB">
        <w:rPr>
          <w:lang w:val="en-AU"/>
        </w:rPr>
        <w:t>had the following structure,</w:t>
      </w:r>
    </w:p>
    <w:p w14:paraId="1CC22736" w14:textId="6186DA2D"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4033E4E1" w14:textId="5694D9A1" w:rsidR="00BE4B02" w:rsidRDefault="00BE4B02" w:rsidP="006237AE">
      <w:pPr>
        <w:spacing w:line="360" w:lineRule="auto"/>
        <w:rPr>
          <w:lang w:val="en-AU"/>
        </w:rPr>
      </w:pPr>
      <w:r>
        <w:rPr>
          <w:lang w:val="en-AU"/>
        </w:rPr>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w:t>
      </w:r>
      <w:r w:rsidR="00FE7A4B">
        <w:rPr>
          <w:lang w:val="en-AU"/>
        </w:rPr>
        <w:t xml:space="preserve">and 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the among individual mass effect with temperature and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 xml:space="preserve">random slope </w:t>
      </w:r>
      <w:r w:rsidR="00CE5C25">
        <w:rPr>
          <w:lang w:val="en-AU"/>
        </w:rPr>
        <w:t xml:space="preserve">given that </w:t>
      </w:r>
      <w:r w:rsidR="00731388" w:rsidRPr="00A527BB">
        <w:rPr>
          <w:lang w:val="en-AU"/>
        </w:rPr>
        <w:t>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r w:rsidR="00CE5C25">
        <w:rPr>
          <w:lang w:val="en-AU"/>
        </w:rPr>
        <w:t xml:space="preserve">Model two </w:t>
      </w:r>
      <w:r w:rsidR="00FE7A4B">
        <w:rPr>
          <w:lang w:val="en-AU"/>
        </w:rPr>
        <w:t xml:space="preserve">did not include </w:t>
      </w:r>
      <w:r>
        <w:rPr>
          <w:lang w:val="en-AU"/>
        </w:rPr>
        <w:t xml:space="preserve">the </w:t>
      </w:r>
      <w:r w:rsidR="00FE7A4B">
        <w:rPr>
          <w:lang w:val="en-AU"/>
        </w:rPr>
        <w:t xml:space="preserve">temperature </w:t>
      </w:r>
      <w:r>
        <w:rPr>
          <w:lang w:val="en-AU"/>
        </w:rPr>
        <w:t>interaction</w:t>
      </w:r>
      <w:r w:rsidR="00CE5C25">
        <w:rPr>
          <w:lang w:val="en-AU"/>
        </w:rPr>
        <w:t xml:space="preserve">s and had the </w:t>
      </w:r>
      <w:r>
        <w:rPr>
          <w:lang w:val="en-AU"/>
        </w:rPr>
        <w:t>following</w:t>
      </w:r>
      <w:r w:rsidR="00CE5C25">
        <w:rPr>
          <w:lang w:val="en-AU"/>
        </w:rPr>
        <w:t xml:space="preserve"> structure</w:t>
      </w:r>
      <w:r>
        <w:rPr>
          <w:lang w:val="en-AU"/>
        </w:rPr>
        <w:t>,</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1063D7BD" w14:textId="4DBBEE3B" w:rsidR="00D5267A" w:rsidRDefault="00C7638E" w:rsidP="006237AE">
      <w:pPr>
        <w:spacing w:line="360" w:lineRule="auto"/>
        <w:ind w:firstLine="720"/>
        <w:rPr>
          <w:lang w:val="en-AU"/>
        </w:rPr>
      </w:pPr>
      <w:r>
        <w:rPr>
          <w:lang w:val="en-AU"/>
        </w:rPr>
        <w:t xml:space="preserve">In order to test for temperature dependence, we </w:t>
      </w:r>
      <w:r w:rsidR="00FE7A4B">
        <w:rPr>
          <w:lang w:val="en-AU"/>
        </w:rPr>
        <w:t xml:space="preserve">compared </w:t>
      </w:r>
      <w:r w:rsidR="00612547">
        <w:rPr>
          <w:lang w:val="en-AU"/>
        </w:rPr>
        <w:t>information criterions (</w:t>
      </w:r>
      <w:proofErr w:type="spellStart"/>
      <w:r w:rsidR="00FE7A4B">
        <w:rPr>
          <w:lang w:val="en-AU"/>
        </w:rPr>
        <w:t>wAIC</w:t>
      </w:r>
      <w:proofErr w:type="spellEnd"/>
      <w:r w:rsidR="00FE7A4B">
        <w:rPr>
          <w:lang w:val="en-AU"/>
        </w:rPr>
        <w:t xml:space="preserve"> and loo values</w:t>
      </w:r>
      <w:r w:rsidR="00612547">
        <w:rPr>
          <w:lang w:val="en-AU"/>
        </w:rPr>
        <w:t>)</w:t>
      </w:r>
      <w:r w:rsidR="00FE7A4B">
        <w:rPr>
          <w:lang w:val="en-AU"/>
        </w:rPr>
        <w:t xml:space="preserve"> between model </w:t>
      </w:r>
      <w:r w:rsidR="00612547">
        <w:rPr>
          <w:lang w:val="en-AU"/>
        </w:rPr>
        <w:t>one</w:t>
      </w:r>
      <w:r w:rsidR="00FE7A4B">
        <w:rPr>
          <w:lang w:val="en-AU"/>
        </w:rPr>
        <w:t xml:space="preserve"> and </w:t>
      </w:r>
      <w:r w:rsidR="00612547">
        <w:rPr>
          <w:lang w:val="en-AU"/>
        </w:rPr>
        <w:t>two</w:t>
      </w:r>
      <w:r w:rsidR="00FE7A4B">
        <w:rPr>
          <w:lang w:val="en-AU"/>
        </w:rPr>
        <w:t xml:space="preserve"> to see which model was a better supported. </w:t>
      </w:r>
    </w:p>
    <w:p w14:paraId="320D9F0E" w14:textId="685E6BD7"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lastRenderedPageBreak/>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 xml:space="preserve">t account for the hierarchal </w:t>
      </w:r>
      <w:r w:rsidR="009426D1">
        <w:rPr>
          <w:lang w:val="en-AU"/>
        </w:rPr>
        <w:t xml:space="preserve">variation </w:t>
      </w:r>
      <w:r>
        <w:rPr>
          <w:lang w:val="en-AU"/>
        </w:rPr>
        <w:t>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10"/>
          <w:footerReference w:type="default" r:id="rId11"/>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5701BA20"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54499D">
        <w:t>6</w:t>
      </w:r>
      <w:r w:rsidR="00D53FD1">
        <w:t xml:space="preserve">), there was significant among-individual variation in intercepts (average metabolic rate) at all temperatures over short and long temporal scales (Table 1).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xml:space="preserve">. In other words, individuals were responding more consistently as temperatures became hotter and </w:t>
      </w:r>
      <w:r w:rsidR="00307693">
        <w:t>while variation among individuals increased slightly</w:t>
      </w:r>
      <w:r>
        <w:t>.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55723FF7"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xml:space="preserve">, Table </w:t>
      </w:r>
      <w:r w:rsidR="00AB55D9">
        <w:t>2</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5E563FA" w:rsidR="00BD366B" w:rsidRDefault="00CF421A" w:rsidP="006237AE">
      <w:pPr>
        <w:pStyle w:val="Heading2"/>
        <w:spacing w:line="360" w:lineRule="auto"/>
        <w:rPr>
          <w:lang w:val="en-AU"/>
        </w:rPr>
      </w:pPr>
      <w:r>
        <w:rPr>
          <w:lang w:val="en-AU"/>
        </w:rPr>
        <w:t xml:space="preserve">Temperature dependence of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w:t>
      </w:r>
      <w:r>
        <w:rPr>
          <w:lang w:val="en-AU"/>
        </w:rPr>
        <w:t>at the among-individual level</w:t>
      </w:r>
    </w:p>
    <w:p w14:paraId="34F420CD" w14:textId="05065DC1"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00AB55D9">
        <w:rPr>
          <w:lang w:val="en-AU"/>
        </w:rPr>
        <w:t xml:space="preserve"> (Fig. 5, Table 3)</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S3</w:t>
      </w:r>
      <w:r w:rsidR="00C97994" w:rsidRPr="00AC6459">
        <w:rPr>
          <w:lang w:val="en-AU"/>
        </w:rPr>
        <w:t>).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335340">
        <w:rPr>
          <w:lang w:val="en-AU"/>
        </w:rPr>
        <w:t>Fig S</w:t>
      </w:r>
      <w:r w:rsidR="00205DA6">
        <w:rPr>
          <w:lang w:val="en-AU"/>
        </w:rPr>
        <w:t>5</w:t>
      </w:r>
      <w:r w:rsidR="00335340">
        <w:rPr>
          <w:lang w:val="en-AU"/>
        </w:rPr>
        <w:t xml:space="preserve"> and </w:t>
      </w:r>
      <w:r w:rsidR="00C97994">
        <w:rPr>
          <w:lang w:val="en-AU"/>
        </w:rPr>
        <w:t>Table</w:t>
      </w:r>
      <w:r w:rsidR="00AB55D9">
        <w:rPr>
          <w:lang w:val="en-AU"/>
        </w:rPr>
        <w:t xml:space="preserve"> </w:t>
      </w:r>
      <w:r w:rsidR="008249BB">
        <w:rPr>
          <w:lang w:val="en-AU"/>
        </w:rPr>
        <w:t>3</w:t>
      </w:r>
      <w:r w:rsidR="001C227A">
        <w:rPr>
          <w:lang w:val="en-AU"/>
        </w:rPr>
        <w:t xml:space="preserve">, Table </w:t>
      </w:r>
      <w:r w:rsidR="00B21D8E">
        <w:rPr>
          <w:lang w:val="en-AU"/>
        </w:rPr>
        <w:t>S4</w:t>
      </w:r>
      <w:r w:rsidR="00C97994">
        <w:rPr>
          <w:lang w:val="en-AU"/>
        </w:rPr>
        <w:t>)</w:t>
      </w:r>
      <w:r w:rsidR="008C0F01">
        <w:rPr>
          <w:lang w:val="en-AU"/>
        </w:rPr>
        <w:t xml:space="preserve">. </w:t>
      </w:r>
    </w:p>
    <w:p w14:paraId="56F840E4" w14:textId="77777777" w:rsidR="00C97994" w:rsidRPr="00A07A29" w:rsidRDefault="00C97994" w:rsidP="006237AE">
      <w:pPr>
        <w:spacing w:line="360" w:lineRule="auto"/>
        <w:rPr>
          <w:lang w:val="en-AU"/>
        </w:rPr>
      </w:pPr>
    </w:p>
    <w:p w14:paraId="43AC94FB" w14:textId="52A5338F" w:rsidR="00CF421A" w:rsidRDefault="00CF421A" w:rsidP="00CF421A">
      <w:pPr>
        <w:spacing w:line="360" w:lineRule="auto"/>
        <w:jc w:val="center"/>
        <w:rPr>
          <w:b/>
          <w:sz w:val="21"/>
          <w:szCs w:val="21"/>
          <w:lang w:val="en-AU"/>
        </w:rPr>
      </w:pPr>
      <w:commentRangeStart w:id="4"/>
      <w:r>
        <w:rPr>
          <w:b/>
          <w:noProof/>
          <w:sz w:val="21"/>
          <w:szCs w:val="21"/>
          <w:lang w:val="en-AU"/>
        </w:rPr>
        <w:lastRenderedPageBreak/>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5">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commentRangeEnd w:id="4"/>
      <w:r w:rsidR="00620336">
        <w:rPr>
          <w:rStyle w:val="CommentReference"/>
          <w:rFonts w:eastAsiaTheme="minorEastAsia" w:cstheme="minorBidi"/>
          <w:lang w:val="en-AU"/>
        </w:rPr>
        <w:commentReference w:id="4"/>
      </w:r>
    </w:p>
    <w:p w14:paraId="2FCAC5AB" w14:textId="6080742B" w:rsidR="0023227F" w:rsidRPr="00035262" w:rsidRDefault="005B5B1A" w:rsidP="00CF421A">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CF421A">
        <w:rPr>
          <w:sz w:val="21"/>
          <w:szCs w:val="21"/>
          <w:lang w:val="en-AU"/>
        </w:rPr>
        <w:t>among-individual</w:t>
      </w:r>
      <w:r w:rsidR="00034A32" w:rsidRPr="00A7676C">
        <w:rPr>
          <w:sz w:val="21"/>
          <w:szCs w:val="21"/>
          <w:lang w:val="en-AU"/>
        </w:rPr>
        <w:t xml:space="preserve">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has been properly partitioned.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t>Discussion</w:t>
      </w:r>
    </w:p>
    <w:p w14:paraId="3B94BCDC" w14:textId="3F139986" w:rsidR="00FF20F4" w:rsidRDefault="00B62207" w:rsidP="00FB3778">
      <w:pPr>
        <w:spacing w:line="360" w:lineRule="auto"/>
        <w:rPr>
          <w:lang w:val="en-AU"/>
        </w:rPr>
      </w:pPr>
      <w:r>
        <w:rPr>
          <w:lang w:val="en-AU"/>
        </w:rPr>
        <w:t xml:space="preserve">We take advantage of both function-valued and character-state approaches to investigate the repeatability of thermal plasticity in metabolic rate. In addition, we </w:t>
      </w:r>
      <w:r w:rsidR="00CF421A">
        <w:rPr>
          <w:lang w:val="en-AU"/>
        </w:rPr>
        <w:t xml:space="preserve">characterised </w:t>
      </w:r>
      <w:r>
        <w:rPr>
          <w:lang w:val="en-AU"/>
        </w:rPr>
        <w:t xml:space="preserve">the patterns of cross-temperature correlations in thermal reaction norms at the among- and within-individual level and </w:t>
      </w:r>
      <w:r w:rsidR="00CF421A">
        <w:rPr>
          <w:lang w:val="en-AU"/>
        </w:rPr>
        <w:t xml:space="preserve">also explored how </w:t>
      </w:r>
      <w:r>
        <w:rPr>
          <w:lang w:val="en-AU"/>
        </w:rPr>
        <w:t xml:space="preserve">mass-scaling exponents changed with temperature </w:t>
      </w:r>
      <w:r w:rsidR="00CF421A">
        <w:rPr>
          <w:lang w:val="en-AU"/>
        </w:rPr>
        <w:t>when</w:t>
      </w:r>
      <w:r>
        <w:rPr>
          <w:lang w:val="en-AU"/>
        </w:rPr>
        <w:t xml:space="preserve"> within-individual </w:t>
      </w:r>
      <w:r w:rsidR="00CF421A">
        <w:rPr>
          <w:lang w:val="en-AU"/>
        </w:rPr>
        <w:t>variation in statistically accounted for</w:t>
      </w:r>
      <w:r>
        <w:rPr>
          <w:lang w:val="en-AU"/>
        </w:rPr>
        <w:t>. Our results show consistent among-individual differences in how metabolic rate plastically responds to the environment, over both short and long-time scales</w:t>
      </w:r>
      <w:r w:rsidR="003B1E2E">
        <w:rPr>
          <w:lang w:val="en-AU"/>
        </w:rPr>
        <w:t>.</w:t>
      </w:r>
      <w:r w:rsidR="001C23CE">
        <w:rPr>
          <w:lang w:val="en-AU"/>
        </w:rPr>
        <w:t xml:space="preserve"> </w:t>
      </w:r>
      <w:r w:rsidR="003B1E2E">
        <w:rPr>
          <w:lang w:val="en-AU"/>
        </w:rPr>
        <w:t>R</w:t>
      </w:r>
      <w:r w:rsidR="001C23CE">
        <w:rPr>
          <w:lang w:val="en-AU"/>
        </w:rPr>
        <w:t>epeatability in metabolic rate increase</w:t>
      </w:r>
      <w:r w:rsidR="0054499D">
        <w:rPr>
          <w:lang w:val="en-AU"/>
        </w:rPr>
        <w:t>d</w:t>
      </w:r>
      <w:r w:rsidR="001C23CE">
        <w:rPr>
          <w:lang w:val="en-AU"/>
        </w:rPr>
        <w:t xml:space="preserve"> with temperature</w:t>
      </w:r>
      <w:r w:rsidR="003B1E2E">
        <w:rPr>
          <w:lang w:val="en-AU"/>
        </w:rPr>
        <w:t xml:space="preserve"> largely due to decreased within-individual variance in metabolism</w:t>
      </w:r>
      <w:r>
        <w:rPr>
          <w:lang w:val="en-AU"/>
        </w:rPr>
        <w:t xml:space="preserve">. </w:t>
      </w:r>
      <w:r w:rsidR="003B1E2E">
        <w:rPr>
          <w:lang w:val="en-AU"/>
        </w:rPr>
        <w:t>Despite these changes, mass-scaling exponents were not strongly affected by temperature, however w</w:t>
      </w:r>
      <w:r w:rsidR="003B1E2E" w:rsidRPr="00AC75D4">
        <w:rPr>
          <w:lang w:val="en-AU"/>
        </w:rPr>
        <w:t xml:space="preserve">e </w:t>
      </w:r>
      <w:r w:rsidR="003B1E2E">
        <w:rPr>
          <w:lang w:val="en-AU"/>
        </w:rPr>
        <w:lastRenderedPageBreak/>
        <w:t>showed</w:t>
      </w:r>
      <w:r w:rsidR="003B1E2E" w:rsidRPr="00AC75D4">
        <w:rPr>
          <w:lang w:val="en-AU"/>
        </w:rPr>
        <w:t xml:space="preserve"> </w:t>
      </w:r>
      <w:r w:rsidR="003B1E2E">
        <w:rPr>
          <w:lang w:val="en-AU"/>
        </w:rPr>
        <w:t xml:space="preserve">that </w:t>
      </w:r>
      <w:r w:rsidR="00BE7EF0">
        <w:rPr>
          <w:lang w:val="en-AU"/>
        </w:rPr>
        <w:t>mass-scaling exponents were more precise and in line with values reported for lizards and snakes when</w:t>
      </w:r>
      <w:r w:rsidR="003B1E2E">
        <w:rPr>
          <w:lang w:val="en-AU"/>
        </w:rPr>
        <w:t xml:space="preserve"> within individual effects</w:t>
      </w:r>
      <w:r w:rsidR="00BE7EF0">
        <w:rPr>
          <w:lang w:val="en-AU"/>
        </w:rPr>
        <w:t xml:space="preserve"> are partitioned out</w:t>
      </w:r>
      <w:r w:rsidR="003B1E2E">
        <w:rPr>
          <w:lang w:val="en-AU"/>
        </w:rPr>
        <w:t>. C</w:t>
      </w:r>
      <w:r>
        <w:rPr>
          <w:lang w:val="en-AU"/>
        </w:rPr>
        <w:t xml:space="preserve">ross-temperature correlations of metabolic rate were positive at the among- and within-individual level. However, the strength of these correlations was not uniform across all temperatures and differed between the character-state and function-valued </w:t>
      </w:r>
      <w:proofErr w:type="gramStart"/>
      <w:r>
        <w:rPr>
          <w:lang w:val="en-AU"/>
        </w:rPr>
        <w:t>approach..</w:t>
      </w:r>
      <w:proofErr w:type="gramEnd"/>
      <w:r>
        <w:rPr>
          <w:lang w:val="en-AU"/>
        </w:rPr>
        <w:t xml:space="preserve"> Below we discuss the details of our main results, and their implications on understanding how plasticity may evolve and how metabolic rate scales at different hierarchical levels. </w:t>
      </w:r>
    </w:p>
    <w:p w14:paraId="4C11529C" w14:textId="0F0485FC" w:rsidR="00444B65" w:rsidRDefault="00444B65" w:rsidP="006237AE">
      <w:pPr>
        <w:pStyle w:val="Heading2"/>
        <w:spacing w:line="360" w:lineRule="auto"/>
        <w:rPr>
          <w:lang w:val="en-AU"/>
        </w:rPr>
      </w:pPr>
      <w:r>
        <w:rPr>
          <w:lang w:val="en-AU"/>
        </w:rPr>
        <w:t>Consistent variation in thermal reaction norms</w:t>
      </w:r>
    </w:p>
    <w:p w14:paraId="0ACC5C05" w14:textId="304BD819"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8A415A">
        <w:rPr>
          <w:rFonts w:eastAsiaTheme="minorHAnsi"/>
          <w:lang w:val="en-US"/>
        </w:rPr>
        <w:t>Dohm</w:t>
      </w:r>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variation among individuals </w:t>
      </w:r>
      <w:r w:rsidR="00FF20F4">
        <w:t xml:space="preserve">was </w:t>
      </w:r>
      <w:r>
        <w:t>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w:t>
      </w:r>
      <w:r w:rsidR="00FF20F4">
        <w:t xml:space="preserve"> and these temperatures were within their normal operative range </w:t>
      </w:r>
      <w:r>
        <w:t xml:space="preserve">(Biro et al 2018). Alternatively, the breakdown of macronutrients and the production of ATP may be at a </w:t>
      </w:r>
      <w:r w:rsidR="00FF20F4">
        <w:t>homeostatic</w:t>
      </w:r>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2A91178" w14:textId="7F299589" w:rsidR="00FF20F4"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lastRenderedPageBreak/>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726456B4"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trade-off between better </w:t>
      </w:r>
      <w:r>
        <w:t>performance</w:t>
      </w:r>
      <w:r w:rsidRPr="000F5C23">
        <w:t xml:space="preserve"> at one temperature</w:t>
      </w:r>
      <w:r>
        <w:t>,</w:t>
      </w:r>
      <w:r w:rsidRPr="000F5C23">
        <w:t xml:space="preserve"> at a cost of function at another temperature as seen in killifish (</w:t>
      </w:r>
      <w:proofErr w:type="spellStart"/>
      <w:r w:rsidRPr="003D589E">
        <w:rPr>
          <w:i/>
        </w:rPr>
        <w:t>Fundulus</w:t>
      </w:r>
      <w:proofErr w:type="spellEnd"/>
      <w:r w:rsidRPr="003D589E">
        <w:rPr>
          <w:i/>
        </w:rPr>
        <w:t xml:space="preserve"> </w:t>
      </w:r>
      <w:proofErr w:type="spellStart"/>
      <w:r w:rsidRPr="003D589E">
        <w:rPr>
          <w:i/>
        </w:rPr>
        <w:t>heteroclitus</w:t>
      </w:r>
      <w:proofErr w:type="spellEnd"/>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rsidR="001F7AC1">
        <w:t>C</w:t>
      </w:r>
      <w:r w:rsidRPr="000F5C23">
        <w:t>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 that notion that individual differences in energetic expenditure </w:t>
      </w:r>
      <w:r w:rsidR="000C2685">
        <w:t>may</w:t>
      </w:r>
      <w:r w:rsidR="000C2685" w:rsidRPr="000F5C23">
        <w:t xml:space="preserve"> </w:t>
      </w:r>
      <w:r w:rsidRPr="000F5C23">
        <w:t>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w:t>
      </w:r>
      <w:r w:rsidR="001F7AC1">
        <w:t>consistent differences in</w:t>
      </w:r>
      <w:r w:rsidRPr="000F5C23">
        <w:t xml:space="preserve"> energy </w:t>
      </w:r>
      <w:r w:rsidR="001F7AC1">
        <w:t>expenditure</w:t>
      </w:r>
      <w:r w:rsidR="001F7AC1" w:rsidRPr="000F5C23">
        <w:t xml:space="preserve"> </w:t>
      </w:r>
      <w:r w:rsidRPr="000F5C23">
        <w:t>can favour ‘proactive’ individuals with a high metabolic rate</w:t>
      </w:r>
      <w:r w:rsidR="001F7AC1">
        <w:t xml:space="preserve"> and greater activity</w:t>
      </w:r>
      <w:r w:rsidRPr="000F5C23">
        <w:t xml:space="preserve">,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08A4B4F4" w:rsidR="0076784C" w:rsidRDefault="00110317" w:rsidP="006237AE">
      <w:pPr>
        <w:spacing w:line="360" w:lineRule="auto"/>
        <w:ind w:firstLine="720"/>
        <w:rPr>
          <w:rFonts w:eastAsiaTheme="minorHAnsi"/>
          <w:lang w:val="en-US"/>
        </w:rPr>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constraints on the evolution of metabolic plasticity. </w:t>
      </w:r>
      <w:r w:rsidR="00A4513B">
        <w:t>Correlation strength</w:t>
      </w:r>
      <w:r w:rsidR="00FF22D6">
        <w:t xml:space="preserve">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 xml:space="preserve">could explain this change in </w:t>
      </w:r>
      <w:r w:rsidR="00A4513B">
        <w:t xml:space="preserve">the strength of </w:t>
      </w:r>
      <w:r w:rsidR="004D03D7">
        <w:t>correlation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w:t>
      </w:r>
      <w:r w:rsidR="00A4513B">
        <w:t>using</w:t>
      </w:r>
      <w:r w:rsidR="003069CA">
        <w:t xml:space="preserve">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A4513B">
        <w:t>d</w:t>
      </w:r>
      <w:proofErr w:type="spellStart"/>
      <w:r w:rsidR="00652B33">
        <w:rPr>
          <w:rFonts w:eastAsiaTheme="minorHAnsi"/>
          <w:lang w:val="en-US"/>
        </w:rPr>
        <w:t>ifferences</w:t>
      </w:r>
      <w:proofErr w:type="spellEnd"/>
      <w:r w:rsidR="00652B33">
        <w:rPr>
          <w:rFonts w:eastAsiaTheme="minorHAnsi"/>
          <w:lang w:val="en-US"/>
        </w:rPr>
        <w:t xml:space="preserve">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6237AE">
      <w:pPr>
        <w:spacing w:line="360" w:lineRule="auto"/>
        <w:ind w:firstLine="720"/>
      </w:pPr>
    </w:p>
    <w:p w14:paraId="2261E6E6" w14:textId="017AF844" w:rsidR="00444B65" w:rsidRDefault="002C05D6" w:rsidP="006237AE">
      <w:pPr>
        <w:pStyle w:val="Heading2"/>
        <w:spacing w:line="360" w:lineRule="auto"/>
        <w:rPr>
          <w:lang w:val="en-AU"/>
        </w:rPr>
      </w:pPr>
      <w:r>
        <w:rPr>
          <w:lang w:val="en-AU"/>
        </w:rPr>
        <w:t>M</w:t>
      </w:r>
      <w:r w:rsidR="00444B65">
        <w:rPr>
          <w:lang w:val="en-AU"/>
        </w:rPr>
        <w:t>etabolic scaling at</w:t>
      </w:r>
      <w:r>
        <w:rPr>
          <w:lang w:val="en-AU"/>
        </w:rPr>
        <w:t xml:space="preserve"> across</w:t>
      </w:r>
      <w:r w:rsidR="00444B65">
        <w:rPr>
          <w:lang w:val="en-AU"/>
        </w:rPr>
        <w:t xml:space="preserve"> different temperatures</w:t>
      </w:r>
    </w:p>
    <w:p w14:paraId="3717A243" w14:textId="76287C83" w:rsidR="000A69AC" w:rsidRDefault="00444B65" w:rsidP="00CC3C74">
      <w:pPr>
        <w:spacing w:line="360" w:lineRule="auto"/>
        <w:ind w:firstLine="720"/>
        <w:rPr>
          <w:rFonts w:eastAsiaTheme="minorHAnsi"/>
          <w:lang w:val="en-US"/>
        </w:rPr>
      </w:pPr>
      <w:r>
        <w:rPr>
          <w:lang w:val="en-AU"/>
        </w:rPr>
        <w:t xml:space="preserve">Our results are </w:t>
      </w:r>
      <w:r w:rsidR="00DE3228">
        <w:rPr>
          <w:lang w:val="en-AU"/>
        </w:rPr>
        <w:t>in</w:t>
      </w:r>
      <w:r>
        <w:rPr>
          <w:lang w:val="en-AU"/>
        </w:rPr>
        <w:t>consistent with the growing number of studies that show temperature</w:t>
      </w:r>
      <w:r w:rsidR="00D72967">
        <w:rPr>
          <w:lang w:val="en-AU"/>
        </w:rPr>
        <w:t xml:space="preserve"> dependence of </w:t>
      </w:r>
      <w:r>
        <w:rPr>
          <w:lang w:val="en-AU"/>
        </w:rPr>
        <w:t>mass-scaling exponents</w:t>
      </w:r>
      <w:r w:rsidR="00202DC5">
        <w:rPr>
          <w:lang w:val="en-AU"/>
        </w:rPr>
        <w:t xml:space="preserve"> </w:t>
      </w:r>
      <w:r w:rsidR="00312A70">
        <w:rPr>
          <w:lang w:val="en-AU"/>
        </w:rPr>
        <w:t xml:space="preserve">even when accounting for known </w:t>
      </w:r>
      <w:r w:rsidR="00616CC4">
        <w:rPr>
          <w:lang w:val="en-AU"/>
        </w:rPr>
        <w:t xml:space="preserve">mass </w:t>
      </w:r>
      <w:r w:rsidR="00312A70">
        <w:rPr>
          <w:lang w:val="en-AU"/>
        </w:rPr>
        <w:t xml:space="preserve">changes at the within-individual level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 xml:space="preserve">Disparity between our results and these studies may be due to the method with which we quantified </w:t>
      </w:r>
      <w:r w:rsidR="000A69AC">
        <w:rPr>
          <w:lang w:val="en-AU"/>
        </w:rPr>
        <w:t>mass-scaling exponents</w:t>
      </w:r>
      <w:r w:rsidR="00687FAF">
        <w:rPr>
          <w:lang w:val="en-AU"/>
        </w:rPr>
        <w:t xml:space="preserve">. In our study, we sampled sexual mature adults repeatedly in order to estimate </w:t>
      </w:r>
      <w:r w:rsidR="00D86B18">
        <w:rPr>
          <w:lang w:val="en-AU"/>
        </w:rPr>
        <w:t xml:space="preserve">a static </w:t>
      </w:r>
      <w:r w:rsidR="00687FAF">
        <w:rPr>
          <w:lang w:val="en-AU"/>
        </w:rPr>
        <w:t>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19BACD76" w14:textId="63C59EDA" w:rsidR="00444B65" w:rsidRPr="003D589E" w:rsidRDefault="000A69AC" w:rsidP="00AC004F">
      <w:pPr>
        <w:spacing w:line="360" w:lineRule="auto"/>
        <w:ind w:firstLine="720"/>
        <w:rPr>
          <w:lang w:val="en-AU"/>
        </w:rPr>
      </w:pPr>
      <w:r>
        <w:rPr>
          <w:lang w:val="en-AU"/>
        </w:rPr>
        <w:t xml:space="preserve">The </w:t>
      </w:r>
      <w:r w:rsidR="00335340">
        <w:rPr>
          <w:lang w:val="en-AU"/>
        </w:rPr>
        <w:t xml:space="preserve">magnitude and </w:t>
      </w:r>
      <w:r>
        <w:rPr>
          <w:lang w:val="en-AU"/>
        </w:rPr>
        <w:t xml:space="preserve">precision of mass-scaling exponents </w:t>
      </w:r>
      <w:r w:rsidR="00312A70">
        <w:rPr>
          <w:lang w:val="en-AU"/>
        </w:rPr>
        <w:t>may</w:t>
      </w:r>
      <w:r>
        <w:rPr>
          <w:lang w:val="en-AU"/>
        </w:rPr>
        <w:t xml:space="preserve"> be affected </w:t>
      </w:r>
      <w:r w:rsidR="00D86B18">
        <w:rPr>
          <w:lang w:val="en-AU"/>
        </w:rPr>
        <w:t>b</w:t>
      </w:r>
      <w:r>
        <w:rPr>
          <w:lang w:val="en-AU"/>
        </w:rPr>
        <w:t xml:space="preserve">y </w:t>
      </w:r>
      <w:r w:rsidR="00856E27">
        <w:rPr>
          <w:lang w:val="en-AU"/>
        </w:rPr>
        <w:t xml:space="preserve">processes </w:t>
      </w:r>
      <w:r w:rsidR="00B9623D">
        <w:rPr>
          <w:lang w:val="en-AU"/>
        </w:rPr>
        <w:t>occurring</w:t>
      </w:r>
      <w:r w:rsidR="00856E27">
        <w:rPr>
          <w:lang w:val="en-AU"/>
        </w:rPr>
        <w:t xml:space="preserve"> at </w:t>
      </w:r>
      <w:r w:rsidR="00312A70">
        <w:rPr>
          <w:lang w:val="en-AU"/>
        </w:rPr>
        <w:t>different hierarchical levels</w:t>
      </w:r>
      <w:r>
        <w:rPr>
          <w:lang w:val="en-AU"/>
        </w:rPr>
        <w:t xml:space="preserve">. </w:t>
      </w:r>
      <w:r w:rsidR="00856E27">
        <w:rPr>
          <w:lang w:val="en-AU"/>
        </w:rPr>
        <w:t>Genetic and developmental differences that impact the physiological system can maintain variation among individuals</w:t>
      </w:r>
      <w:r w:rsidR="00BE7EF0">
        <w:rPr>
          <w:lang w:val="en-AU"/>
        </w:rPr>
        <w:t xml:space="preserve"> (</w:t>
      </w:r>
      <w:proofErr w:type="spellStart"/>
      <w:r w:rsidR="00825B4E">
        <w:rPr>
          <w:lang w:val="en-AU"/>
        </w:rPr>
        <w:t>Dingemanse</w:t>
      </w:r>
      <w:proofErr w:type="spellEnd"/>
      <w:r w:rsidR="00825B4E">
        <w:rPr>
          <w:lang w:val="en-AU"/>
        </w:rPr>
        <w:t xml:space="preserve"> &amp; Wolf 2013</w:t>
      </w:r>
      <w:r w:rsidR="00BE7EF0">
        <w:rPr>
          <w:lang w:val="en-AU"/>
        </w:rPr>
        <w:t>)</w:t>
      </w:r>
      <w:r w:rsidR="00856E27">
        <w:rPr>
          <w:lang w:val="en-AU"/>
        </w:rPr>
        <w:t>. While reversible fluctuations in the internal environment</w:t>
      </w:r>
      <w:r w:rsidR="00312A70">
        <w:rPr>
          <w:lang w:val="en-AU"/>
        </w:rPr>
        <w:t>,</w:t>
      </w:r>
      <w:r w:rsidR="00856E27">
        <w:rPr>
          <w:lang w:val="en-AU"/>
        </w:rPr>
        <w:t xml:space="preserve"> such as circulating hormones and body composition</w:t>
      </w:r>
      <w:r w:rsidR="00312A70">
        <w:rPr>
          <w:lang w:val="en-AU"/>
        </w:rPr>
        <w:t>,</w:t>
      </w:r>
      <w:r w:rsidR="00856E27">
        <w:rPr>
          <w:lang w:val="en-AU"/>
        </w:rPr>
        <w:t xml:space="preserve"> can affect </w:t>
      </w:r>
      <w:r w:rsidR="00BE7EF0">
        <w:rPr>
          <w:lang w:val="en-AU"/>
        </w:rPr>
        <w:t>predictability of an individual’s response</w:t>
      </w:r>
      <w:r w:rsidR="00856E27">
        <w:rPr>
          <w:lang w:val="en-AU"/>
        </w:rPr>
        <w:t xml:space="preserve"> </w:t>
      </w:r>
      <w:r w:rsidR="00B9623D">
        <w:rPr>
          <w:rFonts w:eastAsiaTheme="minorHAnsi"/>
          <w:lang w:val="en-US"/>
        </w:rPr>
        <w:t>(Scott, Mitchell &amp; Evans 1996; McCue 2010</w:t>
      </w:r>
      <w:r w:rsidR="00112F6D">
        <w:rPr>
          <w:rFonts w:eastAsiaTheme="minorHAnsi"/>
          <w:lang w:val="en-US"/>
        </w:rPr>
        <w:t xml:space="preserve">; </w:t>
      </w:r>
      <w:proofErr w:type="spellStart"/>
      <w:r w:rsidR="00112F6D">
        <w:rPr>
          <w:rFonts w:eastAsiaTheme="minorHAnsi"/>
          <w:lang w:val="en-US"/>
        </w:rPr>
        <w:t>Dupoué</w:t>
      </w:r>
      <w:proofErr w:type="spellEnd"/>
      <w:r w:rsidR="00112F6D">
        <w:rPr>
          <w:rFonts w:eastAsiaTheme="minorHAnsi"/>
          <w:lang w:val="en-US"/>
        </w:rPr>
        <w:t xml:space="preserve">, </w:t>
      </w:r>
      <w:proofErr w:type="spellStart"/>
      <w:r w:rsidR="00112F6D">
        <w:rPr>
          <w:rFonts w:eastAsiaTheme="minorHAnsi"/>
          <w:lang w:val="en-US"/>
        </w:rPr>
        <w:t>Brischoux</w:t>
      </w:r>
      <w:proofErr w:type="spellEnd"/>
      <w:r w:rsidR="00112F6D">
        <w:rPr>
          <w:rFonts w:eastAsiaTheme="minorHAnsi"/>
          <w:lang w:val="en-US"/>
        </w:rPr>
        <w:t xml:space="preserve">, </w:t>
      </w:r>
      <w:proofErr w:type="spellStart"/>
      <w:r w:rsidR="00112F6D">
        <w:rPr>
          <w:rFonts w:eastAsiaTheme="minorHAnsi"/>
          <w:lang w:val="en-US"/>
        </w:rPr>
        <w:t>Lourdais</w:t>
      </w:r>
      <w:proofErr w:type="spellEnd"/>
      <w:r w:rsidR="00112F6D">
        <w:rPr>
          <w:rFonts w:eastAsiaTheme="minorHAnsi"/>
          <w:lang w:val="en-US"/>
        </w:rPr>
        <w:t xml:space="preserve">, </w:t>
      </w:r>
      <w:proofErr w:type="spellStart"/>
      <w:r w:rsidR="00112F6D">
        <w:rPr>
          <w:rFonts w:eastAsiaTheme="minorHAnsi"/>
          <w:lang w:val="en-US"/>
        </w:rPr>
        <w:t>Angelier</w:t>
      </w:r>
      <w:proofErr w:type="spellEnd"/>
      <w:r w:rsidR="00112F6D">
        <w:rPr>
          <w:rFonts w:eastAsiaTheme="minorHAnsi"/>
          <w:lang w:val="en-US"/>
        </w:rPr>
        <w:t xml:space="preserve"> 2013</w:t>
      </w:r>
      <w:r w:rsidR="00856E27">
        <w:rPr>
          <w:lang w:val="en-AU"/>
        </w:rPr>
        <w:t xml:space="preserve">). </w:t>
      </w:r>
      <w:r w:rsidR="009204F2">
        <w:rPr>
          <w:lang w:val="en-AU"/>
        </w:rPr>
        <w:t>We show that</w:t>
      </w:r>
      <w:r w:rsidR="00335340">
        <w:rPr>
          <w:lang w:val="en-AU"/>
        </w:rPr>
        <w:t>,</w:t>
      </w:r>
      <w:r w:rsidR="009204F2">
        <w:rPr>
          <w:lang w:val="en-AU"/>
        </w:rPr>
        <w:t xml:space="preserve"> </w:t>
      </w:r>
      <w:r w:rsidR="00335340">
        <w:rPr>
          <w:lang w:val="en-AU"/>
        </w:rPr>
        <w:t xml:space="preserve">even when accounting for changes in metabolic rate at the within individual level, </w:t>
      </w:r>
      <w:r w:rsidR="009204F2">
        <w:rPr>
          <w:lang w:val="en-AU"/>
        </w:rPr>
        <w:t xml:space="preserve">mass-scaling exponents </w:t>
      </w:r>
      <w:r w:rsidR="00335340">
        <w:rPr>
          <w:lang w:val="en-AU"/>
        </w:rPr>
        <w:t>were not strongly affected</w:t>
      </w:r>
      <w:r w:rsidR="00AC004F">
        <w:rPr>
          <w:lang w:val="en-AU"/>
        </w:rPr>
        <w:t>. Although, we did see an improvement on the precision and</w:t>
      </w:r>
      <w:r w:rsidR="00335340">
        <w:rPr>
          <w:lang w:val="en-AU"/>
        </w:rPr>
        <w:t xml:space="preserve"> slight changes in magnitude</w:t>
      </w:r>
      <w:r w:rsidR="009204F2">
        <w:rPr>
          <w:lang w:val="en-AU"/>
        </w:rPr>
        <w:t xml:space="preserve">. </w:t>
      </w:r>
      <w:r w:rsidR="00CA61E4">
        <w:rPr>
          <w:lang w:val="en-AU"/>
        </w:rPr>
        <w:t xml:space="preserve">This has important implications for </w:t>
      </w:r>
      <w:r>
        <w:rPr>
          <w:lang w:val="en-AU"/>
        </w:rPr>
        <w:t xml:space="preserve">current designs of metabolic scaling studies as metabolic rate and body mass tend to only be measured once, making them sensitive to sampling error and within-individual ‘noise. </w:t>
      </w:r>
      <w:r w:rsidR="00AF54CC">
        <w:rPr>
          <w:lang w:val="en-AU"/>
        </w:rPr>
        <w:t xml:space="preserve">Moreover, </w:t>
      </w:r>
      <w:r w:rsidR="00CA61E4">
        <w:rPr>
          <w:lang w:val="en-AU"/>
        </w:rPr>
        <w:t xml:space="preserve">predictive models that make use of </w:t>
      </w:r>
      <w:r w:rsidR="00E421DB">
        <w:rPr>
          <w:lang w:val="en-AU"/>
        </w:rPr>
        <w:t>energetic scaling</w:t>
      </w:r>
      <w:r w:rsidR="00CA61E4">
        <w:rPr>
          <w:lang w:val="en-AU"/>
        </w:rPr>
        <w:t xml:space="preserve"> </w:t>
      </w:r>
      <w:r w:rsidR="00AF54CC">
        <w:rPr>
          <w:lang w:val="en-AU"/>
        </w:rPr>
        <w:t>should be more aware of the different sources of variation when trying to extrapolate individual level processes to ecosystems</w:t>
      </w:r>
      <w:r w:rsidR="00B9623D">
        <w:rPr>
          <w:lang w:val="en-AU"/>
        </w:rPr>
        <w:t xml:space="preserve">. </w:t>
      </w:r>
      <w:r w:rsidR="00C27523">
        <w:rPr>
          <w:lang w:val="en-AU"/>
        </w:rPr>
        <w:t>F</w:t>
      </w:r>
      <w:r w:rsidR="00444B65">
        <w:rPr>
          <w:lang w:val="en-AU"/>
        </w:rPr>
        <w:t xml:space="preserve">uture work is needed to investigate the </w:t>
      </w:r>
      <w:r w:rsidR="00DA4B03">
        <w:rPr>
          <w:lang w:val="en-AU"/>
        </w:rPr>
        <w:t xml:space="preserve">degree to which variance in metabolic rate and body mass at lower levels of biological organisation impact scaling </w:t>
      </w:r>
      <w:r w:rsidR="00AC004F">
        <w:rPr>
          <w:lang w:val="en-AU"/>
        </w:rPr>
        <w:t>coefficients</w:t>
      </w:r>
      <w:r w:rsidR="00B9623D">
        <w:rPr>
          <w:lang w:val="en-AU"/>
        </w:rPr>
        <w:t xml:space="preserve"> as</w:t>
      </w:r>
      <w:r w:rsidR="00DA4B03">
        <w:rPr>
          <w:lang w:val="en-AU"/>
        </w:rPr>
        <w:t xml:space="preserve"> this</w:t>
      </w:r>
      <w:r w:rsidR="00B9623D">
        <w:rPr>
          <w:lang w:val="en-AU"/>
        </w:rPr>
        <w:t xml:space="preserve"> </w:t>
      </w:r>
      <w:r w:rsidR="00620336">
        <w:rPr>
          <w:lang w:val="en-AU"/>
        </w:rPr>
        <w:t>has</w:t>
      </w:r>
      <w:r w:rsidR="00B9623D">
        <w:rPr>
          <w:lang w:val="en-AU"/>
        </w:rPr>
        <w:t xml:space="preserve"> largely </w:t>
      </w:r>
      <w:r w:rsidR="00AC004F">
        <w:rPr>
          <w:lang w:val="en-AU"/>
        </w:rPr>
        <w:t xml:space="preserve">been </w:t>
      </w:r>
      <w:proofErr w:type="gramStart"/>
      <w:r w:rsidR="00B9623D">
        <w:rPr>
          <w:lang w:val="en-AU"/>
        </w:rPr>
        <w:t>neglected</w:t>
      </w:r>
      <w:r w:rsidR="00AC004F">
        <w:rPr>
          <w:lang w:val="en-AU"/>
        </w:rPr>
        <w:t>, yet</w:t>
      </w:r>
      <w:proofErr w:type="gramEnd"/>
      <w:r w:rsidR="00B9623D">
        <w:rPr>
          <w:lang w:val="en-AU"/>
        </w:rPr>
        <w:t xml:space="preserve"> may help elucidate why mass-scaling exponents </w:t>
      </w:r>
      <w:r w:rsidR="002C1C11">
        <w:rPr>
          <w:lang w:val="en-AU"/>
        </w:rPr>
        <w:t>are</w:t>
      </w:r>
      <w:r w:rsidR="00B9623D">
        <w:rPr>
          <w:lang w:val="en-AU"/>
        </w:rPr>
        <w:t xml:space="preserve"> variable at </w:t>
      </w:r>
      <w:r w:rsidR="00620336">
        <w:rPr>
          <w:lang w:val="en-AU"/>
        </w:rPr>
        <w:t xml:space="preserve">higher levels of biological organisation (Glazier, 2005). </w:t>
      </w:r>
      <w:r w:rsidR="00B9623D">
        <w:rPr>
          <w:lang w:val="en-AU"/>
        </w:rPr>
        <w:t xml:space="preserve"> </w:t>
      </w:r>
    </w:p>
    <w:p w14:paraId="1FB7831E" w14:textId="345DEBC9" w:rsidR="00DB5542" w:rsidRPr="00DB5542" w:rsidRDefault="00D24BC6" w:rsidP="006237AE">
      <w:pPr>
        <w:pStyle w:val="Heading1"/>
        <w:spacing w:line="360" w:lineRule="auto"/>
        <w:rPr>
          <w:lang w:val="en-AU"/>
        </w:rPr>
      </w:pPr>
      <w:r>
        <w:rPr>
          <w:lang w:val="en-AU"/>
        </w:rPr>
        <w:lastRenderedPageBreak/>
        <w:t>Conclusion</w:t>
      </w:r>
    </w:p>
    <w:p w14:paraId="6A12FBEE" w14:textId="70F64173"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mass-scaling </w:t>
      </w:r>
      <w:r w:rsidR="00C80F60">
        <w:t xml:space="preserve">relationships may be </w:t>
      </w:r>
      <w:r w:rsidR="0091381A">
        <w:t>mix of among-and within individual 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28E73CD9" w:rsidR="00F47C4E" w:rsidRPr="00F47C4E" w:rsidRDefault="00F00D9A" w:rsidP="006237AE">
      <w:pPr>
        <w:spacing w:line="360" w:lineRule="auto"/>
        <w:rPr>
          <w:lang w:val="en-AU"/>
        </w:rPr>
      </w:pPr>
      <w:r>
        <w:rPr>
          <w:lang w:val="en-AU"/>
        </w:rPr>
        <w:t>All authors</w:t>
      </w:r>
      <w:r w:rsidR="00F47C4E">
        <w:rPr>
          <w:lang w:val="en-AU"/>
        </w:rPr>
        <w:t xml:space="preserve">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0B6C557C"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design and construction of our metabolic chambers. We would also like to </w:t>
      </w:r>
      <w:r>
        <w:rPr>
          <w:lang w:val="en-AU"/>
        </w:rPr>
        <w:lastRenderedPageBreak/>
        <w:t xml:space="preserve">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7AF594C1" w:rsidR="002905E1" w:rsidRPr="002C199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w:t>
      </w:r>
      <w:r w:rsidRPr="002C1999">
        <w:rPr>
          <w:rFonts w:eastAsiaTheme="minorHAnsi"/>
          <w:lang w:val="en-US"/>
        </w:rPr>
        <w:t>1473.</w:t>
      </w:r>
    </w:p>
    <w:p w14:paraId="3A589EA2" w14:textId="31992D8C" w:rsidR="002C1999" w:rsidRPr="002C1999" w:rsidRDefault="002C1999"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sidRPr="002C1999">
        <w:rPr>
          <w:rFonts w:eastAsiaTheme="minorHAnsi"/>
          <w:lang w:val="en-US"/>
        </w:rPr>
        <w:t xml:space="preserve">Arnold, P. A., </w:t>
      </w:r>
      <w:proofErr w:type="spellStart"/>
      <w:r w:rsidRPr="002C1999">
        <w:rPr>
          <w:rFonts w:eastAsiaTheme="minorHAnsi"/>
          <w:lang w:val="en-US"/>
        </w:rPr>
        <w:t>Kruuk</w:t>
      </w:r>
      <w:proofErr w:type="spellEnd"/>
      <w:r w:rsidRPr="002C1999">
        <w:rPr>
          <w:rFonts w:eastAsiaTheme="minorHAnsi"/>
          <w:lang w:val="en-US"/>
        </w:rPr>
        <w:t xml:space="preserve">, L. E. B., &amp; Nicotra, A. B. (2019). How to </w:t>
      </w:r>
      <w:proofErr w:type="spellStart"/>
      <w:r w:rsidRPr="002C1999">
        <w:rPr>
          <w:rFonts w:eastAsiaTheme="minorHAnsi"/>
          <w:lang w:val="en-US"/>
        </w:rPr>
        <w:t>analyse</w:t>
      </w:r>
      <w:proofErr w:type="spellEnd"/>
      <w:r w:rsidRPr="002C1999">
        <w:rPr>
          <w:rFonts w:eastAsiaTheme="minorHAnsi"/>
          <w:lang w:val="en-US"/>
        </w:rPr>
        <w:t xml:space="preserve"> plant phenotypic plasticity in response to a changing climate. </w:t>
      </w:r>
      <w:r w:rsidRPr="002C1999">
        <w:rPr>
          <w:rFonts w:eastAsiaTheme="minorHAnsi"/>
          <w:i/>
          <w:iCs/>
          <w:lang w:val="en-US"/>
        </w:rPr>
        <w:t xml:space="preserve">New </w:t>
      </w:r>
      <w:proofErr w:type="spellStart"/>
      <w:r w:rsidRPr="002C1999">
        <w:rPr>
          <w:rFonts w:eastAsiaTheme="minorHAnsi"/>
          <w:i/>
          <w:iCs/>
          <w:lang w:val="en-US"/>
        </w:rPr>
        <w:t>Phytologist</w:t>
      </w:r>
      <w:proofErr w:type="spellEnd"/>
      <w:r w:rsidRPr="002C1999">
        <w:rPr>
          <w:rFonts w:eastAsiaTheme="minorHAnsi"/>
          <w:lang w:val="en-US"/>
        </w:rPr>
        <w:t xml:space="preserve">, 1–17. </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045B54B6"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1C943B2F" w14:textId="72D06F82" w:rsidR="00B857C9" w:rsidRPr="00B857C9" w:rsidRDefault="00B857C9" w:rsidP="00B857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2C1C11">
        <w:rPr>
          <w:rFonts w:eastAsiaTheme="minorHAnsi"/>
          <w:lang w:val="en-US"/>
        </w:rPr>
        <w:t>Dingemanse</w:t>
      </w:r>
      <w:proofErr w:type="spellEnd"/>
      <w:r w:rsidRPr="002C1C11">
        <w:rPr>
          <w:rFonts w:eastAsiaTheme="minorHAnsi"/>
          <w:lang w:val="en-US"/>
        </w:rPr>
        <w:t xml:space="preserve">, N. J., &amp; Wolf, M. (2013). Between-individual differences in </w:t>
      </w:r>
      <w:proofErr w:type="spellStart"/>
      <w:r w:rsidRPr="002C1C11">
        <w:rPr>
          <w:rFonts w:eastAsiaTheme="minorHAnsi"/>
          <w:lang w:val="en-US"/>
        </w:rPr>
        <w:t>behavioural</w:t>
      </w:r>
      <w:proofErr w:type="spellEnd"/>
      <w:r w:rsidRPr="002C1C11">
        <w:rPr>
          <w:rFonts w:eastAsiaTheme="minorHAnsi"/>
          <w:lang w:val="en-US"/>
        </w:rPr>
        <w:t xml:space="preserve"> plasticity within populations: causes and consequences. </w:t>
      </w:r>
      <w:r w:rsidRPr="002C1C11">
        <w:rPr>
          <w:rFonts w:eastAsiaTheme="minorHAnsi"/>
          <w:i/>
          <w:iCs/>
          <w:lang w:val="en-US"/>
        </w:rPr>
        <w:t xml:space="preserve">Animal </w:t>
      </w:r>
      <w:proofErr w:type="spellStart"/>
      <w:r w:rsidRPr="002C1C11">
        <w:rPr>
          <w:rFonts w:eastAsiaTheme="minorHAnsi"/>
          <w:i/>
          <w:iCs/>
          <w:lang w:val="en-US"/>
        </w:rPr>
        <w:t>Behaviour</w:t>
      </w:r>
      <w:proofErr w:type="spellEnd"/>
      <w:r w:rsidRPr="002C1C11">
        <w:rPr>
          <w:rFonts w:eastAsiaTheme="minorHAnsi"/>
          <w:lang w:val="en-US"/>
        </w:rPr>
        <w:t xml:space="preserve">, </w:t>
      </w:r>
      <w:r w:rsidRPr="002C1C11">
        <w:rPr>
          <w:rFonts w:eastAsiaTheme="minorHAnsi"/>
          <w:b/>
          <w:iCs/>
          <w:lang w:val="en-US"/>
        </w:rPr>
        <w:t>85</w:t>
      </w:r>
      <w:r w:rsidRPr="002C1C11">
        <w:rPr>
          <w:rFonts w:eastAsiaTheme="minorHAnsi"/>
          <w:lang w:val="en-US"/>
        </w:rPr>
        <w:t xml:space="preserve">, 1031–1039. </w:t>
      </w:r>
    </w:p>
    <w:p w14:paraId="2820F5EC" w14:textId="5ED205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3D07A8E4" w14:textId="5532A074" w:rsidR="00D22E23" w:rsidRDefault="00D22E23"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2C1C11">
        <w:rPr>
          <w:rFonts w:eastAsiaTheme="minorHAnsi"/>
          <w:lang w:val="en-US"/>
        </w:rPr>
        <w:t>Dupou</w:t>
      </w:r>
      <w:r>
        <w:rPr>
          <w:rFonts w:eastAsiaTheme="minorHAnsi"/>
          <w:lang w:val="en-US"/>
        </w:rPr>
        <w:t>ué</w:t>
      </w:r>
      <w:proofErr w:type="spellEnd"/>
      <w:r w:rsidRPr="002C1C11">
        <w:rPr>
          <w:rFonts w:eastAsiaTheme="minorHAnsi"/>
          <w:lang w:val="en-US"/>
        </w:rPr>
        <w:t xml:space="preserve">, A. A., </w:t>
      </w:r>
      <w:proofErr w:type="spellStart"/>
      <w:r w:rsidRPr="002C1C11">
        <w:rPr>
          <w:rFonts w:eastAsiaTheme="minorHAnsi"/>
          <w:lang w:val="en-US"/>
        </w:rPr>
        <w:t>Brischoux</w:t>
      </w:r>
      <w:proofErr w:type="spellEnd"/>
      <w:r w:rsidRPr="002C1C11">
        <w:rPr>
          <w:rFonts w:eastAsiaTheme="minorHAnsi"/>
          <w:lang w:val="en-US"/>
        </w:rPr>
        <w:t xml:space="preserve">, F., </w:t>
      </w:r>
      <w:proofErr w:type="spellStart"/>
      <w:r w:rsidRPr="002C1C11">
        <w:rPr>
          <w:rFonts w:eastAsiaTheme="minorHAnsi"/>
          <w:lang w:val="en-US"/>
        </w:rPr>
        <w:t>Lourdais</w:t>
      </w:r>
      <w:proofErr w:type="spellEnd"/>
      <w:r w:rsidRPr="002C1C11">
        <w:rPr>
          <w:rFonts w:eastAsiaTheme="minorHAnsi"/>
          <w:lang w:val="en-US"/>
        </w:rPr>
        <w:t xml:space="preserve">, O., &amp; </w:t>
      </w:r>
      <w:proofErr w:type="spellStart"/>
      <w:r w:rsidRPr="002C1C11">
        <w:rPr>
          <w:rFonts w:eastAsiaTheme="minorHAnsi"/>
          <w:lang w:val="en-US"/>
        </w:rPr>
        <w:t>Angelier</w:t>
      </w:r>
      <w:proofErr w:type="spellEnd"/>
      <w:r w:rsidRPr="002C1C11">
        <w:rPr>
          <w:rFonts w:eastAsiaTheme="minorHAnsi"/>
          <w:lang w:val="en-US"/>
        </w:rPr>
        <w:t>, F. (2013). Influence of temperature on the corticosterone stress</w:t>
      </w:r>
      <w:r>
        <w:rPr>
          <w:rFonts w:eastAsiaTheme="minorHAnsi"/>
          <w:lang w:val="en-US"/>
        </w:rPr>
        <w:t>-</w:t>
      </w:r>
      <w:r w:rsidRPr="002C1C11">
        <w:rPr>
          <w:rFonts w:eastAsiaTheme="minorHAnsi"/>
          <w:lang w:val="en-US"/>
        </w:rPr>
        <w:t>response: An experiment in the Children</w:t>
      </w:r>
      <w:r>
        <w:rPr>
          <w:rFonts w:eastAsiaTheme="minorHAnsi"/>
          <w:lang w:val="en-US"/>
        </w:rPr>
        <w:t>’</w:t>
      </w:r>
      <w:r w:rsidRPr="002C1C11">
        <w:rPr>
          <w:rFonts w:eastAsiaTheme="minorHAnsi"/>
          <w:lang w:val="en-US"/>
        </w:rPr>
        <w:t>s python (</w:t>
      </w:r>
      <w:proofErr w:type="spellStart"/>
      <w:r w:rsidRPr="002C1C11">
        <w:rPr>
          <w:rFonts w:eastAsiaTheme="minorHAnsi"/>
          <w:i/>
          <w:lang w:val="en-US"/>
        </w:rPr>
        <w:t>Antaresia</w:t>
      </w:r>
      <w:proofErr w:type="spellEnd"/>
      <w:r w:rsidRPr="002C1C11">
        <w:rPr>
          <w:rFonts w:eastAsiaTheme="minorHAnsi"/>
          <w:i/>
          <w:lang w:val="en-US"/>
        </w:rPr>
        <w:t xml:space="preserve"> </w:t>
      </w:r>
      <w:proofErr w:type="spellStart"/>
      <w:r w:rsidRPr="002C1C11">
        <w:rPr>
          <w:rFonts w:eastAsiaTheme="minorHAnsi"/>
          <w:i/>
          <w:lang w:val="en-US"/>
        </w:rPr>
        <w:t>childreni</w:t>
      </w:r>
      <w:proofErr w:type="spellEnd"/>
      <w:r w:rsidRPr="002C1C11">
        <w:rPr>
          <w:rFonts w:eastAsiaTheme="minorHAnsi"/>
          <w:lang w:val="en-US"/>
        </w:rPr>
        <w:t xml:space="preserve">). </w:t>
      </w:r>
      <w:r w:rsidRPr="002C1C11">
        <w:rPr>
          <w:rFonts w:eastAsiaTheme="minorHAnsi"/>
          <w:i/>
          <w:iCs/>
          <w:lang w:val="en-US"/>
        </w:rPr>
        <w:t>General and Comparative Endocrinology</w:t>
      </w:r>
      <w:r w:rsidRPr="002C1C11">
        <w:rPr>
          <w:rFonts w:eastAsiaTheme="minorHAnsi"/>
          <w:lang w:val="en-US"/>
        </w:rPr>
        <w:t xml:space="preserve">, </w:t>
      </w:r>
      <w:r w:rsidRPr="002C1C11">
        <w:rPr>
          <w:rFonts w:eastAsiaTheme="minorHAnsi"/>
          <w:b/>
          <w:iCs/>
          <w:lang w:val="en-US"/>
        </w:rPr>
        <w:t>193</w:t>
      </w:r>
      <w:r w:rsidRPr="002C1C11">
        <w:rPr>
          <w:rFonts w:eastAsiaTheme="minorHAnsi"/>
          <w:lang w:val="en-US"/>
        </w:rPr>
        <w:t xml:space="preserve">, 178–184. </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686933B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743E76B2" w14:textId="5508181B" w:rsidR="00404B1F" w:rsidRPr="004D2420" w:rsidRDefault="002905E1" w:rsidP="004D2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2C1C11">
        <w:trPr>
          <w:trHeight w:val="380"/>
        </w:trPr>
        <w:tc>
          <w:tcPr>
            <w:tcW w:w="2362" w:type="dxa"/>
            <w:tcBorders>
              <w:top w:val="single" w:sz="12" w:space="0" w:color="auto"/>
              <w:left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2C1C11">
        <w:trPr>
          <w:trHeight w:val="320"/>
        </w:trPr>
        <w:tc>
          <w:tcPr>
            <w:tcW w:w="2362" w:type="dxa"/>
            <w:tcBorders>
              <w:top w:val="single" w:sz="4" w:space="0" w:color="auto"/>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2C1C11">
        <w:trPr>
          <w:trHeight w:val="320"/>
        </w:trPr>
        <w:tc>
          <w:tcPr>
            <w:tcW w:w="2362" w:type="dxa"/>
            <w:tcBorders>
              <w:top w:val="nil"/>
              <w:left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12FFA5D" w:rsidR="00D744FB" w:rsidRPr="00D744FB" w:rsidRDefault="00D744FB" w:rsidP="006237AE">
            <w:pPr>
              <w:spacing w:line="360" w:lineRule="auto"/>
              <w:rPr>
                <w:color w:val="000000"/>
              </w:rPr>
            </w:pPr>
            <w:r w:rsidRPr="00D744FB">
              <w:rPr>
                <w:b/>
                <w:color w:val="000000"/>
              </w:rPr>
              <w:t xml:space="preserve">Table </w:t>
            </w:r>
            <w:r w:rsidR="00783F39">
              <w:rPr>
                <w:b/>
                <w:color w:val="000000"/>
              </w:rPr>
              <w:t>2</w:t>
            </w:r>
            <w:r w:rsidRPr="00D744FB">
              <w:rPr>
                <w:b/>
                <w:color w:val="000000"/>
              </w:rPr>
              <w:t>.</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211266">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6237AE">
            <w:pPr>
              <w:spacing w:line="36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2C1C11">
        <w:trPr>
          <w:trHeight w:val="327"/>
          <w:jc w:val="center"/>
        </w:trPr>
        <w:tc>
          <w:tcPr>
            <w:tcW w:w="0" w:type="auto"/>
            <w:tcBorders>
              <w:top w:val="nil"/>
              <w:left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2C1C11">
        <w:trPr>
          <w:trHeight w:val="327"/>
          <w:jc w:val="center"/>
        </w:trPr>
        <w:tc>
          <w:tcPr>
            <w:tcW w:w="0" w:type="auto"/>
            <w:tcBorders>
              <w:top w:val="nil"/>
              <w:left w:val="nil"/>
              <w:bottom w:val="single" w:sz="4" w:space="0" w:color="auto"/>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3B504E47" w14:textId="77DE25A9"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7A9CF984" w14:textId="5B63E4B1"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single" w:sz="4" w:space="0" w:color="auto"/>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single" w:sz="4" w:space="0" w:color="auto"/>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single" w:sz="4" w:space="0" w:color="auto"/>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1F594E59" w:rsidR="002678D4" w:rsidRDefault="002678D4" w:rsidP="006237AE">
      <w:pPr>
        <w:spacing w:line="360" w:lineRule="auto"/>
        <w:rPr>
          <w:lang w:val="en-AU"/>
        </w:rPr>
      </w:pPr>
    </w:p>
    <w:p w14:paraId="401F73AA" w14:textId="3F5CC07A" w:rsidR="00211266" w:rsidRDefault="00211266" w:rsidP="006237AE">
      <w:pPr>
        <w:spacing w:line="360" w:lineRule="auto"/>
        <w:rPr>
          <w:lang w:val="en-AU"/>
        </w:rPr>
      </w:pPr>
    </w:p>
    <w:p w14:paraId="6450EDD9" w14:textId="6182365D" w:rsidR="00211266" w:rsidRDefault="00211266" w:rsidP="006237AE">
      <w:pPr>
        <w:spacing w:line="360" w:lineRule="auto"/>
        <w:rPr>
          <w:lang w:val="en-AU"/>
        </w:rPr>
      </w:pPr>
    </w:p>
    <w:p w14:paraId="5B6C8658" w14:textId="264341DE" w:rsidR="00211266" w:rsidRDefault="00211266" w:rsidP="006237AE">
      <w:pPr>
        <w:spacing w:line="360" w:lineRule="auto"/>
        <w:rPr>
          <w:lang w:val="en-AU"/>
        </w:rPr>
      </w:pPr>
    </w:p>
    <w:p w14:paraId="7D42A395" w14:textId="337896D3" w:rsidR="00211266" w:rsidRDefault="00211266" w:rsidP="006237AE">
      <w:pPr>
        <w:spacing w:line="360" w:lineRule="auto"/>
        <w:rPr>
          <w:lang w:val="en-AU"/>
        </w:rPr>
      </w:pPr>
    </w:p>
    <w:p w14:paraId="343ED91F" w14:textId="77777777" w:rsidR="00211266" w:rsidRDefault="00211266" w:rsidP="006237AE">
      <w:pPr>
        <w:spacing w:line="360" w:lineRule="auto"/>
        <w:rPr>
          <w:lang w:val="en-AU"/>
        </w:rPr>
      </w:pPr>
    </w:p>
    <w:tbl>
      <w:tblPr>
        <w:tblW w:w="9457" w:type="dxa"/>
        <w:tblLook w:val="04A0" w:firstRow="1" w:lastRow="0" w:firstColumn="1" w:lastColumn="0" w:noHBand="0" w:noVBand="1"/>
      </w:tblPr>
      <w:tblGrid>
        <w:gridCol w:w="2132"/>
        <w:gridCol w:w="1476"/>
        <w:gridCol w:w="1116"/>
        <w:gridCol w:w="1070"/>
        <w:gridCol w:w="1477"/>
        <w:gridCol w:w="1116"/>
        <w:gridCol w:w="1070"/>
      </w:tblGrid>
      <w:tr w:rsidR="004D4365" w:rsidRPr="002678D4" w14:paraId="5C6426CA" w14:textId="77777777" w:rsidTr="002C1C11">
        <w:trPr>
          <w:trHeight w:val="320"/>
        </w:trPr>
        <w:tc>
          <w:tcPr>
            <w:tcW w:w="9457" w:type="dxa"/>
            <w:gridSpan w:val="7"/>
            <w:tcBorders>
              <w:top w:val="nil"/>
              <w:left w:val="nil"/>
              <w:bottom w:val="single" w:sz="4" w:space="0" w:color="auto"/>
              <w:right w:val="nil"/>
            </w:tcBorders>
            <w:shd w:val="clear" w:color="auto" w:fill="auto"/>
            <w:noWrap/>
            <w:vAlign w:val="bottom"/>
          </w:tcPr>
          <w:p w14:paraId="5B65686E" w14:textId="35B0D1D6" w:rsidR="004D4365" w:rsidRPr="002678D4" w:rsidRDefault="004D4365" w:rsidP="004D4365">
            <w:pPr>
              <w:spacing w:line="360" w:lineRule="auto"/>
              <w:rPr>
                <w:color w:val="000000"/>
              </w:rPr>
            </w:pPr>
            <w:r w:rsidRPr="002678D4">
              <w:rPr>
                <w:b/>
                <w:color w:val="000000"/>
              </w:rPr>
              <w:lastRenderedPageBreak/>
              <w:t xml:space="preserve">Table </w:t>
            </w:r>
            <w:r w:rsidR="00783F39">
              <w:rPr>
                <w:b/>
                <w:color w:val="000000"/>
              </w:rPr>
              <w:t>3</w:t>
            </w:r>
            <w:r w:rsidRPr="002678D4">
              <w:rPr>
                <w:b/>
                <w:color w:val="000000"/>
              </w:rPr>
              <w:t>.</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4D4365" w:rsidRPr="002678D4" w14:paraId="20ED31DB" w14:textId="77777777" w:rsidTr="002C1C11">
        <w:trPr>
          <w:trHeight w:val="320"/>
        </w:trPr>
        <w:tc>
          <w:tcPr>
            <w:tcW w:w="2132" w:type="dxa"/>
            <w:tcBorders>
              <w:top w:val="single" w:sz="4" w:space="0" w:color="auto"/>
              <w:left w:val="nil"/>
              <w:right w:val="nil"/>
            </w:tcBorders>
            <w:shd w:val="clear" w:color="auto" w:fill="auto"/>
            <w:noWrap/>
            <w:vAlign w:val="bottom"/>
            <w:hideMark/>
          </w:tcPr>
          <w:p w14:paraId="7633675F" w14:textId="77777777" w:rsidR="004D4365" w:rsidRPr="002678D4" w:rsidRDefault="004D4365" w:rsidP="006237AE">
            <w:pPr>
              <w:spacing w:line="360" w:lineRule="auto"/>
              <w:rPr>
                <w:color w:val="000000"/>
              </w:rPr>
            </w:pPr>
          </w:p>
        </w:tc>
        <w:tc>
          <w:tcPr>
            <w:tcW w:w="3662" w:type="dxa"/>
            <w:gridSpan w:val="3"/>
            <w:tcBorders>
              <w:top w:val="single" w:sz="4" w:space="0" w:color="auto"/>
              <w:left w:val="nil"/>
              <w:right w:val="nil"/>
            </w:tcBorders>
            <w:shd w:val="clear" w:color="auto" w:fill="auto"/>
            <w:noWrap/>
            <w:vAlign w:val="bottom"/>
            <w:hideMark/>
          </w:tcPr>
          <w:p w14:paraId="2D11ACD0" w14:textId="77777777" w:rsidR="004D4365" w:rsidRPr="002678D4" w:rsidRDefault="004D4365" w:rsidP="006237AE">
            <w:pPr>
              <w:spacing w:line="360" w:lineRule="auto"/>
              <w:jc w:val="center"/>
              <w:rPr>
                <w:color w:val="000000"/>
              </w:rPr>
            </w:pPr>
            <w:r w:rsidRPr="002678D4">
              <w:rPr>
                <w:color w:val="000000"/>
              </w:rPr>
              <w:t>Among-individual</w:t>
            </w:r>
          </w:p>
        </w:tc>
        <w:tc>
          <w:tcPr>
            <w:tcW w:w="3663" w:type="dxa"/>
            <w:gridSpan w:val="3"/>
            <w:tcBorders>
              <w:top w:val="single" w:sz="4" w:space="0" w:color="auto"/>
              <w:left w:val="nil"/>
              <w:right w:val="nil"/>
            </w:tcBorders>
            <w:shd w:val="clear" w:color="auto" w:fill="auto"/>
            <w:noWrap/>
            <w:vAlign w:val="bottom"/>
            <w:hideMark/>
          </w:tcPr>
          <w:p w14:paraId="1A1F6070" w14:textId="77777777" w:rsidR="004D4365" w:rsidRPr="002678D4" w:rsidRDefault="004D4365" w:rsidP="006237AE">
            <w:pPr>
              <w:spacing w:line="360" w:lineRule="auto"/>
              <w:jc w:val="center"/>
              <w:rPr>
                <w:color w:val="000000"/>
              </w:rPr>
            </w:pPr>
            <w:r w:rsidRPr="002678D4">
              <w:rPr>
                <w:color w:val="000000"/>
              </w:rPr>
              <w:t>Within-individual</w:t>
            </w:r>
          </w:p>
        </w:tc>
      </w:tr>
      <w:tr w:rsidR="004D4365" w:rsidRPr="002678D4" w14:paraId="23E7C1CA" w14:textId="77777777" w:rsidTr="002C1C11">
        <w:trPr>
          <w:trHeight w:val="320"/>
        </w:trPr>
        <w:tc>
          <w:tcPr>
            <w:tcW w:w="2132" w:type="dxa"/>
            <w:tcBorders>
              <w:top w:val="nil"/>
              <w:left w:val="nil"/>
              <w:bottom w:val="single" w:sz="4" w:space="0" w:color="auto"/>
              <w:right w:val="nil"/>
            </w:tcBorders>
            <w:shd w:val="clear" w:color="auto" w:fill="auto"/>
            <w:noWrap/>
            <w:vAlign w:val="bottom"/>
            <w:hideMark/>
          </w:tcPr>
          <w:p w14:paraId="469E6165" w14:textId="77777777" w:rsidR="004D4365" w:rsidRPr="002678D4" w:rsidRDefault="004D4365" w:rsidP="006237AE">
            <w:pPr>
              <w:spacing w:line="360" w:lineRule="auto"/>
              <w:jc w:val="center"/>
              <w:rPr>
                <w:color w:val="000000"/>
              </w:rPr>
            </w:pPr>
            <w:r w:rsidRPr="002678D4">
              <w:rPr>
                <w:color w:val="000000"/>
              </w:rPr>
              <w:t>Temperature</w:t>
            </w:r>
          </w:p>
        </w:tc>
        <w:tc>
          <w:tcPr>
            <w:tcW w:w="1476" w:type="dxa"/>
            <w:tcBorders>
              <w:top w:val="nil"/>
              <w:left w:val="nil"/>
              <w:bottom w:val="single" w:sz="4" w:space="0" w:color="auto"/>
              <w:right w:val="nil"/>
            </w:tcBorders>
            <w:shd w:val="clear" w:color="auto" w:fill="auto"/>
            <w:noWrap/>
            <w:vAlign w:val="bottom"/>
            <w:hideMark/>
          </w:tcPr>
          <w:p w14:paraId="450B3A6E"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single" w:sz="4" w:space="0" w:color="auto"/>
              <w:right w:val="nil"/>
            </w:tcBorders>
            <w:shd w:val="clear" w:color="auto" w:fill="auto"/>
            <w:noWrap/>
            <w:vAlign w:val="bottom"/>
            <w:hideMark/>
          </w:tcPr>
          <w:p w14:paraId="5ACD6686"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single" w:sz="4" w:space="0" w:color="auto"/>
              <w:right w:val="nil"/>
            </w:tcBorders>
            <w:shd w:val="clear" w:color="auto" w:fill="auto"/>
            <w:noWrap/>
            <w:vAlign w:val="bottom"/>
            <w:hideMark/>
          </w:tcPr>
          <w:p w14:paraId="14E31759" w14:textId="77777777" w:rsidR="004D4365" w:rsidRPr="002678D4" w:rsidRDefault="004D4365" w:rsidP="006237AE">
            <w:pPr>
              <w:spacing w:line="360" w:lineRule="auto"/>
              <w:jc w:val="center"/>
              <w:rPr>
                <w:color w:val="000000"/>
              </w:rPr>
            </w:pPr>
            <w:r w:rsidRPr="002678D4">
              <w:rPr>
                <w:color w:val="000000"/>
              </w:rPr>
              <w:t>Upper</w:t>
            </w:r>
          </w:p>
        </w:tc>
        <w:tc>
          <w:tcPr>
            <w:tcW w:w="1477" w:type="dxa"/>
            <w:tcBorders>
              <w:top w:val="nil"/>
              <w:left w:val="nil"/>
              <w:bottom w:val="single" w:sz="4" w:space="0" w:color="auto"/>
              <w:right w:val="nil"/>
            </w:tcBorders>
            <w:shd w:val="clear" w:color="auto" w:fill="auto"/>
            <w:noWrap/>
            <w:vAlign w:val="bottom"/>
            <w:hideMark/>
          </w:tcPr>
          <w:p w14:paraId="67035DB0"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single" w:sz="4" w:space="0" w:color="auto"/>
              <w:right w:val="nil"/>
            </w:tcBorders>
            <w:shd w:val="clear" w:color="auto" w:fill="auto"/>
            <w:noWrap/>
            <w:vAlign w:val="bottom"/>
            <w:hideMark/>
          </w:tcPr>
          <w:p w14:paraId="072E1729"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single" w:sz="4" w:space="0" w:color="auto"/>
              <w:right w:val="nil"/>
            </w:tcBorders>
            <w:shd w:val="clear" w:color="auto" w:fill="auto"/>
            <w:noWrap/>
            <w:vAlign w:val="bottom"/>
            <w:hideMark/>
          </w:tcPr>
          <w:p w14:paraId="0E3B3ACB" w14:textId="77777777" w:rsidR="004D4365" w:rsidRPr="002678D4" w:rsidRDefault="004D4365" w:rsidP="006237AE">
            <w:pPr>
              <w:spacing w:line="360" w:lineRule="auto"/>
              <w:jc w:val="center"/>
              <w:rPr>
                <w:color w:val="000000"/>
              </w:rPr>
            </w:pPr>
            <w:r w:rsidRPr="002678D4">
              <w:rPr>
                <w:color w:val="000000"/>
              </w:rPr>
              <w:t>Upper</w:t>
            </w:r>
          </w:p>
        </w:tc>
      </w:tr>
      <w:tr w:rsidR="004D4365" w:rsidRPr="002678D4" w14:paraId="2C0187B2" w14:textId="77777777" w:rsidTr="002C1C11">
        <w:trPr>
          <w:trHeight w:val="320"/>
        </w:trPr>
        <w:tc>
          <w:tcPr>
            <w:tcW w:w="2132" w:type="dxa"/>
            <w:tcBorders>
              <w:top w:val="single" w:sz="4" w:space="0" w:color="auto"/>
              <w:left w:val="nil"/>
              <w:bottom w:val="nil"/>
              <w:right w:val="nil"/>
            </w:tcBorders>
            <w:shd w:val="clear" w:color="auto" w:fill="auto"/>
            <w:noWrap/>
            <w:vAlign w:val="bottom"/>
            <w:hideMark/>
          </w:tcPr>
          <w:p w14:paraId="0D0227D8" w14:textId="77777777" w:rsidR="004D4365" w:rsidRPr="002678D4" w:rsidRDefault="004D4365" w:rsidP="006237AE">
            <w:pPr>
              <w:spacing w:line="360" w:lineRule="auto"/>
              <w:jc w:val="center"/>
              <w:rPr>
                <w:color w:val="000000"/>
              </w:rPr>
            </w:pPr>
            <w:r w:rsidRPr="002678D4">
              <w:rPr>
                <w:color w:val="000000"/>
              </w:rPr>
              <w:t>22</w:t>
            </w:r>
          </w:p>
        </w:tc>
        <w:tc>
          <w:tcPr>
            <w:tcW w:w="1476" w:type="dxa"/>
            <w:tcBorders>
              <w:top w:val="single" w:sz="4" w:space="0" w:color="auto"/>
              <w:left w:val="nil"/>
              <w:bottom w:val="nil"/>
              <w:right w:val="nil"/>
            </w:tcBorders>
            <w:shd w:val="clear" w:color="auto" w:fill="auto"/>
            <w:noWrap/>
            <w:vAlign w:val="bottom"/>
            <w:hideMark/>
          </w:tcPr>
          <w:p w14:paraId="26BF4B8F" w14:textId="77777777" w:rsidR="004D4365" w:rsidRPr="002678D4" w:rsidRDefault="004D4365" w:rsidP="006237AE">
            <w:pPr>
              <w:spacing w:line="360" w:lineRule="auto"/>
              <w:jc w:val="center"/>
              <w:rPr>
                <w:b/>
                <w:color w:val="000000"/>
              </w:rPr>
            </w:pPr>
            <w:r w:rsidRPr="002678D4">
              <w:rPr>
                <w:b/>
                <w:color w:val="000000"/>
              </w:rPr>
              <w:t>1.09</w:t>
            </w:r>
          </w:p>
        </w:tc>
        <w:tc>
          <w:tcPr>
            <w:tcW w:w="1116" w:type="dxa"/>
            <w:tcBorders>
              <w:top w:val="single" w:sz="4" w:space="0" w:color="auto"/>
              <w:left w:val="nil"/>
              <w:bottom w:val="nil"/>
              <w:right w:val="nil"/>
            </w:tcBorders>
            <w:shd w:val="clear" w:color="auto" w:fill="auto"/>
            <w:noWrap/>
            <w:vAlign w:val="bottom"/>
            <w:hideMark/>
          </w:tcPr>
          <w:p w14:paraId="13C2685F" w14:textId="77777777" w:rsidR="004D4365" w:rsidRPr="002678D4" w:rsidRDefault="004D4365" w:rsidP="006237AE">
            <w:pPr>
              <w:spacing w:line="360" w:lineRule="auto"/>
              <w:jc w:val="center"/>
              <w:rPr>
                <w:color w:val="000000"/>
              </w:rPr>
            </w:pPr>
            <w:r w:rsidRPr="002678D4">
              <w:rPr>
                <w:color w:val="000000"/>
              </w:rPr>
              <w:t>0.49</w:t>
            </w:r>
          </w:p>
        </w:tc>
        <w:tc>
          <w:tcPr>
            <w:tcW w:w="1070" w:type="dxa"/>
            <w:tcBorders>
              <w:top w:val="single" w:sz="4" w:space="0" w:color="auto"/>
              <w:left w:val="nil"/>
              <w:bottom w:val="nil"/>
              <w:right w:val="nil"/>
            </w:tcBorders>
            <w:shd w:val="clear" w:color="auto" w:fill="auto"/>
            <w:noWrap/>
            <w:vAlign w:val="bottom"/>
            <w:hideMark/>
          </w:tcPr>
          <w:p w14:paraId="242AB990" w14:textId="77777777" w:rsidR="004D4365" w:rsidRPr="002678D4" w:rsidRDefault="004D4365" w:rsidP="006237AE">
            <w:pPr>
              <w:spacing w:line="360" w:lineRule="auto"/>
              <w:jc w:val="center"/>
              <w:rPr>
                <w:color w:val="000000"/>
              </w:rPr>
            </w:pPr>
            <w:r w:rsidRPr="002678D4">
              <w:rPr>
                <w:color w:val="000000"/>
              </w:rPr>
              <w:t>1.68</w:t>
            </w:r>
          </w:p>
        </w:tc>
        <w:tc>
          <w:tcPr>
            <w:tcW w:w="1477" w:type="dxa"/>
            <w:tcBorders>
              <w:top w:val="single" w:sz="4" w:space="0" w:color="auto"/>
              <w:left w:val="nil"/>
              <w:bottom w:val="nil"/>
              <w:right w:val="nil"/>
            </w:tcBorders>
            <w:shd w:val="clear" w:color="auto" w:fill="auto"/>
            <w:noWrap/>
            <w:vAlign w:val="bottom"/>
            <w:hideMark/>
          </w:tcPr>
          <w:p w14:paraId="161D93DE" w14:textId="77777777" w:rsidR="004D4365" w:rsidRPr="002678D4" w:rsidRDefault="004D4365" w:rsidP="006237AE">
            <w:pPr>
              <w:spacing w:line="360" w:lineRule="auto"/>
              <w:jc w:val="center"/>
              <w:rPr>
                <w:b/>
                <w:color w:val="000000"/>
              </w:rPr>
            </w:pPr>
            <w:r w:rsidRPr="002678D4">
              <w:rPr>
                <w:b/>
                <w:color w:val="000000"/>
              </w:rPr>
              <w:t>1.86</w:t>
            </w:r>
          </w:p>
        </w:tc>
        <w:tc>
          <w:tcPr>
            <w:tcW w:w="1116" w:type="dxa"/>
            <w:tcBorders>
              <w:top w:val="single" w:sz="4" w:space="0" w:color="auto"/>
              <w:left w:val="nil"/>
              <w:bottom w:val="nil"/>
              <w:right w:val="nil"/>
            </w:tcBorders>
            <w:shd w:val="clear" w:color="auto" w:fill="auto"/>
            <w:noWrap/>
            <w:vAlign w:val="bottom"/>
            <w:hideMark/>
          </w:tcPr>
          <w:p w14:paraId="07BE7B3A" w14:textId="77777777" w:rsidR="004D4365" w:rsidRPr="002678D4" w:rsidRDefault="004D4365" w:rsidP="006237AE">
            <w:pPr>
              <w:spacing w:line="360" w:lineRule="auto"/>
              <w:jc w:val="center"/>
              <w:rPr>
                <w:color w:val="000000"/>
              </w:rPr>
            </w:pPr>
            <w:r w:rsidRPr="002678D4">
              <w:rPr>
                <w:color w:val="000000"/>
              </w:rPr>
              <w:t>1.13</w:t>
            </w:r>
          </w:p>
        </w:tc>
        <w:tc>
          <w:tcPr>
            <w:tcW w:w="1070" w:type="dxa"/>
            <w:tcBorders>
              <w:top w:val="single" w:sz="4" w:space="0" w:color="auto"/>
              <w:left w:val="nil"/>
              <w:bottom w:val="nil"/>
              <w:right w:val="nil"/>
            </w:tcBorders>
            <w:shd w:val="clear" w:color="auto" w:fill="auto"/>
            <w:noWrap/>
            <w:vAlign w:val="bottom"/>
            <w:hideMark/>
          </w:tcPr>
          <w:p w14:paraId="318A0FCD" w14:textId="77777777" w:rsidR="004D4365" w:rsidRPr="002678D4" w:rsidRDefault="004D4365" w:rsidP="006237AE">
            <w:pPr>
              <w:spacing w:line="360" w:lineRule="auto"/>
              <w:jc w:val="center"/>
              <w:rPr>
                <w:color w:val="000000"/>
              </w:rPr>
            </w:pPr>
            <w:r w:rsidRPr="002678D4">
              <w:rPr>
                <w:color w:val="000000"/>
              </w:rPr>
              <w:t>2.62</w:t>
            </w:r>
          </w:p>
        </w:tc>
      </w:tr>
      <w:tr w:rsidR="004D4365" w:rsidRPr="002678D4" w14:paraId="29470A4D" w14:textId="77777777" w:rsidTr="004D4365">
        <w:trPr>
          <w:trHeight w:val="320"/>
        </w:trPr>
        <w:tc>
          <w:tcPr>
            <w:tcW w:w="2132" w:type="dxa"/>
            <w:tcBorders>
              <w:top w:val="nil"/>
              <w:left w:val="nil"/>
              <w:bottom w:val="nil"/>
              <w:right w:val="nil"/>
            </w:tcBorders>
            <w:shd w:val="clear" w:color="auto" w:fill="auto"/>
            <w:noWrap/>
            <w:vAlign w:val="bottom"/>
            <w:hideMark/>
          </w:tcPr>
          <w:p w14:paraId="51BF8C08" w14:textId="77777777" w:rsidR="004D4365" w:rsidRPr="002678D4" w:rsidRDefault="004D4365" w:rsidP="006237AE">
            <w:pPr>
              <w:spacing w:line="360" w:lineRule="auto"/>
              <w:jc w:val="center"/>
              <w:rPr>
                <w:color w:val="000000"/>
              </w:rPr>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4D4365" w:rsidRPr="002678D4" w:rsidRDefault="004D4365"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4D4365" w:rsidRPr="002678D4" w:rsidRDefault="004D4365"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4D4365" w:rsidRPr="002678D4" w:rsidRDefault="004D4365"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4D4365" w:rsidRPr="002678D4" w:rsidRDefault="004D4365"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4D4365" w:rsidRPr="002678D4" w:rsidRDefault="004D4365"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4D4365" w:rsidRPr="002678D4" w:rsidRDefault="004D4365" w:rsidP="006237AE">
            <w:pPr>
              <w:spacing w:line="360" w:lineRule="auto"/>
              <w:jc w:val="center"/>
              <w:rPr>
                <w:color w:val="000000"/>
              </w:rPr>
            </w:pPr>
            <w:r w:rsidRPr="002678D4">
              <w:rPr>
                <w:color w:val="000000"/>
              </w:rPr>
              <w:t>3.46</w:t>
            </w:r>
          </w:p>
        </w:tc>
      </w:tr>
      <w:tr w:rsidR="004D4365" w:rsidRPr="002678D4" w14:paraId="57622B63" w14:textId="77777777" w:rsidTr="004D4365">
        <w:trPr>
          <w:trHeight w:val="320"/>
        </w:trPr>
        <w:tc>
          <w:tcPr>
            <w:tcW w:w="2132" w:type="dxa"/>
            <w:tcBorders>
              <w:top w:val="nil"/>
              <w:left w:val="nil"/>
              <w:bottom w:val="nil"/>
              <w:right w:val="nil"/>
            </w:tcBorders>
            <w:shd w:val="clear" w:color="auto" w:fill="auto"/>
            <w:noWrap/>
            <w:vAlign w:val="bottom"/>
            <w:hideMark/>
          </w:tcPr>
          <w:p w14:paraId="2562EDD6" w14:textId="77777777" w:rsidR="004D4365" w:rsidRPr="002678D4" w:rsidRDefault="004D4365"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4D4365" w:rsidRPr="002678D4" w:rsidRDefault="004D4365"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4D4365" w:rsidRPr="002678D4" w:rsidRDefault="004D4365"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4D4365" w:rsidRPr="002678D4" w:rsidRDefault="004D4365"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4D4365" w:rsidRPr="002678D4" w:rsidRDefault="004D4365"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4D4365" w:rsidRPr="002678D4" w:rsidRDefault="004D4365" w:rsidP="006237AE">
            <w:pPr>
              <w:spacing w:line="360" w:lineRule="auto"/>
              <w:jc w:val="center"/>
              <w:rPr>
                <w:color w:val="000000"/>
              </w:rPr>
            </w:pPr>
            <w:r w:rsidRPr="002678D4">
              <w:rPr>
                <w:color w:val="000000"/>
              </w:rPr>
              <w:t>2.53</w:t>
            </w:r>
          </w:p>
        </w:tc>
      </w:tr>
      <w:tr w:rsidR="004D4365" w:rsidRPr="002678D4" w14:paraId="6379842A" w14:textId="77777777" w:rsidTr="004D4365">
        <w:trPr>
          <w:trHeight w:val="320"/>
        </w:trPr>
        <w:tc>
          <w:tcPr>
            <w:tcW w:w="2132" w:type="dxa"/>
            <w:tcBorders>
              <w:top w:val="nil"/>
              <w:left w:val="nil"/>
              <w:bottom w:val="nil"/>
              <w:right w:val="nil"/>
            </w:tcBorders>
            <w:shd w:val="clear" w:color="auto" w:fill="auto"/>
            <w:noWrap/>
            <w:vAlign w:val="bottom"/>
            <w:hideMark/>
          </w:tcPr>
          <w:p w14:paraId="6C274C41" w14:textId="77777777" w:rsidR="004D4365" w:rsidRPr="002678D4" w:rsidRDefault="004D4365"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4D4365" w:rsidRPr="002678D4" w:rsidRDefault="004D4365"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4D4365" w:rsidRPr="002678D4" w:rsidRDefault="004D4365"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4D4365" w:rsidRPr="002678D4" w:rsidRDefault="004D4365"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4D4365" w:rsidRPr="002678D4" w:rsidRDefault="004D4365"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4D4365" w:rsidRPr="002678D4" w:rsidRDefault="004D4365"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4D4365" w:rsidRPr="002678D4" w:rsidRDefault="004D4365" w:rsidP="006237AE">
            <w:pPr>
              <w:spacing w:line="360" w:lineRule="auto"/>
              <w:jc w:val="center"/>
              <w:rPr>
                <w:color w:val="000000"/>
              </w:rPr>
            </w:pPr>
            <w:r w:rsidRPr="002678D4">
              <w:rPr>
                <w:color w:val="000000"/>
              </w:rPr>
              <w:t>2.68</w:t>
            </w:r>
          </w:p>
        </w:tc>
      </w:tr>
      <w:tr w:rsidR="004D4365" w:rsidRPr="002678D4" w14:paraId="17AA224C" w14:textId="77777777" w:rsidTr="002C1C11">
        <w:trPr>
          <w:trHeight w:val="320"/>
        </w:trPr>
        <w:tc>
          <w:tcPr>
            <w:tcW w:w="2132" w:type="dxa"/>
            <w:tcBorders>
              <w:top w:val="nil"/>
              <w:left w:val="nil"/>
              <w:right w:val="nil"/>
            </w:tcBorders>
            <w:shd w:val="clear" w:color="auto" w:fill="auto"/>
            <w:noWrap/>
            <w:vAlign w:val="bottom"/>
            <w:hideMark/>
          </w:tcPr>
          <w:p w14:paraId="47D033FF" w14:textId="77777777" w:rsidR="004D4365" w:rsidRPr="002678D4" w:rsidRDefault="004D4365" w:rsidP="006237AE">
            <w:pPr>
              <w:spacing w:line="360" w:lineRule="auto"/>
              <w:jc w:val="center"/>
              <w:rPr>
                <w:color w:val="000000"/>
              </w:rPr>
            </w:pPr>
            <w:r w:rsidRPr="002678D4">
              <w:rPr>
                <w:color w:val="000000"/>
              </w:rPr>
              <w:t>30</w:t>
            </w:r>
          </w:p>
        </w:tc>
        <w:tc>
          <w:tcPr>
            <w:tcW w:w="1476" w:type="dxa"/>
            <w:tcBorders>
              <w:top w:val="nil"/>
              <w:left w:val="nil"/>
              <w:right w:val="nil"/>
            </w:tcBorders>
            <w:shd w:val="clear" w:color="auto" w:fill="auto"/>
            <w:noWrap/>
            <w:vAlign w:val="bottom"/>
            <w:hideMark/>
          </w:tcPr>
          <w:p w14:paraId="19679754" w14:textId="77777777" w:rsidR="004D4365" w:rsidRPr="002678D4" w:rsidRDefault="004D4365" w:rsidP="006237AE">
            <w:pPr>
              <w:spacing w:line="360" w:lineRule="auto"/>
              <w:jc w:val="center"/>
              <w:rPr>
                <w:b/>
                <w:color w:val="000000"/>
              </w:rPr>
            </w:pPr>
            <w:r w:rsidRPr="002678D4">
              <w:rPr>
                <w:b/>
                <w:color w:val="000000"/>
              </w:rPr>
              <w:t>1.1</w:t>
            </w:r>
          </w:p>
        </w:tc>
        <w:tc>
          <w:tcPr>
            <w:tcW w:w="1116" w:type="dxa"/>
            <w:tcBorders>
              <w:top w:val="nil"/>
              <w:left w:val="nil"/>
              <w:right w:val="nil"/>
            </w:tcBorders>
            <w:shd w:val="clear" w:color="auto" w:fill="auto"/>
            <w:noWrap/>
            <w:vAlign w:val="bottom"/>
            <w:hideMark/>
          </w:tcPr>
          <w:p w14:paraId="36253540" w14:textId="77777777" w:rsidR="004D4365" w:rsidRPr="002678D4" w:rsidRDefault="004D4365" w:rsidP="006237AE">
            <w:pPr>
              <w:spacing w:line="360" w:lineRule="auto"/>
              <w:jc w:val="center"/>
              <w:rPr>
                <w:color w:val="000000"/>
              </w:rPr>
            </w:pPr>
            <w:r w:rsidRPr="002678D4">
              <w:rPr>
                <w:color w:val="000000"/>
              </w:rPr>
              <w:t>0.5</w:t>
            </w:r>
          </w:p>
        </w:tc>
        <w:tc>
          <w:tcPr>
            <w:tcW w:w="1070" w:type="dxa"/>
            <w:tcBorders>
              <w:top w:val="nil"/>
              <w:left w:val="nil"/>
              <w:right w:val="nil"/>
            </w:tcBorders>
            <w:shd w:val="clear" w:color="auto" w:fill="auto"/>
            <w:noWrap/>
            <w:vAlign w:val="bottom"/>
            <w:hideMark/>
          </w:tcPr>
          <w:p w14:paraId="4C78B9E2" w14:textId="77777777" w:rsidR="004D4365" w:rsidRPr="002678D4" w:rsidRDefault="004D4365" w:rsidP="006237AE">
            <w:pPr>
              <w:spacing w:line="360" w:lineRule="auto"/>
              <w:jc w:val="center"/>
              <w:rPr>
                <w:color w:val="000000"/>
              </w:rPr>
            </w:pPr>
            <w:r w:rsidRPr="002678D4">
              <w:rPr>
                <w:color w:val="000000"/>
              </w:rPr>
              <w:t>1.67</w:t>
            </w:r>
          </w:p>
        </w:tc>
        <w:tc>
          <w:tcPr>
            <w:tcW w:w="1477" w:type="dxa"/>
            <w:tcBorders>
              <w:top w:val="nil"/>
              <w:left w:val="nil"/>
              <w:right w:val="nil"/>
            </w:tcBorders>
            <w:shd w:val="clear" w:color="auto" w:fill="auto"/>
            <w:noWrap/>
            <w:vAlign w:val="bottom"/>
            <w:hideMark/>
          </w:tcPr>
          <w:p w14:paraId="4E7FE094" w14:textId="77777777" w:rsidR="004D4365" w:rsidRPr="002678D4" w:rsidRDefault="004D4365" w:rsidP="006237AE">
            <w:pPr>
              <w:spacing w:line="360" w:lineRule="auto"/>
              <w:jc w:val="center"/>
              <w:rPr>
                <w:b/>
                <w:color w:val="000000"/>
              </w:rPr>
            </w:pPr>
            <w:r w:rsidRPr="002678D4">
              <w:rPr>
                <w:b/>
                <w:color w:val="000000"/>
              </w:rPr>
              <w:t>1.8</w:t>
            </w:r>
          </w:p>
        </w:tc>
        <w:tc>
          <w:tcPr>
            <w:tcW w:w="1116" w:type="dxa"/>
            <w:tcBorders>
              <w:top w:val="nil"/>
              <w:left w:val="nil"/>
              <w:right w:val="nil"/>
            </w:tcBorders>
            <w:shd w:val="clear" w:color="auto" w:fill="auto"/>
            <w:noWrap/>
            <w:vAlign w:val="bottom"/>
            <w:hideMark/>
          </w:tcPr>
          <w:p w14:paraId="1AD76090" w14:textId="77777777" w:rsidR="004D4365" w:rsidRPr="002678D4" w:rsidRDefault="004D4365" w:rsidP="006237AE">
            <w:pPr>
              <w:spacing w:line="360" w:lineRule="auto"/>
              <w:jc w:val="center"/>
              <w:rPr>
                <w:color w:val="000000"/>
              </w:rPr>
            </w:pPr>
            <w:r w:rsidRPr="002678D4">
              <w:rPr>
                <w:color w:val="000000"/>
              </w:rPr>
              <w:t>1.08</w:t>
            </w:r>
          </w:p>
        </w:tc>
        <w:tc>
          <w:tcPr>
            <w:tcW w:w="1070" w:type="dxa"/>
            <w:tcBorders>
              <w:top w:val="nil"/>
              <w:left w:val="nil"/>
              <w:right w:val="nil"/>
            </w:tcBorders>
            <w:shd w:val="clear" w:color="auto" w:fill="auto"/>
            <w:noWrap/>
            <w:vAlign w:val="bottom"/>
            <w:hideMark/>
          </w:tcPr>
          <w:p w14:paraId="53A04323" w14:textId="77777777" w:rsidR="004D4365" w:rsidRPr="002678D4" w:rsidRDefault="004D4365" w:rsidP="006237AE">
            <w:pPr>
              <w:spacing w:line="360" w:lineRule="auto"/>
              <w:jc w:val="center"/>
              <w:rPr>
                <w:color w:val="000000"/>
              </w:rPr>
            </w:pPr>
            <w:r w:rsidRPr="002678D4">
              <w:rPr>
                <w:color w:val="000000"/>
              </w:rPr>
              <w:t>2.52</w:t>
            </w:r>
          </w:p>
        </w:tc>
      </w:tr>
      <w:tr w:rsidR="004D4365" w:rsidRPr="002678D4" w14:paraId="122F0C53" w14:textId="77777777" w:rsidTr="002C1C11">
        <w:trPr>
          <w:trHeight w:val="320"/>
        </w:trPr>
        <w:tc>
          <w:tcPr>
            <w:tcW w:w="2132" w:type="dxa"/>
            <w:tcBorders>
              <w:top w:val="nil"/>
              <w:left w:val="nil"/>
              <w:bottom w:val="single" w:sz="4" w:space="0" w:color="auto"/>
              <w:right w:val="nil"/>
            </w:tcBorders>
            <w:shd w:val="clear" w:color="auto" w:fill="auto"/>
            <w:noWrap/>
            <w:vAlign w:val="bottom"/>
            <w:hideMark/>
          </w:tcPr>
          <w:p w14:paraId="74F287DC" w14:textId="77777777" w:rsidR="004D4365" w:rsidRPr="002678D4" w:rsidRDefault="004D4365" w:rsidP="006237AE">
            <w:pPr>
              <w:spacing w:line="360" w:lineRule="auto"/>
              <w:jc w:val="center"/>
              <w:rPr>
                <w:color w:val="000000"/>
              </w:rPr>
            </w:pPr>
            <w:r w:rsidRPr="002678D4">
              <w:rPr>
                <w:color w:val="000000"/>
              </w:rPr>
              <w:t>32</w:t>
            </w:r>
          </w:p>
        </w:tc>
        <w:tc>
          <w:tcPr>
            <w:tcW w:w="1476" w:type="dxa"/>
            <w:tcBorders>
              <w:top w:val="nil"/>
              <w:left w:val="nil"/>
              <w:bottom w:val="single" w:sz="4" w:space="0" w:color="auto"/>
              <w:right w:val="nil"/>
            </w:tcBorders>
            <w:shd w:val="clear" w:color="auto" w:fill="auto"/>
            <w:noWrap/>
            <w:vAlign w:val="bottom"/>
            <w:hideMark/>
          </w:tcPr>
          <w:p w14:paraId="1753035A" w14:textId="77777777" w:rsidR="004D4365" w:rsidRPr="002678D4" w:rsidRDefault="004D4365" w:rsidP="006237AE">
            <w:pPr>
              <w:spacing w:line="360" w:lineRule="auto"/>
              <w:jc w:val="center"/>
              <w:rPr>
                <w:b/>
                <w:color w:val="000000"/>
              </w:rPr>
            </w:pPr>
            <w:r w:rsidRPr="002678D4">
              <w:rPr>
                <w:b/>
                <w:color w:val="000000"/>
              </w:rPr>
              <w:t>0.91</w:t>
            </w:r>
          </w:p>
        </w:tc>
        <w:tc>
          <w:tcPr>
            <w:tcW w:w="1116" w:type="dxa"/>
            <w:tcBorders>
              <w:top w:val="nil"/>
              <w:left w:val="nil"/>
              <w:bottom w:val="single" w:sz="4" w:space="0" w:color="auto"/>
              <w:right w:val="nil"/>
            </w:tcBorders>
            <w:shd w:val="clear" w:color="auto" w:fill="auto"/>
            <w:noWrap/>
            <w:vAlign w:val="bottom"/>
            <w:hideMark/>
          </w:tcPr>
          <w:p w14:paraId="66B4540F" w14:textId="77777777" w:rsidR="004D4365" w:rsidRPr="002678D4" w:rsidRDefault="004D4365" w:rsidP="006237AE">
            <w:pPr>
              <w:spacing w:line="360" w:lineRule="auto"/>
              <w:jc w:val="center"/>
              <w:rPr>
                <w:color w:val="000000"/>
              </w:rPr>
            </w:pPr>
            <w:r w:rsidRPr="002678D4">
              <w:rPr>
                <w:color w:val="000000"/>
              </w:rPr>
              <w:t>0.25</w:t>
            </w:r>
          </w:p>
        </w:tc>
        <w:tc>
          <w:tcPr>
            <w:tcW w:w="1070" w:type="dxa"/>
            <w:tcBorders>
              <w:top w:val="nil"/>
              <w:left w:val="nil"/>
              <w:bottom w:val="single" w:sz="4" w:space="0" w:color="auto"/>
              <w:right w:val="nil"/>
            </w:tcBorders>
            <w:shd w:val="clear" w:color="auto" w:fill="auto"/>
            <w:noWrap/>
            <w:vAlign w:val="bottom"/>
            <w:hideMark/>
          </w:tcPr>
          <w:p w14:paraId="2F099E6A" w14:textId="77777777" w:rsidR="004D4365" w:rsidRPr="002678D4" w:rsidRDefault="004D4365" w:rsidP="006237AE">
            <w:pPr>
              <w:spacing w:line="360" w:lineRule="auto"/>
              <w:jc w:val="center"/>
              <w:rPr>
                <w:color w:val="000000"/>
              </w:rPr>
            </w:pPr>
            <w:r w:rsidRPr="002678D4">
              <w:rPr>
                <w:color w:val="000000"/>
              </w:rPr>
              <w:t>1.44</w:t>
            </w:r>
          </w:p>
        </w:tc>
        <w:tc>
          <w:tcPr>
            <w:tcW w:w="1477" w:type="dxa"/>
            <w:tcBorders>
              <w:top w:val="nil"/>
              <w:left w:val="nil"/>
              <w:bottom w:val="single" w:sz="4" w:space="0" w:color="auto"/>
              <w:right w:val="nil"/>
            </w:tcBorders>
            <w:shd w:val="clear" w:color="auto" w:fill="auto"/>
            <w:noWrap/>
            <w:vAlign w:val="bottom"/>
            <w:hideMark/>
          </w:tcPr>
          <w:p w14:paraId="1F0F0F9E" w14:textId="77777777" w:rsidR="004D4365" w:rsidRPr="002678D4" w:rsidRDefault="004D4365" w:rsidP="006237AE">
            <w:pPr>
              <w:spacing w:line="360" w:lineRule="auto"/>
              <w:jc w:val="center"/>
              <w:rPr>
                <w:b/>
                <w:color w:val="000000"/>
              </w:rPr>
            </w:pPr>
            <w:r w:rsidRPr="002678D4">
              <w:rPr>
                <w:b/>
                <w:color w:val="000000"/>
              </w:rPr>
              <w:t>1.73</w:t>
            </w:r>
          </w:p>
        </w:tc>
        <w:tc>
          <w:tcPr>
            <w:tcW w:w="1116" w:type="dxa"/>
            <w:tcBorders>
              <w:top w:val="nil"/>
              <w:left w:val="nil"/>
              <w:bottom w:val="single" w:sz="4" w:space="0" w:color="auto"/>
              <w:right w:val="nil"/>
            </w:tcBorders>
            <w:shd w:val="clear" w:color="auto" w:fill="auto"/>
            <w:noWrap/>
            <w:vAlign w:val="bottom"/>
            <w:hideMark/>
          </w:tcPr>
          <w:p w14:paraId="1FD6E256"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single" w:sz="4" w:space="0" w:color="auto"/>
              <w:right w:val="nil"/>
            </w:tcBorders>
            <w:shd w:val="clear" w:color="auto" w:fill="auto"/>
            <w:noWrap/>
            <w:vAlign w:val="bottom"/>
            <w:hideMark/>
          </w:tcPr>
          <w:p w14:paraId="11B5D117" w14:textId="77777777" w:rsidR="004D4365" w:rsidRPr="002678D4" w:rsidRDefault="004D4365" w:rsidP="006237AE">
            <w:pPr>
              <w:spacing w:line="360" w:lineRule="auto"/>
              <w:jc w:val="center"/>
              <w:rPr>
                <w:color w:val="000000"/>
              </w:rPr>
            </w:pPr>
            <w:r w:rsidRPr="002678D4">
              <w:rPr>
                <w:color w:val="000000"/>
              </w:rPr>
              <w:t>2.47</w:t>
            </w:r>
          </w:p>
        </w:tc>
      </w:tr>
    </w:tbl>
    <w:p w14:paraId="7BF06FD3" w14:textId="20ACB49F" w:rsidR="00EF339B" w:rsidRPr="00EF339B" w:rsidRDefault="004F268B" w:rsidP="006237AE">
      <w:pPr>
        <w:spacing w:line="360" w:lineRule="auto"/>
        <w:rPr>
          <w:lang w:val="en-AU"/>
        </w:rPr>
      </w:pPr>
      <w:del w:id="5"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fonti.kar@gmail.com" w:date="2019-01-15T14:02:00Z" w:initials="f">
    <w:p w14:paraId="5209057F" w14:textId="0ABFF269" w:rsidR="00C34913" w:rsidRDefault="00C34913">
      <w:pPr>
        <w:pStyle w:val="CommentText"/>
      </w:pPr>
      <w:r>
        <w:rPr>
          <w:rStyle w:val="CommentReference"/>
        </w:rPr>
        <w:annotationRef/>
      </w:r>
      <w:r>
        <w:t>I think I need to plot a ‘typical’ metabolic</w:t>
      </w:r>
      <w:r>
        <w:rPr>
          <w:noProof/>
        </w:rPr>
        <w:t xml:space="preserve"> scaling estimation here because there is nothing for readers to compare to??? How do I know the estimates are more precise? Which ones are over estimated/underestimated? at what temps? What do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0905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09057F" w16cid:durableId="1FE866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3B672" w14:textId="77777777" w:rsidR="00402F87" w:rsidRDefault="00402F87" w:rsidP="00711670">
      <w:r>
        <w:separator/>
      </w:r>
    </w:p>
  </w:endnote>
  <w:endnote w:type="continuationSeparator" w:id="0">
    <w:p w14:paraId="49978571" w14:textId="77777777" w:rsidR="00402F87" w:rsidRDefault="00402F87"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C34913" w:rsidRDefault="00C34913"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C34913" w:rsidRDefault="00C34913"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C34913" w:rsidRDefault="00C34913"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C34913" w:rsidRDefault="00C34913"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EA37C" w14:textId="77777777" w:rsidR="00402F87" w:rsidRDefault="00402F87" w:rsidP="00711670">
      <w:r>
        <w:separator/>
      </w:r>
    </w:p>
  </w:footnote>
  <w:footnote w:type="continuationSeparator" w:id="0">
    <w:p w14:paraId="14E60CC2" w14:textId="77777777" w:rsidR="00402F87" w:rsidRDefault="00402F87"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38D"/>
    <w:rsid w:val="000259E6"/>
    <w:rsid w:val="00026D7A"/>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020"/>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099F"/>
    <w:rsid w:val="000A2877"/>
    <w:rsid w:val="000A2A15"/>
    <w:rsid w:val="000A362E"/>
    <w:rsid w:val="000A37AC"/>
    <w:rsid w:val="000A582A"/>
    <w:rsid w:val="000A69AC"/>
    <w:rsid w:val="000A7555"/>
    <w:rsid w:val="000A7C8B"/>
    <w:rsid w:val="000A7C9A"/>
    <w:rsid w:val="000B0683"/>
    <w:rsid w:val="000B20B3"/>
    <w:rsid w:val="000B533D"/>
    <w:rsid w:val="000B608E"/>
    <w:rsid w:val="000C25BC"/>
    <w:rsid w:val="000C25C9"/>
    <w:rsid w:val="000C2685"/>
    <w:rsid w:val="000C34A3"/>
    <w:rsid w:val="000C3C32"/>
    <w:rsid w:val="000C4809"/>
    <w:rsid w:val="000C5024"/>
    <w:rsid w:val="000C5D3E"/>
    <w:rsid w:val="000C7B8A"/>
    <w:rsid w:val="000D05A2"/>
    <w:rsid w:val="000D05B0"/>
    <w:rsid w:val="000D090D"/>
    <w:rsid w:val="000D2E19"/>
    <w:rsid w:val="000D434C"/>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572C"/>
    <w:rsid w:val="00106897"/>
    <w:rsid w:val="00107EA2"/>
    <w:rsid w:val="00110317"/>
    <w:rsid w:val="00110359"/>
    <w:rsid w:val="00110DB6"/>
    <w:rsid w:val="00111085"/>
    <w:rsid w:val="001119B8"/>
    <w:rsid w:val="00112372"/>
    <w:rsid w:val="00112F6D"/>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46F"/>
    <w:rsid w:val="00155A2F"/>
    <w:rsid w:val="00156A0F"/>
    <w:rsid w:val="00156F14"/>
    <w:rsid w:val="00160049"/>
    <w:rsid w:val="00160165"/>
    <w:rsid w:val="00160DD1"/>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046"/>
    <w:rsid w:val="001B6F02"/>
    <w:rsid w:val="001B7938"/>
    <w:rsid w:val="001B7CCF"/>
    <w:rsid w:val="001C06EB"/>
    <w:rsid w:val="001C0A6B"/>
    <w:rsid w:val="001C227A"/>
    <w:rsid w:val="001C23CE"/>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18A5"/>
    <w:rsid w:val="001E4C52"/>
    <w:rsid w:val="001F2700"/>
    <w:rsid w:val="001F57E9"/>
    <w:rsid w:val="001F5864"/>
    <w:rsid w:val="001F5CB5"/>
    <w:rsid w:val="001F5DC2"/>
    <w:rsid w:val="001F7AC1"/>
    <w:rsid w:val="001F7BE5"/>
    <w:rsid w:val="00200B2F"/>
    <w:rsid w:val="00202DC5"/>
    <w:rsid w:val="0020431D"/>
    <w:rsid w:val="00204C5D"/>
    <w:rsid w:val="00204ED8"/>
    <w:rsid w:val="00205178"/>
    <w:rsid w:val="0020537E"/>
    <w:rsid w:val="00205DA6"/>
    <w:rsid w:val="002066FD"/>
    <w:rsid w:val="00211266"/>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41D"/>
    <w:rsid w:val="002678D4"/>
    <w:rsid w:val="00270243"/>
    <w:rsid w:val="002711B4"/>
    <w:rsid w:val="00272034"/>
    <w:rsid w:val="00272C86"/>
    <w:rsid w:val="00273E45"/>
    <w:rsid w:val="002775C7"/>
    <w:rsid w:val="002809F2"/>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05D6"/>
    <w:rsid w:val="002C132D"/>
    <w:rsid w:val="002C1999"/>
    <w:rsid w:val="002C1C11"/>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693"/>
    <w:rsid w:val="00307D53"/>
    <w:rsid w:val="00310C6D"/>
    <w:rsid w:val="00312068"/>
    <w:rsid w:val="00312A70"/>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0FF6"/>
    <w:rsid w:val="0035144C"/>
    <w:rsid w:val="0035339D"/>
    <w:rsid w:val="00353CB4"/>
    <w:rsid w:val="00354F58"/>
    <w:rsid w:val="00354F92"/>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17A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1E2E"/>
    <w:rsid w:val="003B2B29"/>
    <w:rsid w:val="003B3056"/>
    <w:rsid w:val="003B42D8"/>
    <w:rsid w:val="003B4BB9"/>
    <w:rsid w:val="003C092F"/>
    <w:rsid w:val="003C0991"/>
    <w:rsid w:val="003C15CE"/>
    <w:rsid w:val="003C1B9D"/>
    <w:rsid w:val="003C27B9"/>
    <w:rsid w:val="003C31F9"/>
    <w:rsid w:val="003C3DB1"/>
    <w:rsid w:val="003C48B0"/>
    <w:rsid w:val="003C60E7"/>
    <w:rsid w:val="003C7069"/>
    <w:rsid w:val="003D05B1"/>
    <w:rsid w:val="003D1758"/>
    <w:rsid w:val="003D2C21"/>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2F87"/>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26F8D"/>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3BEB"/>
    <w:rsid w:val="004848AF"/>
    <w:rsid w:val="00486352"/>
    <w:rsid w:val="00486A65"/>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170A"/>
    <w:rsid w:val="00533443"/>
    <w:rsid w:val="00534FAA"/>
    <w:rsid w:val="00535183"/>
    <w:rsid w:val="005352EE"/>
    <w:rsid w:val="00536AD9"/>
    <w:rsid w:val="00537406"/>
    <w:rsid w:val="005379B6"/>
    <w:rsid w:val="00541186"/>
    <w:rsid w:val="005421E0"/>
    <w:rsid w:val="00542EED"/>
    <w:rsid w:val="0054499D"/>
    <w:rsid w:val="005469E3"/>
    <w:rsid w:val="005470BA"/>
    <w:rsid w:val="00547CE4"/>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6669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0A2E"/>
    <w:rsid w:val="005C1119"/>
    <w:rsid w:val="005C1968"/>
    <w:rsid w:val="005C1BF1"/>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54C3"/>
    <w:rsid w:val="005F57A0"/>
    <w:rsid w:val="005F62AC"/>
    <w:rsid w:val="005F6611"/>
    <w:rsid w:val="006010FC"/>
    <w:rsid w:val="00602807"/>
    <w:rsid w:val="00603616"/>
    <w:rsid w:val="0060381C"/>
    <w:rsid w:val="00604318"/>
    <w:rsid w:val="0060504D"/>
    <w:rsid w:val="006052AB"/>
    <w:rsid w:val="006056B8"/>
    <w:rsid w:val="00605742"/>
    <w:rsid w:val="006063BB"/>
    <w:rsid w:val="006070B4"/>
    <w:rsid w:val="006070FC"/>
    <w:rsid w:val="00611843"/>
    <w:rsid w:val="00612547"/>
    <w:rsid w:val="006139EA"/>
    <w:rsid w:val="00613AF6"/>
    <w:rsid w:val="00614CA9"/>
    <w:rsid w:val="00614F30"/>
    <w:rsid w:val="00615472"/>
    <w:rsid w:val="00615E1C"/>
    <w:rsid w:val="00616CC4"/>
    <w:rsid w:val="00616F92"/>
    <w:rsid w:val="00617D7B"/>
    <w:rsid w:val="00620336"/>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672"/>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1F27"/>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759"/>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1914"/>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4EF2"/>
    <w:rsid w:val="007759D2"/>
    <w:rsid w:val="00776054"/>
    <w:rsid w:val="00776AE8"/>
    <w:rsid w:val="00776DEF"/>
    <w:rsid w:val="007772E5"/>
    <w:rsid w:val="00780766"/>
    <w:rsid w:val="00780B20"/>
    <w:rsid w:val="00781FC7"/>
    <w:rsid w:val="00783EA1"/>
    <w:rsid w:val="00783F39"/>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5E29"/>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158"/>
    <w:rsid w:val="007E4605"/>
    <w:rsid w:val="007E4C94"/>
    <w:rsid w:val="007E527C"/>
    <w:rsid w:val="007E5BB9"/>
    <w:rsid w:val="007F141F"/>
    <w:rsid w:val="007F2D4D"/>
    <w:rsid w:val="007F3173"/>
    <w:rsid w:val="007F39EE"/>
    <w:rsid w:val="007F690D"/>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49BB"/>
    <w:rsid w:val="00825B4E"/>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6E27"/>
    <w:rsid w:val="008573B2"/>
    <w:rsid w:val="0086026C"/>
    <w:rsid w:val="00860FB2"/>
    <w:rsid w:val="008611B2"/>
    <w:rsid w:val="00861E2D"/>
    <w:rsid w:val="008638C8"/>
    <w:rsid w:val="00863B7C"/>
    <w:rsid w:val="008645CE"/>
    <w:rsid w:val="008649A3"/>
    <w:rsid w:val="00867B01"/>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0C3C"/>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04F2"/>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26D1"/>
    <w:rsid w:val="009442D0"/>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09EA"/>
    <w:rsid w:val="009A1811"/>
    <w:rsid w:val="009A2298"/>
    <w:rsid w:val="009A3B5D"/>
    <w:rsid w:val="009A4D79"/>
    <w:rsid w:val="009A5C4A"/>
    <w:rsid w:val="009A643D"/>
    <w:rsid w:val="009A7EC2"/>
    <w:rsid w:val="009B3A1B"/>
    <w:rsid w:val="009B3A6E"/>
    <w:rsid w:val="009B511E"/>
    <w:rsid w:val="009B5A3A"/>
    <w:rsid w:val="009B5B05"/>
    <w:rsid w:val="009B670D"/>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6975"/>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501F"/>
    <w:rsid w:val="00A8630C"/>
    <w:rsid w:val="00A86757"/>
    <w:rsid w:val="00A870D0"/>
    <w:rsid w:val="00A91269"/>
    <w:rsid w:val="00A91F74"/>
    <w:rsid w:val="00A95168"/>
    <w:rsid w:val="00A965BE"/>
    <w:rsid w:val="00A96A2E"/>
    <w:rsid w:val="00A97A08"/>
    <w:rsid w:val="00AA0428"/>
    <w:rsid w:val="00AA1CC2"/>
    <w:rsid w:val="00AA1FAE"/>
    <w:rsid w:val="00AA347A"/>
    <w:rsid w:val="00AA3693"/>
    <w:rsid w:val="00AA3C45"/>
    <w:rsid w:val="00AA45B1"/>
    <w:rsid w:val="00AA5881"/>
    <w:rsid w:val="00AA5B10"/>
    <w:rsid w:val="00AB0815"/>
    <w:rsid w:val="00AB133B"/>
    <w:rsid w:val="00AB3207"/>
    <w:rsid w:val="00AB3AD8"/>
    <w:rsid w:val="00AB4D70"/>
    <w:rsid w:val="00AB4E8E"/>
    <w:rsid w:val="00AB4FCC"/>
    <w:rsid w:val="00AB527C"/>
    <w:rsid w:val="00AB55D9"/>
    <w:rsid w:val="00AB6659"/>
    <w:rsid w:val="00AB685E"/>
    <w:rsid w:val="00AB7D25"/>
    <w:rsid w:val="00AC004F"/>
    <w:rsid w:val="00AC0A47"/>
    <w:rsid w:val="00AC1058"/>
    <w:rsid w:val="00AC2EBD"/>
    <w:rsid w:val="00AC4470"/>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54CC"/>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1D8E"/>
    <w:rsid w:val="00B22D42"/>
    <w:rsid w:val="00B251AE"/>
    <w:rsid w:val="00B25707"/>
    <w:rsid w:val="00B25769"/>
    <w:rsid w:val="00B2626B"/>
    <w:rsid w:val="00B266EA"/>
    <w:rsid w:val="00B26AD9"/>
    <w:rsid w:val="00B27959"/>
    <w:rsid w:val="00B27E97"/>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098E"/>
    <w:rsid w:val="00B510A7"/>
    <w:rsid w:val="00B51327"/>
    <w:rsid w:val="00B520EB"/>
    <w:rsid w:val="00B5232A"/>
    <w:rsid w:val="00B523EE"/>
    <w:rsid w:val="00B529F7"/>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57C9"/>
    <w:rsid w:val="00B868CD"/>
    <w:rsid w:val="00B86AC6"/>
    <w:rsid w:val="00B87445"/>
    <w:rsid w:val="00B875F2"/>
    <w:rsid w:val="00B926BC"/>
    <w:rsid w:val="00B92A2D"/>
    <w:rsid w:val="00B9394B"/>
    <w:rsid w:val="00B93C1F"/>
    <w:rsid w:val="00B95409"/>
    <w:rsid w:val="00B95620"/>
    <w:rsid w:val="00B9623D"/>
    <w:rsid w:val="00B96361"/>
    <w:rsid w:val="00B96D93"/>
    <w:rsid w:val="00B97709"/>
    <w:rsid w:val="00BA03BF"/>
    <w:rsid w:val="00BA0C95"/>
    <w:rsid w:val="00BA3365"/>
    <w:rsid w:val="00BA39EA"/>
    <w:rsid w:val="00BA3E91"/>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E7EF0"/>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07A68"/>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13"/>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7638E"/>
    <w:rsid w:val="00C77B86"/>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3C74"/>
    <w:rsid w:val="00CC4262"/>
    <w:rsid w:val="00CC4CBA"/>
    <w:rsid w:val="00CC68E4"/>
    <w:rsid w:val="00CC6C94"/>
    <w:rsid w:val="00CC723A"/>
    <w:rsid w:val="00CD0330"/>
    <w:rsid w:val="00CD0589"/>
    <w:rsid w:val="00CD0D30"/>
    <w:rsid w:val="00CD337B"/>
    <w:rsid w:val="00CD4A74"/>
    <w:rsid w:val="00CD7B06"/>
    <w:rsid w:val="00CD7D6D"/>
    <w:rsid w:val="00CE03BE"/>
    <w:rsid w:val="00CE0A50"/>
    <w:rsid w:val="00CE0FEB"/>
    <w:rsid w:val="00CE5C25"/>
    <w:rsid w:val="00CE5EA4"/>
    <w:rsid w:val="00CE7F7F"/>
    <w:rsid w:val="00CF0764"/>
    <w:rsid w:val="00CF3544"/>
    <w:rsid w:val="00CF3822"/>
    <w:rsid w:val="00CF421A"/>
    <w:rsid w:val="00CF6E7D"/>
    <w:rsid w:val="00CF6F0E"/>
    <w:rsid w:val="00CF7D42"/>
    <w:rsid w:val="00D0138C"/>
    <w:rsid w:val="00D01893"/>
    <w:rsid w:val="00D02076"/>
    <w:rsid w:val="00D06082"/>
    <w:rsid w:val="00D065F9"/>
    <w:rsid w:val="00D10AF4"/>
    <w:rsid w:val="00D10B24"/>
    <w:rsid w:val="00D154A0"/>
    <w:rsid w:val="00D158FB"/>
    <w:rsid w:val="00D15DC3"/>
    <w:rsid w:val="00D16557"/>
    <w:rsid w:val="00D17EB2"/>
    <w:rsid w:val="00D20798"/>
    <w:rsid w:val="00D22E23"/>
    <w:rsid w:val="00D23FDB"/>
    <w:rsid w:val="00D24BC6"/>
    <w:rsid w:val="00D25FAA"/>
    <w:rsid w:val="00D26731"/>
    <w:rsid w:val="00D2715B"/>
    <w:rsid w:val="00D306B1"/>
    <w:rsid w:val="00D32FD8"/>
    <w:rsid w:val="00D3317A"/>
    <w:rsid w:val="00D343F1"/>
    <w:rsid w:val="00D34489"/>
    <w:rsid w:val="00D36628"/>
    <w:rsid w:val="00D3701B"/>
    <w:rsid w:val="00D375DA"/>
    <w:rsid w:val="00D37F2C"/>
    <w:rsid w:val="00D42C71"/>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65915"/>
    <w:rsid w:val="00D70344"/>
    <w:rsid w:val="00D7100A"/>
    <w:rsid w:val="00D72967"/>
    <w:rsid w:val="00D74131"/>
    <w:rsid w:val="00D744FB"/>
    <w:rsid w:val="00D770C2"/>
    <w:rsid w:val="00D77621"/>
    <w:rsid w:val="00D77645"/>
    <w:rsid w:val="00D81307"/>
    <w:rsid w:val="00D84540"/>
    <w:rsid w:val="00D862E6"/>
    <w:rsid w:val="00D86B18"/>
    <w:rsid w:val="00D86C92"/>
    <w:rsid w:val="00D901ED"/>
    <w:rsid w:val="00D9243B"/>
    <w:rsid w:val="00D94046"/>
    <w:rsid w:val="00D94B02"/>
    <w:rsid w:val="00D95185"/>
    <w:rsid w:val="00D951D6"/>
    <w:rsid w:val="00D953A6"/>
    <w:rsid w:val="00D96ED6"/>
    <w:rsid w:val="00D97206"/>
    <w:rsid w:val="00DA1426"/>
    <w:rsid w:val="00DA1A79"/>
    <w:rsid w:val="00DA3396"/>
    <w:rsid w:val="00DA3B78"/>
    <w:rsid w:val="00DA4547"/>
    <w:rsid w:val="00DA4B03"/>
    <w:rsid w:val="00DA73E6"/>
    <w:rsid w:val="00DB1CEB"/>
    <w:rsid w:val="00DB2569"/>
    <w:rsid w:val="00DB4263"/>
    <w:rsid w:val="00DB5344"/>
    <w:rsid w:val="00DB5542"/>
    <w:rsid w:val="00DB57D7"/>
    <w:rsid w:val="00DB597F"/>
    <w:rsid w:val="00DB5E14"/>
    <w:rsid w:val="00DB68C4"/>
    <w:rsid w:val="00DB7EDD"/>
    <w:rsid w:val="00DC0199"/>
    <w:rsid w:val="00DC07C8"/>
    <w:rsid w:val="00DC4804"/>
    <w:rsid w:val="00DC5166"/>
    <w:rsid w:val="00DC5782"/>
    <w:rsid w:val="00DC5B74"/>
    <w:rsid w:val="00DC5E5A"/>
    <w:rsid w:val="00DC7B52"/>
    <w:rsid w:val="00DD0C00"/>
    <w:rsid w:val="00DD1F37"/>
    <w:rsid w:val="00DD32E4"/>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4CB"/>
    <w:rsid w:val="00E3698A"/>
    <w:rsid w:val="00E3768B"/>
    <w:rsid w:val="00E4070F"/>
    <w:rsid w:val="00E421DB"/>
    <w:rsid w:val="00E4275D"/>
    <w:rsid w:val="00E42960"/>
    <w:rsid w:val="00E430A8"/>
    <w:rsid w:val="00E4420D"/>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3F44"/>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0D9A"/>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4D48"/>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9CD"/>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27AB"/>
    <w:rsid w:val="00FB3511"/>
    <w:rsid w:val="00FB3778"/>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42E"/>
    <w:rsid w:val="00FD7709"/>
    <w:rsid w:val="00FE1A78"/>
    <w:rsid w:val="00FE20D7"/>
    <w:rsid w:val="00FE30DA"/>
    <w:rsid w:val="00FE31BB"/>
    <w:rsid w:val="00FE391D"/>
    <w:rsid w:val="00FE439B"/>
    <w:rsid w:val="00FE7A4B"/>
    <w:rsid w:val="00FF0C8D"/>
    <w:rsid w:val="00FF150A"/>
    <w:rsid w:val="00FF1F49"/>
    <w:rsid w:val="00FF20F4"/>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styleId="UnresolvedMention">
    <w:name w:val="Unresolved Mention"/>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nti.kar@gmail.com" TargetMode="External"/><Relationship Id="rId13" Type="http://schemas.openxmlformats.org/officeDocument/2006/relationships/image" Target="media/image3.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CDF04-7E93-064F-BD5B-7F768A179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27944</Words>
  <Characters>159281</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6</cp:revision>
  <cp:lastPrinted>2018-10-22T21:05:00Z</cp:lastPrinted>
  <dcterms:created xsi:type="dcterms:W3CDTF">2019-01-16T01:51:00Z</dcterms:created>
  <dcterms:modified xsi:type="dcterms:W3CDTF">2019-01-17T06:25:00Z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