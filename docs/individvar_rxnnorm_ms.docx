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237AE">
      <w:pPr>
        <w:pStyle w:val="Heading1"/>
        <w:spacing w:line="36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p>
    <w:p w14:paraId="4DCBFF8E" w14:textId="46DFA816" w:rsidR="00C05D33" w:rsidRPr="00EF339B" w:rsidRDefault="006D2431" w:rsidP="006237AE">
      <w:pPr>
        <w:spacing w:line="36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w:t>
      </w:r>
      <w:r w:rsidR="00047D1A">
        <w:rPr>
          <w:lang w:val="en-AU"/>
        </w:rPr>
        <w:t xml:space="preserve"> R</w:t>
      </w:r>
      <w:r>
        <w:rPr>
          <w:lang w:val="en-AU"/>
        </w:rPr>
        <w:t xml:space="preserve">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237AE">
      <w:pPr>
        <w:spacing w:line="36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237AE">
      <w:pPr>
        <w:spacing w:line="360" w:lineRule="auto"/>
      </w:pPr>
      <w:r w:rsidRPr="00EF339B">
        <w:rPr>
          <w:lang w:val="en-AU"/>
        </w:rPr>
        <w:t xml:space="preserve">2 </w:t>
      </w:r>
      <w:r w:rsidR="00EF339B" w:rsidRPr="00EF339B">
        <w:rPr>
          <w:i/>
        </w:rPr>
        <w:t>Diabetes and Metabolism Division, Garvan Institute of Medical Research, 384 Victoria Street, Darlinghurst, Sydney, NSW 2010, Australia</w:t>
      </w:r>
    </w:p>
    <w:p w14:paraId="2FF3D9B5" w14:textId="2179F1C0" w:rsidR="00061FC5" w:rsidRDefault="00061FC5" w:rsidP="006237AE">
      <w:pPr>
        <w:spacing w:line="36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237AE">
      <w:pPr>
        <w:spacing w:line="36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237AE">
      <w:pPr>
        <w:spacing w:line="360" w:lineRule="auto"/>
        <w:rPr>
          <w:lang w:val="en-AU"/>
        </w:rPr>
      </w:pPr>
    </w:p>
    <w:p w14:paraId="14B8FAE5" w14:textId="025A2040" w:rsidR="00EF339B" w:rsidRDefault="00EF339B" w:rsidP="006237AE">
      <w:pPr>
        <w:spacing w:line="36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237AE">
      <w:pPr>
        <w:spacing w:line="360" w:lineRule="auto"/>
        <w:rPr>
          <w:lang w:val="en-AU"/>
        </w:rPr>
      </w:pPr>
      <w:r>
        <w:rPr>
          <w:lang w:val="en-AU"/>
        </w:rPr>
        <w:t>Correspondence email: fonti.kar@gmail.com</w:t>
      </w:r>
    </w:p>
    <w:p w14:paraId="78719BDC" w14:textId="77777777" w:rsidR="00960CF8" w:rsidRDefault="00960CF8" w:rsidP="006237AE">
      <w:pPr>
        <w:pStyle w:val="Heading1"/>
        <w:spacing w:line="360" w:lineRule="auto"/>
        <w:rPr>
          <w:lang w:val="en-AU"/>
        </w:rPr>
      </w:pPr>
      <w:r>
        <w:rPr>
          <w:lang w:val="en-AU"/>
        </w:rPr>
        <w:t>Abstract</w:t>
      </w:r>
    </w:p>
    <w:p w14:paraId="52B80016" w14:textId="1A86E276" w:rsidR="00EF6DED" w:rsidRDefault="00EF6DED" w:rsidP="006237AE">
      <w:pPr>
        <w:pStyle w:val="ListParagraph"/>
        <w:numPr>
          <w:ilvl w:val="0"/>
          <w:numId w:val="15"/>
        </w:numPr>
        <w:spacing w:line="36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3777E627" w:rsidR="00EF6DED" w:rsidRDefault="00EF6DED" w:rsidP="006237AE">
      <w:pPr>
        <w:pStyle w:val="ListParagraph"/>
        <w:numPr>
          <w:ilvl w:val="0"/>
          <w:numId w:val="15"/>
        </w:numPr>
        <w:spacing w:line="36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w:t>
      </w:r>
      <w:r w:rsidRPr="00AF2E85">
        <w:rPr>
          <w:lang w:val="en-AU"/>
        </w:rPr>
        <w:t>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understood.</w:t>
      </w:r>
    </w:p>
    <w:p w14:paraId="223394B4" w14:textId="7453B8B3" w:rsidR="00EF6DED" w:rsidRDefault="00EF6DED" w:rsidP="006237AE">
      <w:pPr>
        <w:pStyle w:val="ListParagraph"/>
        <w:numPr>
          <w:ilvl w:val="0"/>
          <w:numId w:val="15"/>
        </w:numPr>
        <w:spacing w:line="36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C58BC8A" w:rsidR="00EF6DED" w:rsidRDefault="00EF6DED" w:rsidP="006237AE">
      <w:pPr>
        <w:pStyle w:val="ListParagraph"/>
        <w:numPr>
          <w:ilvl w:val="0"/>
          <w:numId w:val="15"/>
        </w:numPr>
        <w:spacing w:line="360" w:lineRule="auto"/>
        <w:rPr>
          <w:lang w:val="en-AU"/>
        </w:rPr>
      </w:pPr>
      <w:r w:rsidRPr="00AF2E85">
        <w:rPr>
          <w:lang w:val="en-AU"/>
        </w:rPr>
        <w:lastRenderedPageBreak/>
        <w:t xml:space="preserve">Making use of two statistical frameworks, we found that the thermal metabolic reaction norms are significantly repeatable. </w:t>
      </w:r>
      <w:r w:rsidR="000D4BC9">
        <w:rPr>
          <w:lang w:val="en-AU"/>
        </w:rPr>
        <w:t>R</w:t>
      </w:r>
      <w:r w:rsidRPr="00AF2E85">
        <w:rPr>
          <w:lang w:val="en-AU"/>
        </w:rPr>
        <w:t>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w:t>
      </w:r>
      <w:r w:rsidR="000D4BC9">
        <w:rPr>
          <w:lang w:val="en-AU"/>
        </w:rPr>
        <w:t>ing</w:t>
      </w:r>
      <w:r w:rsidRPr="00AF2E85">
        <w:rPr>
          <w:lang w:val="en-AU"/>
        </w:rPr>
        <w:t xml:space="preserve"> different evolutionary insights into the how the shape of the reaction norm can be shaped by natural selection.</w:t>
      </w:r>
    </w:p>
    <w:p w14:paraId="3C46883F" w14:textId="25B4312F" w:rsidR="00EF6DED" w:rsidRDefault="00EF6DED" w:rsidP="006237AE">
      <w:pPr>
        <w:pStyle w:val="ListParagraph"/>
        <w:numPr>
          <w:ilvl w:val="0"/>
          <w:numId w:val="15"/>
        </w:numPr>
        <w:spacing w:line="36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5A2B1698" w:rsidR="00EF6DED" w:rsidRPr="002E5E93" w:rsidRDefault="00EF6DED" w:rsidP="006237AE">
      <w:pPr>
        <w:pStyle w:val="ListParagraph"/>
        <w:numPr>
          <w:ilvl w:val="0"/>
          <w:numId w:val="15"/>
        </w:numPr>
        <w:spacing w:line="36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0D4BC9">
        <w:rPr>
          <w:lang w:val="en-AU"/>
        </w:rPr>
        <w:t xml:space="preserve"> and future 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w:t>
      </w:r>
      <w:r w:rsidR="000D4BC9">
        <w:rPr>
          <w:lang w:val="en-AU"/>
        </w:rPr>
        <w:t>aggregation</w:t>
      </w:r>
      <w:r w:rsidRPr="00AF2E85">
        <w:rPr>
          <w:lang w:val="en-AU"/>
        </w:rPr>
        <w:t>.</w:t>
      </w:r>
    </w:p>
    <w:p w14:paraId="1A72D759" w14:textId="7533F390" w:rsidR="00711670" w:rsidRDefault="00711670" w:rsidP="006237AE">
      <w:pPr>
        <w:pStyle w:val="Heading1"/>
        <w:spacing w:line="360" w:lineRule="auto"/>
        <w:rPr>
          <w:lang w:val="en-AU"/>
        </w:rPr>
      </w:pPr>
      <w:r>
        <w:rPr>
          <w:lang w:val="en-AU"/>
        </w:rPr>
        <w:t>Keywords</w:t>
      </w:r>
    </w:p>
    <w:p w14:paraId="6513C975" w14:textId="3FF328A3" w:rsidR="00A56702" w:rsidRPr="00A56702" w:rsidRDefault="00A56702" w:rsidP="006237AE">
      <w:pPr>
        <w:spacing w:line="360" w:lineRule="auto"/>
        <w:rPr>
          <w:lang w:val="en-AU"/>
        </w:rPr>
      </w:pPr>
      <w:r>
        <w:rPr>
          <w:lang w:val="en-AU"/>
        </w:rPr>
        <w:t xml:space="preserve">Phenotypic plasticity, reaction norm, thermal sensitivity, repeatability </w:t>
      </w:r>
    </w:p>
    <w:p w14:paraId="18CC7C2E" w14:textId="15207D47" w:rsidR="00444B65" w:rsidRDefault="00444B65" w:rsidP="006237AE">
      <w:pPr>
        <w:pStyle w:val="Heading1"/>
        <w:spacing w:line="360" w:lineRule="auto"/>
        <w:rPr>
          <w:lang w:val="en-AU"/>
        </w:rPr>
      </w:pPr>
      <w:r>
        <w:rPr>
          <w:lang w:val="en-AU"/>
        </w:rPr>
        <w:t>Introduction</w:t>
      </w:r>
    </w:p>
    <w:p w14:paraId="6C9020BE" w14:textId="0DF03EDA" w:rsidR="00797FA6" w:rsidRDefault="00797FA6" w:rsidP="006237AE">
      <w:pPr>
        <w:pStyle w:val="Thesisnormal"/>
        <w:spacing w:line="36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BC1AA5">
        <w:rPr>
          <w:rFonts w:eastAsiaTheme="minorHAnsi"/>
          <w:lang w:val="en-US"/>
        </w:rPr>
        <w:t xml:space="preserve"> </w:t>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(De Jong &amp; Van Noordwijk 1992)</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w:t>
      </w:r>
      <w:r w:rsidR="000D4BC9">
        <w:t>thought to be</w:t>
      </w:r>
      <w:r w:rsidR="008573B2">
        <w:t xml:space="preserv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Furthermore, an individual’s metabolism contributes to the flow of energy, biomass and nutrients in the population, which can have impact </w:t>
      </w:r>
      <w:r w:rsidR="00494917">
        <w:t xml:space="preserve">on </w:t>
      </w:r>
      <w:r>
        <w:t xml:space="preserve">communities and </w:t>
      </w:r>
      <w:r w:rsidR="000D4BC9">
        <w:t>ecosystems</w:t>
      </w:r>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w:t>
      </w:r>
      <w:r>
        <w:lastRenderedPageBreak/>
        <w:t xml:space="preserve">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w:t>
      </w:r>
      <w:r w:rsidR="00641989">
        <w:t xml:space="preserve">will </w:t>
      </w:r>
      <w:r>
        <w:t xml:space="preserve">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0F126B8" w14:textId="28652955" w:rsidR="002E6AF5" w:rsidRPr="00A62E8B" w:rsidRDefault="005E35FB" w:rsidP="00A62E8B">
      <w:pPr>
        <w:spacing w:line="36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ecological processes</w:t>
      </w:r>
      <w:r>
        <w:rPr>
          <w:lang w:val="en-AU"/>
        </w:rPr>
        <w:t xml:space="preserve"> </w:t>
      </w:r>
      <w:r w:rsidR="003512BE">
        <w:rPr>
          <w:lang w:val="en-AU"/>
        </w:rPr>
        <w:t>based</w:t>
      </w:r>
      <w:r w:rsidR="00A62E8B">
        <w:rPr>
          <w:lang w:val="en-AU"/>
        </w:rPr>
        <w:t xml:space="preserve"> on</w:t>
      </w:r>
      <w:r w:rsidR="003512BE">
        <w:rPr>
          <w:lang w:val="en-AU"/>
        </w:rPr>
        <w:t xml:space="preserve"> physiological rates at the individual level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principles </w:t>
      </w:r>
      <w:r w:rsidR="00F407F3">
        <w:rPr>
          <w:lang w:val="en-AU"/>
        </w:rPr>
        <w:t>from</w:t>
      </w:r>
      <w:r>
        <w:rPr>
          <w:lang w:val="en-AU"/>
        </w:rPr>
        <w:t xml:space="preserve"> </w:t>
      </w:r>
      <w:r w:rsidR="003512BE">
        <w:rPr>
          <w:lang w:val="en-AU"/>
        </w:rPr>
        <w:t xml:space="preserve">biology, </w:t>
      </w:r>
      <w:r>
        <w:rPr>
          <w:lang w:val="en-AU"/>
        </w:rPr>
        <w:t>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F50DFF">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CD7E9B">
        <w:rPr>
          <w:lang w:val="en-AU"/>
        </w:rPr>
        <w:t xml:space="preserve">. However, this </w:t>
      </w:r>
      <w:r w:rsidR="00F54B1C">
        <w:rPr>
          <w:lang w:val="en-AU"/>
        </w:rPr>
        <w:t xml:space="preserve">may be overly </w:t>
      </w:r>
      <w:r w:rsidR="001D207E">
        <w:rPr>
          <w:lang w:val="en-AU"/>
        </w:rPr>
        <w:t xml:space="preserve">simplistic </w:t>
      </w:r>
      <w:r w:rsidR="00C86A91">
        <w:rPr>
          <w:lang w:val="en-AU"/>
        </w:rPr>
        <w:t xml:space="preserve">view </w:t>
      </w:r>
      <w:r w:rsidR="00C430B2">
        <w:rPr>
          <w:lang w:val="en-AU"/>
        </w:rPr>
        <w:t>given that</w:t>
      </w:r>
      <w:r w:rsidR="001D207E">
        <w:rPr>
          <w:lang w:val="en-AU"/>
        </w:rPr>
        <w:t xml:space="preserve"> </w:t>
      </w:r>
      <w:r w:rsidR="003512BE">
        <w:rPr>
          <w:lang w:val="en-AU"/>
        </w:rPr>
        <w:t xml:space="preserve">physiological mechanisms at </w:t>
      </w:r>
      <w:r w:rsidR="00C86A91">
        <w:rPr>
          <w:lang w:val="en-AU"/>
        </w:rPr>
        <w:t xml:space="preserve">the </w:t>
      </w:r>
      <w:r w:rsidR="003512BE">
        <w:rPr>
          <w:lang w:val="en-AU"/>
        </w:rPr>
        <w:t xml:space="preserve">individual level are highly complex and variable </w:t>
      </w:r>
      <w:r w:rsidR="003512BE">
        <w:rPr>
          <w:lang w:val="en-AU"/>
        </w:rPr>
        <w:fldChar w:fldCharType="begin"/>
      </w:r>
      <w:r w:rsidR="003512BE">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lang w:val="en-AU"/>
        </w:rPr>
        <w:fldChar w:fldCharType="separate"/>
      </w:r>
      <w:r w:rsidR="003512BE">
        <w:rPr>
          <w:rFonts w:eastAsiaTheme="minorHAnsi"/>
          <w:lang w:val="en-US"/>
        </w:rPr>
        <w:t>(Glazier 2005; White &amp; Kearney 2012)</w:t>
      </w:r>
      <w:r w:rsidR="003512BE">
        <w:rPr>
          <w:lang w:val="en-AU"/>
        </w:rPr>
        <w:fldChar w:fldCharType="end"/>
      </w:r>
      <w:r w:rsidR="003512BE">
        <w:rPr>
          <w:lang w:val="en-AU"/>
        </w:rPr>
        <w:t xml:space="preserve">. For example, many explanations for a </w:t>
      </w:r>
      <w:r w:rsidR="00CD7E9B">
        <w:rPr>
          <w:lang w:val="en-AU"/>
        </w:rPr>
        <w:t>‘</w:t>
      </w:r>
      <w:r w:rsidR="003512BE">
        <w:rPr>
          <w:lang w:val="en-AU"/>
        </w:rPr>
        <w:t>universal</w:t>
      </w:r>
      <w:r w:rsidR="00CD7E9B">
        <w:rPr>
          <w:lang w:val="en-AU"/>
        </w:rPr>
        <w:t>’</w:t>
      </w:r>
      <w:r w:rsidR="003512BE">
        <w:rPr>
          <w:lang w:val="en-AU"/>
        </w:rPr>
        <w:t xml:space="preserve"> mass-scaling exponent are based on the assumption that supply of macronutrients to metabolic machinery is constant, but this is known to vary between individuals (</w:t>
      </w:r>
      <w:r w:rsidR="003512BE">
        <w:rPr>
          <w:rFonts w:eastAsiaTheme="minorHAnsi"/>
          <w:lang w:val="en-US"/>
        </w:rPr>
        <w:fldChar w:fldCharType="begin"/>
      </w:r>
      <w:r w:rsidR="003512BE">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 xml:space="preserve">Speakman </w:t>
      </w:r>
      <w:r w:rsidR="003512BE">
        <w:rPr>
          <w:rFonts w:eastAsiaTheme="minorHAnsi"/>
          <w:i/>
          <w:iCs/>
          <w:lang w:val="en-US"/>
        </w:rPr>
        <w:t>et al.</w:t>
      </w:r>
      <w:r w:rsidR="003512BE">
        <w:rPr>
          <w:rFonts w:eastAsiaTheme="minorHAnsi"/>
          <w:lang w:val="en-US"/>
        </w:rPr>
        <w:t xml:space="preserve"> 2004; Steyermark 2005; Metcalfe 2005)</w:t>
      </w:r>
      <w:r w:rsidR="003512BE">
        <w:rPr>
          <w:rFonts w:eastAsiaTheme="minorHAnsi"/>
          <w:lang w:val="en-US"/>
        </w:rPr>
        <w:fldChar w:fldCharType="end"/>
      </w:r>
      <w:r w:rsidR="003512BE">
        <w:rPr>
          <w:lang w:val="en-AU"/>
        </w:rPr>
        <w:t xml:space="preserve">. </w:t>
      </w:r>
      <w:r w:rsidR="00BC2B7D">
        <w:rPr>
          <w:lang w:val="en-AU"/>
        </w:rPr>
        <w:t xml:space="preserve">Moreover, </w:t>
      </w:r>
      <w:r w:rsidR="00CD7E9B">
        <w:rPr>
          <w:lang w:val="en-AU"/>
        </w:rPr>
        <w:t xml:space="preserve">species differences in </w:t>
      </w:r>
      <w:r w:rsidR="003512BE">
        <w:rPr>
          <w:lang w:val="en-AU"/>
        </w:rPr>
        <w:t>mass scaling exponents</w:t>
      </w:r>
      <w:r w:rsidR="00BC2B7D">
        <w:rPr>
          <w:lang w:val="en-AU"/>
        </w:rPr>
        <w:t xml:space="preserve"> have </w:t>
      </w:r>
      <w:r w:rsidR="003512BE">
        <w:rPr>
          <w:lang w:val="en-AU"/>
        </w:rPr>
        <w:t>been linked to factors such as temperature and endo-/</w:t>
      </w:r>
      <w:proofErr w:type="spellStart"/>
      <w:r w:rsidR="003512BE">
        <w:rPr>
          <w:lang w:val="en-AU"/>
        </w:rPr>
        <w:t>ectothermy</w:t>
      </w:r>
      <w:proofErr w:type="spellEnd"/>
      <w:r w:rsidR="00CD7E9B">
        <w:rPr>
          <w:lang w:val="en-AU"/>
        </w:rPr>
        <w:t>, further</w:t>
      </w:r>
      <w:r w:rsidR="003512BE">
        <w:rPr>
          <w:lang w:val="en-AU"/>
        </w:rPr>
        <w:t xml:space="preserve"> </w:t>
      </w:r>
      <w:r w:rsidR="00BC2B7D">
        <w:rPr>
          <w:lang w:val="en-AU"/>
        </w:rPr>
        <w:t>challeng</w:t>
      </w:r>
      <w:r w:rsidR="00CD7E9B">
        <w:rPr>
          <w:lang w:val="en-AU"/>
        </w:rPr>
        <w:t>ing</w:t>
      </w:r>
      <w:r w:rsidR="00BC2B7D">
        <w:rPr>
          <w:lang w:val="en-AU"/>
        </w:rPr>
        <w:t xml:space="preserve"> this ‘one-size-fits-all’ line of thinking</w:t>
      </w:r>
      <w:r w:rsidR="00BC2B7D">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(Barneche, White &amp; Marshall 2016</w:t>
      </w:r>
      <w:r w:rsidR="003512BE">
        <w:rPr>
          <w:rFonts w:eastAsiaTheme="minorHAnsi"/>
          <w:lang w:val="en-US"/>
        </w:rPr>
        <w:fldChar w:fldCharType="end"/>
      </w:r>
      <w:r w:rsidR="003512BE">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Killen, Atkinson &amp; Glazier 2010</w:t>
      </w:r>
      <w:r w:rsidR="003512BE">
        <w:rPr>
          <w:rFonts w:eastAsiaTheme="minorHAnsi"/>
          <w:lang w:val="en-US"/>
        </w:rPr>
        <w:fldChar w:fldCharType="end"/>
      </w:r>
      <w:r w:rsidR="00BC2B7D">
        <w:rPr>
          <w:rFonts w:eastAsiaTheme="minorHAnsi"/>
          <w:lang w:val="en-US"/>
        </w:rPr>
        <w:t xml:space="preserve">). </w:t>
      </w:r>
      <w:r w:rsidR="00CD7E9B">
        <w:rPr>
          <w:lang w:val="en-AU"/>
        </w:rPr>
        <w:t>While v</w:t>
      </w:r>
      <w:r w:rsidR="002E6AF5">
        <w:rPr>
          <w:lang w:val="en-AU"/>
        </w:rPr>
        <w:t xml:space="preserve">ariation in scaling exponents may have true biological meaning, it may </w:t>
      </w:r>
      <w:r w:rsidR="00F3175A">
        <w:rPr>
          <w:lang w:val="en-AU"/>
        </w:rPr>
        <w:t>also represent a</w:t>
      </w:r>
      <w:r w:rsidR="00341DBF">
        <w:rPr>
          <w:lang w:val="en-AU"/>
        </w:rPr>
        <w:t xml:space="preserve"> </w:t>
      </w:r>
      <w:r w:rsidR="002E7367">
        <w:rPr>
          <w:lang w:val="en-AU"/>
        </w:rPr>
        <w:t>misleading generalisation</w:t>
      </w:r>
      <w:r w:rsidR="002E6AF5">
        <w:rPr>
          <w:lang w:val="en-AU"/>
        </w:rPr>
        <w:t xml:space="preserve"> where energetic scaling relationships described at the </w:t>
      </w:r>
      <w:r w:rsidR="00CD7E9B">
        <w:rPr>
          <w:lang w:val="en-AU"/>
        </w:rPr>
        <w:t xml:space="preserve">lower </w:t>
      </w:r>
      <w:r w:rsidR="002E6AF5">
        <w:rPr>
          <w:lang w:val="en-AU"/>
        </w:rPr>
        <w:t>level</w:t>
      </w:r>
      <w:r w:rsidR="00CD7E9B">
        <w:rPr>
          <w:lang w:val="en-AU"/>
        </w:rPr>
        <w:t>s</w:t>
      </w:r>
      <w:r w:rsidR="002E6AF5">
        <w:rPr>
          <w:lang w:val="en-AU"/>
        </w:rPr>
        <w:t xml:space="preserve"> </w:t>
      </w:r>
      <w:r w:rsidR="00C86A91">
        <w:rPr>
          <w:lang w:val="en-AU"/>
        </w:rPr>
        <w:t>are</w:t>
      </w:r>
      <w:r w:rsidR="002E6AF5">
        <w:rPr>
          <w:lang w:val="en-AU"/>
        </w:rPr>
        <w:t xml:space="preserve"> incorrectly attributed to </w:t>
      </w:r>
      <w:r w:rsidR="00CD7E9B">
        <w:rPr>
          <w:lang w:val="en-AU"/>
        </w:rPr>
        <w:t xml:space="preserve">higher </w:t>
      </w:r>
      <w:r w:rsidR="002E6AF5">
        <w:rPr>
          <w:lang w:val="en-AU"/>
        </w:rPr>
        <w:t>taxonomic levels (</w:t>
      </w:r>
      <w:r w:rsidR="00C91FB1">
        <w:rPr>
          <w:rFonts w:eastAsiaTheme="minorHAnsi"/>
          <w:lang w:val="en-US"/>
        </w:rPr>
        <w:fldChar w:fldCharType="begin"/>
      </w:r>
      <w:r w:rsidR="00C91FB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C91FB1">
        <w:rPr>
          <w:rFonts w:eastAsiaTheme="minorHAnsi"/>
          <w:lang w:val="en-US"/>
        </w:rPr>
        <w:fldChar w:fldCharType="separate"/>
      </w:r>
      <w:r w:rsidR="00C91FB1">
        <w:rPr>
          <w:rFonts w:eastAsiaTheme="minorHAnsi"/>
          <w:lang w:val="en-US"/>
        </w:rPr>
        <w:t>van de Pol &amp; Wright 2009</w:t>
      </w:r>
      <w:r w:rsidR="00C91FB1">
        <w:rPr>
          <w:rFonts w:eastAsiaTheme="minorHAnsi"/>
          <w:lang w:val="en-US"/>
        </w:rPr>
        <w:fldChar w:fldCharType="end"/>
      </w:r>
      <w:r w:rsidR="002E6AF5">
        <w:rPr>
          <w:lang w:val="en-AU"/>
        </w:rPr>
        <w:t xml:space="preserve">). </w:t>
      </w:r>
      <w:r w:rsidR="00070E39">
        <w:rPr>
          <w:lang w:val="en-AU"/>
        </w:rPr>
        <w:t>P</w:t>
      </w:r>
      <w:r w:rsidR="00FA7A72">
        <w:rPr>
          <w:lang w:val="en-AU"/>
        </w:rPr>
        <w:t>rocesses governing shifts in metabolic rate</w:t>
      </w:r>
      <w:r w:rsidR="002E6AF5">
        <w:rPr>
          <w:lang w:val="en-AU"/>
        </w:rPr>
        <w:t xml:space="preserve"> within individual</w:t>
      </w:r>
      <w:r w:rsidR="00FA7A72">
        <w:rPr>
          <w:lang w:val="en-AU"/>
        </w:rPr>
        <w:t>s</w:t>
      </w:r>
      <w:r w:rsidR="002E6AF5">
        <w:rPr>
          <w:lang w:val="en-AU"/>
        </w:rPr>
        <w:t xml:space="preserve"> can</w:t>
      </w:r>
      <w:r w:rsidR="009B6D5B">
        <w:rPr>
          <w:lang w:val="en-AU"/>
        </w:rPr>
        <w:t xml:space="preserve"> thus</w:t>
      </w:r>
      <w:r w:rsidR="002E6AF5">
        <w:rPr>
          <w:lang w:val="en-AU"/>
        </w:rPr>
        <w:t xml:space="preserve"> impact among-individual relationships </w:t>
      </w:r>
      <w:r w:rsidR="00FA7A72">
        <w:rPr>
          <w:lang w:val="en-AU"/>
        </w:rPr>
        <w:t>that ultimately</w:t>
      </w:r>
      <w:r w:rsidR="002E6AF5">
        <w:rPr>
          <w:lang w:val="en-AU"/>
        </w:rPr>
        <w:t xml:space="preserve"> </w:t>
      </w:r>
      <w:r w:rsidR="00C86A91">
        <w:rPr>
          <w:lang w:val="en-AU"/>
        </w:rPr>
        <w:t xml:space="preserve">carry </w:t>
      </w:r>
      <w:r w:rsidR="00E80A95">
        <w:rPr>
          <w:lang w:val="en-AU"/>
        </w:rPr>
        <w:t>over</w:t>
      </w:r>
      <w:r w:rsidR="002E6AF5">
        <w:rPr>
          <w:lang w:val="en-AU"/>
        </w:rPr>
        <w:t xml:space="preserve"> to species level</w:t>
      </w:r>
      <w:r w:rsidR="00A62E8B" w:rsidRPr="00A62E8B">
        <w:rPr>
          <w:lang w:val="en-AU"/>
        </w:rPr>
        <w:t xml:space="preserve"> </w:t>
      </w:r>
      <w:r w:rsidR="00A62E8B">
        <w:rPr>
          <w:lang w:val="en-AU"/>
        </w:rPr>
        <w:t>relationships</w:t>
      </w:r>
      <w:r w:rsidR="00A62E8B">
        <w:t xml:space="preserve"> </w:t>
      </w:r>
      <w:r w:rsidR="002E6AF5">
        <w:t xml:space="preserve">(Fig. 1). </w:t>
      </w:r>
      <w:r w:rsidR="002E6AF5">
        <w:rPr>
          <w:lang w:val="en-AU"/>
        </w:rPr>
        <w:t xml:space="preserve">While the mechanisms driving variability in energetic scaling remains contentious, </w:t>
      </w:r>
      <w:r w:rsidR="003D54BB">
        <w:rPr>
          <w:lang w:val="en-AU"/>
        </w:rPr>
        <w:t xml:space="preserve">individual </w:t>
      </w:r>
      <w:r w:rsidR="00CD7E9B">
        <w:t xml:space="preserve">level </w:t>
      </w:r>
      <w:r w:rsidR="002E6AF5">
        <w:t xml:space="preserve">metabolic </w:t>
      </w:r>
      <w:r w:rsidR="003D54BB">
        <w:t>responses</w:t>
      </w:r>
      <w:r w:rsidR="002E6AF5">
        <w:t xml:space="preserve"> </w:t>
      </w:r>
      <w:r w:rsidR="002E6AF5">
        <w:rPr>
          <w:lang w:val="en-AU"/>
        </w:rPr>
        <w:t xml:space="preserve">may provide important </w:t>
      </w:r>
      <w:r w:rsidR="002E6AF5">
        <w:rPr>
          <w:lang w:val="en-AU"/>
        </w:rPr>
        <w:lastRenderedPageBreak/>
        <w:t>insight</w:t>
      </w:r>
      <w:r w:rsidR="00C86A91">
        <w:rPr>
          <w:lang w:val="en-AU"/>
        </w:rPr>
        <w:t>s</w:t>
      </w:r>
      <w:r w:rsidR="002E6AF5">
        <w:rPr>
          <w:lang w:val="en-AU"/>
        </w:rPr>
        <w:t xml:space="preserve">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00D2A72" w:rsidR="00C00B6E" w:rsidRDefault="00C00B6E" w:rsidP="006237AE">
      <w:pPr>
        <w:spacing w:line="36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w:t>
      </w:r>
      <w:proofErr w:type="gramStart"/>
      <w:r>
        <w:rPr>
          <w:sz w:val="21"/>
          <w:lang w:val="en-AU"/>
        </w:rPr>
        <w:t>represent</w:t>
      </w:r>
      <w:r w:rsidR="00F3175A">
        <w:rPr>
          <w:sz w:val="21"/>
          <w:lang w:val="en-AU"/>
        </w:rPr>
        <w:t>s</w:t>
      </w:r>
      <w:proofErr w:type="gramEnd"/>
      <w:r w:rsidR="00F3175A">
        <w:rPr>
          <w:sz w:val="21"/>
          <w:lang w:val="en-AU"/>
        </w:rPr>
        <w:t xml:space="preserve"> the species average of</w:t>
      </w:r>
      <w:r>
        <w:rPr>
          <w:sz w:val="21"/>
          <w:lang w:val="en-AU"/>
        </w:rPr>
        <w:t xml:space="preserve"> log metabolic rate and log body mass. The small dots represent the</w:t>
      </w:r>
      <w:r w:rsidR="00F3175A">
        <w:rPr>
          <w:sz w:val="21"/>
          <w:lang w:val="en-AU"/>
        </w:rPr>
        <w:t xml:space="preserve"> individual averages</w:t>
      </w:r>
      <w:r>
        <w:rPr>
          <w:sz w:val="21"/>
          <w:lang w:val="en-AU"/>
        </w:rPr>
        <w:t xml:space="preserve"> </w:t>
      </w:r>
      <w:r w:rsidR="00F3175A">
        <w:rPr>
          <w:sz w:val="21"/>
          <w:lang w:val="en-AU"/>
        </w:rPr>
        <w:t xml:space="preserve">of </w:t>
      </w:r>
      <w:r>
        <w:rPr>
          <w:sz w:val="21"/>
          <w:lang w:val="en-AU"/>
        </w:rPr>
        <w:t>log metabolic rate and log body mass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w:t>
      </w:r>
      <w:r w:rsidR="00B37369">
        <w:rPr>
          <w:sz w:val="21"/>
          <w:lang w:val="en-AU"/>
        </w:rPr>
        <w:t>, a</w:t>
      </w:r>
      <w:r>
        <w:rPr>
          <w:sz w:val="21"/>
          <w:lang w:val="en-AU"/>
        </w:rPr>
        <w:t xml:space="preserve">fter which, </w:t>
      </w:r>
      <w:r w:rsidR="00F3175A">
        <w:rPr>
          <w:sz w:val="21"/>
          <w:lang w:val="en-AU"/>
        </w:rPr>
        <w:t xml:space="preserve">among </w:t>
      </w:r>
      <w:r>
        <w:rPr>
          <w:sz w:val="21"/>
          <w:lang w:val="en-AU"/>
        </w:rPr>
        <w:t>species metabolic scaling relationship is estimated</w:t>
      </w:r>
      <w:r w:rsidR="00F3175A">
        <w:rPr>
          <w:sz w:val="21"/>
          <w:lang w:val="en-AU"/>
        </w:rPr>
        <w:t xml:space="preserve"> (in set)</w:t>
      </w:r>
      <w:r>
        <w:rPr>
          <w:sz w:val="21"/>
          <w:lang w:val="en-AU"/>
        </w:rPr>
        <w:t xml:space="preserve">. </w:t>
      </w:r>
    </w:p>
    <w:p w14:paraId="0BABFE0E" w14:textId="4BB6CF46" w:rsidR="007A6F97" w:rsidRPr="007A6F97" w:rsidRDefault="007A6F97" w:rsidP="006237AE">
      <w:pPr>
        <w:spacing w:line="360" w:lineRule="auto"/>
        <w:rPr>
          <w:lang w:val="en-AU"/>
        </w:rPr>
      </w:pPr>
    </w:p>
    <w:p w14:paraId="52422AEC" w14:textId="0266C30C" w:rsidR="002905E1" w:rsidRDefault="00C00B6E" w:rsidP="006237AE">
      <w:pPr>
        <w:spacing w:line="360" w:lineRule="auto"/>
        <w:ind w:firstLine="720"/>
        <w:rPr>
          <w:rFonts w:eastAsiaTheme="minorHAnsi"/>
          <w:lang w:val="en-US"/>
        </w:rPr>
      </w:pPr>
      <w:r>
        <w:t xml:space="preserve">Individual physiological processes respond to the environment in diverse ways which is expected to lead to individual differences in </w:t>
      </w:r>
      <w:r w:rsidR="00C86A91">
        <w:t>metabolic plasticity</w:t>
      </w:r>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237AE">
      <w:pPr>
        <w:spacing w:line="360" w:lineRule="auto"/>
        <w:ind w:firstLine="720"/>
        <w:rPr>
          <w:rFonts w:eastAsiaTheme="minorHAnsi"/>
          <w:lang w:val="en-US"/>
        </w:rPr>
      </w:pPr>
      <w:r>
        <w:rPr>
          <w:rFonts w:eastAsiaTheme="minorHAnsi"/>
          <w:lang w:val="en-US"/>
        </w:rPr>
        <w:instrText>Compromises </w:instrText>
      </w:r>
    </w:p>
    <w:p w14:paraId="74C1EDDC" w14:textId="1ED97586" w:rsidR="00C00B6E" w:rsidRPr="008A7CC7" w:rsidRDefault="002905E1" w:rsidP="00DD3EB4">
      <w:pPr>
        <w:spacing w:line="36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w:t>
      </w:r>
      <w:r w:rsidR="00DD3EB4">
        <w:t xml:space="preserve">respond </w:t>
      </w:r>
      <w:r w:rsidR="00C00B6E">
        <w:t xml:space="preserve">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Seebacher 2005)</w:t>
      </w:r>
      <w:r w:rsidR="00C00B6E">
        <w:rPr>
          <w:rFonts w:eastAsiaTheme="minorHAnsi"/>
          <w:lang w:val="en-US"/>
        </w:rPr>
        <w:fldChar w:fldCharType="end"/>
      </w:r>
      <w:r w:rsidR="00C00B6E">
        <w:t xml:space="preserve">. Individual </w:t>
      </w:r>
      <w:r w:rsidR="000D769F">
        <w:t xml:space="preserve">differences in </w:t>
      </w:r>
      <w:r w:rsidR="00C00B6E">
        <w:t xml:space="preserve">metabolic plasticity may </w:t>
      </w:r>
      <w:r w:rsidR="00C86A91">
        <w:t>explain</w:t>
      </w:r>
      <w:r w:rsidR="00C00B6E">
        <w:t xml:space="preserve"> why there is no agreed upon, </w:t>
      </w:r>
      <w:r w:rsidR="00E80A95">
        <w:t>'</w:t>
      </w:r>
      <w:r w:rsidR="00C00B6E">
        <w:t>universal</w:t>
      </w:r>
      <w:r w:rsidR="00E80A95">
        <w:t>’</w:t>
      </w:r>
      <w:r w:rsidR="00C00B6E">
        <w:t xml:space="preserve">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E63539">
        <w:rPr>
          <w:rFonts w:eastAsiaTheme="minorHAnsi"/>
          <w:lang w:val="en-US"/>
        </w:rPr>
        <w:t>.</w:t>
      </w:r>
      <w:r w:rsidR="00C00B6E">
        <w:t xml:space="preserve"> Given that physiological machinery adjust</w:t>
      </w:r>
      <w:r w:rsidR="00C86A91">
        <w:t>s</w:t>
      </w:r>
      <w:r w:rsidR="00C00B6E">
        <w:t xml:space="preserve"> to oscillations in temperature and body mass within </w:t>
      </w:r>
      <w:r w:rsidR="00C86A91">
        <w:t xml:space="preserve">the </w:t>
      </w:r>
      <w:r w:rsidR="00C00B6E">
        <w:t xml:space="preserve">lifetime of an individual (e.g. seasonal changes), the mass scaling relationship with 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5076F36B" w:rsidR="009745BB" w:rsidRDefault="009745BB" w:rsidP="00DD3EB4">
      <w:pPr>
        <w:spacing w:line="360" w:lineRule="auto"/>
        <w:ind w:firstLine="720"/>
      </w:pPr>
      <w:r>
        <w:lastRenderedPageBreak/>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Nespolo &amp; Franco 2007; White, Schimpf &amp; Cassey 2013)</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is fundamental</w:t>
      </w:r>
      <w:r w:rsidR="00B37369">
        <w:t xml:space="preserve"> </w:t>
      </w:r>
      <w:r>
        <w:t xml:space="preserve">in understanding the capacity for plasticity itself to evolve. </w:t>
      </w:r>
      <w:r w:rsidR="000D769F">
        <w:t>R</w:t>
      </w:r>
      <w:r w:rsidR="00E63539">
        <w:t xml:space="preserve">epeated </w:t>
      </w:r>
      <w:r w:rsidR="00DD3EB4">
        <w:t>sampling of reaction norms</w:t>
      </w:r>
      <w:r w:rsidR="00E63539">
        <w:t xml:space="preserve"> </w:t>
      </w:r>
      <w:r>
        <w:t xml:space="preserve">is logistically tedious </w:t>
      </w:r>
      <w:r w:rsidR="00E63539">
        <w:t>but</w:t>
      </w:r>
      <w:r>
        <w:t xml:space="preserve"> important for metabolic scaling studies</w:t>
      </w:r>
      <w:r w:rsidR="00457CB5">
        <w:t xml:space="preserve"> </w:t>
      </w:r>
      <w:r w:rsidR="00E63539">
        <w:t>as</w:t>
      </w:r>
      <w:r w:rsidR="00457CB5">
        <w:t xml:space="preserve"> </w:t>
      </w:r>
      <w:r>
        <w:t>body mass and metabolic rate tend to be measured only once</w:t>
      </w:r>
      <w:r w:rsidR="00457CB5">
        <w:t>. This</w:t>
      </w:r>
      <w:r>
        <w:t xml:space="preserve"> mak</w:t>
      </w:r>
      <w:r w:rsidR="00457CB5">
        <w:t>es</w:t>
      </w:r>
      <w:r>
        <w:t xml:space="preserve"> </w:t>
      </w:r>
      <w:r w:rsidR="00457CB5">
        <w:t xml:space="preserve">metabolic scaling studies </w:t>
      </w:r>
      <w:r>
        <w:t xml:space="preserve">strongly susceptible to sampling variability if scaling relationships exhibit low repeatability. </w:t>
      </w:r>
    </w:p>
    <w:p w14:paraId="20B2B84C" w14:textId="78D6C303" w:rsidR="009745BB" w:rsidRDefault="009745BB" w:rsidP="006237AE">
      <w:pPr>
        <w:spacing w:line="36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del w:id="0" w:author="Daniel Noble" w:date="2019-01-10T21:15:00Z">
        <w:r w:rsidDel="00C86A91">
          <w:delText>The c</w:delText>
        </w:r>
      </w:del>
      <w:ins w:id="1" w:author="Daniel Noble" w:date="2019-01-10T21:15:00Z">
        <w:r w:rsidR="00C86A91">
          <w:t>C</w:t>
        </w:r>
      </w:ins>
      <w:r>
        <w:t>haracter-state approach models phenotypic change in a set of environments as discrete ‘states’ or categories. In contrast, function-valued approach</w:t>
      </w:r>
      <w:r w:rsidR="00C86A91">
        <w:t>es</w:t>
      </w:r>
      <w:r>
        <w:t xml:space="preserve">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describe</w:t>
      </w:r>
      <w:r w:rsidR="00C86A91">
        <w:t xml:space="preserve"> </w:t>
      </w:r>
      <w:r w:rsidR="009B6D5B">
        <w:t>phenotypic changes</w:t>
      </w:r>
      <w:r w:rsidR="00C86A91">
        <w:t xml:space="preserve"> </w:t>
      </w:r>
      <w:r w:rsidR="009B6D5B">
        <w:t xml:space="preserve">using </w:t>
      </w:r>
      <w:r>
        <w:t xml:space="preserve">parameters </w:t>
      </w:r>
      <w:r w:rsidR="009B6D5B">
        <w:t>of</w:t>
      </w:r>
      <w:r w:rsidR="00C86A91">
        <w:t xml:space="preserve"> </w:t>
      </w:r>
      <w:r>
        <w:t>a mathematical function. In this circumstance, the model parameters (e.g. intercept and slope) are the main targets of selection. Granted that t</w:t>
      </w:r>
      <w:r w:rsidRPr="007B38E4">
        <w:t>he same 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6E180757" w:rsidR="00444B65" w:rsidRDefault="00AB6659" w:rsidP="006237AE">
      <w:pPr>
        <w:spacing w:line="36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r w:rsidR="0062473B">
        <w:t xml:space="preserve"> and the consequences of individual level variation for metabolic scaling</w:t>
      </w:r>
      <w:r w:rsidR="00444B65">
        <w:t xml:space="preserve">. </w:t>
      </w:r>
      <w:r w:rsidR="0062473B">
        <w:t xml:space="preserve">More specifically we ask: </w:t>
      </w:r>
      <w:r w:rsidR="00444B65">
        <w:t>(</w:t>
      </w:r>
      <w:r w:rsidR="00B15C9B">
        <w:t>1</w:t>
      </w:r>
      <w:r w:rsidR="00444B65">
        <w:t>)</w:t>
      </w:r>
      <w:r w:rsidR="00AA0428">
        <w:t xml:space="preserve"> D</w:t>
      </w:r>
      <w:r w:rsidR="00444B65">
        <w:t>o</w:t>
      </w:r>
      <w:r w:rsidR="00444B65" w:rsidRPr="007B38E4">
        <w:t xml:space="preserve"> individual</w:t>
      </w:r>
      <w:r w:rsidR="00444B65">
        <w:t xml:space="preserve">s consistently </w:t>
      </w:r>
      <w:r w:rsidR="00444B65">
        <w:lastRenderedPageBreak/>
        <w:t>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237AE">
      <w:pPr>
        <w:pStyle w:val="Heading1"/>
        <w:spacing w:line="360" w:lineRule="auto"/>
        <w:rPr>
          <w:lang w:val="en-AU"/>
        </w:rPr>
      </w:pPr>
      <w:r>
        <w:rPr>
          <w:lang w:val="en-AU"/>
        </w:rPr>
        <w:t xml:space="preserve">Materials and </w:t>
      </w:r>
      <w:r w:rsidR="00D24BC6">
        <w:rPr>
          <w:lang w:val="en-AU"/>
        </w:rPr>
        <w:t>Methods</w:t>
      </w:r>
    </w:p>
    <w:p w14:paraId="3A6EF5AF" w14:textId="23C97027" w:rsidR="00D24BC6" w:rsidRDefault="00D24BC6" w:rsidP="006237AE">
      <w:pPr>
        <w:pStyle w:val="Heading2"/>
        <w:spacing w:line="360" w:lineRule="auto"/>
        <w:rPr>
          <w:lang w:val="en-AU"/>
        </w:rPr>
      </w:pPr>
      <w:r>
        <w:rPr>
          <w:lang w:val="en-AU"/>
        </w:rPr>
        <w:t>Lizard collection and husbandry</w:t>
      </w:r>
    </w:p>
    <w:p w14:paraId="05849D91" w14:textId="4EA1F4BE" w:rsidR="00B37A5A" w:rsidRPr="00B178E1" w:rsidRDefault="00FE1A78" w:rsidP="006237AE">
      <w:pPr>
        <w:pStyle w:val="Thesisbodytext"/>
        <w:spacing w:line="36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provided with a 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w:t>
      </w:r>
      <w:r w:rsidR="00053169">
        <w:t xml:space="preserve">. </w:t>
      </w:r>
    </w:p>
    <w:p w14:paraId="721D7E49" w14:textId="04CF35FB" w:rsidR="00D24BC6" w:rsidRDefault="00D24BC6" w:rsidP="006237AE">
      <w:pPr>
        <w:pStyle w:val="Heading2"/>
        <w:spacing w:line="360" w:lineRule="auto"/>
        <w:rPr>
          <w:lang w:val="en-AU"/>
        </w:rPr>
      </w:pPr>
      <w:r>
        <w:rPr>
          <w:lang w:val="en-AU"/>
        </w:rPr>
        <w:t>Quantifying metabolic reaction norms</w:t>
      </w:r>
    </w:p>
    <w:p w14:paraId="194ECE19" w14:textId="55B236F7" w:rsidR="00B37A5A" w:rsidRDefault="00B27959" w:rsidP="006237AE">
      <w:pPr>
        <w:pStyle w:val="Thesisnormal"/>
        <w:spacing w:line="36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w:t>
      </w:r>
    </w:p>
    <w:p w14:paraId="7F4543FC" w14:textId="2694E222" w:rsidR="00B37A5A" w:rsidRDefault="000F50EB" w:rsidP="00642D67">
      <w:pPr>
        <w:pStyle w:val="Thesisnormal"/>
        <w:spacing w:line="36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w:t>
      </w:r>
      <w:r w:rsidR="00305395">
        <w:t xml:space="preserve">enticed </w:t>
      </w:r>
      <w:r>
        <w:t xml:space="preserve">into </w:t>
      </w:r>
      <w:r w:rsidR="00171C0A">
        <w:t>a</w:t>
      </w:r>
      <w:r w:rsidR="00305395">
        <w:t>n</w:t>
      </w:r>
      <w:r w:rsidR="00171C0A">
        <w:t xml:space="preserve"> </w:t>
      </w:r>
      <w:r w:rsidR="00642D67">
        <w:t xml:space="preserve">opaque </w:t>
      </w:r>
      <w:r>
        <w:t>chamber</w:t>
      </w:r>
      <w:r w:rsidR="00B37A5A">
        <w:t xml:space="preserve"> and then weighed using a </w:t>
      </w:r>
      <w:r w:rsidR="00B37A5A">
        <w:lastRenderedPageBreak/>
        <w:t>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chambers. The chamber</w:t>
      </w:r>
      <w:r w:rsidR="00B27959">
        <w:t>s</w:t>
      </w:r>
      <w:r w:rsidR="00B37A5A">
        <w:t xml:space="preserve"> </w:t>
      </w:r>
      <w:r w:rsidR="00642D67">
        <w:t xml:space="preserve">were </w:t>
      </w:r>
      <w:r w:rsidR="00B37A5A">
        <w:t xml:space="preserve">left in the incubator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before they were reopened to flush with fresh air and placed back into the incubator for the next measurement temperature following the same procedure. </w:t>
      </w:r>
    </w:p>
    <w:p w14:paraId="1F4E0F83" w14:textId="65BA1F9D" w:rsidR="00B37A5A" w:rsidRDefault="00321177" w:rsidP="006237AE">
      <w:pPr>
        <w:pStyle w:val="Thesisnormal"/>
        <w:spacing w:line="36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proofErr w:type="spellStart"/>
      <w:r w:rsidR="00305395">
        <w:t>Lighton</w:t>
      </w:r>
      <w:proofErr w:type="spellEnd"/>
      <w:r w:rsidR="00305395">
        <w:t xml:space="preserve">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(2008)</w:t>
      </w:r>
      <w:r w:rsidR="002905E1">
        <w:rPr>
          <w:rFonts w:eastAsiaTheme="minorHAnsi"/>
          <w:lang w:val="en-US"/>
        </w:rPr>
        <w:fldChar w:fldCharType="end"/>
      </w:r>
      <w:r w:rsidR="00B37A5A">
        <w:t xml:space="preserve">: </w:t>
      </w:r>
    </w:p>
    <w:p w14:paraId="03692CD4" w14:textId="60EF91D7" w:rsidR="00B37A5A" w:rsidRPr="00FC045C" w:rsidRDefault="009B6D5B" w:rsidP="006237AE">
      <w:pPr>
        <w:pStyle w:val="Thesisnormal"/>
        <w:spacing w:line="36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237AE">
      <w:pPr>
        <w:pStyle w:val="Thesisnormal"/>
        <w:spacing w:line="36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237AE">
      <w:pPr>
        <w:pStyle w:val="Heading2"/>
        <w:spacing w:line="360" w:lineRule="auto"/>
        <w:rPr>
          <w:lang w:val="en-AU"/>
        </w:rPr>
      </w:pPr>
      <w:r>
        <w:rPr>
          <w:lang w:val="en-AU"/>
        </w:rPr>
        <w:t>Statistical analysis</w:t>
      </w:r>
    </w:p>
    <w:p w14:paraId="6D7923DE" w14:textId="4B51E7B5" w:rsidR="00993AE9" w:rsidRDefault="00B37A5A" w:rsidP="006237AE">
      <w:pPr>
        <w:pStyle w:val="Thesisnormal"/>
        <w:spacing w:line="36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8A5902">
        <w:t>F</w:t>
      </w:r>
      <w:r w:rsidR="00993AE9">
        <w:t xml:space="preserve">or more details on data </w:t>
      </w:r>
      <w:r w:rsidR="00665994">
        <w:t>cleaning</w:t>
      </w:r>
      <w:r w:rsidR="00734409">
        <w:t xml:space="preserve"> </w:t>
      </w:r>
      <w:r w:rsidR="00993AE9">
        <w:t xml:space="preserve">see </w:t>
      </w:r>
      <w:r w:rsidR="00CB685E">
        <w:t>electronic supplementary materials</w:t>
      </w:r>
      <w:r w:rsidR="00B5440E">
        <w:t xml:space="preserve"> (ESM)</w:t>
      </w:r>
      <w:r w:rsidR="001C4FAE">
        <w:t xml:space="preserve">. </w:t>
      </w:r>
      <w:r w:rsidR="00993AE9">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 xml:space="preserve">of lizards or incubators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4525B1">
        <w:t xml:space="preserve">a </w:t>
      </w:r>
      <w:r w:rsidR="00B5440E">
        <w:t xml:space="preserve">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 </w:t>
      </w:r>
      <w:r w:rsidR="003A13C6" w:rsidRPr="000233AE">
        <w:rPr>
          <w:color w:val="000000"/>
        </w:rPr>
        <w:t>-4.73</w:t>
      </w:r>
      <w:r w:rsidR="00127E8B">
        <w:t>)</w:t>
      </w:r>
      <w:r w:rsidR="00993AE9">
        <w:t xml:space="preserve"> </w:t>
      </w:r>
      <w:r w:rsidR="00912471" w:rsidRPr="00061FC5">
        <w:t>compared to a model with</w:t>
      </w:r>
      <w:r w:rsidR="004525B1">
        <w:t xml:space="preserve">out </w:t>
      </w:r>
      <w:r w:rsidR="00912471" w:rsidRPr="00061FC5">
        <w:t xml:space="preserve">it,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w:t>
      </w:r>
      <w:r w:rsidR="00912471">
        <w:t>.</w:t>
      </w:r>
      <w:r w:rsidR="004525B1">
        <w:t xml:space="preserve"> </w:t>
      </w:r>
    </w:p>
    <w:p w14:paraId="7E2A8BBA" w14:textId="4444F12F" w:rsidR="007935AB" w:rsidRDefault="00C82894" w:rsidP="006237AE">
      <w:pPr>
        <w:pStyle w:val="Thesisnormal"/>
        <w:spacing w:line="360" w:lineRule="auto"/>
        <w:ind w:firstLine="720"/>
      </w:pPr>
      <w:r>
        <w:lastRenderedPageBreak/>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8B110B">
        <w:t xml:space="preserve">For details on model set up and diagnostics see ESM. </w:t>
      </w:r>
      <w:r w:rsidR="008019DE">
        <w:t xml:space="preserve">We present </w:t>
      </w:r>
      <w:r w:rsidR="008B110B">
        <w:t xml:space="preserve">pooled </w:t>
      </w:r>
      <w:r w:rsidR="008019DE">
        <w:t>posterior means</w:t>
      </w:r>
      <w:r w:rsidR="008B110B">
        <w:t xml:space="preserve"> from all chains</w:t>
      </w:r>
      <w:r w:rsidR="008019DE">
        <w:t xml:space="preserve"> and their 95% credible intervals. </w:t>
      </w:r>
      <w:r w:rsidR="007C2FB7">
        <w:t xml:space="preserve">We presented </w:t>
      </w:r>
      <w:r w:rsidR="00993AE9">
        <w:t>our model structure</w:t>
      </w:r>
      <w:r w:rsidR="00665994">
        <w:t>s</w:t>
      </w:r>
      <w:r w:rsidR="007C2FB7">
        <w:t xml:space="preserve"> </w:t>
      </w:r>
      <w:r w:rsidR="00993AE9">
        <w:t xml:space="preserve">following </w:t>
      </w:r>
      <w:r w:rsidR="00245313">
        <w:rPr>
          <w:rFonts w:eastAsiaTheme="minorHAnsi"/>
          <w:lang w:val="en-US"/>
        </w:rPr>
        <w:fldChar w:fldCharType="begin"/>
      </w:r>
      <w:r w:rsidR="00245313">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245313">
        <w:rPr>
          <w:rFonts w:eastAsiaTheme="minorHAnsi"/>
          <w:lang w:val="en-US"/>
        </w:rPr>
        <w:fldChar w:fldCharType="separate"/>
      </w:r>
      <w:r w:rsidR="007C2FB7">
        <w:t>in the ESM</w:t>
      </w:r>
      <w:r w:rsidR="00245313">
        <w:rPr>
          <w:rFonts w:eastAsiaTheme="minorHAnsi"/>
          <w:lang w:val="en-US"/>
        </w:rPr>
        <w:t>.</w:t>
      </w:r>
      <w:r w:rsidR="00245313">
        <w:rPr>
          <w:rFonts w:eastAsiaTheme="minorHAnsi"/>
          <w:lang w:val="en-US"/>
        </w:rPr>
        <w:fldChar w:fldCharType="end"/>
      </w:r>
    </w:p>
    <w:p w14:paraId="02AA062E" w14:textId="4D0B78AB" w:rsidR="009A5C4A" w:rsidRDefault="009A5C4A" w:rsidP="006237AE">
      <w:pPr>
        <w:pStyle w:val="Heading2"/>
        <w:spacing w:line="360" w:lineRule="auto"/>
      </w:pPr>
      <w:r>
        <w:t>Repeatability of thermal reaction norms</w:t>
      </w:r>
    </w:p>
    <w:p w14:paraId="1C19BE03" w14:textId="3A215162" w:rsidR="00022081" w:rsidRPr="0080379C" w:rsidRDefault="008C0D71" w:rsidP="006237AE">
      <w:pPr>
        <w:spacing w:line="36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w:t>
      </w:r>
      <w:r w:rsidR="00F13D37">
        <w:rPr>
          <w:lang w:val="en-AU"/>
        </w:rPr>
        <w:t xml:space="preserve">in metabolism </w:t>
      </w:r>
      <w:r w:rsidR="000674C8" w:rsidRPr="00522F48">
        <w:rPr>
          <w:lang w:val="en-AU"/>
        </w:rPr>
        <w:t>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636E33">
        <w:rPr>
          <w:lang w:val="en-AU"/>
        </w:rPr>
        <w:t xml:space="preserve"> All function-valued models were run using ‘</w:t>
      </w:r>
      <w:proofErr w:type="spellStart"/>
      <w:r w:rsidR="00636E33">
        <w:rPr>
          <w:lang w:val="en-AU"/>
        </w:rPr>
        <w:t>MCMCglmm</w:t>
      </w:r>
      <w:proofErr w:type="spellEnd"/>
      <w:r w:rsidR="00636E33">
        <w:rPr>
          <w:lang w:val="en-AU"/>
        </w:rPr>
        <w:t xml:space="preserve">’, while the character-state model </w:t>
      </w:r>
      <w:proofErr w:type="gramStart"/>
      <w:r w:rsidR="00636E33">
        <w:rPr>
          <w:lang w:val="en-AU"/>
        </w:rPr>
        <w:t>were</w:t>
      </w:r>
      <w:proofErr w:type="gramEnd"/>
      <w:r w:rsidR="00636E33">
        <w:rPr>
          <w:lang w:val="en-AU"/>
        </w:rPr>
        <w:t xml:space="preserve"> run using ‘</w:t>
      </w:r>
      <w:proofErr w:type="spellStart"/>
      <w:r w:rsidR="00636E33">
        <w:rPr>
          <w:lang w:val="en-AU"/>
        </w:rPr>
        <w:t>brms</w:t>
      </w:r>
      <w:proofErr w:type="spellEnd"/>
      <w:r w:rsidR="00636E33">
        <w:rPr>
          <w:lang w:val="en-AU"/>
        </w:rPr>
        <w:t>’.</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metabolic rate</w:t>
      </w:r>
      <w:r w:rsidR="00F13D37">
        <w:rPr>
          <w:lang w:val="en-AU"/>
        </w:rPr>
        <w:t xml:space="preserve">, </w:t>
      </w:r>
      <w:r w:rsidR="000A2877">
        <w:rPr>
          <w:lang w:val="en-AU"/>
        </w:rPr>
        <w:t>temperature</w:t>
      </w:r>
      <w:r w:rsidR="000B7E9A">
        <w:rPr>
          <w:lang w:val="en-AU"/>
        </w:rPr>
        <w:t xml:space="preserve"> and ‘previous temperature experience’</w:t>
      </w:r>
      <w:r w:rsidR="000A2877">
        <w:rPr>
          <w:lang w:val="en-AU"/>
        </w:rPr>
        <w:t xml:space="preserv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0B7E9A">
        <w:t>, hereafter referred to as ‘</w:t>
      </w:r>
      <w:proofErr w:type="spellStart"/>
      <w:r w:rsidR="000916D4">
        <w:t>zlog</w:t>
      </w:r>
      <w:proofErr w:type="spellEnd"/>
      <w:r w:rsidR="000916D4">
        <w:t xml:space="preserve"> </w:t>
      </w:r>
      <w:proofErr w:type="spellStart"/>
      <w:r w:rsidR="000916D4">
        <w:t>bodymass</w:t>
      </w:r>
      <w:proofErr w:type="spellEnd"/>
      <w:r w:rsidR="000916D4">
        <w:t>’</w:t>
      </w:r>
      <w:r w:rsidR="00035262">
        <w:t>)</w:t>
      </w:r>
      <w:r w:rsidR="007976CB">
        <w:rPr>
          <w:lang w:val="en-AU"/>
        </w:rPr>
        <w:t>.</w:t>
      </w:r>
      <w:r>
        <w:t xml:space="preserve"> </w:t>
      </w:r>
      <w:r w:rsidR="000B7E9A">
        <w:rPr>
          <w:lang w:val="en-AU"/>
        </w:rPr>
        <w:t xml:space="preserve">All equations for calculating repeatability of various reaction norm attributes can be found in the ESM.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reaction norms </w:t>
      </w:r>
      <w:r w:rsidR="00DB1CEB">
        <w:t>within</w:t>
      </w:r>
      <w:r w:rsidR="00641989">
        <w:t xml:space="preserve"> an </w:t>
      </w:r>
      <w:r w:rsidR="00DB1CEB">
        <w:t xml:space="preserve">individual among </w:t>
      </w:r>
      <w:r>
        <w:t>sampling sessions</w:t>
      </w:r>
      <w:r w:rsidR="00894C55">
        <w:t xml:space="preserve"> </w:t>
      </w:r>
      <w:r w:rsidR="00894C55">
        <w:rPr>
          <w:rFonts w:eastAsiaTheme="minorHAnsi"/>
          <w:lang w:val="en-US"/>
        </w:rPr>
        <w:t>(</w:t>
      </w:r>
      <w:r w:rsidR="00894C55">
        <w:rPr>
          <w:rFonts w:eastAsiaTheme="minorHAnsi"/>
          <w:lang w:val="en-US"/>
        </w:rPr>
        <w:fldChar w:fldCharType="begin"/>
      </w:r>
      <w:r w:rsidR="00894C55">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Pr>
          <w:rFonts w:eastAsiaTheme="minorHAnsi"/>
          <w:lang w:val="en-US"/>
        </w:rPr>
        <w:fldChar w:fldCharType="separate"/>
      </w:r>
      <w:r w:rsidR="00894C55">
        <w:rPr>
          <w:rFonts w:eastAsiaTheme="minorHAnsi"/>
          <w:lang w:val="en-US"/>
        </w:rPr>
        <w:t>Araya-</w:t>
      </w:r>
      <w:proofErr w:type="spellStart"/>
      <w:r w:rsidR="00894C55">
        <w:rPr>
          <w:rFonts w:eastAsiaTheme="minorHAnsi"/>
          <w:lang w:val="en-US"/>
        </w:rPr>
        <w:t>Ajoy</w:t>
      </w:r>
      <w:proofErr w:type="spellEnd"/>
      <w:r w:rsidR="00894C55">
        <w:rPr>
          <w:rFonts w:eastAsiaTheme="minorHAnsi"/>
          <w:lang w:val="en-US"/>
        </w:rPr>
        <w:t xml:space="preserve">, </w:t>
      </w:r>
      <w:proofErr w:type="spellStart"/>
      <w:r w:rsidR="00894C55">
        <w:rPr>
          <w:rFonts w:eastAsiaTheme="minorHAnsi"/>
          <w:lang w:val="en-US"/>
        </w:rPr>
        <w:t>Mathot</w:t>
      </w:r>
      <w:proofErr w:type="spellEnd"/>
      <w:r w:rsidR="00894C55">
        <w:rPr>
          <w:rFonts w:eastAsiaTheme="minorHAnsi"/>
          <w:lang w:val="en-US"/>
        </w:rPr>
        <w:t xml:space="preserve"> &amp; </w:t>
      </w:r>
      <w:proofErr w:type="spellStart"/>
      <w:r w:rsidR="00894C55">
        <w:rPr>
          <w:rFonts w:eastAsiaTheme="minorHAnsi"/>
          <w:lang w:val="en-US"/>
        </w:rPr>
        <w:t>Dingemanse</w:t>
      </w:r>
      <w:proofErr w:type="spellEnd"/>
      <w:r w:rsidR="00894C55">
        <w:rPr>
          <w:rFonts w:eastAsiaTheme="minorHAnsi"/>
          <w:lang w:val="en-US"/>
        </w:rPr>
        <w:t xml:space="preserve"> 2015</w:t>
      </w:r>
      <w:r w:rsidR="00894C55">
        <w:rPr>
          <w:rFonts w:eastAsiaTheme="minorHAnsi"/>
          <w:lang w:val="en-US"/>
        </w:rPr>
        <w:fldChar w:fldCharType="end"/>
      </w:r>
      <w:r w:rsidR="00894C55">
        <w:rPr>
          <w:rFonts w:eastAsiaTheme="minorHAnsi"/>
          <w:lang w:val="en-US"/>
        </w:rPr>
        <w:t>)</w:t>
      </w:r>
      <w:r w:rsidR="00894C55">
        <w:rPr>
          <w:lang w:val="en-AU"/>
        </w:rPr>
        <w:t>.</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451265">
        <w:t>.</w:t>
      </w:r>
    </w:p>
    <w:p w14:paraId="4C077DA6" w14:textId="72CB6D87" w:rsidR="009A5C4A" w:rsidRDefault="00062760" w:rsidP="006237AE">
      <w:pPr>
        <w:pStyle w:val="Heading2"/>
        <w:spacing w:line="360" w:lineRule="auto"/>
      </w:pPr>
      <w:r>
        <w:t xml:space="preserve">Reaction norm </w:t>
      </w:r>
      <w:r w:rsidR="007B47C1">
        <w:t>i</w:t>
      </w:r>
      <w:r w:rsidR="009A5C4A">
        <w:t xml:space="preserve">ntercept – average </w:t>
      </w:r>
      <w:r w:rsidR="00F13D37">
        <w:t xml:space="preserve">metabolic </w:t>
      </w:r>
      <w:r w:rsidR="009A5C4A">
        <w:t>response</w:t>
      </w:r>
    </w:p>
    <w:p w14:paraId="7C28D4A3" w14:textId="2EC1638A" w:rsidR="00D32DE5" w:rsidRDefault="003662EC" w:rsidP="00641989">
      <w:pPr>
        <w:spacing w:line="360" w:lineRule="auto"/>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w:t>
      </w:r>
      <w:r w:rsidR="00451265">
        <w:rPr>
          <w:lang w:val="en-AU"/>
        </w:rPr>
        <w:t xml:space="preserve"> </w:t>
      </w:r>
      <w:r w:rsidR="00641989">
        <w:rPr>
          <w:lang w:val="en-AU"/>
        </w:rPr>
        <w:t xml:space="preserve">We compared three methods of calculating repeatability of the intercept. </w:t>
      </w:r>
      <w:r w:rsidR="00D32DE5">
        <w:rPr>
          <w:lang w:val="en-AU"/>
        </w:rPr>
        <w:t>T</w:t>
      </w:r>
      <w:r w:rsidR="001B5D4C">
        <w:rPr>
          <w:lang w:val="en-AU"/>
        </w:rPr>
        <w:t xml:space="preserve">he first </w:t>
      </w:r>
      <w:r w:rsidR="00636E33">
        <w:rPr>
          <w:lang w:val="en-AU"/>
        </w:rPr>
        <w:t xml:space="preserve">function-valued </w:t>
      </w:r>
      <w:r w:rsidR="001B5D4C">
        <w:rPr>
          <w:lang w:val="en-AU"/>
        </w:rPr>
        <w:t>method</w:t>
      </w:r>
      <w:r w:rsidR="00D32DE5">
        <w:rPr>
          <w:lang w:val="en-AU"/>
        </w:rPr>
        <w:t xml:space="preserve"> </w:t>
      </w:r>
      <w:r w:rsidR="001B5D4C">
        <w:rPr>
          <w:lang w:val="en-AU"/>
        </w:rPr>
        <w:t>involves</w:t>
      </w:r>
      <w:r w:rsidR="009446BC">
        <w:rPr>
          <w:lang w:val="en-AU"/>
        </w:rPr>
        <w:t xml:space="preserve"> </w:t>
      </w:r>
      <w:r w:rsidR="00783EA1">
        <w:rPr>
          <w:lang w:val="en-AU"/>
        </w:rPr>
        <w:t>set</w:t>
      </w:r>
      <w:r w:rsidR="001B5D4C">
        <w:rPr>
          <w:lang w:val="en-AU"/>
        </w:rPr>
        <w:t>ting the intercept</w:t>
      </w:r>
      <w:r w:rsidR="00783EA1">
        <w:rPr>
          <w:lang w:val="en-AU"/>
        </w:rPr>
        <w:t xml:space="preserve"> at a </w:t>
      </w:r>
      <w:r w:rsidR="000674C8">
        <w:rPr>
          <w:lang w:val="en-AU"/>
        </w:rPr>
        <w:t>relevant</w:t>
      </w:r>
      <w:r w:rsidR="00783EA1">
        <w:rPr>
          <w:lang w:val="en-AU"/>
        </w:rPr>
        <w:t xml:space="preserve"> temperature by mean-</w:t>
      </w:r>
      <w:proofErr w:type="spellStart"/>
      <w:r w:rsidR="00F13D37">
        <w:rPr>
          <w:lang w:val="en-AU"/>
        </w:rPr>
        <w:t>cent</w:t>
      </w:r>
      <w:r w:rsidR="00894C55">
        <w:rPr>
          <w:lang w:val="en-AU"/>
        </w:rPr>
        <w:t>e</w:t>
      </w:r>
      <w:r w:rsidR="00F13D37">
        <w:rPr>
          <w:lang w:val="en-AU"/>
        </w:rPr>
        <w:t>ring</w:t>
      </w:r>
      <w:proofErr w:type="spellEnd"/>
      <w:r w:rsidR="00636E33" w:rsidRPr="00636E33">
        <w:rPr>
          <w:lang w:val="en-AU"/>
        </w:rPr>
        <w:t xml:space="preserve"> </w:t>
      </w:r>
      <w:r w:rsidR="00636E33">
        <w:rPr>
          <w:lang w:val="en-AU"/>
        </w:rPr>
        <w:t>(</w:t>
      </w:r>
      <w:r w:rsidR="00636E33">
        <w:rPr>
          <w:rFonts w:eastAsiaTheme="minorHAnsi"/>
          <w:lang w:val="en-US"/>
        </w:rPr>
        <w:fldChar w:fldCharType="begin"/>
      </w:r>
      <w:r w:rsidR="00636E33">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36E33">
        <w:rPr>
          <w:rFonts w:eastAsiaTheme="minorHAnsi"/>
          <w:lang w:val="en-US"/>
        </w:rPr>
        <w:fldChar w:fldCharType="separate"/>
      </w:r>
      <w:r w:rsidR="00636E33">
        <w:rPr>
          <w:rFonts w:eastAsiaTheme="minorHAnsi"/>
          <w:lang w:val="en-US"/>
        </w:rPr>
        <w:t>Araya-Ajoy, Mathot &amp; Dingemanse 2015</w:t>
      </w:r>
      <w:r w:rsidR="00636E33">
        <w:rPr>
          <w:rFonts w:eastAsiaTheme="minorHAnsi"/>
          <w:lang w:val="en-US"/>
        </w:rPr>
        <w:fldChar w:fldCharType="end"/>
      </w:r>
      <w:r w:rsidR="00636E33">
        <w:rPr>
          <w:rFonts w:eastAsiaTheme="minorHAnsi"/>
          <w:lang w:val="en-US"/>
        </w:rPr>
        <w:t>)</w:t>
      </w:r>
      <w:r w:rsidR="00783EA1">
        <w:rPr>
          <w:lang w:val="en-AU"/>
        </w:rPr>
        <w:t xml:space="preserve">. </w:t>
      </w:r>
      <w:r w:rsidR="00D76570">
        <w:rPr>
          <w:lang w:val="en-AU"/>
        </w:rPr>
        <w:t>W</w:t>
      </w:r>
      <w:r w:rsidR="00783EA1">
        <w:rPr>
          <w:lang w:val="en-AU"/>
        </w:rPr>
        <w:t>e fitted six</w:t>
      </w:r>
      <w:r w:rsidR="00D76570">
        <w:rPr>
          <w:lang w:val="en-AU"/>
        </w:rPr>
        <w:t xml:space="preserve"> </w:t>
      </w:r>
      <w:r w:rsidR="00783EA1">
        <w:rPr>
          <w:lang w:val="en-AU"/>
        </w:rPr>
        <w:t>models</w:t>
      </w:r>
      <w:r w:rsidR="000B7E9A">
        <w:rPr>
          <w:lang w:val="en-AU"/>
        </w:rPr>
        <w:t xml:space="preserve">, each </w:t>
      </w:r>
      <w:proofErr w:type="spellStart"/>
      <w:r w:rsidR="000B7E9A">
        <w:rPr>
          <w:lang w:val="en-AU"/>
        </w:rPr>
        <w:t>centered</w:t>
      </w:r>
      <w:proofErr w:type="spellEnd"/>
      <w:r w:rsidR="000B7E9A">
        <w:rPr>
          <w:lang w:val="en-AU"/>
        </w:rPr>
        <w:t xml:space="preserve"> on a </w:t>
      </w:r>
      <w:r w:rsidR="00641989">
        <w:rPr>
          <w:lang w:val="en-AU"/>
        </w:rPr>
        <w:t xml:space="preserve">different </w:t>
      </w:r>
      <w:r w:rsidR="000B7E9A">
        <w:rPr>
          <w:lang w:val="en-AU"/>
        </w:rPr>
        <w:t xml:space="preserve">measurement temperature. In these models, </w:t>
      </w:r>
      <w:r w:rsidR="000B7E9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B7E9A">
        <w:rPr>
          <w:lang w:val="en-AU"/>
        </w:rPr>
        <w:t xml:space="preserve"> was the response and log </w:t>
      </w:r>
      <w:proofErr w:type="spellStart"/>
      <w:r w:rsidR="000916D4">
        <w:rPr>
          <w:lang w:val="en-AU"/>
        </w:rPr>
        <w:t>centered</w:t>
      </w:r>
      <w:proofErr w:type="spellEnd"/>
      <w:r w:rsidR="000916D4">
        <w:rPr>
          <w:lang w:val="en-AU"/>
        </w:rPr>
        <w:t xml:space="preserve"> </w:t>
      </w:r>
      <w:r w:rsidR="000B7E9A">
        <w:rPr>
          <w:lang w:val="en-AU"/>
        </w:rPr>
        <w:t xml:space="preserve">temperature, </w:t>
      </w:r>
      <w:proofErr w:type="spellStart"/>
      <w:r w:rsidR="000916D4">
        <w:rPr>
          <w:lang w:val="en-AU"/>
        </w:rPr>
        <w:t>z</w:t>
      </w:r>
      <w:r w:rsidR="000B7E9A">
        <w:rPr>
          <w:lang w:val="en-AU"/>
        </w:rPr>
        <w:t>log</w:t>
      </w:r>
      <w:proofErr w:type="spellEnd"/>
      <w:r w:rsidR="000B7E9A">
        <w:rPr>
          <w:lang w:val="en-AU"/>
        </w:rPr>
        <w:t xml:space="preserve"> body mass and log </w:t>
      </w:r>
      <w:r w:rsidR="000916D4">
        <w:rPr>
          <w:lang w:val="en-AU"/>
        </w:rPr>
        <w:t>‘</w:t>
      </w:r>
      <w:r w:rsidR="000B7E9A">
        <w:rPr>
          <w:lang w:val="en-AU"/>
        </w:rPr>
        <w:t>previous temperature experience</w:t>
      </w:r>
      <w:r w:rsidR="000916D4">
        <w:rPr>
          <w:lang w:val="en-AU"/>
        </w:rPr>
        <w:t>’</w:t>
      </w:r>
      <w:r w:rsidR="000B7E9A">
        <w:rPr>
          <w:lang w:val="en-AU"/>
        </w:rPr>
        <w:t xml:space="preserve"> were included as fixed predictors</w:t>
      </w:r>
      <w:r w:rsidR="00D76570">
        <w:rPr>
          <w:lang w:val="en-AU"/>
        </w:rPr>
        <w:t xml:space="preserve">. </w:t>
      </w:r>
      <w:r w:rsidR="000B7E9A">
        <w:t xml:space="preserve">We fitted individual ID and series ID as random intercepts and </w:t>
      </w:r>
      <w:proofErr w:type="spellStart"/>
      <w:r w:rsidR="00641989">
        <w:rPr>
          <w:lang w:val="en-AU"/>
        </w:rPr>
        <w:t>centered</w:t>
      </w:r>
      <w:proofErr w:type="spellEnd"/>
      <w:r w:rsidR="00641989">
        <w:rPr>
          <w:lang w:val="en-AU"/>
        </w:rPr>
        <w:t xml:space="preserve"> </w:t>
      </w:r>
      <w:r w:rsidR="00F13D37">
        <w:rPr>
          <w:lang w:val="en-AU"/>
        </w:rPr>
        <w:t xml:space="preserve">log </w:t>
      </w:r>
      <w:r w:rsidR="00641989">
        <w:rPr>
          <w:lang w:val="en-AU"/>
        </w:rPr>
        <w:t>temperature</w:t>
      </w:r>
      <w:r w:rsidR="000B7E9A">
        <w:t xml:space="preserve"> as random slopes</w:t>
      </w:r>
      <w:r w:rsidR="00D76570">
        <w:t xml:space="preserve"> (ESM model 1)</w:t>
      </w:r>
      <w:r w:rsidR="000B7E9A">
        <w:t>.</w:t>
      </w:r>
      <w:r w:rsidR="00354519">
        <w:t>W</w:t>
      </w:r>
      <w:r w:rsidR="00CC4CBA">
        <w:t xml:space="preserve">e calculated adjusted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using </w:t>
      </w:r>
      <w:r w:rsidR="00027EDE">
        <w:t>ESM equation 1</w:t>
      </w:r>
      <w:r w:rsidR="009446BC">
        <w:t>.</w:t>
      </w:r>
      <w:r w:rsidR="001B5D4C">
        <w:t xml:space="preserve"> </w:t>
      </w:r>
      <w:r w:rsidR="00A46B5C">
        <w:t xml:space="preserve">To assess </w:t>
      </w:r>
      <w:r w:rsidR="00F13D37">
        <w:t xml:space="preserve">how the </w:t>
      </w:r>
      <w:r w:rsidR="00A46B5C">
        <w:t xml:space="preserve">repeatability of the intercept changed over the course of our study, we </w:t>
      </w:r>
      <w:r w:rsidR="002E5143">
        <w:t xml:space="preserve">also </w:t>
      </w:r>
      <w:r w:rsidR="00A46B5C">
        <w:t>calculated ‘short term’ and ‘long term’ adjusted repeatability</w:t>
      </w:r>
      <w:r w:rsidR="009446BC">
        <w:t xml:space="preserve"> (ESM equation 2, 3</w:t>
      </w:r>
      <w:r w:rsidR="00894C55">
        <w:t xml:space="preserve">, </w:t>
      </w:r>
      <w:r w:rsidR="00894C55">
        <w:rPr>
          <w:rFonts w:eastAsiaTheme="minorHAnsi"/>
          <w:lang w:val="en-US"/>
        </w:rPr>
        <w:fldChar w:fldCharType="begin"/>
      </w:r>
      <w:r w:rsidR="00894C55">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Pr>
          <w:rFonts w:eastAsiaTheme="minorHAnsi"/>
          <w:lang w:val="en-US"/>
        </w:rPr>
        <w:fldChar w:fldCharType="separate"/>
      </w:r>
      <w:r w:rsidR="00894C55">
        <w:rPr>
          <w:rFonts w:eastAsiaTheme="minorHAnsi"/>
          <w:lang w:val="en-US"/>
        </w:rPr>
        <w:t>Araya-</w:t>
      </w:r>
      <w:proofErr w:type="spellStart"/>
      <w:r w:rsidR="00894C55">
        <w:rPr>
          <w:rFonts w:eastAsiaTheme="minorHAnsi"/>
          <w:lang w:val="en-US"/>
        </w:rPr>
        <w:t>Ajoy</w:t>
      </w:r>
      <w:proofErr w:type="spellEnd"/>
      <w:r w:rsidR="00894C55">
        <w:rPr>
          <w:rFonts w:eastAsiaTheme="minorHAnsi"/>
          <w:lang w:val="en-US"/>
        </w:rPr>
        <w:t>, Mathot &amp; Dingemanse 2015</w:t>
      </w:r>
      <w:r w:rsidR="00894C55">
        <w:rPr>
          <w:rFonts w:eastAsiaTheme="minorHAnsi"/>
          <w:lang w:val="en-US"/>
        </w:rPr>
        <w:fldChar w:fldCharType="end"/>
      </w:r>
      <w:r w:rsidR="009446BC">
        <w:t>)</w:t>
      </w:r>
      <w:r w:rsidR="00A46B5C">
        <w:t>.</w:t>
      </w:r>
      <w:r w:rsidR="00A46B5C" w:rsidRPr="00A46B5C">
        <w:t xml:space="preserve"> </w:t>
      </w:r>
    </w:p>
    <w:p w14:paraId="523AB279" w14:textId="4D88B075" w:rsidR="00124150" w:rsidRDefault="00D32DE5" w:rsidP="00D32DE5">
      <w:pPr>
        <w:pStyle w:val="Thesisnormal"/>
        <w:spacing w:line="360" w:lineRule="auto"/>
        <w:ind w:firstLine="720"/>
      </w:pPr>
      <w:r>
        <w:lastRenderedPageBreak/>
        <w:t xml:space="preserve">The second </w:t>
      </w:r>
      <w:r w:rsidR="00636E33">
        <w:t xml:space="preserve">function-valued </w:t>
      </w:r>
      <w:r w:rsidR="00E92E28">
        <w:t>method derive</w:t>
      </w:r>
      <w:r w:rsidR="00636E33">
        <w:t>s</w:t>
      </w:r>
      <w:r w:rsidR="00FF79AC">
        <w:t xml:space="preserve"> ‘conditional’</w:t>
      </w:r>
      <w:r w:rsidR="00E92E28">
        <w:t xml:space="preserve"> repeatability for intercept values at </w:t>
      </w:r>
      <w:r w:rsidR="00E92E28" w:rsidRPr="00322DD9">
        <w:t>each</w:t>
      </w:r>
      <w:r w:rsidR="00FF79AC" w:rsidRPr="00322DD9">
        <w:t xml:space="preserve"> </w:t>
      </w:r>
      <w:r w:rsidR="00C355C3">
        <w:t>temperature</w:t>
      </w:r>
      <w:r w:rsidR="00636E33">
        <w:t xml:space="preserve"> following </w:t>
      </w:r>
      <w:r w:rsidR="00636E33">
        <w:rPr>
          <w:rFonts w:eastAsiaTheme="minorHAnsi"/>
          <w:lang w:val="en-US"/>
        </w:rPr>
        <w:fldChar w:fldCharType="begin"/>
      </w:r>
      <w:r w:rsidR="00636E33">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636E33">
        <w:rPr>
          <w:rFonts w:eastAsiaTheme="minorHAnsi"/>
          <w:lang w:val="en-US"/>
        </w:rPr>
        <w:fldChar w:fldCharType="separate"/>
      </w:r>
      <w:r w:rsidR="00636E33">
        <w:rPr>
          <w:rFonts w:eastAsiaTheme="minorHAnsi"/>
          <w:lang w:val="en-US"/>
        </w:rPr>
        <w:t>Singer &amp; Willett 2003</w:t>
      </w:r>
      <w:r w:rsidR="00636E33">
        <w:rPr>
          <w:rFonts w:eastAsiaTheme="minorHAnsi"/>
          <w:lang w:val="en-US"/>
        </w:rPr>
        <w:fldChar w:fldCharType="end"/>
      </w:r>
      <w:r w:rsidR="00636E33">
        <w:rPr>
          <w:rFonts w:eastAsiaTheme="minorHAnsi"/>
          <w:lang w:val="en-US"/>
        </w:rPr>
        <w:t xml:space="preserve"> </w:t>
      </w:r>
      <w:r w:rsidR="00C355C3">
        <w:t>(</w:t>
      </w:r>
      <w:r w:rsidR="00027EDE">
        <w:t xml:space="preserve">ESM equation </w:t>
      </w:r>
      <w:r w:rsidR="000251C2">
        <w:t>4</w:t>
      </w:r>
      <w:r w:rsidR="00027EDE">
        <w:t xml:space="preserve">, </w:t>
      </w:r>
      <w:r w:rsidR="00C355C3">
        <w:t>see also</w:t>
      </w:r>
      <w:r w:rsidR="00FF79AC" w:rsidRPr="00322DD9">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Briffa, Bridger &amp; Biro 2013</w:t>
      </w:r>
      <w:r w:rsidR="003F1CB2">
        <w:rPr>
          <w:rFonts w:eastAsiaTheme="minorHAnsi"/>
          <w:lang w:val="en-US"/>
        </w:rPr>
        <w:fldChar w:fldCharType="end"/>
      </w:r>
      <w:r w:rsidR="00C355C3">
        <w:rPr>
          <w:rFonts w:eastAsiaTheme="minorHAnsi"/>
          <w:lang w:val="en-US"/>
        </w:rPr>
        <w:t>)</w:t>
      </w:r>
      <w:r w:rsidR="00FF79AC"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r w:rsidR="002225BE">
        <w:t>a</w:t>
      </w:r>
      <w:r w:rsidR="00636E33">
        <w:t xml:space="preserve"> </w:t>
      </w:r>
      <w:r w:rsidR="00FF79AC" w:rsidRPr="00322DD9">
        <w:t>model</w:t>
      </w:r>
      <w:r w:rsidR="004E2DC3">
        <w:t xml:space="preserve"> which </w:t>
      </w:r>
      <w:r w:rsidR="000916D4">
        <w:t>has the same predictors as the previous</w:t>
      </w:r>
      <w:r w:rsidR="004E2DC3">
        <w:t xml:space="preserve"> function-valued models, except that session number </w:t>
      </w:r>
      <w:r w:rsidR="00C07769">
        <w:t>was</w:t>
      </w:r>
      <w:r w:rsidR="004E2DC3">
        <w:t xml:space="preserve"> included as a</w:t>
      </w:r>
      <w:r w:rsidR="00636E33">
        <w:t>n additional</w:t>
      </w:r>
      <w:r w:rsidR="004E2DC3">
        <w:t xml:space="preserve"> fixed predictor</w:t>
      </w:r>
      <w:r w:rsidR="000916D4">
        <w:t xml:space="preserve">, </w:t>
      </w:r>
      <w:r w:rsidR="004E2DC3">
        <w:t xml:space="preserve">as opposed to </w:t>
      </w:r>
      <w:r w:rsidR="008E66C2">
        <w:t xml:space="preserve">using </w:t>
      </w:r>
      <w:proofErr w:type="spellStart"/>
      <w:r w:rsidR="004E2DC3">
        <w:t>seriesID</w:t>
      </w:r>
      <w:proofErr w:type="spellEnd"/>
      <w:r w:rsidR="000916D4">
        <w:t xml:space="preserve"> as a random </w:t>
      </w:r>
      <w:r w:rsidR="00D76570">
        <w:t xml:space="preserve">effect </w:t>
      </w:r>
      <w:r w:rsidR="000916D4">
        <w:t>(ESM model 2</w:t>
      </w:r>
      <w:r w:rsidR="004E2DC3">
        <w:t>)</w:t>
      </w:r>
      <w:r w:rsidR="00524BAB">
        <w:t xml:space="preserve">. </w:t>
      </w:r>
    </w:p>
    <w:p w14:paraId="21E91198" w14:textId="50DAF955" w:rsidR="00877E4B" w:rsidRDefault="00C355C3" w:rsidP="00D76570">
      <w:pPr>
        <w:pStyle w:val="Thesisnormal"/>
        <w:spacing w:line="360" w:lineRule="auto"/>
        <w:ind w:firstLine="720"/>
      </w:pPr>
      <w:r>
        <w:t xml:space="preserve">The final method </w:t>
      </w:r>
      <w:r w:rsidR="00041169">
        <w:t>to calculate temperature-specific adjusted repeatability</w:t>
      </w:r>
      <w:r>
        <w:t xml:space="preserve"> </w:t>
      </w:r>
      <w:r w:rsidR="002225BE">
        <w:t>uses</w:t>
      </w:r>
      <w:r>
        <w:t xml:space="preserve"> </w:t>
      </w:r>
      <w:r w:rsidR="000251C2">
        <w:t>the</w:t>
      </w:r>
      <w:r>
        <w:t xml:space="preserve"> character-state method </w:t>
      </w:r>
      <w:r w:rsidR="000251C2">
        <w:t>described by</w:t>
      </w:r>
      <w:r>
        <w:t xml:space="preserve"> Hunt 2014 (see also </w:t>
      </w:r>
      <w:proofErr w:type="spellStart"/>
      <w:r>
        <w:rPr>
          <w:rFonts w:eastAsiaTheme="minorHAnsi"/>
          <w:lang w:val="en-US"/>
        </w:rPr>
        <w:t>Houslay</w:t>
      </w:r>
      <w:proofErr w:type="spellEnd"/>
      <w:r>
        <w:rPr>
          <w:rFonts w:eastAsiaTheme="minorHAnsi"/>
          <w:lang w:val="en-US"/>
        </w:rPr>
        <w:t xml:space="preserve"> 2017)</w:t>
      </w:r>
      <w:r w:rsidR="00041169">
        <w:t xml:space="preserve">. </w:t>
      </w:r>
      <w:r w:rsidR="00464F1B">
        <w:t>This approach</w:t>
      </w:r>
      <w:r w:rsidR="006D39A0">
        <w:t xml:space="preserve"> </w:t>
      </w:r>
      <w:r w:rsidR="000A2877">
        <w:t xml:space="preserve">assumes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1B7CCF">
        <w:t>are ‘distinct’</w:t>
      </w:r>
      <w:r w:rsidR="00384470">
        <w:t xml:space="preserve"> categorical</w:t>
      </w:r>
      <w:r w:rsidR="001B7CCF">
        <w:t xml:space="preserve"> traits that are correlated</w:t>
      </w:r>
      <w:r w:rsidR="000A2877">
        <w:t xml:space="preserve">. </w:t>
      </w:r>
      <w:r w:rsidR="00B661DC">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124150">
        <w:t>as response variables</w:t>
      </w:r>
      <w:r w:rsidR="002E0230">
        <w:t xml:space="preserve"> as a 6 x 6 response matrix</w:t>
      </w:r>
      <w:r w:rsidR="000916D4">
        <w:t xml:space="preserve"> with </w:t>
      </w:r>
      <w:proofErr w:type="spellStart"/>
      <w:r w:rsidR="000916D4">
        <w:t>zlog</w:t>
      </w:r>
      <w:proofErr w:type="spellEnd"/>
      <w:r w:rsidR="000916D4">
        <w:t xml:space="preserve"> body mass and log previous temperature experience as fixed predictors. </w:t>
      </w:r>
      <w:r w:rsidR="00EE34CA">
        <w:t>Note that temperature is no longer a predictor as this is now part of the response</w:t>
      </w:r>
      <w:r w:rsidR="000916D4">
        <w:t xml:space="preserve"> matrix</w:t>
      </w:r>
      <w:r w:rsidR="00EE34CA">
        <w:t xml:space="preserve">. </w:t>
      </w:r>
      <w:r w:rsidR="00D76570">
        <w:t>I</w:t>
      </w:r>
      <w:r w:rsidR="00EE34CA">
        <w:t xml:space="preserve">ndividual ID and sampling session </w:t>
      </w:r>
      <w:r w:rsidR="00D76570">
        <w:t>were included</w:t>
      </w:r>
      <w:r w:rsidR="00EE34CA">
        <w:t xml:space="preserve"> as random intercepts</w:t>
      </w:r>
      <w:r w:rsidR="000916D4">
        <w:t xml:space="preserve"> (ESM model 3)</w:t>
      </w:r>
      <w:r w:rsidR="00EE34CA">
        <w:t xml:space="preserve">. </w:t>
      </w:r>
      <w:r w:rsidR="00F45804">
        <w:rPr>
          <w:rFonts w:cs="Times New Roman"/>
          <w:lang w:val="en-US"/>
        </w:rPr>
        <w:t xml:space="preserve">This </w:t>
      </w:r>
      <w:r w:rsidR="00F45804">
        <w:t xml:space="preserve">process requires a substantial amount of data because the model estimates </w:t>
      </w:r>
      <w:r w:rsidR="00C90451">
        <w:t xml:space="preserve">(co)variances </w:t>
      </w:r>
      <w:r w:rsidR="00F45804">
        <w:t xml:space="preserve">at each temperature </w:t>
      </w:r>
      <w:r w:rsidR="00877E4B">
        <w:rPr>
          <w:shd w:val="clear" w:color="auto" w:fill="FFFFFF"/>
        </w:rPr>
        <w:t xml:space="preserve">at the </w:t>
      </w:r>
      <w:r w:rsidR="00F45804">
        <w:rPr>
          <w:shd w:val="clear" w:color="auto" w:fill="FFFFFF"/>
        </w:rPr>
        <w:t>among-</w:t>
      </w:r>
      <w:r w:rsidR="00877E4B">
        <w:rPr>
          <w:shd w:val="clear" w:color="auto" w:fill="FFFFFF"/>
        </w:rPr>
        <w:t xml:space="preserve">individual and </w:t>
      </w:r>
      <w:r w:rsidR="00F45804">
        <w:rPr>
          <w:shd w:val="clear" w:color="auto" w:fill="FFFFFF"/>
        </w:rPr>
        <w:t>within-individual</w:t>
      </w:r>
      <w:r w:rsidR="00877E4B">
        <w:rPr>
          <w:shd w:val="clear" w:color="auto" w:fill="FFFFFF"/>
        </w:rPr>
        <w:t xml:space="preserve"> level</w:t>
      </w:r>
      <w:r>
        <w:rPr>
          <w:shd w:val="clear" w:color="auto" w:fill="FFFFFF"/>
        </w:rPr>
        <w:t xml:space="preserve">. </w:t>
      </w:r>
      <w:r w:rsidR="00F45804">
        <w:rPr>
          <w:shd w:val="clear" w:color="auto" w:fill="FFFFFF"/>
        </w:rPr>
        <w:t>Using the variance-covariance matrix</w:t>
      </w:r>
      <w:r>
        <w:rPr>
          <w:shd w:val="clear" w:color="auto" w:fill="FFFFFF"/>
        </w:rPr>
        <w:t xml:space="preserve"> of this model</w:t>
      </w:r>
      <w:r w:rsidR="00F45804">
        <w:rPr>
          <w:shd w:val="clear" w:color="auto" w:fill="FFFFFF"/>
        </w:rPr>
        <w:t xml:space="preserve">, we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w:t>
      </w:r>
      <w:r>
        <w:rPr>
          <w:shd w:val="clear" w:color="auto" w:fill="FFFFFF"/>
        </w:rPr>
        <w:t xml:space="preserve">ESM </w:t>
      </w:r>
      <w:r w:rsidR="00464F1B">
        <w:rPr>
          <w:shd w:val="clear" w:color="auto" w:fill="FFFFFF"/>
        </w:rPr>
        <w:t xml:space="preserve">Equation </w:t>
      </w:r>
      <w:r>
        <w:rPr>
          <w:shd w:val="clear" w:color="auto" w:fill="FFFFFF"/>
        </w:rPr>
        <w:t>5</w:t>
      </w:r>
      <w:r w:rsidR="00464F1B">
        <w:rPr>
          <w:shd w:val="clear" w:color="auto" w:fill="FFFFFF"/>
        </w:rPr>
        <w:t xml:space="preserve">. </w:t>
      </w:r>
    </w:p>
    <w:p w14:paraId="64FB7C7F" w14:textId="28652C6D" w:rsidR="009A5C4A" w:rsidRDefault="009A5C4A" w:rsidP="006237AE">
      <w:pPr>
        <w:pStyle w:val="Heading2"/>
        <w:spacing w:line="360" w:lineRule="auto"/>
      </w:pPr>
      <w:r>
        <w:t>Slope – plasticity</w:t>
      </w:r>
    </w:p>
    <w:p w14:paraId="4C66218C" w14:textId="384C19C4" w:rsidR="0080379C" w:rsidRPr="0080379C" w:rsidRDefault="00703C8E" w:rsidP="00C91FB1">
      <w:pPr>
        <w:spacing w:line="360" w:lineRule="auto"/>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w:t>
      </w:r>
      <w:r w:rsidR="00981EFC" w:rsidRPr="00027EDE">
        <w:t>t</w:t>
      </w:r>
      <w:r w:rsidR="00027EDE" w:rsidRPr="00BC1AA5">
        <w:t>he temperature</w:t>
      </w:r>
      <w:r w:rsidR="00027EDE">
        <w:t>-</w:t>
      </w:r>
      <w:proofErr w:type="spellStart"/>
      <w:r w:rsidR="00027EDE">
        <w:t>centered</w:t>
      </w:r>
      <w:proofErr w:type="spellEnd"/>
      <w:r w:rsidR="00027EDE">
        <w:t xml:space="preserve"> function-valued models </w:t>
      </w:r>
      <w:r w:rsidR="00981EFC" w:rsidRPr="00027EDE">
        <w:t>to</w:t>
      </w:r>
      <w:r w:rsidR="00981EFC">
        <w:t xml:space="preserve"> calculate the repeatability of the slope</w:t>
      </w:r>
      <w:r w:rsidR="00027EDE">
        <w:t xml:space="preserve"> using ESM equation 6</w:t>
      </w:r>
      <w:r w:rsidR="00AE1929">
        <w:t>.</w:t>
      </w:r>
      <w:r w:rsidR="00981EFC">
        <w:t xml:space="preserve"> </w:t>
      </w:r>
      <w:r w:rsidR="00027EDE">
        <w:t>However, w</w:t>
      </w:r>
      <w:r w:rsidR="00981EFC">
        <w:t xml:space="preserve">e </w:t>
      </w:r>
      <w:r w:rsidR="00027EDE">
        <w:t xml:space="preserve">chose to </w:t>
      </w:r>
      <w:r w:rsidR="00981EFC">
        <w:t xml:space="preserve">use </w:t>
      </w:r>
      <w:r w:rsidR="005E5B8C">
        <w:t>a function-valued</w:t>
      </w:r>
      <w:r w:rsidR="00981EFC">
        <w:t xml:space="preserve"> </w:t>
      </w:r>
      <w:r w:rsidR="000B0683">
        <w:t>model</w:t>
      </w:r>
      <w:r w:rsidR="00027EDE">
        <w:t xml:space="preserve"> where</w:t>
      </w:r>
      <w:r w:rsidR="00981EFC">
        <w:t xml:space="preserve"> log</w:t>
      </w:r>
      <w:r w:rsidR="005E5B8C">
        <w:t xml:space="preserve"> t</w:t>
      </w:r>
      <w:r w:rsidR="00981EFC">
        <w:t>emp</w:t>
      </w:r>
      <w:r w:rsidR="005E5B8C">
        <w:t>erature</w:t>
      </w:r>
      <w:r w:rsidR="00981EFC">
        <w:t xml:space="preserve"> is not mean-</w:t>
      </w:r>
      <w:proofErr w:type="spellStart"/>
      <w:r w:rsidR="00981EFC">
        <w:t>centered</w:t>
      </w:r>
      <w:proofErr w:type="spellEnd"/>
      <w:r w:rsidR="00981EFC">
        <w:t xml:space="preserve"> </w:t>
      </w:r>
      <w:r w:rsidR="00171C0A">
        <w:t xml:space="preserve">as </w:t>
      </w:r>
      <w:r w:rsidR="00981EFC">
        <w:t xml:space="preserve">this model </w:t>
      </w:r>
      <w:r w:rsidR="00027EDE">
        <w:t>was also used to</w:t>
      </w:r>
      <w:r w:rsidR="00981EFC">
        <w:t xml:space="preserve"> derive cross-temperature correlations (see below).</w:t>
      </w:r>
      <w:r w:rsidR="00027EDE">
        <w:t>While t</w:t>
      </w:r>
      <w:r w:rsidR="00FC73A3">
        <w:t xml:space="preserve">he </w:t>
      </w:r>
      <w:r w:rsidR="00BB0E62">
        <w:t>character state approach</w:t>
      </w:r>
      <w:r w:rsidR="00FC73A3">
        <w:t xml:space="preserve"> does not estimate a slope </w:t>
      </w:r>
      <w:r w:rsidR="00027EDE">
        <w:t xml:space="preserve">as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one can</w:t>
      </w:r>
      <w:r w:rsidR="00027EDE">
        <w:t xml:space="preserve"> still</w:t>
      </w:r>
      <w:r w:rsidR="00FC73A3">
        <w:t xml:space="preserve"> assess the thermal plasticity of a trait by </w:t>
      </w:r>
      <w:r w:rsidR="00BB0E62">
        <w:t xml:space="preserve">identifying changes in repeatability </w:t>
      </w:r>
      <w:r w:rsidR="00FC73A3">
        <w:t xml:space="preserve">across temperatures </w:t>
      </w:r>
      <w:r w:rsidR="00E7413B">
        <w:t xml:space="preserve">using </w:t>
      </w:r>
      <w:r w:rsidR="00027EDE">
        <w:t>ESM equation 5</w:t>
      </w:r>
      <w:r w:rsidR="00FC73A3">
        <w:t>. This</w:t>
      </w:r>
      <w:r w:rsidR="00BB0E62">
        <w:t xml:space="preserve"> is conceptually the same as quantifying whether slopes are repeatable or not</w:t>
      </w:r>
      <w:r w:rsidR="00171C0A">
        <w:t>.</w:t>
      </w:r>
    </w:p>
    <w:p w14:paraId="63523364" w14:textId="279CCA75" w:rsidR="009A5C4A" w:rsidRDefault="009A5C4A" w:rsidP="006237AE">
      <w:pPr>
        <w:pStyle w:val="Heading2"/>
        <w:spacing w:line="360" w:lineRule="auto"/>
      </w:pPr>
      <w:r>
        <w:t>Cross-temperature correlations in metabolic rate</w:t>
      </w:r>
    </w:p>
    <w:p w14:paraId="7E9A0E82" w14:textId="7EF90610" w:rsidR="00B80CD2" w:rsidRDefault="006E467C" w:rsidP="000251C2">
      <w:pPr>
        <w:spacing w:line="360" w:lineRule="auto"/>
        <w:rPr>
          <w:lang w:val="en-AU"/>
        </w:rPr>
      </w:pPr>
      <w:r w:rsidRPr="00035262">
        <w:rPr>
          <w:i/>
          <w:lang w:val="en-AU"/>
        </w:rPr>
        <w:t>A priori</w:t>
      </w:r>
      <w:r>
        <w:rPr>
          <w:lang w:val="en-AU"/>
        </w:rPr>
        <w:t>, we expect m</w:t>
      </w:r>
      <w:r w:rsidR="00441EAF">
        <w:rPr>
          <w:lang w:val="en-AU"/>
        </w:rPr>
        <w:t xml:space="preserve">etabolic rate measured at one temperature </w:t>
      </w:r>
      <w:r w:rsidR="006E3E77">
        <w:rPr>
          <w:lang w:val="en-AU"/>
        </w:rPr>
        <w:t xml:space="preserve">to </w:t>
      </w:r>
      <w:r w:rsidR="00441EAF">
        <w:rPr>
          <w:lang w:val="en-AU"/>
        </w:rPr>
        <w:t xml:space="preserve">be correlated with metabolic rate measured at another temperature. We estimated these cross-environment correlations using both statistical approaches. </w:t>
      </w:r>
      <w:r w:rsidR="00BC1AA5">
        <w:rPr>
          <w:lang w:val="en-AU"/>
        </w:rPr>
        <w:t>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w:t>
      </w:r>
      <w:r w:rsidR="00441EAF">
        <w:rPr>
          <w:lang w:val="en-AU"/>
        </w:rPr>
        <w:t>,</w:t>
      </w:r>
      <w:r w:rsidR="006E3E77">
        <w:rPr>
          <w:lang w:val="en-AU"/>
        </w:rPr>
        <w:t xml:space="preserve"> although</w:t>
      </w:r>
      <w:r w:rsidR="003C0991">
        <w:rPr>
          <w:lang w:val="en-AU"/>
        </w:rPr>
        <w:t xml:space="preserve"> </w:t>
      </w:r>
      <w:r w:rsidR="00441EAF">
        <w:rPr>
          <w:lang w:val="en-AU"/>
        </w:rPr>
        <w:t>these</w:t>
      </w:r>
      <w:r w:rsidR="00C04CFD">
        <w:rPr>
          <w:lang w:val="en-AU"/>
        </w:rPr>
        <w:t xml:space="preserve"> are not </w:t>
      </w:r>
      <w:r w:rsidR="00C04CFD">
        <w:rPr>
          <w:lang w:val="en-AU"/>
        </w:rPr>
        <w:lastRenderedPageBreak/>
        <w:t xml:space="preserve">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0251C2">
        <w:rPr>
          <w:rFonts w:eastAsiaTheme="minorHAnsi"/>
          <w:lang w:val="en-US"/>
        </w:rPr>
        <w:t xml:space="preserve"> </w:t>
      </w:r>
      <w:r w:rsidR="004F268B">
        <w:rPr>
          <w:rFonts w:eastAsiaTheme="minorHAnsi"/>
          <w:lang w:val="en-US"/>
        </w:rPr>
        <w:t>Brommer 2013</w:t>
      </w:r>
      <w:r w:rsidR="000251C2">
        <w:rPr>
          <w:rFonts w:eastAsiaTheme="minorHAnsi"/>
          <w:lang w:val="en-US"/>
        </w:rPr>
        <w:t xml:space="preserve"> (For more details and equations see ESM). </w:t>
      </w:r>
      <w:r w:rsidR="003F1CB2">
        <w:rPr>
          <w:rFonts w:eastAsiaTheme="minorHAnsi"/>
          <w:lang w:val="en-US"/>
        </w:rPr>
        <w:fldChar w:fldCharType="end"/>
      </w:r>
      <w:r w:rsidR="00C04CFD" w:rsidRPr="00100303">
        <w:rPr>
          <w:lang w:val="en-AU"/>
        </w:rPr>
        <w:t xml:space="preserve">We derived correlations </w:t>
      </w:r>
      <w:r w:rsidR="005E5B8C">
        <w:rPr>
          <w:lang w:val="en-AU"/>
        </w:rPr>
        <w:t xml:space="preserve">at the </w:t>
      </w:r>
      <w:r w:rsidR="005E5B8C" w:rsidRPr="00100303">
        <w:rPr>
          <w:lang w:val="en-AU"/>
        </w:rPr>
        <w:t>among</w:t>
      </w:r>
      <w:r w:rsidR="005E5B8C">
        <w:rPr>
          <w:lang w:val="en-AU"/>
        </w:rPr>
        <w:t xml:space="preserve"> individual</w:t>
      </w:r>
      <w:r w:rsidR="005E5B8C" w:rsidRPr="00100303">
        <w:rPr>
          <w:lang w:val="en-AU"/>
        </w:rPr>
        <w:t xml:space="preserve"> and within-individual-among-sampling-session level</w:t>
      </w:r>
      <w:r w:rsidR="005E5B8C">
        <w:rPr>
          <w:lang w:val="en-AU"/>
        </w:rPr>
        <w:t xml:space="preserve"> (</w:t>
      </w:r>
      <w:proofErr w:type="spellStart"/>
      <w:r w:rsidR="005E5B8C">
        <w:rPr>
          <w:lang w:val="en-AU"/>
        </w:rPr>
        <w:t>seriesID</w:t>
      </w:r>
      <w:proofErr w:type="spellEnd"/>
      <w:r w:rsidR="005E5B8C">
        <w:rPr>
          <w:lang w:val="en-AU"/>
        </w:rPr>
        <w:t xml:space="preserve">) </w:t>
      </w:r>
      <w:r w:rsidR="00B57B7C" w:rsidRPr="00100303">
        <w:rPr>
          <w:lang w:val="en-AU"/>
        </w:rPr>
        <w:t xml:space="preserve">from </w:t>
      </w:r>
      <w:r w:rsidR="0043536D">
        <w:rPr>
          <w:lang w:val="en-AU"/>
        </w:rPr>
        <w:t>the</w:t>
      </w:r>
      <w:r w:rsidR="00B57B7C" w:rsidRPr="00100303">
        <w:rPr>
          <w:lang w:val="en-AU"/>
        </w:rPr>
        <w:t xml:space="preserve"> function-valued model</w:t>
      </w:r>
      <w:r w:rsidR="00572C4B" w:rsidRPr="00100303">
        <w:rPr>
          <w:lang w:val="en-AU"/>
        </w:rPr>
        <w:t xml:space="preserve"> </w:t>
      </w:r>
      <w:r w:rsidR="0043536D">
        <w:rPr>
          <w:lang w:val="en-AU"/>
        </w:rPr>
        <w:t xml:space="preserve">that </w:t>
      </w:r>
      <w:r w:rsidR="005E5B8C">
        <w:rPr>
          <w:lang w:val="en-AU"/>
        </w:rPr>
        <w:t>was</w:t>
      </w:r>
      <w:r w:rsidR="0043536D">
        <w:rPr>
          <w:lang w:val="en-AU"/>
        </w:rPr>
        <w:t xml:space="preserve"> used to calculate the repeatability of the slope (see above).</w:t>
      </w:r>
      <w:r w:rsidR="002D0922" w:rsidRPr="00100303">
        <w:rPr>
          <w:lang w:val="en-AU"/>
        </w:rPr>
        <w:t xml:space="preserve"> </w:t>
      </w:r>
    </w:p>
    <w:p w14:paraId="4A4A8882" w14:textId="3AB68F64" w:rsidR="009816E5" w:rsidRDefault="009816E5" w:rsidP="006237AE">
      <w:pPr>
        <w:pStyle w:val="Heading2"/>
        <w:spacing w:line="360" w:lineRule="auto"/>
      </w:pPr>
      <w:r>
        <w:t xml:space="preserve">Hierarchical mass scaling exponents </w:t>
      </w:r>
      <w:r w:rsidR="00C05D33">
        <w:t>at different temperatures</w:t>
      </w:r>
    </w:p>
    <w:p w14:paraId="0898129F" w14:textId="15B718C8" w:rsidR="00AF7F50" w:rsidRDefault="005B3B42" w:rsidP="005B3B42">
      <w:pPr>
        <w:spacing w:line="360" w:lineRule="auto"/>
        <w:rPr>
          <w:lang w:val="en-AU"/>
        </w:rPr>
      </w:pPr>
      <w:r>
        <w:rPr>
          <w:lang w:val="en-AU"/>
        </w:rPr>
        <w:t>Using ‘</w:t>
      </w:r>
      <w:proofErr w:type="spellStart"/>
      <w:r>
        <w:rPr>
          <w:lang w:val="en-AU"/>
        </w:rPr>
        <w:t>brms</w:t>
      </w:r>
      <w:proofErr w:type="spellEnd"/>
      <w:r>
        <w:rPr>
          <w:lang w:val="en-AU"/>
        </w:rPr>
        <w:t>’, 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sidR="00A527BB">
        <w:rPr>
          <w:lang w:val="en-AU"/>
        </w:rPr>
        <w:t xml:space="preserve"> and </w:t>
      </w:r>
      <w:r w:rsidR="00486352" w:rsidRPr="00ED4B64">
        <w:rPr>
          <w:lang w:val="en-AU"/>
        </w:rPr>
        <w:t xml:space="preserve">whether </w:t>
      </w:r>
      <w:r w:rsidR="00EB26F5">
        <w:rPr>
          <w:lang w:val="en-AU"/>
        </w:rPr>
        <w:t>mass-scaling relationships differed</w:t>
      </w:r>
      <w:r w:rsidR="008F4BC5">
        <w:rPr>
          <w:lang w:val="en-AU"/>
        </w:rPr>
        <w:t xml:space="preserve"> </w:t>
      </w:r>
      <w:r>
        <w:rPr>
          <w:lang w:val="en-AU"/>
        </w:rPr>
        <w:t xml:space="preserve">at the among and within-individual level. </w:t>
      </w:r>
      <w:r w:rsidR="00A527BB">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t>
      </w:r>
      <w:r w:rsidR="002F4C9F">
        <w:rPr>
          <w:lang w:val="en-AU"/>
        </w:rPr>
        <w:t xml:space="preserve">across the experiment </w:t>
      </w:r>
      <w:r w:rsidR="00486352">
        <w:rPr>
          <w:lang w:val="en-AU"/>
        </w:rPr>
        <w:t>within an individual (mass at the first sampling session – the last sampling session) was</w:t>
      </w:r>
      <w:r w:rsidR="005513FC">
        <w:rPr>
          <w:lang w:val="en-AU"/>
        </w:rPr>
        <w:t xml:space="preserve"> 9.13%</w:t>
      </w:r>
      <w:r w:rsidR="00486352">
        <w:rPr>
          <w:lang w:val="en-AU"/>
        </w:rPr>
        <w:t xml:space="preserve"> (n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r w:rsidR="00A527BB">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9816E5">
        <w:rPr>
          <w:lang w:val="en-AU"/>
        </w:rPr>
        <w:t xml:space="preserve">). </w:t>
      </w:r>
    </w:p>
    <w:p w14:paraId="10985D74" w14:textId="2F4199EE" w:rsidR="005B3B42" w:rsidRDefault="005B3B42" w:rsidP="00AF7F50">
      <w:pPr>
        <w:spacing w:line="360" w:lineRule="auto"/>
        <w:ind w:firstLine="720"/>
        <w:rPr>
          <w:lang w:val="en-AU"/>
        </w:rPr>
      </w:pPr>
      <w:r>
        <w:rPr>
          <w:lang w:val="en-AU"/>
        </w:rPr>
        <w:t xml:space="preserve">In the first model, </w:t>
      </w:r>
      <w:r w:rsidR="000916D4">
        <w:rPr>
          <w:lang w:val="en-AU"/>
        </w:rPr>
        <w:t xml:space="preserve">we fitted </w:t>
      </w:r>
      <w:r w:rsidR="000916D4">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916D4">
        <w:rPr>
          <w:lang w:val="en-AU"/>
        </w:rPr>
        <w:t>as the response and included the among-</w:t>
      </w:r>
      <w:r w:rsidR="00AF7F50">
        <w:rPr>
          <w:lang w:val="en-AU"/>
        </w:rPr>
        <w:t>individual and</w:t>
      </w:r>
      <w:r w:rsidR="000916D4">
        <w:rPr>
          <w:lang w:val="en-AU"/>
        </w:rPr>
        <w:t xml:space="preserve"> within-individual mass effect as well as</w:t>
      </w:r>
      <w:r>
        <w:rPr>
          <w:lang w:val="en-AU"/>
        </w:rPr>
        <w:t>,</w:t>
      </w:r>
      <w:r w:rsidR="000916D4">
        <w:rPr>
          <w:lang w:val="en-AU"/>
        </w:rPr>
        <w:t xml:space="preserve"> their interactions with temperature </w:t>
      </w:r>
      <w:r w:rsidR="000F3F38">
        <w:rPr>
          <w:lang w:val="en-AU"/>
        </w:rPr>
        <w:t xml:space="preserve">as fixed predictors </w:t>
      </w:r>
      <w:r w:rsidR="000916D4">
        <w:rPr>
          <w:lang w:val="en-AU"/>
        </w:rPr>
        <w:t xml:space="preserve">(ESM model 4). </w:t>
      </w:r>
      <w:r w:rsidR="00BE4B02">
        <w:rPr>
          <w:lang w:val="en-AU"/>
        </w:rPr>
        <w:t xml:space="preserve">The second model </w:t>
      </w:r>
      <w:r w:rsidR="000F3F38">
        <w:rPr>
          <w:lang w:val="en-AU"/>
        </w:rPr>
        <w:t>has the same structure but did not include the interactions with temperature</w:t>
      </w:r>
      <w:r w:rsidR="00AF7F50">
        <w:rPr>
          <w:lang w:val="en-AU"/>
        </w:rPr>
        <w:t xml:space="preserve"> (ESM model 5)</w:t>
      </w:r>
      <w:r w:rsidR="00171C0A">
        <w:rPr>
          <w:lang w:val="en-AU"/>
        </w:rPr>
        <w:t>.</w:t>
      </w:r>
      <w:r w:rsidR="00BE4B02">
        <w:rPr>
          <w:lang w:val="en-AU"/>
        </w:rPr>
        <w:t xml:space="preserve"> </w:t>
      </w:r>
      <w:r>
        <w:rPr>
          <w:lang w:val="en-AU"/>
        </w:rPr>
        <w:t xml:space="preserve">In both models, we included individual ID as a random intercept and the within individual effect as a </w:t>
      </w:r>
      <w:r w:rsidRPr="00A527BB">
        <w:rPr>
          <w:lang w:val="en-AU"/>
        </w:rPr>
        <w:t xml:space="preserve">random slope since exploratory graphs show that individuals mass change at different rates through the study (See Fig 5B). </w:t>
      </w:r>
    </w:p>
    <w:p w14:paraId="1063D7BD" w14:textId="2AACB66C" w:rsidR="00D5267A" w:rsidRDefault="005B3B42" w:rsidP="00AF7F50">
      <w:pPr>
        <w:spacing w:line="360" w:lineRule="auto"/>
        <w:ind w:firstLine="720"/>
        <w:rPr>
          <w:lang w:val="en-AU"/>
        </w:rPr>
      </w:pPr>
      <w:r>
        <w:rPr>
          <w:lang w:val="en-AU"/>
        </w:rPr>
        <w:t xml:space="preserve">In order to test for temperature dependence, we assessed whether the first model or second model was better supported or not using </w:t>
      </w:r>
      <w:proofErr w:type="spellStart"/>
      <w:r>
        <w:rPr>
          <w:lang w:val="en-AU"/>
        </w:rPr>
        <w:t>wAIC</w:t>
      </w:r>
      <w:proofErr w:type="spellEnd"/>
      <w:r>
        <w:rPr>
          <w:lang w:val="en-AU"/>
        </w:rPr>
        <w:t xml:space="preserve"> and loo. </w:t>
      </w:r>
      <w:r w:rsidR="00D5267A">
        <w:rPr>
          <w:lang w:val="en-AU"/>
        </w:rPr>
        <w:t>To test whether the contrast between among and within individual mass scaling significantly different from zero at each temperature, w</w:t>
      </w:r>
      <w:r w:rsidR="009816E5" w:rsidRPr="00A527BB">
        <w:rPr>
          <w:lang w:val="en-AU"/>
        </w:rPr>
        <w:t>e subtracted</w:t>
      </w:r>
      <w:r w:rsidR="009816E5">
        <w:rPr>
          <w:lang w:val="en-AU"/>
        </w:rPr>
        <w:t xml:space="preserve"> the </w:t>
      </w:r>
      <w:r w:rsidR="00731388">
        <w:rPr>
          <w:lang w:val="en-AU"/>
        </w:rPr>
        <w:t xml:space="preserve">coefficient for </w:t>
      </w:r>
      <w:r w:rsidR="00AF7F50">
        <w:rPr>
          <w:lang w:val="en-AU"/>
        </w:rPr>
        <w:t xml:space="preserve">within-individual interaction </w:t>
      </w:r>
      <w:r w:rsidR="009816E5">
        <w:rPr>
          <w:lang w:val="en-AU"/>
        </w:rPr>
        <w:t xml:space="preserve">from the </w:t>
      </w:r>
      <w:r w:rsidR="00731388">
        <w:rPr>
          <w:lang w:val="en-AU"/>
        </w:rPr>
        <w:t xml:space="preserve">coefficient of </w:t>
      </w:r>
      <w:r w:rsidR="00AF7F50">
        <w:rPr>
          <w:lang w:val="en-AU"/>
        </w:rPr>
        <w:t>among-individual interaction.</w:t>
      </w:r>
    </w:p>
    <w:p w14:paraId="320D9F0E" w14:textId="10D9D8EE" w:rsidR="004C40AA" w:rsidRDefault="009816E5" w:rsidP="006237AE">
      <w:pPr>
        <w:spacing w:line="36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bookmarkStart w:id="2" w:name="_GoBack"/>
      <w:bookmarkEnd w:id="2"/>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241B22F" w14:textId="77777777" w:rsidR="008C0F01" w:rsidRDefault="00D24BC6" w:rsidP="006237AE">
      <w:pPr>
        <w:pStyle w:val="Heading1"/>
        <w:spacing w:line="360" w:lineRule="auto"/>
        <w:rPr>
          <w:lang w:val="en-AU"/>
        </w:rPr>
      </w:pPr>
      <w:r>
        <w:rPr>
          <w:lang w:val="en-AU"/>
        </w:rPr>
        <w:lastRenderedPageBreak/>
        <w:t>Results</w:t>
      </w:r>
    </w:p>
    <w:p w14:paraId="70DBBEDA" w14:textId="6A2DD2C4" w:rsidR="008C0F01" w:rsidRDefault="008C0F01" w:rsidP="006237AE">
      <w:pPr>
        <w:pStyle w:val="Heading2"/>
        <w:spacing w:line="360" w:lineRule="auto"/>
        <w:rPr>
          <w:lang w:val="en-AU"/>
        </w:rPr>
      </w:pPr>
      <w:r w:rsidRPr="008C0F01">
        <w:rPr>
          <w:lang w:val="en-AU"/>
        </w:rPr>
        <w:t xml:space="preserve"> </w:t>
      </w:r>
      <w:r>
        <w:rPr>
          <w:lang w:val="en-AU"/>
        </w:rPr>
        <w:t>Repeatability of thermal reaction norms</w:t>
      </w:r>
    </w:p>
    <w:p w14:paraId="759F4E36" w14:textId="5AAC1C8A" w:rsidR="00176DCC" w:rsidRDefault="00B9394B" w:rsidP="006237AE">
      <w:pPr>
        <w:spacing w:line="36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237AE">
      <w:pPr>
        <w:spacing w:line="36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08AD6ABF" w:rsidR="008C0F01" w:rsidRPr="00176DCC" w:rsidRDefault="008C0F01" w:rsidP="006237AE">
      <w:pPr>
        <w:spacing w:line="36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the </w:t>
      </w:r>
      <w:r w:rsidR="004E5B78" w:rsidRPr="0048012E">
        <w:rPr>
          <w:sz w:val="21"/>
          <w:szCs w:val="21"/>
        </w:rPr>
        <w:t xml:space="preserve">function-valued </w:t>
      </w:r>
      <w:r w:rsidR="00060279" w:rsidRPr="0048012E">
        <w:rPr>
          <w:sz w:val="21"/>
          <w:szCs w:val="21"/>
        </w:rPr>
        <w:t>‘conditional’ repeatability method</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 Blue filled circles represent the character state approach in estimating repeatabilit</w:t>
      </w:r>
      <w:r w:rsidR="00D76570">
        <w:rPr>
          <w:sz w:val="21"/>
          <w:szCs w:val="21"/>
        </w:rPr>
        <w:t>y</w:t>
      </w:r>
      <w:r w:rsidRPr="0048012E">
        <w:rPr>
          <w:sz w:val="21"/>
          <w:szCs w:val="21"/>
        </w:rPr>
        <w:t xml:space="preserve">. See Statistical analyses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Pr="0048012E">
        <w:rPr>
          <w:sz w:val="21"/>
          <w:szCs w:val="21"/>
          <w:lang w:val="en-AU"/>
        </w:rPr>
        <w:t xml:space="preserve">at the among (right panel) and within (left panel) individual level across six measurement temperatures. Error </w:t>
      </w:r>
      <w:r w:rsidRPr="0048012E">
        <w:rPr>
          <w:sz w:val="21"/>
          <w:szCs w:val="21"/>
          <w:lang w:val="en-AU"/>
        </w:rPr>
        <w:lastRenderedPageBreak/>
        <w:t>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237AE">
      <w:pPr>
        <w:spacing w:line="36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237AE">
      <w:pPr>
        <w:spacing w:line="360" w:lineRule="auto"/>
        <w:rPr>
          <w:sz w:val="21"/>
          <w:szCs w:val="21"/>
          <w:lang w:val="en-AU"/>
        </w:rPr>
      </w:pPr>
    </w:p>
    <w:p w14:paraId="6D318189" w14:textId="77777777" w:rsidR="008C0F01" w:rsidRDefault="008C0F01" w:rsidP="006237AE">
      <w:pPr>
        <w:pStyle w:val="Heading2"/>
        <w:spacing w:line="360" w:lineRule="auto"/>
        <w:rPr>
          <w:lang w:val="en-AU"/>
        </w:rPr>
      </w:pPr>
      <w:r>
        <w:rPr>
          <w:lang w:val="en-AU"/>
        </w:rPr>
        <w:t>Cross-temperature correlations in metabolic rate</w:t>
      </w:r>
    </w:p>
    <w:p w14:paraId="1F435CCF" w14:textId="4CCC7479" w:rsidR="008C0F01" w:rsidRDefault="008C0F01" w:rsidP="006237AE">
      <w:pPr>
        <w:spacing w:line="36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individual-level. Metabolic rate measured at neighbouring temperatures (e.g. 22ºC 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237AE">
      <w:pPr>
        <w:spacing w:line="36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237AE">
      <w:pPr>
        <w:spacing w:line="360" w:lineRule="auto"/>
        <w:rPr>
          <w:lang w:val="en-AU"/>
        </w:rPr>
      </w:pPr>
      <w:r>
        <w:rPr>
          <w:noProof/>
          <w:lang w:val="en-US"/>
        </w:rPr>
        <w:lastRenderedPageBreak/>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237AE">
      <w:pPr>
        <w:spacing w:line="36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237AE">
      <w:pPr>
        <w:spacing w:line="360" w:lineRule="auto"/>
        <w:rPr>
          <w:sz w:val="21"/>
          <w:szCs w:val="21"/>
          <w:lang w:val="en-AU"/>
        </w:rPr>
      </w:pPr>
    </w:p>
    <w:p w14:paraId="08027C5C" w14:textId="7A4A0337" w:rsidR="00BD366B" w:rsidRDefault="00A07A29" w:rsidP="006237AE">
      <w:pPr>
        <w:pStyle w:val="Heading2"/>
        <w:spacing w:line="360" w:lineRule="auto"/>
        <w:rPr>
          <w:lang w:val="en-AU"/>
        </w:rPr>
      </w:pPr>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2B5822CD" w:rsidR="008C0F01" w:rsidRDefault="0039575B" w:rsidP="006237AE">
      <w:pPr>
        <w:spacing w:line="36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w:t>
      </w:r>
      <w:r w:rsidR="000D769F">
        <w:rPr>
          <w:lang w:val="en-AU"/>
        </w:rPr>
        <w:t>no</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0D769F">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237AE">
      <w:pPr>
        <w:spacing w:line="360" w:lineRule="auto"/>
        <w:rPr>
          <w:lang w:val="en-AU"/>
        </w:rPr>
      </w:pPr>
    </w:p>
    <w:p w14:paraId="27328375" w14:textId="615CBA5B" w:rsidR="008C0F01" w:rsidRPr="008C0F01" w:rsidRDefault="00160165" w:rsidP="006237AE">
      <w:pPr>
        <w:spacing w:line="36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546896FC" w:rsidR="0023227F" w:rsidRPr="00035262" w:rsidRDefault="005B5B1A" w:rsidP="006237AE">
      <w:pPr>
        <w:spacing w:line="36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w:t>
      </w:r>
      <w:r w:rsidR="00395979">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34A32" w:rsidRPr="00A7676C">
        <w:rPr>
          <w:sz w:val="21"/>
          <w:szCs w:val="21"/>
          <w:lang w:val="en-AU"/>
        </w:rPr>
        <w:t xml:space="preserve"> as an individual’s </w:t>
      </w:r>
      <w:r w:rsidR="00395979">
        <w:rPr>
          <w:sz w:val="21"/>
          <w:szCs w:val="21"/>
          <w:lang w:val="en-AU"/>
        </w:rPr>
        <w:t xml:space="preserve">log </w:t>
      </w:r>
      <w:r w:rsidR="00034A32" w:rsidRPr="00A7676C">
        <w:rPr>
          <w:sz w:val="21"/>
          <w:szCs w:val="21"/>
          <w:lang w:val="en-AU"/>
        </w:rPr>
        <w:t>mass changes.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 xml:space="preserve">across individuals as </w:t>
      </w:r>
      <w:r w:rsidR="00395979">
        <w:rPr>
          <w:sz w:val="21"/>
          <w:szCs w:val="21"/>
          <w:lang w:val="en-AU"/>
        </w:rPr>
        <w:t xml:space="preserve">log </w:t>
      </w:r>
      <w:r w:rsidR="005956D7" w:rsidRPr="00A7676C">
        <w:rPr>
          <w:sz w:val="21"/>
          <w:szCs w:val="21"/>
          <w:lang w:val="en-AU"/>
        </w:rPr>
        <w:t>mass changes</w:t>
      </w:r>
      <w:r w:rsidR="00034A32" w:rsidRPr="00A7676C">
        <w:rPr>
          <w:sz w:val="21"/>
          <w:szCs w:val="21"/>
          <w:lang w:val="en-AU"/>
        </w:rPr>
        <w:t xml:space="preserve"> </w:t>
      </w:r>
      <w:r w:rsidR="005956D7" w:rsidRPr="00A7676C">
        <w:rPr>
          <w:sz w:val="21"/>
          <w:szCs w:val="21"/>
          <w:lang w:val="en-AU"/>
        </w:rPr>
        <w:t xml:space="preserve">on the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w:t>
      </w:r>
      <w:r w:rsidR="00395979">
        <w:rPr>
          <w:sz w:val="21"/>
          <w:szCs w:val="21"/>
          <w:lang w:val="en-AU"/>
        </w:rPr>
        <w:t>among-</w:t>
      </w:r>
      <w:r w:rsidR="00214A84" w:rsidRPr="00A7676C">
        <w:rPr>
          <w:sz w:val="21"/>
          <w:szCs w:val="21"/>
          <w:lang w:val="en-AU"/>
        </w:rPr>
        <w:t>individual</w:t>
      </w:r>
      <w:r w:rsidR="00395979">
        <w:rPr>
          <w:sz w:val="21"/>
          <w:szCs w:val="21"/>
          <w:lang w:val="en-AU"/>
        </w:rPr>
        <w:t xml:space="preserve"> scaling relationship</w:t>
      </w:r>
      <w:r w:rsidR="00214A84" w:rsidRPr="00A7676C">
        <w:rPr>
          <w:sz w:val="21"/>
          <w:szCs w:val="21"/>
          <w:lang w:val="en-AU"/>
        </w:rPr>
        <w:t xml:space="preserve">. Faint grey lines represent </w:t>
      </w:r>
      <w:r w:rsidR="00395979">
        <w:rPr>
          <w:sz w:val="21"/>
          <w:szCs w:val="21"/>
          <w:lang w:val="en-AU"/>
        </w:rPr>
        <w:t>the within-individual scaling relationship</w:t>
      </w:r>
    </w:p>
    <w:p w14:paraId="596FED92" w14:textId="77777777" w:rsidR="00444B65" w:rsidRDefault="00444B65" w:rsidP="006237AE">
      <w:pPr>
        <w:pStyle w:val="Heading1"/>
        <w:spacing w:line="360" w:lineRule="auto"/>
        <w:rPr>
          <w:lang w:val="en-AU"/>
        </w:rPr>
      </w:pPr>
      <w:r>
        <w:rPr>
          <w:lang w:val="en-AU"/>
        </w:rPr>
        <w:lastRenderedPageBreak/>
        <w:t>Discussion</w:t>
      </w:r>
    </w:p>
    <w:p w14:paraId="4B30AF8B" w14:textId="222C95DD" w:rsidR="00B62207" w:rsidRDefault="00B62207" w:rsidP="00B62207">
      <w:pPr>
        <w:spacing w:line="360" w:lineRule="auto"/>
        <w:rPr>
          <w:lang w:val="en-AU"/>
        </w:rPr>
      </w:pPr>
      <w:r>
        <w:rPr>
          <w:lang w:val="en-AU"/>
        </w:rPr>
        <w:t xml:space="preserve">We </w:t>
      </w:r>
      <w:r w:rsidR="000D769F">
        <w:rPr>
          <w:lang w:val="en-AU"/>
        </w:rPr>
        <w:t xml:space="preserve">took </w:t>
      </w:r>
      <w:r>
        <w:rPr>
          <w:lang w:val="en-AU"/>
        </w:rPr>
        <w:t xml:space="preserve">advantage of both function-valued and character-state approaches to investigate the repeatability of thermal plasticity in metabolic rate. </w:t>
      </w:r>
      <w:r w:rsidR="007C2FB7">
        <w:rPr>
          <w:lang w:val="en-AU"/>
        </w:rPr>
        <w:t>W</w:t>
      </w:r>
      <w:r>
        <w:rPr>
          <w:lang w:val="en-AU"/>
        </w:rPr>
        <w:t xml:space="preserve">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w:t>
      </w:r>
      <w:r w:rsidR="007C2FB7">
        <w:rPr>
          <w:lang w:val="en-AU"/>
        </w:rPr>
        <w:t>C</w:t>
      </w:r>
      <w:r>
        <w:rPr>
          <w:lang w:val="en-AU"/>
        </w:rPr>
        <w:t>ross-temperature correlations of metabolic rate were</w:t>
      </w:r>
      <w:r w:rsidR="007C2FB7">
        <w:rPr>
          <w:lang w:val="en-AU"/>
        </w:rPr>
        <w:t xml:space="preserve"> all</w:t>
      </w:r>
      <w:r>
        <w:rPr>
          <w:lang w:val="en-AU"/>
        </w:rPr>
        <w:t xml:space="preserv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237AE">
      <w:pPr>
        <w:pStyle w:val="Heading2"/>
        <w:spacing w:line="360" w:lineRule="auto"/>
        <w:rPr>
          <w:lang w:val="en-AU"/>
        </w:rPr>
      </w:pPr>
      <w:r>
        <w:rPr>
          <w:lang w:val="en-AU"/>
        </w:rPr>
        <w:t>Consistent variation in thermal reaction norms</w:t>
      </w:r>
    </w:p>
    <w:p w14:paraId="0ACC5C05" w14:textId="1AA5BDAF" w:rsidR="002905E1" w:rsidRDefault="00674D49" w:rsidP="00674D49">
      <w:pPr>
        <w:pStyle w:val="Thesisnormal"/>
        <w:spacing w:line="360" w:lineRule="auto"/>
      </w:pPr>
      <w:r>
        <w:t>Consistent among-individual variation is a key prerequisite for any trait to evolve and sets the ‘upper limit of heritability’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xml:space="preserve">). Our findings show that metabolic plasticity </w:t>
      </w:r>
      <w:r w:rsidR="00171C0A">
        <w:t xml:space="preserve">consistently differed </w:t>
      </w:r>
      <w:r>
        <w:t>among-individual</w:t>
      </w:r>
      <w:r w:rsidR="00171C0A">
        <w:t>s</w:t>
      </w:r>
      <w:r>
        <w:t xml:space="preserve"> </w:t>
      </w:r>
      <w:r w:rsidR="00171C0A">
        <w:t>over</w:t>
      </w:r>
      <w:r w:rsidR="006A058C">
        <w:t xml:space="preserve"> time</w:t>
      </w:r>
      <w:r>
        <w:t>.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w:t>
      </w:r>
      <w:r w:rsidR="00457CB5">
        <w:t>T</w:t>
      </w:r>
      <w:r>
        <w:t xml:space="preserve">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74D49">
      <w:pPr>
        <w:pStyle w:val="Thesisnormal"/>
        <w:spacing w:line="360" w:lineRule="auto"/>
      </w:pPr>
      <w:r>
        <w:instrText>Compromises </w:instrText>
      </w:r>
    </w:p>
    <w:p w14:paraId="4CDA45CD" w14:textId="507B040C" w:rsidR="00674D49" w:rsidRDefault="002905E1" w:rsidP="00674D49">
      <w:pPr>
        <w:pStyle w:val="Thesisnormal"/>
        <w:spacing w:line="36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w:t>
      </w:r>
      <w:r w:rsidR="00674D49">
        <w:lastRenderedPageBreak/>
        <w:t xml:space="preserve">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5382">
      <w:pPr>
        <w:pStyle w:val="Heading2"/>
        <w:spacing w:line="36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7184B384" w:rsidR="001540F1" w:rsidRPr="000F5C23" w:rsidRDefault="001540F1" w:rsidP="001540F1">
      <w:pPr>
        <w:pStyle w:val="Thesisnormal"/>
        <w:spacing w:line="36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237AE">
      <w:pPr>
        <w:spacing w:line="36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w:t>
      </w:r>
      <w:r w:rsidR="00BB287C">
        <w:lastRenderedPageBreak/>
        <w:t xml:space="preserve">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237AE">
      <w:pPr>
        <w:pStyle w:val="Heading2"/>
        <w:spacing w:line="360" w:lineRule="auto"/>
        <w:rPr>
          <w:lang w:val="en-AU"/>
        </w:rPr>
      </w:pPr>
      <w:r>
        <w:rPr>
          <w:lang w:val="en-AU"/>
        </w:rPr>
        <w:t>Hierarchical differences in metabolic scaling at different temperatures</w:t>
      </w:r>
    </w:p>
    <w:p w14:paraId="20E3C698" w14:textId="30466591" w:rsidR="00444B65" w:rsidRDefault="00444B65" w:rsidP="006237AE">
      <w:pPr>
        <w:spacing w:line="36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216623">
        <w:rPr>
          <w:rFonts w:eastAsiaTheme="minorHAnsi"/>
          <w:lang w:val="en-US"/>
        </w:rPr>
        <w:t>(</w:t>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19BACD76" w14:textId="2A92E0BB" w:rsidR="00444B65" w:rsidRPr="003D589E" w:rsidRDefault="00444B65" w:rsidP="006237AE">
      <w:pPr>
        <w:spacing w:line="36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 an</w:t>
      </w:r>
      <w:r w:rsidR="003F1995">
        <w:rPr>
          <w:lang w:val="en-AU"/>
        </w:rPr>
        <w:t xml:space="preserve">d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F50DFF">
        <w:rPr>
          <w:lang w:val="en-AU"/>
        </w:rPr>
        <w:t xml:space="preserve">It is important to note that the range in body mass in our study is small (0.75g – 1.637g) which could give rise to large within-individual mass-scaling exponents due to sampling error. Nonetheless, </w:t>
      </w:r>
      <w:r>
        <w:rPr>
          <w:lang w:val="en-AU"/>
        </w:rPr>
        <w:t>o</w:t>
      </w:r>
      <w:r w:rsidRPr="005636D4">
        <w:rPr>
          <w:lang w:val="en-AU"/>
        </w:rPr>
        <w:t>ur within-individual estimates</w:t>
      </w:r>
      <w:r w:rsidR="002D70E6">
        <w:rPr>
          <w:lang w:val="en-AU"/>
        </w:rPr>
        <w:t xml:space="preserve"> </w:t>
      </w:r>
      <w:r w:rsidR="006A7703">
        <w:rPr>
          <w:lang w:val="en-AU"/>
        </w:rPr>
        <w:t xml:space="preserve">were in line </w:t>
      </w:r>
      <w:r w:rsidR="00160049">
        <w:rPr>
          <w:lang w:val="en-AU"/>
        </w:rPr>
        <w:t xml:space="preserve">with </w:t>
      </w:r>
      <w:r w:rsidR="006A7703">
        <w:rPr>
          <w:lang w:val="en-AU"/>
        </w:rPr>
        <w:t xml:space="preserve">studies of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Kvist &amp; Lindstrom 2001)</w:t>
      </w:r>
      <w:r w:rsidR="006D3483" w:rsidRPr="00A45003">
        <w:rPr>
          <w:rFonts w:eastAsiaTheme="minorHAnsi"/>
          <w:lang w:val="en-US"/>
        </w:rPr>
        <w:fldChar w:fldCharType="end"/>
      </w:r>
      <w:r w:rsidR="00F50DFF">
        <w:rPr>
          <w:lang w:val="en-AU"/>
        </w:rPr>
        <w:t>. Large within-individual mass scaling exponents may</w:t>
      </w:r>
      <w:r w:rsidR="00C3283A">
        <w:rPr>
          <w:lang w:val="en-AU"/>
        </w:rPr>
        <w:t xml:space="preserve"> </w:t>
      </w:r>
      <w:r w:rsidR="005636D4">
        <w:rPr>
          <w:lang w:val="en-AU"/>
        </w:rPr>
        <w:t>indicat</w:t>
      </w:r>
      <w:r w:rsidR="00F50DFF">
        <w:rPr>
          <w:lang w:val="en-AU"/>
        </w:rPr>
        <w:t>e</w:t>
      </w:r>
      <w:r w:rsidR="005636D4">
        <w:rPr>
          <w:lang w:val="en-AU"/>
        </w:rPr>
        <w:t xml:space="preserve"> that slight changes </w:t>
      </w:r>
      <w:r w:rsidR="00944AE7">
        <w:rPr>
          <w:lang w:val="en-AU"/>
        </w:rPr>
        <w:t xml:space="preserve">body composition </w:t>
      </w:r>
      <w:r w:rsidR="00944AE7">
        <w:rPr>
          <w:lang w:val="en-AU"/>
        </w:rPr>
        <w:lastRenderedPageBreak/>
        <w:t xml:space="preserve">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 xml:space="preserve">given animals were intermittently fasted </w:t>
      </w:r>
      <w:r w:rsidR="002D70E6">
        <w:rPr>
          <w:lang w:val="en-AU"/>
        </w:rPr>
        <w:t>for</w:t>
      </w:r>
      <w:r w:rsidR="00CC68E4">
        <w:rPr>
          <w:lang w:val="en-AU"/>
        </w:rPr>
        <w:t xml:space="preserve"> measurements</w:t>
      </w:r>
      <w:r w:rsidR="00C27523">
        <w:rPr>
          <w:lang w:val="en-AU"/>
        </w:rPr>
        <w:t xml:space="preserve"> </w:t>
      </w:r>
      <w:r w:rsidR="002D70E6">
        <w:rPr>
          <w:lang w:val="en-AU"/>
        </w:rPr>
        <w:t>throughout the course of the study</w:t>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can in turn could impact metabolic rate</w:t>
      </w:r>
      <w:r w:rsidR="002D70E6">
        <w:rPr>
          <w:lang w:val="en-AU"/>
        </w:rPr>
        <w:t xml:space="preserve"> and </w:t>
      </w:r>
      <w:r>
        <w:rPr>
          <w:lang w:val="en-AU"/>
        </w:rPr>
        <w:t xml:space="preserve">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(Kvist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237AE">
      <w:pPr>
        <w:pStyle w:val="Heading1"/>
        <w:spacing w:line="360" w:lineRule="auto"/>
        <w:rPr>
          <w:lang w:val="en-AU"/>
        </w:rPr>
      </w:pPr>
      <w:r>
        <w:rPr>
          <w:lang w:val="en-AU"/>
        </w:rPr>
        <w:t>Conclusion</w:t>
      </w:r>
    </w:p>
    <w:p w14:paraId="6A12FBEE" w14:textId="6A011839" w:rsidR="00575A6F" w:rsidRPr="00575A6F" w:rsidRDefault="00837452" w:rsidP="006237AE">
      <w:pPr>
        <w:pStyle w:val="Thesisnormal"/>
        <w:spacing w:line="36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mix of among-and within individual effects. This can</w:t>
      </w:r>
      <w:r w:rsidR="00B25707">
        <w:t xml:space="preserve"> </w:t>
      </w:r>
      <w:r w:rsidR="00D951D6">
        <w:t>lead to ‘hasty generalisations’, particularly in</w:t>
      </w:r>
      <w:r w:rsidR="001D6106">
        <w:t xml:space="preserve"> </w:t>
      </w:r>
      <w:r w:rsidR="0091381A">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w:t>
      </w:r>
      <w:r w:rsidR="00AB7D25">
        <w:lastRenderedPageBreak/>
        <w:t>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237AE">
      <w:pPr>
        <w:pStyle w:val="Heading1"/>
        <w:spacing w:line="360" w:lineRule="auto"/>
        <w:rPr>
          <w:lang w:val="en-AU"/>
        </w:rPr>
      </w:pPr>
      <w:r>
        <w:rPr>
          <w:lang w:val="en-AU"/>
        </w:rPr>
        <w:t>Author contributions</w:t>
      </w:r>
    </w:p>
    <w:p w14:paraId="59B06105" w14:textId="3DA5E0DB" w:rsidR="00F47C4E" w:rsidRPr="00F47C4E" w:rsidRDefault="00F47C4E" w:rsidP="006237AE">
      <w:pPr>
        <w:spacing w:line="36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237AE">
      <w:pPr>
        <w:pStyle w:val="Heading1"/>
        <w:spacing w:line="360" w:lineRule="auto"/>
        <w:rPr>
          <w:lang w:val="en-AU"/>
        </w:rPr>
      </w:pPr>
      <w:r>
        <w:rPr>
          <w:lang w:val="en-AU"/>
        </w:rPr>
        <w:t>Acknowledgements</w:t>
      </w:r>
    </w:p>
    <w:p w14:paraId="09AEBEF4" w14:textId="5CBAA608" w:rsidR="005636D4" w:rsidRPr="005636D4" w:rsidRDefault="00CF6F0E" w:rsidP="006237AE">
      <w:pPr>
        <w:spacing w:line="36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w:t>
      </w:r>
      <w:r w:rsidR="00C6448C">
        <w:t xml:space="preserve">(SL101549) </w:t>
      </w:r>
      <w:r w:rsidR="00F47C4E">
        <w:rPr>
          <w:lang w:val="en-AU"/>
        </w:rPr>
        <w:t>and the animal ethics committee from University of New South Wales and Macquarie University for our animal ethics permit</w:t>
      </w:r>
      <w:r w:rsidR="00C6448C">
        <w:rPr>
          <w:lang w:val="en-AU"/>
        </w:rPr>
        <w:t xml:space="preserve"> </w:t>
      </w:r>
      <w:r w:rsidR="00C6448C">
        <w:t>(ARA 2015/015; ACEC 15/51A)</w:t>
      </w:r>
      <w:r w:rsidR="00F47C4E">
        <w:rPr>
          <w:lang w:val="en-AU"/>
        </w:rPr>
        <w:t xml:space="preserve">.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w:t>
      </w:r>
      <w:r w:rsidR="00C6448C">
        <w:rPr>
          <w:lang w:val="en-AU"/>
        </w:rPr>
        <w:t>thank</w:t>
      </w:r>
      <w:r>
        <w:rPr>
          <w:lang w:val="en-AU"/>
        </w:rPr>
        <w:t xml:space="preserve">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237AE">
      <w:pPr>
        <w:pStyle w:val="Heading1"/>
        <w:spacing w:line="360" w:lineRule="auto"/>
        <w:rPr>
          <w:lang w:val="en-AU"/>
        </w:rPr>
      </w:pPr>
      <w:r>
        <w:rPr>
          <w:lang w:val="en-AU"/>
        </w:rPr>
        <w:t>Data accessibility</w:t>
      </w:r>
    </w:p>
    <w:p w14:paraId="2B1FB265" w14:textId="18DBB109" w:rsidR="0068239D" w:rsidRPr="0068239D" w:rsidRDefault="0068239D" w:rsidP="006237AE">
      <w:pPr>
        <w:spacing w:line="36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237AE">
      <w:pPr>
        <w:pStyle w:val="Heading1"/>
        <w:spacing w:line="360" w:lineRule="auto"/>
        <w:rPr>
          <w:lang w:val="en-AU"/>
        </w:rPr>
      </w:pPr>
      <w:r>
        <w:rPr>
          <w:lang w:val="en-AU"/>
        </w:rPr>
        <w:t>References</w:t>
      </w:r>
    </w:p>
    <w:p w14:paraId="72EAE34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674E5109" w14:textId="2D4B763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lastRenderedPageBreak/>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Behavioural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behaviour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561C125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sidRPr="0070432A">
        <w:rPr>
          <w:rFonts w:eastAsiaTheme="minorHAnsi"/>
          <w:i/>
          <w:lang w:val="en-US"/>
        </w:rPr>
        <w:t>Plecotus</w:t>
      </w:r>
      <w:proofErr w:type="spellEnd"/>
      <w:r w:rsidRPr="0070432A">
        <w:rPr>
          <w:rFonts w:eastAsiaTheme="minorHAnsi"/>
          <w:i/>
          <w:lang w:val="en-US"/>
        </w:rPr>
        <w:t xml:space="preserve"> </w:t>
      </w:r>
      <w:proofErr w:type="spellStart"/>
      <w:r w:rsidRPr="0070432A">
        <w:rPr>
          <w:rFonts w:eastAsiaTheme="minorHAnsi"/>
          <w: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14A93182" w14:textId="3494ED29"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lastRenderedPageBreak/>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B875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60E1DADD" w14:textId="77777777" w:rsidR="002905E1" w:rsidRDefault="002905E1" w:rsidP="00290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lang w:val="en-US"/>
        </w:rPr>
      </w:pPr>
      <w:r>
        <w:rPr>
          <w:rFonts w:eastAsiaTheme="minorHAnsi"/>
          <w:lang w:val="en-US"/>
        </w:rPr>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237AE">
      <w:pPr>
        <w:spacing w:line="360" w:lineRule="auto"/>
        <w:rPr>
          <w:lang w:val="en-AU"/>
        </w:rPr>
      </w:pPr>
    </w:p>
    <w:p w14:paraId="5A7EBAA9" w14:textId="711A1132" w:rsidR="008A44AF" w:rsidRDefault="008A44AF" w:rsidP="006237AE">
      <w:pPr>
        <w:spacing w:line="360" w:lineRule="auto"/>
        <w:rPr>
          <w:sz w:val="21"/>
          <w:lang w:val="en-AU"/>
        </w:rPr>
      </w:pPr>
    </w:p>
    <w:p w14:paraId="4B0028E5" w14:textId="77777777" w:rsidR="00273E45" w:rsidRDefault="00273E45" w:rsidP="006237AE">
      <w:pPr>
        <w:spacing w:line="360" w:lineRule="auto"/>
        <w:rPr>
          <w:lang w:val="en-AU"/>
        </w:rPr>
        <w:sectPr w:rsidR="00273E4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237AE">
      <w:pPr>
        <w:pStyle w:val="Heading1"/>
        <w:spacing w:line="360" w:lineRule="auto"/>
      </w:pPr>
      <w:r>
        <w:lastRenderedPageBreak/>
        <w:t>Tables</w:t>
      </w:r>
    </w:p>
    <w:p w14:paraId="521AB3FF" w14:textId="5ADDD472" w:rsidR="00273E45" w:rsidRDefault="00273E45" w:rsidP="006237AE">
      <w:pPr>
        <w:spacing w:line="36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237AE">
            <w:pPr>
              <w:spacing w:line="36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6237AE">
            <w:pPr>
              <w:spacing w:line="360" w:lineRule="auto"/>
              <w:rPr>
                <w:color w:val="000000"/>
              </w:rPr>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6237AE">
            <w:pPr>
              <w:spacing w:line="360" w:lineRule="auto"/>
              <w:jc w:val="center"/>
              <w:rPr>
                <w:color w:val="000000"/>
              </w:rPr>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6237AE">
            <w:pPr>
              <w:spacing w:line="360" w:lineRule="auto"/>
              <w:jc w:val="center"/>
              <w:rPr>
                <w:color w:val="000000"/>
              </w:rPr>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6237AE">
            <w:pPr>
              <w:spacing w:line="360" w:lineRule="auto"/>
              <w:jc w:val="center"/>
              <w:rPr>
                <w:color w:val="000000"/>
              </w:rPr>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6237AE">
            <w:pPr>
              <w:spacing w:line="360" w:lineRule="auto"/>
              <w:jc w:val="center"/>
              <w:rPr>
                <w:color w:val="000000"/>
              </w:rPr>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6237AE">
            <w:pPr>
              <w:spacing w:line="360" w:lineRule="auto"/>
              <w:jc w:val="center"/>
              <w:rPr>
                <w:color w:val="000000"/>
              </w:rPr>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6237AE">
            <w:pPr>
              <w:spacing w:line="360" w:lineRule="auto"/>
              <w:jc w:val="center"/>
              <w:rPr>
                <w:color w:val="000000"/>
              </w:rPr>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6237AE">
            <w:pPr>
              <w:spacing w:line="360" w:lineRule="auto"/>
              <w:jc w:val="center"/>
              <w:rPr>
                <w:color w:val="000000"/>
              </w:rPr>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6237AE">
            <w:pPr>
              <w:spacing w:line="360" w:lineRule="auto"/>
              <w:jc w:val="center"/>
              <w:rPr>
                <w:color w:val="000000"/>
              </w:rPr>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6237AE">
            <w:pPr>
              <w:spacing w:line="360" w:lineRule="auto"/>
              <w:jc w:val="center"/>
              <w:rPr>
                <w:color w:val="000000"/>
              </w:rPr>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6237AE">
            <w:pPr>
              <w:spacing w:line="360" w:lineRule="auto"/>
              <w:jc w:val="center"/>
              <w:rPr>
                <w:color w:val="000000"/>
              </w:rPr>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6237AE">
            <w:pPr>
              <w:spacing w:line="360" w:lineRule="auto"/>
              <w:jc w:val="center"/>
              <w:rPr>
                <w:color w:val="000000"/>
              </w:rPr>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6237AE">
            <w:pPr>
              <w:spacing w:line="360" w:lineRule="auto"/>
              <w:jc w:val="center"/>
              <w:rPr>
                <w:color w:val="000000"/>
              </w:rPr>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6237AE">
            <w:pPr>
              <w:spacing w:line="360" w:lineRule="auto"/>
              <w:jc w:val="center"/>
              <w:rPr>
                <w:color w:val="000000"/>
              </w:rPr>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6237AE">
            <w:pPr>
              <w:spacing w:line="360" w:lineRule="auto"/>
              <w:jc w:val="center"/>
              <w:rPr>
                <w:color w:val="000000"/>
              </w:rPr>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6237AE">
            <w:pPr>
              <w:spacing w:line="360" w:lineRule="auto"/>
              <w:jc w:val="center"/>
              <w:rPr>
                <w:color w:val="000000"/>
              </w:rPr>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6237AE">
            <w:pPr>
              <w:spacing w:line="36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6237AE">
            <w:pPr>
              <w:spacing w:line="36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6237AE">
            <w:pPr>
              <w:spacing w:line="36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6237AE">
            <w:pPr>
              <w:spacing w:line="36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6237AE">
            <w:pPr>
              <w:spacing w:line="36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6237AE">
            <w:pPr>
              <w:spacing w:line="36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6237AE">
            <w:pPr>
              <w:spacing w:line="36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6237AE">
            <w:pPr>
              <w:spacing w:line="36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6237AE">
            <w:pPr>
              <w:spacing w:line="36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6237AE">
            <w:pPr>
              <w:spacing w:line="360" w:lineRule="auto"/>
              <w:jc w:val="center"/>
              <w:rPr>
                <w:color w:val="000000"/>
              </w:rPr>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6237AE">
            <w:pPr>
              <w:spacing w:line="36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6237AE">
            <w:pPr>
              <w:spacing w:line="36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6237AE">
            <w:pPr>
              <w:spacing w:line="36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6237AE">
            <w:pPr>
              <w:spacing w:line="36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6237AE">
            <w:pPr>
              <w:spacing w:line="36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6237AE">
            <w:pPr>
              <w:spacing w:line="36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6237AE">
            <w:pPr>
              <w:spacing w:line="36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6237AE">
            <w:pPr>
              <w:spacing w:line="36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6237AE">
            <w:pPr>
              <w:spacing w:line="360" w:lineRule="auto"/>
              <w:jc w:val="center"/>
              <w:rPr>
                <w:color w:val="000000"/>
              </w:rPr>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6237AE">
            <w:pPr>
              <w:spacing w:line="36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6237AE">
            <w:pPr>
              <w:spacing w:line="36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6237AE">
            <w:pPr>
              <w:spacing w:line="36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6237AE">
            <w:pPr>
              <w:spacing w:line="36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6237AE">
            <w:pPr>
              <w:spacing w:line="36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6237AE">
            <w:pPr>
              <w:spacing w:line="36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6237AE">
            <w:pPr>
              <w:spacing w:line="36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6237AE">
            <w:pPr>
              <w:spacing w:line="36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6237AE">
            <w:pPr>
              <w:spacing w:line="360" w:lineRule="auto"/>
              <w:jc w:val="center"/>
              <w:rPr>
                <w:color w:val="000000"/>
              </w:rPr>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6237AE">
            <w:pPr>
              <w:spacing w:line="360" w:lineRule="auto"/>
              <w:jc w:val="center"/>
              <w:rPr>
                <w:color w:val="000000"/>
              </w:rPr>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6237AE">
            <w:pPr>
              <w:spacing w:line="360" w:lineRule="auto"/>
              <w:jc w:val="center"/>
              <w:rPr>
                <w:color w:val="000000"/>
              </w:rPr>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6237AE">
            <w:pPr>
              <w:spacing w:line="360" w:lineRule="auto"/>
              <w:jc w:val="center"/>
              <w:rPr>
                <w:color w:val="000000"/>
              </w:rPr>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6237AE">
            <w:pPr>
              <w:spacing w:line="360" w:lineRule="auto"/>
              <w:jc w:val="center"/>
              <w:rPr>
                <w:color w:val="000000"/>
              </w:rPr>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6237AE">
            <w:pPr>
              <w:spacing w:line="36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6237AE">
            <w:pPr>
              <w:spacing w:line="360" w:lineRule="auto"/>
              <w:jc w:val="center"/>
              <w:rPr>
                <w:color w:val="000000"/>
              </w:rPr>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6237AE">
            <w:pPr>
              <w:spacing w:line="360" w:lineRule="auto"/>
              <w:jc w:val="center"/>
              <w:rPr>
                <w:color w:val="000000"/>
              </w:rPr>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6237AE">
            <w:pPr>
              <w:spacing w:line="360" w:lineRule="auto"/>
              <w:jc w:val="center"/>
              <w:rPr>
                <w:color w:val="000000"/>
              </w:rPr>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6237AE">
            <w:pPr>
              <w:spacing w:line="360" w:lineRule="auto"/>
              <w:jc w:val="center"/>
              <w:rPr>
                <w:color w:val="000000"/>
              </w:rPr>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6237AE">
            <w:pPr>
              <w:spacing w:line="360" w:lineRule="auto"/>
              <w:jc w:val="center"/>
              <w:rPr>
                <w:color w:val="000000"/>
              </w:rPr>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6237AE">
            <w:pPr>
              <w:spacing w:line="360" w:lineRule="auto"/>
              <w:jc w:val="center"/>
              <w:rPr>
                <w:color w:val="000000"/>
              </w:rPr>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6237AE">
            <w:pPr>
              <w:spacing w:line="360" w:lineRule="auto"/>
              <w:jc w:val="center"/>
              <w:rPr>
                <w:color w:val="000000"/>
              </w:rPr>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6237AE">
            <w:pPr>
              <w:spacing w:line="360" w:lineRule="auto"/>
              <w:jc w:val="center"/>
              <w:rPr>
                <w:color w:val="000000"/>
              </w:rPr>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6237AE">
            <w:pPr>
              <w:spacing w:line="360" w:lineRule="auto"/>
              <w:jc w:val="center"/>
              <w:rPr>
                <w:color w:val="000000"/>
              </w:rPr>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6237AE">
            <w:pPr>
              <w:spacing w:line="360" w:lineRule="auto"/>
              <w:jc w:val="center"/>
              <w:rPr>
                <w:color w:val="000000"/>
              </w:rPr>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6237AE">
            <w:pPr>
              <w:spacing w:line="36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6237AE">
            <w:pPr>
              <w:spacing w:line="360" w:lineRule="auto"/>
              <w:jc w:val="center"/>
              <w:rPr>
                <w:color w:val="000000"/>
              </w:rPr>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6237AE">
            <w:pPr>
              <w:spacing w:line="360" w:lineRule="auto"/>
              <w:jc w:val="center"/>
              <w:rPr>
                <w:color w:val="000000"/>
              </w:rPr>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6237AE">
            <w:pPr>
              <w:spacing w:line="360" w:lineRule="auto"/>
              <w:jc w:val="center"/>
              <w:rPr>
                <w:color w:val="000000"/>
              </w:rPr>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6237AE">
            <w:pPr>
              <w:spacing w:line="360" w:lineRule="auto"/>
              <w:jc w:val="center"/>
              <w:rPr>
                <w:color w:val="000000"/>
              </w:rPr>
            </w:pPr>
            <w:r w:rsidRPr="00A40017">
              <w:rPr>
                <w:color w:val="000000"/>
              </w:rPr>
              <w:t>0.36</w:t>
            </w:r>
          </w:p>
        </w:tc>
      </w:tr>
    </w:tbl>
    <w:p w14:paraId="7A0A6590" w14:textId="77777777" w:rsidR="00273E45" w:rsidRDefault="00273E45" w:rsidP="006237AE">
      <w:pPr>
        <w:spacing w:line="360" w:lineRule="auto"/>
        <w:rPr>
          <w:lang w:val="en-AU"/>
        </w:rPr>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6237AE">
            <w:pPr>
              <w:spacing w:line="360" w:lineRule="auto"/>
              <w:rPr>
                <w:color w:val="000000"/>
              </w:rPr>
            </w:pPr>
            <w:r w:rsidRPr="00D744FB">
              <w:rPr>
                <w:b/>
                <w:color w:val="000000"/>
              </w:rPr>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6237AE">
            <w:pPr>
              <w:spacing w:line="36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6237AE">
            <w:pPr>
              <w:spacing w:line="360" w:lineRule="auto"/>
              <w:jc w:val="center"/>
              <w:rPr>
                <w:color w:val="000000"/>
              </w:rPr>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6237AE">
            <w:pPr>
              <w:spacing w:line="360" w:lineRule="auto"/>
              <w:jc w:val="center"/>
              <w:rPr>
                <w:color w:val="000000"/>
              </w:rPr>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6237AE">
            <w:pPr>
              <w:spacing w:line="36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6237AE">
            <w:pPr>
              <w:spacing w:line="360" w:lineRule="auto"/>
              <w:jc w:val="center"/>
              <w:rPr>
                <w:color w:val="000000"/>
              </w:rPr>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6237AE">
            <w:pPr>
              <w:spacing w:line="36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6237AE">
            <w:pPr>
              <w:spacing w:line="360" w:lineRule="auto"/>
              <w:jc w:val="center"/>
              <w:rPr>
                <w:color w:val="000000"/>
              </w:rPr>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6237AE">
            <w:pPr>
              <w:spacing w:line="360" w:lineRule="auto"/>
              <w:jc w:val="center"/>
              <w:rPr>
                <w:color w:val="000000"/>
              </w:rPr>
            </w:pPr>
            <w:r w:rsidRPr="00D744FB">
              <w:rPr>
                <w:color w:val="000000"/>
              </w:rPr>
              <w:lastRenderedPageBreak/>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6237AE">
            <w:pPr>
              <w:spacing w:line="36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6237AE">
            <w:pPr>
              <w:spacing w:line="360" w:lineRule="auto"/>
              <w:jc w:val="center"/>
              <w:rPr>
                <w:color w:val="000000"/>
              </w:rPr>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6237AE">
            <w:pPr>
              <w:spacing w:line="36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6237AE">
            <w:pPr>
              <w:spacing w:line="36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6237AE">
            <w:pPr>
              <w:spacing w:line="360" w:lineRule="auto"/>
              <w:jc w:val="center"/>
              <w:rPr>
                <w:color w:val="000000"/>
              </w:rPr>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6237AE">
            <w:pPr>
              <w:spacing w:line="36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6237AE">
            <w:pPr>
              <w:spacing w:line="36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6237AE">
            <w:pPr>
              <w:spacing w:line="360" w:lineRule="auto"/>
              <w:jc w:val="right"/>
              <w:rPr>
                <w:color w:val="000000"/>
              </w:rPr>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6237AE">
            <w:pPr>
              <w:spacing w:line="36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6237AE">
            <w:pPr>
              <w:spacing w:line="360" w:lineRule="auto"/>
              <w:jc w:val="right"/>
              <w:rPr>
                <w:color w:val="000000"/>
              </w:rPr>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6237AE">
            <w:pPr>
              <w:spacing w:line="360" w:lineRule="auto"/>
              <w:jc w:val="center"/>
              <w:rPr>
                <w:color w:val="000000"/>
              </w:rPr>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6237AE">
            <w:pPr>
              <w:spacing w:line="36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6237AE">
            <w:pPr>
              <w:spacing w:line="36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6237AE">
            <w:pPr>
              <w:spacing w:line="360" w:lineRule="auto"/>
              <w:jc w:val="right"/>
              <w:rPr>
                <w:color w:val="000000"/>
              </w:rPr>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6237AE">
            <w:pPr>
              <w:spacing w:line="36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6237AE">
            <w:pPr>
              <w:spacing w:line="360" w:lineRule="auto"/>
              <w:jc w:val="right"/>
              <w:rPr>
                <w:color w:val="000000"/>
              </w:rPr>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6237AE">
            <w:pPr>
              <w:spacing w:line="360" w:lineRule="auto"/>
              <w:jc w:val="center"/>
              <w:rPr>
                <w:color w:val="000000"/>
              </w:rPr>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6237AE">
            <w:pPr>
              <w:spacing w:line="36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6237AE">
            <w:pPr>
              <w:spacing w:line="36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6237AE">
            <w:pPr>
              <w:spacing w:line="36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6237AE">
            <w:pPr>
              <w:spacing w:line="36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6237AE">
            <w:pPr>
              <w:spacing w:line="36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6237AE">
            <w:pPr>
              <w:spacing w:line="360" w:lineRule="auto"/>
              <w:jc w:val="right"/>
              <w:rPr>
                <w:color w:val="000000"/>
              </w:rPr>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6237AE">
            <w:pPr>
              <w:spacing w:line="360" w:lineRule="auto"/>
              <w:jc w:val="center"/>
              <w:rPr>
                <w:color w:val="000000"/>
              </w:rPr>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6237AE">
            <w:pPr>
              <w:spacing w:line="36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6237AE">
            <w:pPr>
              <w:spacing w:line="36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6237AE">
            <w:pPr>
              <w:spacing w:line="36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6237AE">
            <w:pPr>
              <w:spacing w:line="36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6237AE">
            <w:pPr>
              <w:spacing w:line="36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6237AE">
            <w:pPr>
              <w:spacing w:line="360" w:lineRule="auto"/>
              <w:jc w:val="right"/>
              <w:rPr>
                <w:color w:val="000000"/>
              </w:rPr>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6237AE">
            <w:pPr>
              <w:spacing w:line="360" w:lineRule="auto"/>
              <w:jc w:val="right"/>
              <w:rPr>
                <w:color w:val="000000"/>
              </w:rPr>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6237AE">
            <w:pPr>
              <w:spacing w:line="36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6237AE">
            <w:pPr>
              <w:spacing w:line="36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6237AE">
            <w:pPr>
              <w:spacing w:line="360" w:lineRule="auto"/>
              <w:jc w:val="right"/>
              <w:rPr>
                <w:color w:val="000000"/>
              </w:rPr>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6237AE">
            <w:pPr>
              <w:spacing w:line="360" w:lineRule="auto"/>
              <w:jc w:val="center"/>
              <w:rPr>
                <w:color w:val="000000"/>
              </w:rPr>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6237AE">
            <w:pPr>
              <w:spacing w:line="36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6237AE">
            <w:pPr>
              <w:spacing w:line="36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6237AE">
            <w:pPr>
              <w:spacing w:line="36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6237AE">
            <w:pPr>
              <w:spacing w:line="36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6237AE">
            <w:pPr>
              <w:spacing w:line="36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6237AE">
            <w:pPr>
              <w:spacing w:line="360" w:lineRule="auto"/>
              <w:jc w:val="right"/>
              <w:rPr>
                <w:color w:val="000000"/>
              </w:rPr>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6237AE">
            <w:pPr>
              <w:spacing w:line="36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6237AE">
            <w:pPr>
              <w:spacing w:line="360" w:lineRule="auto"/>
              <w:jc w:val="right"/>
              <w:rPr>
                <w:color w:val="000000"/>
              </w:rPr>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6237AE">
            <w:pPr>
              <w:spacing w:line="36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6237AE">
            <w:pPr>
              <w:spacing w:line="36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6237AE">
            <w:pPr>
              <w:spacing w:line="360" w:lineRule="auto"/>
              <w:jc w:val="right"/>
              <w:rPr>
                <w:color w:val="000000"/>
              </w:rPr>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6237AE">
            <w:pPr>
              <w:spacing w:line="360" w:lineRule="auto"/>
              <w:jc w:val="right"/>
              <w:rPr>
                <w:color w:val="000000"/>
              </w:rPr>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6237AE">
            <w:pPr>
              <w:spacing w:line="36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6237AE">
            <w:pPr>
              <w:spacing w:line="360" w:lineRule="auto"/>
              <w:jc w:val="center"/>
              <w:rPr>
                <w:color w:val="000000"/>
              </w:rPr>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6237AE">
            <w:pPr>
              <w:spacing w:line="36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6237AE">
            <w:pPr>
              <w:spacing w:line="360" w:lineRule="auto"/>
              <w:jc w:val="center"/>
              <w:rPr>
                <w:color w:val="000000"/>
              </w:rPr>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6237AE">
            <w:pPr>
              <w:spacing w:line="360" w:lineRule="auto"/>
              <w:jc w:val="center"/>
              <w:rPr>
                <w:color w:val="000000"/>
              </w:rPr>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6237AE">
            <w:pPr>
              <w:spacing w:line="360" w:lineRule="auto"/>
              <w:jc w:val="center"/>
              <w:rPr>
                <w:color w:val="000000"/>
              </w:rPr>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6237AE">
            <w:pPr>
              <w:spacing w:line="36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6237AE">
            <w:pPr>
              <w:spacing w:line="360" w:lineRule="auto"/>
              <w:jc w:val="right"/>
              <w:rPr>
                <w:color w:val="000000"/>
              </w:rPr>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6237AE">
            <w:pPr>
              <w:spacing w:line="360" w:lineRule="auto"/>
              <w:jc w:val="right"/>
              <w:rPr>
                <w:color w:val="000000"/>
              </w:rPr>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6237AE">
            <w:pPr>
              <w:spacing w:line="36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6237AE">
            <w:pPr>
              <w:spacing w:line="360" w:lineRule="auto"/>
              <w:jc w:val="right"/>
              <w:rPr>
                <w:color w:val="000000"/>
              </w:rPr>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6237AE">
            <w:pPr>
              <w:spacing w:line="360" w:lineRule="auto"/>
              <w:jc w:val="center"/>
              <w:rPr>
                <w:color w:val="000000"/>
              </w:rPr>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6237AE">
            <w:pPr>
              <w:spacing w:line="36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6237AE">
            <w:pPr>
              <w:spacing w:line="36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6237AE">
            <w:pPr>
              <w:spacing w:line="360" w:lineRule="auto"/>
              <w:jc w:val="center"/>
              <w:rPr>
                <w:color w:val="000000"/>
              </w:rPr>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6237AE">
            <w:pPr>
              <w:spacing w:line="360" w:lineRule="auto"/>
              <w:jc w:val="center"/>
              <w:rPr>
                <w:color w:val="000000"/>
              </w:rPr>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6237AE">
            <w:pPr>
              <w:spacing w:line="360" w:lineRule="auto"/>
              <w:jc w:val="center"/>
              <w:rPr>
                <w:color w:val="000000"/>
              </w:rPr>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6237AE">
            <w:pPr>
              <w:spacing w:line="36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6237AE">
            <w:pPr>
              <w:spacing w:line="360" w:lineRule="auto"/>
              <w:jc w:val="right"/>
              <w:rPr>
                <w:color w:val="000000"/>
              </w:rPr>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6237AE">
            <w:pPr>
              <w:spacing w:line="360" w:lineRule="auto"/>
              <w:jc w:val="right"/>
              <w:rPr>
                <w:color w:val="000000"/>
              </w:rPr>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6237AE">
            <w:pPr>
              <w:spacing w:line="36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6237AE">
            <w:pPr>
              <w:spacing w:line="36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6237AE">
            <w:pPr>
              <w:spacing w:line="360" w:lineRule="auto"/>
              <w:jc w:val="right"/>
              <w:rPr>
                <w:color w:val="000000"/>
              </w:rPr>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6237AE">
            <w:pPr>
              <w:spacing w:line="360" w:lineRule="auto"/>
              <w:jc w:val="center"/>
              <w:rPr>
                <w:color w:val="000000"/>
              </w:rPr>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6237AE">
            <w:pPr>
              <w:spacing w:line="36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6237AE">
            <w:pPr>
              <w:spacing w:line="360" w:lineRule="auto"/>
              <w:jc w:val="center"/>
              <w:rPr>
                <w:color w:val="000000"/>
              </w:rPr>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6237AE">
            <w:pPr>
              <w:spacing w:line="360" w:lineRule="auto"/>
              <w:jc w:val="center"/>
              <w:rPr>
                <w:color w:val="000000"/>
              </w:rPr>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6237AE">
            <w:pPr>
              <w:spacing w:line="360" w:lineRule="auto"/>
              <w:jc w:val="center"/>
              <w:rPr>
                <w:color w:val="000000"/>
              </w:rPr>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6237AE">
            <w:pPr>
              <w:spacing w:line="360" w:lineRule="auto"/>
              <w:jc w:val="center"/>
              <w:rPr>
                <w:color w:val="000000"/>
              </w:rPr>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6237AE">
            <w:pPr>
              <w:spacing w:line="36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6237AE">
            <w:pPr>
              <w:spacing w:line="360" w:lineRule="auto"/>
              <w:jc w:val="right"/>
              <w:rPr>
                <w:color w:val="000000"/>
              </w:rPr>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6237AE">
            <w:pPr>
              <w:spacing w:line="36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6237AE">
            <w:pPr>
              <w:spacing w:line="36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6237AE">
            <w:pPr>
              <w:spacing w:line="360" w:lineRule="auto"/>
              <w:jc w:val="right"/>
              <w:rPr>
                <w:color w:val="000000"/>
              </w:rPr>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6237AE">
            <w:pPr>
              <w:spacing w:line="360" w:lineRule="auto"/>
              <w:jc w:val="center"/>
              <w:rPr>
                <w:color w:val="000000"/>
              </w:rPr>
            </w:pPr>
            <w:r>
              <w:rPr>
                <w:color w:val="000000"/>
              </w:rPr>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6237AE">
            <w:pPr>
              <w:spacing w:line="36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6237AE">
            <w:pPr>
              <w:spacing w:line="36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6237AE">
            <w:pPr>
              <w:spacing w:line="36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6237AE">
            <w:pPr>
              <w:spacing w:line="360" w:lineRule="auto"/>
              <w:jc w:val="center"/>
              <w:rPr>
                <w:color w:val="000000"/>
              </w:rPr>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6237AE">
            <w:pPr>
              <w:spacing w:line="36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6237AE">
            <w:pPr>
              <w:spacing w:line="36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6237AE">
            <w:pPr>
              <w:spacing w:line="36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6237AE">
            <w:pPr>
              <w:spacing w:line="36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6237AE">
            <w:pPr>
              <w:spacing w:line="360" w:lineRule="auto"/>
              <w:jc w:val="right"/>
              <w:rPr>
                <w:color w:val="000000"/>
              </w:rPr>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6237AE">
            <w:pPr>
              <w:spacing w:line="360" w:lineRule="auto"/>
              <w:jc w:val="right"/>
              <w:rPr>
                <w:color w:val="000000"/>
              </w:rPr>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6237AE">
            <w:pPr>
              <w:spacing w:line="36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6237AE">
            <w:pPr>
              <w:spacing w:line="360" w:lineRule="auto"/>
              <w:jc w:val="right"/>
              <w:rPr>
                <w:color w:val="000000"/>
              </w:rPr>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6237AE">
            <w:pPr>
              <w:spacing w:line="360" w:lineRule="auto"/>
              <w:jc w:val="center"/>
              <w:rPr>
                <w:color w:val="000000"/>
              </w:rPr>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6237AE">
            <w:pPr>
              <w:spacing w:line="36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6237AE">
            <w:pPr>
              <w:spacing w:line="36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6237AE">
            <w:pPr>
              <w:spacing w:line="36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6237AE">
            <w:pPr>
              <w:spacing w:line="36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6237AE">
            <w:pPr>
              <w:spacing w:line="36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6237AE">
            <w:pPr>
              <w:spacing w:line="360" w:lineRule="auto"/>
              <w:jc w:val="right"/>
              <w:rPr>
                <w:color w:val="000000"/>
              </w:rPr>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6237AE">
            <w:pPr>
              <w:spacing w:line="36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6237AE">
            <w:pPr>
              <w:spacing w:line="360" w:lineRule="auto"/>
              <w:jc w:val="right"/>
              <w:rPr>
                <w:color w:val="000000"/>
              </w:rPr>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6237AE">
            <w:pPr>
              <w:spacing w:line="360" w:lineRule="auto"/>
              <w:jc w:val="center"/>
              <w:rPr>
                <w:color w:val="000000"/>
              </w:rPr>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6237AE">
            <w:pPr>
              <w:spacing w:line="36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6237AE">
            <w:pPr>
              <w:spacing w:line="36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6237AE">
            <w:pPr>
              <w:spacing w:line="36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6237AE">
            <w:pPr>
              <w:spacing w:line="36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6237AE">
            <w:pPr>
              <w:spacing w:line="360" w:lineRule="auto"/>
              <w:jc w:val="right"/>
              <w:rPr>
                <w:color w:val="000000"/>
              </w:rPr>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6237AE">
            <w:pPr>
              <w:spacing w:line="360" w:lineRule="auto"/>
              <w:jc w:val="right"/>
              <w:rPr>
                <w:color w:val="000000"/>
              </w:rPr>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6237AE">
            <w:pPr>
              <w:spacing w:line="36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6237AE">
            <w:pPr>
              <w:spacing w:line="36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6237AE">
            <w:pPr>
              <w:spacing w:line="360" w:lineRule="auto"/>
              <w:jc w:val="right"/>
              <w:rPr>
                <w:color w:val="000000"/>
              </w:rPr>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6237AE">
            <w:pPr>
              <w:spacing w:line="360" w:lineRule="auto"/>
              <w:jc w:val="center"/>
              <w:rPr>
                <w:color w:val="000000"/>
              </w:rPr>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6237AE">
            <w:pPr>
              <w:spacing w:line="360" w:lineRule="auto"/>
              <w:jc w:val="center"/>
              <w:rPr>
                <w:b/>
                <w:bCs/>
                <w:color w:val="000000"/>
              </w:rPr>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6237AE">
            <w:pPr>
              <w:spacing w:line="36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6237AE">
            <w:pPr>
              <w:spacing w:line="36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6237AE">
            <w:pPr>
              <w:spacing w:line="36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6237AE">
            <w:pPr>
              <w:spacing w:line="36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6237AE">
            <w:pPr>
              <w:spacing w:line="36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6237AE">
            <w:pPr>
              <w:spacing w:line="360" w:lineRule="auto"/>
              <w:jc w:val="right"/>
              <w:rPr>
                <w:color w:val="000000"/>
              </w:rPr>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6237AE">
            <w:pPr>
              <w:spacing w:line="360" w:lineRule="auto"/>
              <w:jc w:val="right"/>
              <w:rPr>
                <w:color w:val="000000"/>
              </w:rPr>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6237AE">
            <w:pPr>
              <w:spacing w:line="360" w:lineRule="auto"/>
              <w:jc w:val="right"/>
              <w:rPr>
                <w:color w:val="000000"/>
              </w:rPr>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6237AE">
            <w:pPr>
              <w:spacing w:line="360" w:lineRule="auto"/>
              <w:jc w:val="right"/>
              <w:rPr>
                <w:color w:val="000000"/>
              </w:rPr>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6237AE">
            <w:pPr>
              <w:spacing w:line="360" w:lineRule="auto"/>
              <w:jc w:val="center"/>
              <w:rPr>
                <w:color w:val="000000"/>
              </w:rPr>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6237AE">
            <w:pPr>
              <w:spacing w:line="360" w:lineRule="auto"/>
              <w:jc w:val="center"/>
              <w:rPr>
                <w:b/>
                <w:bCs/>
                <w:color w:val="000000"/>
              </w:rPr>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6237AE">
            <w:pPr>
              <w:spacing w:line="360" w:lineRule="auto"/>
              <w:jc w:val="center"/>
              <w:rPr>
                <w:color w:val="000000"/>
              </w:rPr>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6237AE">
            <w:pPr>
              <w:spacing w:line="36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6237AE">
            <w:pPr>
              <w:spacing w:line="360" w:lineRule="auto"/>
              <w:jc w:val="center"/>
              <w:rPr>
                <w:color w:val="000000"/>
              </w:rPr>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6237AE">
            <w:pPr>
              <w:spacing w:line="360" w:lineRule="auto"/>
              <w:jc w:val="center"/>
              <w:rPr>
                <w:color w:val="000000"/>
              </w:rPr>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6237AE">
            <w:pPr>
              <w:spacing w:line="360" w:lineRule="auto"/>
              <w:jc w:val="center"/>
              <w:rPr>
                <w:color w:val="000000"/>
              </w:rPr>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6237AE">
            <w:pPr>
              <w:spacing w:line="360" w:lineRule="auto"/>
              <w:jc w:val="right"/>
              <w:rPr>
                <w:b/>
                <w:bCs/>
                <w:color w:val="000000"/>
              </w:rPr>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6237AE">
            <w:pPr>
              <w:spacing w:line="360" w:lineRule="auto"/>
              <w:jc w:val="right"/>
              <w:rPr>
                <w:color w:val="000000"/>
              </w:rPr>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6237AE">
            <w:pPr>
              <w:spacing w:line="360" w:lineRule="auto"/>
              <w:jc w:val="right"/>
              <w:rPr>
                <w:color w:val="000000"/>
              </w:rPr>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6237AE">
            <w:pPr>
              <w:spacing w:line="360" w:lineRule="auto"/>
              <w:jc w:val="right"/>
              <w:rPr>
                <w:b/>
                <w:bCs/>
                <w:color w:val="000000"/>
              </w:rPr>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6237AE">
            <w:pPr>
              <w:spacing w:line="36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6237AE">
            <w:pPr>
              <w:spacing w:line="360" w:lineRule="auto"/>
              <w:jc w:val="right"/>
              <w:rPr>
                <w:color w:val="000000"/>
              </w:rPr>
            </w:pPr>
            <w:r w:rsidRPr="00D744FB">
              <w:rPr>
                <w:color w:val="000000"/>
              </w:rPr>
              <w:t>0.31</w:t>
            </w:r>
          </w:p>
        </w:tc>
      </w:tr>
    </w:tbl>
    <w:p w14:paraId="6E38CFC0" w14:textId="77777777" w:rsidR="002678D4" w:rsidRDefault="002678D4" w:rsidP="006237AE">
      <w:pPr>
        <w:spacing w:line="360" w:lineRule="auto"/>
        <w:rPr>
          <w:lang w:val="en-AU"/>
        </w:rPr>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6237AE">
            <w:pPr>
              <w:spacing w:line="360" w:lineRule="auto"/>
              <w:rPr>
                <w:color w:val="000000"/>
              </w:rPr>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6237AE">
            <w:pPr>
              <w:spacing w:line="360" w:lineRule="auto"/>
              <w:rPr>
                <w:color w:val="000000"/>
              </w:rPr>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6237AE">
            <w:pPr>
              <w:spacing w:line="360" w:lineRule="auto"/>
              <w:jc w:val="center"/>
              <w:rPr>
                <w:color w:val="000000"/>
              </w:rPr>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6237AE">
            <w:pPr>
              <w:spacing w:line="360" w:lineRule="auto"/>
              <w:jc w:val="center"/>
              <w:rPr>
                <w:color w:val="000000"/>
              </w:rPr>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6237AE">
            <w:pPr>
              <w:spacing w:line="360" w:lineRule="auto"/>
              <w:jc w:val="center"/>
              <w:rPr>
                <w:color w:val="000000"/>
              </w:rPr>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6237AE">
            <w:pPr>
              <w:spacing w:line="360" w:lineRule="auto"/>
              <w:jc w:val="center"/>
              <w:rPr>
                <w:color w:val="000000"/>
              </w:rPr>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6237AE">
            <w:pPr>
              <w:spacing w:line="360" w:lineRule="auto"/>
              <w:jc w:val="center"/>
              <w:rPr>
                <w:color w:val="000000"/>
              </w:rPr>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6237AE">
            <w:pPr>
              <w:spacing w:line="360" w:lineRule="auto"/>
              <w:jc w:val="center"/>
              <w:rPr>
                <w:color w:val="000000"/>
              </w:rPr>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6237AE">
            <w:pPr>
              <w:spacing w:line="360" w:lineRule="auto"/>
              <w:jc w:val="center"/>
              <w:rPr>
                <w:color w:val="000000"/>
              </w:rPr>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6237AE">
            <w:pPr>
              <w:spacing w:line="360" w:lineRule="auto"/>
              <w:jc w:val="center"/>
              <w:rPr>
                <w:color w:val="000000"/>
              </w:rPr>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6237AE">
            <w:pPr>
              <w:spacing w:line="360" w:lineRule="auto"/>
              <w:jc w:val="center"/>
              <w:rPr>
                <w:color w:val="000000"/>
              </w:rPr>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6237AE">
            <w:pPr>
              <w:spacing w:line="360" w:lineRule="auto"/>
              <w:jc w:val="center"/>
              <w:rPr>
                <w:b/>
                <w:color w:val="000000"/>
              </w:rPr>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6237AE">
            <w:pPr>
              <w:spacing w:line="360" w:lineRule="auto"/>
              <w:jc w:val="center"/>
              <w:rPr>
                <w:color w:val="000000"/>
              </w:rPr>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6237AE">
            <w:pPr>
              <w:spacing w:line="360" w:lineRule="auto"/>
              <w:jc w:val="center"/>
              <w:rPr>
                <w:color w:val="000000"/>
              </w:rPr>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6237AE">
            <w:pPr>
              <w:spacing w:line="360" w:lineRule="auto"/>
              <w:jc w:val="center"/>
              <w:rPr>
                <w:b/>
                <w:color w:val="000000"/>
              </w:rPr>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6237AE">
            <w:pPr>
              <w:spacing w:line="360" w:lineRule="auto"/>
              <w:jc w:val="center"/>
              <w:rPr>
                <w:color w:val="000000"/>
              </w:rPr>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6237AE">
            <w:pPr>
              <w:spacing w:line="360" w:lineRule="auto"/>
              <w:jc w:val="center"/>
              <w:rPr>
                <w:color w:val="000000"/>
              </w:rPr>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6237AE">
            <w:pPr>
              <w:spacing w:line="360" w:lineRule="auto"/>
              <w:jc w:val="center"/>
              <w:rPr>
                <w:color w:val="000000"/>
              </w:rPr>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6237AE">
            <w:pPr>
              <w:spacing w:line="360" w:lineRule="auto"/>
              <w:jc w:val="center"/>
              <w:rPr>
                <w:color w:val="000000"/>
              </w:rPr>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6237AE">
            <w:pPr>
              <w:spacing w:line="360" w:lineRule="auto"/>
              <w:jc w:val="center"/>
              <w:rPr>
                <w:color w:val="000000"/>
              </w:rPr>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6237AE">
            <w:pPr>
              <w:spacing w:line="360" w:lineRule="auto"/>
              <w:jc w:val="center"/>
              <w:rPr>
                <w:color w:val="000000"/>
              </w:rPr>
            </w:pPr>
            <w:r w:rsidRPr="002678D4">
              <w:rPr>
                <w:color w:val="000000"/>
              </w:rPr>
              <w:lastRenderedPageBreak/>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6237AE">
            <w:pPr>
              <w:spacing w:line="360" w:lineRule="auto"/>
              <w:jc w:val="center"/>
              <w:rPr>
                <w:b/>
                <w:color w:val="000000"/>
              </w:rPr>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6237AE">
            <w:pPr>
              <w:spacing w:line="360" w:lineRule="auto"/>
              <w:jc w:val="center"/>
              <w:rPr>
                <w:color w:val="000000"/>
              </w:rPr>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6237AE">
            <w:pPr>
              <w:spacing w:line="360" w:lineRule="auto"/>
              <w:jc w:val="center"/>
              <w:rPr>
                <w:color w:val="000000"/>
              </w:rPr>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6237AE">
            <w:pPr>
              <w:spacing w:line="360" w:lineRule="auto"/>
              <w:jc w:val="center"/>
              <w:rPr>
                <w:b/>
                <w:color w:val="000000"/>
              </w:rPr>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6237AE">
            <w:pPr>
              <w:spacing w:line="360" w:lineRule="auto"/>
              <w:jc w:val="center"/>
              <w:rPr>
                <w:color w:val="000000"/>
              </w:rPr>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6237AE">
            <w:pPr>
              <w:spacing w:line="360" w:lineRule="auto"/>
              <w:jc w:val="center"/>
              <w:rPr>
                <w:color w:val="000000"/>
              </w:rPr>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6237AE">
            <w:pPr>
              <w:spacing w:line="360" w:lineRule="auto"/>
              <w:jc w:val="center"/>
              <w:rPr>
                <w:b/>
                <w:color w:val="000000"/>
              </w:rPr>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6237AE">
            <w:pPr>
              <w:spacing w:line="360" w:lineRule="auto"/>
              <w:jc w:val="center"/>
              <w:rPr>
                <w:color w:val="000000"/>
              </w:rPr>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6237AE">
            <w:pPr>
              <w:spacing w:line="360" w:lineRule="auto"/>
              <w:jc w:val="center"/>
              <w:rPr>
                <w:color w:val="000000"/>
              </w:rPr>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6237AE">
            <w:pPr>
              <w:spacing w:line="360" w:lineRule="auto"/>
              <w:jc w:val="center"/>
              <w:rPr>
                <w:color w:val="000000"/>
              </w:rPr>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6237AE">
            <w:pPr>
              <w:spacing w:line="360" w:lineRule="auto"/>
              <w:jc w:val="center"/>
              <w:rPr>
                <w:b/>
                <w:color w:val="000000"/>
              </w:rPr>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6237AE">
            <w:pPr>
              <w:spacing w:line="360" w:lineRule="auto"/>
              <w:jc w:val="center"/>
              <w:rPr>
                <w:color w:val="000000"/>
              </w:rPr>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6237AE">
            <w:pPr>
              <w:spacing w:line="360" w:lineRule="auto"/>
              <w:jc w:val="center"/>
              <w:rPr>
                <w:color w:val="000000"/>
              </w:rPr>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6237AE">
            <w:pPr>
              <w:spacing w:line="360" w:lineRule="auto"/>
              <w:jc w:val="center"/>
              <w:rPr>
                <w:b/>
                <w:color w:val="000000"/>
              </w:rPr>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6237AE">
            <w:pPr>
              <w:spacing w:line="360" w:lineRule="auto"/>
              <w:jc w:val="center"/>
              <w:rPr>
                <w:color w:val="000000"/>
              </w:rPr>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6237AE">
            <w:pPr>
              <w:spacing w:line="360" w:lineRule="auto"/>
              <w:jc w:val="center"/>
              <w:rPr>
                <w:color w:val="000000"/>
              </w:rPr>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6237AE">
            <w:pPr>
              <w:spacing w:line="360" w:lineRule="auto"/>
              <w:jc w:val="center"/>
              <w:rPr>
                <w:color w:val="000000"/>
              </w:rPr>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6237AE">
            <w:pPr>
              <w:spacing w:line="360" w:lineRule="auto"/>
              <w:jc w:val="center"/>
              <w:rPr>
                <w:color w:val="000000"/>
              </w:rPr>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6237AE">
            <w:pPr>
              <w:spacing w:line="360" w:lineRule="auto"/>
              <w:jc w:val="center"/>
              <w:rPr>
                <w:color w:val="000000"/>
              </w:rPr>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6237AE">
            <w:pPr>
              <w:spacing w:line="360" w:lineRule="auto"/>
              <w:jc w:val="center"/>
              <w:rPr>
                <w:b/>
                <w:color w:val="000000"/>
              </w:rPr>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6237AE">
            <w:pPr>
              <w:spacing w:line="360" w:lineRule="auto"/>
              <w:jc w:val="center"/>
              <w:rPr>
                <w:color w:val="000000"/>
              </w:rPr>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6237AE">
            <w:pPr>
              <w:spacing w:line="360" w:lineRule="auto"/>
              <w:jc w:val="center"/>
              <w:rPr>
                <w:color w:val="000000"/>
              </w:rPr>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6237AE">
            <w:pPr>
              <w:spacing w:line="360" w:lineRule="auto"/>
              <w:jc w:val="center"/>
              <w:rPr>
                <w:b/>
                <w:color w:val="000000"/>
              </w:rPr>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6237AE">
            <w:pPr>
              <w:spacing w:line="360" w:lineRule="auto"/>
              <w:jc w:val="center"/>
              <w:rPr>
                <w:color w:val="000000"/>
              </w:rPr>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6237AE">
            <w:pPr>
              <w:spacing w:line="360" w:lineRule="auto"/>
              <w:jc w:val="center"/>
              <w:rPr>
                <w:color w:val="000000"/>
              </w:rPr>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6237AE">
            <w:pPr>
              <w:spacing w:line="360" w:lineRule="auto"/>
              <w:jc w:val="center"/>
              <w:rPr>
                <w:b/>
                <w:color w:val="000000"/>
              </w:rPr>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6237AE">
            <w:pPr>
              <w:spacing w:line="360" w:lineRule="auto"/>
              <w:jc w:val="center"/>
              <w:rPr>
                <w:color w:val="000000"/>
              </w:rPr>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6237AE">
            <w:pPr>
              <w:spacing w:line="360" w:lineRule="auto"/>
              <w:jc w:val="center"/>
              <w:rPr>
                <w:color w:val="000000"/>
              </w:rPr>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6237AE">
            <w:pPr>
              <w:spacing w:line="360" w:lineRule="auto"/>
              <w:jc w:val="center"/>
              <w:rPr>
                <w:color w:val="000000"/>
              </w:rPr>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6237AE">
            <w:pPr>
              <w:spacing w:line="360" w:lineRule="auto"/>
              <w:jc w:val="center"/>
              <w:rPr>
                <w:b/>
                <w:color w:val="000000"/>
              </w:rPr>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6237AE">
            <w:pPr>
              <w:spacing w:line="360" w:lineRule="auto"/>
              <w:jc w:val="center"/>
              <w:rPr>
                <w:color w:val="000000"/>
              </w:rPr>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6237AE">
            <w:pPr>
              <w:spacing w:line="360" w:lineRule="auto"/>
              <w:jc w:val="center"/>
              <w:rPr>
                <w:color w:val="000000"/>
              </w:rPr>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6237AE">
            <w:pPr>
              <w:spacing w:line="360" w:lineRule="auto"/>
              <w:jc w:val="center"/>
              <w:rPr>
                <w:b/>
                <w:color w:val="000000"/>
              </w:rPr>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6237AE">
            <w:pPr>
              <w:spacing w:line="360" w:lineRule="auto"/>
              <w:jc w:val="center"/>
              <w:rPr>
                <w:color w:val="000000"/>
              </w:rPr>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6237AE">
            <w:pPr>
              <w:spacing w:line="360" w:lineRule="auto"/>
              <w:jc w:val="center"/>
              <w:rPr>
                <w:color w:val="000000"/>
              </w:rPr>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6237AE">
            <w:pPr>
              <w:spacing w:line="360" w:lineRule="auto"/>
              <w:jc w:val="center"/>
              <w:rPr>
                <w:color w:val="000000"/>
              </w:rPr>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6237AE">
            <w:pPr>
              <w:spacing w:line="360" w:lineRule="auto"/>
              <w:jc w:val="center"/>
              <w:rPr>
                <w:color w:val="000000"/>
              </w:rPr>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6237AE">
            <w:pPr>
              <w:spacing w:line="360" w:lineRule="auto"/>
              <w:jc w:val="center"/>
              <w:rPr>
                <w:color w:val="000000"/>
              </w:rPr>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6237AE">
            <w:pPr>
              <w:spacing w:line="360" w:lineRule="auto"/>
              <w:jc w:val="center"/>
              <w:rPr>
                <w:color w:val="000000"/>
              </w:rPr>
            </w:pPr>
            <w:r w:rsidRPr="002678D4">
              <w:rPr>
                <w:color w:val="000000"/>
              </w:rPr>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6237AE">
            <w:pPr>
              <w:spacing w:line="360" w:lineRule="auto"/>
              <w:jc w:val="center"/>
              <w:rPr>
                <w:b/>
                <w:color w:val="000000"/>
              </w:rPr>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6237AE">
            <w:pPr>
              <w:spacing w:line="360" w:lineRule="auto"/>
              <w:jc w:val="center"/>
              <w:rPr>
                <w:color w:val="000000"/>
              </w:rPr>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6237AE">
            <w:pPr>
              <w:spacing w:line="360" w:lineRule="auto"/>
              <w:jc w:val="center"/>
              <w:rPr>
                <w:color w:val="000000"/>
              </w:rPr>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6237AE">
            <w:pPr>
              <w:spacing w:line="360" w:lineRule="auto"/>
              <w:jc w:val="center"/>
              <w:rPr>
                <w:b/>
                <w:color w:val="000000"/>
              </w:rPr>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6237AE">
            <w:pPr>
              <w:spacing w:line="360" w:lineRule="auto"/>
              <w:jc w:val="center"/>
              <w:rPr>
                <w:color w:val="000000"/>
              </w:rPr>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6237AE">
            <w:pPr>
              <w:spacing w:line="360" w:lineRule="auto"/>
              <w:jc w:val="center"/>
              <w:rPr>
                <w:color w:val="000000"/>
              </w:rPr>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6237AE">
            <w:pPr>
              <w:spacing w:line="360" w:lineRule="auto"/>
              <w:jc w:val="center"/>
              <w:rPr>
                <w:color w:val="000000"/>
              </w:rPr>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6237AE">
            <w:pPr>
              <w:spacing w:line="360" w:lineRule="auto"/>
              <w:jc w:val="center"/>
              <w:rPr>
                <w:color w:val="000000"/>
              </w:rPr>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6237AE">
            <w:pPr>
              <w:spacing w:line="360" w:lineRule="auto"/>
              <w:jc w:val="center"/>
              <w:rPr>
                <w:color w:val="000000"/>
              </w:rPr>
            </w:pPr>
            <w:r w:rsidRPr="002678D4">
              <w:rPr>
                <w:color w:val="000000"/>
              </w:rPr>
              <w:t>0.06</w:t>
            </w:r>
          </w:p>
        </w:tc>
      </w:tr>
    </w:tbl>
    <w:p w14:paraId="7BF06FD3" w14:textId="69C6660B" w:rsidR="00EF339B" w:rsidRPr="00EF339B" w:rsidRDefault="004F268B" w:rsidP="006237AE">
      <w:pPr>
        <w:spacing w:line="360" w:lineRule="auto"/>
        <w:rPr>
          <w:lang w:val="en-AU"/>
        </w:rPr>
      </w:pPr>
      <w:del w:id="3" w:author="fonti.kar@gmail.com" w:date="2018-12-31T10:29:00Z">
        <w:r w:rsidDel="00FF47CC">
          <w:rPr>
            <w:lang w:val="en-AU"/>
          </w:rPr>
          <w:fldChar w:fldCharType="begin"/>
        </w:r>
        <w:r w:rsidDel="00FF47CC">
          <w:rPr>
            <w:lang w:val="en-AU"/>
          </w:rPr>
          <w:delInstrText xml:space="preserve"> ADDIN PAPERS2_CITATIONS &lt;papers2_bibliography/&gt;</w:delInstrText>
        </w:r>
        <w:r w:rsidDel="00FF47CC">
          <w:rPr>
            <w:lang w:val="en-AU"/>
          </w:rPr>
          <w:fldChar w:fldCharType="end"/>
        </w:r>
      </w:del>
      <w:del w:id="4" w:author="fonti.kar@gmail.com" w:date="2019-01-10T14:09:00Z">
        <w:r w:rsidR="002905E1" w:rsidDel="00070E39">
          <w:rPr>
            <w:lang w:val="en-AU"/>
          </w:rPr>
          <w:fldChar w:fldCharType="begin"/>
        </w:r>
        <w:r w:rsidR="002905E1" w:rsidDel="00070E39">
          <w:rPr>
            <w:lang w:val="en-AU"/>
          </w:rPr>
          <w:delInstrText xml:space="preserve"> ADDIN PAPERS2_CITATIONS &lt;papers2_bibliography/&gt;</w:delInstrText>
        </w:r>
        <w:r w:rsidR="002905E1" w:rsidDel="00070E39">
          <w:rPr>
            <w:lang w:val="en-AU"/>
          </w:rPr>
          <w:fldChar w:fldCharType="end"/>
        </w:r>
      </w:del>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59987" w14:textId="77777777" w:rsidR="00C435B3" w:rsidRDefault="00C435B3" w:rsidP="00711670">
      <w:r>
        <w:separator/>
      </w:r>
    </w:p>
  </w:endnote>
  <w:endnote w:type="continuationSeparator" w:id="0">
    <w:p w14:paraId="0FCF7625" w14:textId="77777777" w:rsidR="00C435B3" w:rsidRDefault="00C435B3"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9B6D5B" w:rsidRDefault="009B6D5B"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1</w:t>
        </w:r>
        <w:r>
          <w:rPr>
            <w:rStyle w:val="PageNumber"/>
          </w:rPr>
          <w:fldChar w:fldCharType="end"/>
        </w:r>
      </w:p>
    </w:sdtContent>
  </w:sdt>
  <w:p w14:paraId="762BD1A1" w14:textId="77777777" w:rsidR="009B6D5B" w:rsidRDefault="009B6D5B"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36D80" w14:textId="77777777" w:rsidR="00C435B3" w:rsidRDefault="00C435B3" w:rsidP="00711670">
      <w:r>
        <w:separator/>
      </w:r>
    </w:p>
  </w:footnote>
  <w:footnote w:type="continuationSeparator" w:id="0">
    <w:p w14:paraId="31F1045D" w14:textId="77777777" w:rsidR="00C435B3" w:rsidRDefault="00C435B3"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Noble">
    <w15:presenceInfo w15:providerId="None" w15:userId="Daniel Nob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1C2"/>
    <w:rsid w:val="000259E6"/>
    <w:rsid w:val="000272F9"/>
    <w:rsid w:val="0002758B"/>
    <w:rsid w:val="00027759"/>
    <w:rsid w:val="00027EDE"/>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3169"/>
    <w:rsid w:val="00053385"/>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0E3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16D4"/>
    <w:rsid w:val="00092104"/>
    <w:rsid w:val="000927A8"/>
    <w:rsid w:val="00092ADD"/>
    <w:rsid w:val="00092C24"/>
    <w:rsid w:val="00092E37"/>
    <w:rsid w:val="00093972"/>
    <w:rsid w:val="00094139"/>
    <w:rsid w:val="00095773"/>
    <w:rsid w:val="0009635C"/>
    <w:rsid w:val="00097A22"/>
    <w:rsid w:val="00097E41"/>
    <w:rsid w:val="000A084B"/>
    <w:rsid w:val="000A2877"/>
    <w:rsid w:val="000A2A15"/>
    <w:rsid w:val="000A362E"/>
    <w:rsid w:val="000A37AC"/>
    <w:rsid w:val="000A582A"/>
    <w:rsid w:val="000A7555"/>
    <w:rsid w:val="000A7C8B"/>
    <w:rsid w:val="000A7C9A"/>
    <w:rsid w:val="000B0683"/>
    <w:rsid w:val="000B20B3"/>
    <w:rsid w:val="000B533D"/>
    <w:rsid w:val="000B608E"/>
    <w:rsid w:val="000B7E9A"/>
    <w:rsid w:val="000C25BC"/>
    <w:rsid w:val="000C25C9"/>
    <w:rsid w:val="000C34A3"/>
    <w:rsid w:val="000C3C32"/>
    <w:rsid w:val="000C4809"/>
    <w:rsid w:val="000C5024"/>
    <w:rsid w:val="000C5D3E"/>
    <w:rsid w:val="000D05A2"/>
    <w:rsid w:val="000D05B0"/>
    <w:rsid w:val="000D090D"/>
    <w:rsid w:val="000D2E19"/>
    <w:rsid w:val="000D4BC9"/>
    <w:rsid w:val="000D5578"/>
    <w:rsid w:val="000D5837"/>
    <w:rsid w:val="000D635E"/>
    <w:rsid w:val="000D6BD4"/>
    <w:rsid w:val="000D769F"/>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3F38"/>
    <w:rsid w:val="000F50EB"/>
    <w:rsid w:val="000F5C23"/>
    <w:rsid w:val="000F5FFA"/>
    <w:rsid w:val="00100303"/>
    <w:rsid w:val="0010040A"/>
    <w:rsid w:val="00100E72"/>
    <w:rsid w:val="00101F7A"/>
    <w:rsid w:val="001024D4"/>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1C0A"/>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D4C"/>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623"/>
    <w:rsid w:val="002167E1"/>
    <w:rsid w:val="002175AB"/>
    <w:rsid w:val="00217633"/>
    <w:rsid w:val="002178E9"/>
    <w:rsid w:val="00217AC2"/>
    <w:rsid w:val="002225BE"/>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313"/>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A90"/>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0E6"/>
    <w:rsid w:val="002D7566"/>
    <w:rsid w:val="002D75B7"/>
    <w:rsid w:val="002E0230"/>
    <w:rsid w:val="002E3D38"/>
    <w:rsid w:val="002E5143"/>
    <w:rsid w:val="002E563D"/>
    <w:rsid w:val="002E6AF5"/>
    <w:rsid w:val="002E6FE0"/>
    <w:rsid w:val="002E724A"/>
    <w:rsid w:val="002E7367"/>
    <w:rsid w:val="002F0B99"/>
    <w:rsid w:val="002F2584"/>
    <w:rsid w:val="002F2FB6"/>
    <w:rsid w:val="002F4C9F"/>
    <w:rsid w:val="002F7237"/>
    <w:rsid w:val="002F780F"/>
    <w:rsid w:val="00301FF6"/>
    <w:rsid w:val="00303AD5"/>
    <w:rsid w:val="0030451C"/>
    <w:rsid w:val="00305395"/>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2BE"/>
    <w:rsid w:val="0035144C"/>
    <w:rsid w:val="0035339D"/>
    <w:rsid w:val="00353CB4"/>
    <w:rsid w:val="00354519"/>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5979"/>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4BB"/>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317"/>
    <w:rsid w:val="004504F1"/>
    <w:rsid w:val="00451265"/>
    <w:rsid w:val="00451B26"/>
    <w:rsid w:val="00451D89"/>
    <w:rsid w:val="004525B1"/>
    <w:rsid w:val="0045321C"/>
    <w:rsid w:val="00453EC8"/>
    <w:rsid w:val="0045421D"/>
    <w:rsid w:val="00456409"/>
    <w:rsid w:val="00456F7B"/>
    <w:rsid w:val="0045748F"/>
    <w:rsid w:val="00457CB5"/>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94917"/>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4945"/>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304E"/>
    <w:rsid w:val="005B3B42"/>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5B8C"/>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473B"/>
    <w:rsid w:val="006275EE"/>
    <w:rsid w:val="006277FE"/>
    <w:rsid w:val="00631933"/>
    <w:rsid w:val="00631C80"/>
    <w:rsid w:val="00631D11"/>
    <w:rsid w:val="0063439E"/>
    <w:rsid w:val="00635411"/>
    <w:rsid w:val="00636E33"/>
    <w:rsid w:val="00640529"/>
    <w:rsid w:val="0064198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058C"/>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E77"/>
    <w:rsid w:val="006E41F2"/>
    <w:rsid w:val="006E467C"/>
    <w:rsid w:val="006E736C"/>
    <w:rsid w:val="006E7D8F"/>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409"/>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2FB7"/>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53A4"/>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4C55"/>
    <w:rsid w:val="00897177"/>
    <w:rsid w:val="008A205C"/>
    <w:rsid w:val="008A237C"/>
    <w:rsid w:val="008A2528"/>
    <w:rsid w:val="008A415A"/>
    <w:rsid w:val="008A44AF"/>
    <w:rsid w:val="008A5902"/>
    <w:rsid w:val="008A6323"/>
    <w:rsid w:val="008A74A9"/>
    <w:rsid w:val="008A7CC7"/>
    <w:rsid w:val="008B007B"/>
    <w:rsid w:val="008B110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66C2"/>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6BC"/>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D5B"/>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2E8B"/>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6C4"/>
    <w:rsid w:val="00AE1929"/>
    <w:rsid w:val="00AE329A"/>
    <w:rsid w:val="00AE48FB"/>
    <w:rsid w:val="00AE4FE7"/>
    <w:rsid w:val="00AE5641"/>
    <w:rsid w:val="00AE6F16"/>
    <w:rsid w:val="00AE7594"/>
    <w:rsid w:val="00AF0D12"/>
    <w:rsid w:val="00AF2071"/>
    <w:rsid w:val="00AF3E49"/>
    <w:rsid w:val="00AF450C"/>
    <w:rsid w:val="00AF515F"/>
    <w:rsid w:val="00AF724E"/>
    <w:rsid w:val="00AF7F50"/>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1DC"/>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1AA5"/>
    <w:rsid w:val="00BC2311"/>
    <w:rsid w:val="00BC2646"/>
    <w:rsid w:val="00BC2B7D"/>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5C3"/>
    <w:rsid w:val="00C357FC"/>
    <w:rsid w:val="00C401AC"/>
    <w:rsid w:val="00C430B2"/>
    <w:rsid w:val="00C435B3"/>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48C"/>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A91"/>
    <w:rsid w:val="00C86B70"/>
    <w:rsid w:val="00C8741B"/>
    <w:rsid w:val="00C87969"/>
    <w:rsid w:val="00C90451"/>
    <w:rsid w:val="00C91FB1"/>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108E"/>
    <w:rsid w:val="00CC346A"/>
    <w:rsid w:val="00CC3A69"/>
    <w:rsid w:val="00CC4262"/>
    <w:rsid w:val="00CC4CBA"/>
    <w:rsid w:val="00CC68E4"/>
    <w:rsid w:val="00CC6C94"/>
    <w:rsid w:val="00CC723A"/>
    <w:rsid w:val="00CD0330"/>
    <w:rsid w:val="00CD0D30"/>
    <w:rsid w:val="00CD337B"/>
    <w:rsid w:val="00CD4A74"/>
    <w:rsid w:val="00CD7B06"/>
    <w:rsid w:val="00CD7D6D"/>
    <w:rsid w:val="00CD7E9B"/>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DE5"/>
    <w:rsid w:val="00D32FD8"/>
    <w:rsid w:val="00D343F1"/>
    <w:rsid w:val="00D34489"/>
    <w:rsid w:val="00D34572"/>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4FD"/>
    <w:rsid w:val="00D62816"/>
    <w:rsid w:val="00D62C29"/>
    <w:rsid w:val="00D631E1"/>
    <w:rsid w:val="00D6412D"/>
    <w:rsid w:val="00D70344"/>
    <w:rsid w:val="00D7100A"/>
    <w:rsid w:val="00D72967"/>
    <w:rsid w:val="00D74131"/>
    <w:rsid w:val="00D744FB"/>
    <w:rsid w:val="00D76570"/>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3EB4"/>
    <w:rsid w:val="00DD4091"/>
    <w:rsid w:val="00DD4095"/>
    <w:rsid w:val="00DD50D2"/>
    <w:rsid w:val="00DD5D41"/>
    <w:rsid w:val="00DD60C7"/>
    <w:rsid w:val="00DD6755"/>
    <w:rsid w:val="00DE02A2"/>
    <w:rsid w:val="00DE16D2"/>
    <w:rsid w:val="00DE2474"/>
    <w:rsid w:val="00DE3228"/>
    <w:rsid w:val="00DE563B"/>
    <w:rsid w:val="00DE5C9E"/>
    <w:rsid w:val="00DE6B68"/>
    <w:rsid w:val="00DF04E9"/>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FB8"/>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3539"/>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3D37"/>
    <w:rsid w:val="00F14043"/>
    <w:rsid w:val="00F1569A"/>
    <w:rsid w:val="00F16119"/>
    <w:rsid w:val="00F175C5"/>
    <w:rsid w:val="00F231F8"/>
    <w:rsid w:val="00F235D2"/>
    <w:rsid w:val="00F237D7"/>
    <w:rsid w:val="00F24B1F"/>
    <w:rsid w:val="00F25817"/>
    <w:rsid w:val="00F2625D"/>
    <w:rsid w:val="00F264A7"/>
    <w:rsid w:val="00F2710E"/>
    <w:rsid w:val="00F3175A"/>
    <w:rsid w:val="00F32144"/>
    <w:rsid w:val="00F330BB"/>
    <w:rsid w:val="00F33177"/>
    <w:rsid w:val="00F3393B"/>
    <w:rsid w:val="00F361AD"/>
    <w:rsid w:val="00F3645E"/>
    <w:rsid w:val="00F37168"/>
    <w:rsid w:val="00F4066B"/>
    <w:rsid w:val="00F407F3"/>
    <w:rsid w:val="00F45804"/>
    <w:rsid w:val="00F45EE2"/>
    <w:rsid w:val="00F47C4E"/>
    <w:rsid w:val="00F50DFF"/>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30"/>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4DA4-3F33-DD40-B39D-1A824E15B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26712</Words>
  <Characters>156539</Characters>
  <Application>Microsoft Office Word</Application>
  <DocSecurity>0</DocSecurity>
  <Lines>3261</Lines>
  <Paragraphs>1712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2018-10-22T21:05:00Z</cp:lastPrinted>
  <dcterms:created xsi:type="dcterms:W3CDTF">2019-01-10T11:03:00Z</dcterms:created>
  <dcterms:modified xsi:type="dcterms:W3CDTF">2019-01-10T11:03:00Z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