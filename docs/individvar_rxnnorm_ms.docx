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142AFE2F" w:rsidR="00D24BC6" w:rsidRDefault="00D24BC6" w:rsidP="001E0B56">
      <w:pPr>
        <w:pStyle w:val="Heading1"/>
        <w:spacing w:line="480" w:lineRule="auto"/>
        <w:contextualSpacing/>
        <w:rPr>
          <w:lang w:val="en-AU"/>
        </w:rPr>
      </w:pPr>
      <w:r>
        <w:rPr>
          <w:lang w:val="en-AU"/>
        </w:rPr>
        <w:t xml:space="preserve">Individual variation in thermal plasticity and </w:t>
      </w:r>
      <w:r w:rsidR="00D158FB">
        <w:rPr>
          <w:lang w:val="en-AU"/>
        </w:rPr>
        <w:t xml:space="preserve">its impact on </w:t>
      </w:r>
      <w:r w:rsidR="00A34300">
        <w:rPr>
          <w:lang w:val="en-AU"/>
        </w:rPr>
        <w:t>mass</w:t>
      </w:r>
      <w:r w:rsidR="00C25552">
        <w:rPr>
          <w:lang w:val="en-AU"/>
        </w:rPr>
        <w:t>-</w:t>
      </w:r>
      <w:r>
        <w:rPr>
          <w:lang w:val="en-AU"/>
        </w:rPr>
        <w:t>scaling</w:t>
      </w:r>
    </w:p>
    <w:p w14:paraId="25265827" w14:textId="77777777" w:rsidR="005352EE" w:rsidRPr="00EF339B" w:rsidRDefault="005352EE" w:rsidP="001E0B56">
      <w:pPr>
        <w:spacing w:line="480" w:lineRule="auto"/>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1E0B56">
      <w:pPr>
        <w:spacing w:line="480" w:lineRule="auto"/>
        <w:contextualSpacing/>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1E0B56">
      <w:pPr>
        <w:spacing w:line="480" w:lineRule="auto"/>
        <w:contextualSpacing/>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1E0B56">
      <w:pPr>
        <w:spacing w:line="480" w:lineRule="auto"/>
        <w:contextualSpacing/>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1E0B56">
      <w:pPr>
        <w:spacing w:line="480" w:lineRule="auto"/>
        <w:contextualSpacing/>
        <w:rPr>
          <w:i/>
        </w:rPr>
      </w:pPr>
      <w:r>
        <w:t>4</w:t>
      </w:r>
      <w:r w:rsidRPr="00061FC5">
        <w:t xml:space="preserve"> </w:t>
      </w:r>
      <w:r w:rsidRPr="00D97D40">
        <w:rPr>
          <w:i/>
        </w:rPr>
        <w:t>Division of</w:t>
      </w:r>
      <w:r>
        <w:t xml:space="preserve">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1E0B56">
      <w:pPr>
        <w:spacing w:line="480" w:lineRule="auto"/>
        <w:contextualSpacing/>
        <w:rPr>
          <w:lang w:val="en-AU"/>
        </w:rPr>
      </w:pPr>
    </w:p>
    <w:p w14:paraId="162EA623" w14:textId="77777777" w:rsidR="005352EE" w:rsidRDefault="005352EE" w:rsidP="001E0B56">
      <w:pPr>
        <w:spacing w:line="480" w:lineRule="auto"/>
        <w:contextualSpacing/>
        <w:rPr>
          <w:lang w:val="en-AU"/>
        </w:rPr>
      </w:pPr>
      <w:r>
        <w:rPr>
          <w:lang w:val="en-AU"/>
        </w:rPr>
        <w:t>Corresponding author: Fonti Kar</w:t>
      </w:r>
    </w:p>
    <w:p w14:paraId="44EB2448" w14:textId="31C2E4FA" w:rsidR="003E15E6" w:rsidRPr="003E15E6" w:rsidRDefault="005352EE" w:rsidP="001E0B56">
      <w:pPr>
        <w:spacing w:line="480" w:lineRule="auto"/>
        <w:contextualSpacing/>
        <w:rPr>
          <w:lang w:val="en-AU"/>
        </w:rPr>
      </w:pPr>
      <w:r>
        <w:rPr>
          <w:lang w:val="en-AU"/>
        </w:rPr>
        <w:t xml:space="preserve">Correspondence email: </w:t>
      </w:r>
      <w:hyperlink r:id="rId8" w:history="1">
        <w:r w:rsidR="003E15E6" w:rsidRPr="00311CF6">
          <w:rPr>
            <w:rStyle w:val="Hyperlink"/>
            <w:lang w:val="en-AU"/>
          </w:rPr>
          <w:t>fonti.kar@gmail.com</w:t>
        </w:r>
      </w:hyperlink>
    </w:p>
    <w:p w14:paraId="78719BDC" w14:textId="77777777" w:rsidR="00960CF8" w:rsidRDefault="00960CF8" w:rsidP="001E0B56">
      <w:pPr>
        <w:pStyle w:val="Heading1"/>
        <w:spacing w:line="480" w:lineRule="auto"/>
        <w:contextualSpacing/>
        <w:rPr>
          <w:lang w:val="en-AU"/>
        </w:rPr>
      </w:pPr>
      <w:r>
        <w:rPr>
          <w:lang w:val="en-AU"/>
        </w:rPr>
        <w:t>Abstract</w:t>
      </w:r>
    </w:p>
    <w:p w14:paraId="77E83484" w14:textId="59D5319B" w:rsidR="00EF6DED" w:rsidRDefault="004D5544" w:rsidP="001E0B56">
      <w:pPr>
        <w:pStyle w:val="ListParagraph"/>
        <w:numPr>
          <w:ilvl w:val="0"/>
          <w:numId w:val="26"/>
        </w:numPr>
        <w:spacing w:line="480" w:lineRule="auto"/>
      </w:pPr>
      <w:r>
        <w:rPr>
          <w:lang w:val="en-AU"/>
        </w:rPr>
        <w:t>Physiological processes of individuals can be highly variable</w:t>
      </w:r>
      <w:r w:rsidRPr="00C548F8">
        <w:rPr>
          <w:lang w:val="en-AU"/>
        </w:rPr>
        <w:t xml:space="preserve"> and there is mounting evidence that individuals can differ in how they respond to environment</w:t>
      </w:r>
      <w:r>
        <w:rPr>
          <w:lang w:val="en-AU"/>
        </w:rPr>
        <w:t>al change</w:t>
      </w:r>
      <w:r w:rsidRPr="00C548F8">
        <w:rPr>
          <w:lang w:val="en-AU"/>
        </w:rPr>
        <w:t xml:space="preserve">. </w:t>
      </w:r>
      <w:r w:rsidRPr="001B36AE">
        <w:t xml:space="preserve">The ability for individuals to reversibly adjust their </w:t>
      </w:r>
      <w:r>
        <w:t>metabolic rate</w:t>
      </w:r>
      <w:r w:rsidRPr="001B36AE">
        <w:t xml:space="preserve"> in response to temperature</w:t>
      </w:r>
      <w:r w:rsidR="00431EF1">
        <w:t xml:space="preserve"> (i.e., </w:t>
      </w:r>
      <w:r w:rsidRPr="001B36AE">
        <w:t>metabolic thermal plasticity</w:t>
      </w:r>
      <w:r w:rsidR="00431EF1">
        <w:t>)</w:t>
      </w:r>
      <w:r>
        <w:t xml:space="preserve"> </w:t>
      </w:r>
      <w:r w:rsidRPr="00C548F8">
        <w:rPr>
          <w:lang w:val="en-AU"/>
        </w:rPr>
        <w:t xml:space="preserve">may affect </w:t>
      </w:r>
      <w:r w:rsidRPr="00C0279C">
        <w:rPr>
          <w:lang w:val="en-AU"/>
        </w:rPr>
        <w:t>mass-</w:t>
      </w:r>
      <w:r w:rsidRPr="00C548F8">
        <w:rPr>
          <w:lang w:val="en-AU"/>
        </w:rPr>
        <w:t xml:space="preserve">scaling at the </w:t>
      </w:r>
      <w:r w:rsidRPr="00C0279C">
        <w:rPr>
          <w:lang w:val="en-AU"/>
        </w:rPr>
        <w:t>population level</w:t>
      </w:r>
      <w:r w:rsidR="00431EF1">
        <w:rPr>
          <w:lang w:val="en-AU"/>
        </w:rPr>
        <w:t>.</w:t>
      </w:r>
      <w:r w:rsidRPr="00C0279C">
        <w:rPr>
          <w:lang w:val="en-AU"/>
        </w:rPr>
        <w:t xml:space="preserve"> </w:t>
      </w:r>
      <w:r w:rsidR="00431EF1">
        <w:rPr>
          <w:lang w:val="en-AU"/>
        </w:rPr>
        <w:t>T</w:t>
      </w:r>
      <w:r w:rsidRPr="00C0279C">
        <w:rPr>
          <w:lang w:val="en-AU"/>
        </w:rPr>
        <w:t>his</w:t>
      </w:r>
      <w:r w:rsidR="00431EF1">
        <w:rPr>
          <w:lang w:val="en-AU"/>
        </w:rPr>
        <w:t xml:space="preserve"> process</w:t>
      </w:r>
      <w:r w:rsidRPr="00C0279C">
        <w:rPr>
          <w:lang w:val="en-AU"/>
        </w:rPr>
        <w:t xml:space="preserve"> </w:t>
      </w:r>
      <w:r w:rsidRPr="00C548F8">
        <w:rPr>
          <w:lang w:val="en-AU"/>
        </w:rPr>
        <w:t xml:space="preserve">has rarely been </w:t>
      </w:r>
      <w:r w:rsidR="00431EF1">
        <w:rPr>
          <w:lang w:val="en-AU"/>
        </w:rPr>
        <w:t>investigated</w:t>
      </w:r>
      <w:r w:rsidR="00431EF1" w:rsidRPr="00C548F8">
        <w:rPr>
          <w:lang w:val="en-AU"/>
        </w:rPr>
        <w:t xml:space="preserve"> </w:t>
      </w:r>
      <w:r w:rsidR="00D97D40">
        <w:rPr>
          <w:lang w:val="en-AU"/>
        </w:rPr>
        <w:t>before.</w:t>
      </w:r>
      <w:r>
        <w:rPr>
          <w:lang w:val="en-AU"/>
        </w:rPr>
        <w:t xml:space="preserve"> </w:t>
      </w:r>
    </w:p>
    <w:p w14:paraId="223394B4" w14:textId="6FF8CC9D" w:rsidR="00EF6DED" w:rsidRPr="00C548F8" w:rsidRDefault="00A34300" w:rsidP="001E0B56">
      <w:pPr>
        <w:pStyle w:val="ListParagraph"/>
        <w:numPr>
          <w:ilvl w:val="0"/>
          <w:numId w:val="26"/>
        </w:numPr>
        <w:spacing w:line="480" w:lineRule="auto"/>
        <w:rPr>
          <w:lang w:val="en-AU"/>
        </w:rPr>
      </w:pPr>
      <w:r w:rsidRPr="00C548F8">
        <w:rPr>
          <w:lang w:val="en-AU"/>
        </w:rPr>
        <w:t xml:space="preserve">This study </w:t>
      </w:r>
      <w:r w:rsidR="00C117D0" w:rsidRPr="00C548F8">
        <w:rPr>
          <w:lang w:val="en-AU"/>
        </w:rPr>
        <w:t>characterise</w:t>
      </w:r>
      <w:r w:rsidRPr="00C548F8">
        <w:rPr>
          <w:lang w:val="en-AU"/>
        </w:rPr>
        <w:t>d</w:t>
      </w:r>
      <w:r w:rsidR="00C117D0" w:rsidRPr="00C548F8">
        <w:rPr>
          <w:lang w:val="en-AU"/>
        </w:rPr>
        <w:t xml:space="preserve"> the repeatability of </w:t>
      </w:r>
      <w:r w:rsidR="00A314A7" w:rsidRPr="00C548F8">
        <w:rPr>
          <w:lang w:val="en-AU"/>
        </w:rPr>
        <w:t xml:space="preserve">metabolic </w:t>
      </w:r>
      <w:r w:rsidR="00C117D0" w:rsidRPr="00C548F8">
        <w:rPr>
          <w:lang w:val="en-AU"/>
        </w:rPr>
        <w:t>thermal plasticity</w:t>
      </w:r>
      <w:r w:rsidR="004D5544">
        <w:rPr>
          <w:lang w:val="en-AU"/>
        </w:rPr>
        <w:t xml:space="preserve"> and tested how</w:t>
      </w:r>
      <w:r w:rsidRPr="00C548F8">
        <w:rPr>
          <w:lang w:val="en-AU"/>
        </w:rPr>
        <w:t xml:space="preserve"> mass-scaling exponents </w:t>
      </w:r>
      <w:r w:rsidR="004D5544">
        <w:rPr>
          <w:lang w:val="en-AU"/>
        </w:rPr>
        <w:t xml:space="preserve">change </w:t>
      </w:r>
      <w:r w:rsidRPr="00C548F8">
        <w:rPr>
          <w:lang w:val="en-AU"/>
        </w:rPr>
        <w:t>at different temperatures</w:t>
      </w:r>
      <w:r w:rsidR="00132F16">
        <w:rPr>
          <w:lang w:val="en-AU"/>
        </w:rPr>
        <w:t xml:space="preserve"> </w:t>
      </w:r>
      <w:r w:rsidR="00132F16" w:rsidRPr="00C548F8">
        <w:rPr>
          <w:lang w:val="en-AU"/>
        </w:rPr>
        <w:t>in the delicate skink</w:t>
      </w:r>
      <w:r w:rsidR="00132F16">
        <w:rPr>
          <w:lang w:val="en-AU"/>
        </w:rPr>
        <w:t xml:space="preserve"> (</w:t>
      </w:r>
      <w:proofErr w:type="spellStart"/>
      <w:r w:rsidR="00132F16" w:rsidRPr="00132F16">
        <w:rPr>
          <w:i/>
          <w:iCs/>
          <w:lang w:val="en-AU"/>
        </w:rPr>
        <w:t>Lampropholis</w:t>
      </w:r>
      <w:proofErr w:type="spellEnd"/>
      <w:r w:rsidR="00132F16" w:rsidRPr="00132F16">
        <w:rPr>
          <w:i/>
          <w:iCs/>
          <w:lang w:val="en-AU"/>
        </w:rPr>
        <w:t xml:space="preserve"> </w:t>
      </w:r>
      <w:proofErr w:type="spellStart"/>
      <w:r w:rsidR="00132F16" w:rsidRPr="00132F16">
        <w:rPr>
          <w:i/>
          <w:iCs/>
          <w:lang w:val="en-AU"/>
        </w:rPr>
        <w:t>delicata</w:t>
      </w:r>
      <w:proofErr w:type="spellEnd"/>
      <w:r w:rsidR="00132F16">
        <w:rPr>
          <w:lang w:val="en-AU"/>
        </w:rPr>
        <w:t>)</w:t>
      </w:r>
      <w:r w:rsidRPr="00C548F8">
        <w:rPr>
          <w:lang w:val="en-AU"/>
        </w:rPr>
        <w:t>. W</w:t>
      </w:r>
      <w:r w:rsidR="00EF6DED" w:rsidRPr="00C548F8">
        <w:rPr>
          <w:lang w:val="en-AU"/>
        </w:rPr>
        <w:t xml:space="preserve">e repeatedly measured </w:t>
      </w:r>
      <w:r w:rsidR="00D97D40">
        <w:rPr>
          <w:lang w:val="en-AU"/>
        </w:rPr>
        <w:t xml:space="preserve">standard </w:t>
      </w:r>
      <w:r w:rsidR="00EF6DED" w:rsidRPr="00C548F8">
        <w:rPr>
          <w:lang w:val="en-AU"/>
        </w:rPr>
        <w:t>metaboli</w:t>
      </w:r>
      <w:r w:rsidR="00616F92" w:rsidRPr="00C548F8">
        <w:rPr>
          <w:lang w:val="en-AU"/>
        </w:rPr>
        <w:t>c rate</w:t>
      </w:r>
      <w:r w:rsidR="00132F16">
        <w:rPr>
          <w:lang w:val="en-AU"/>
        </w:rPr>
        <w:t xml:space="preserve"> of forty-</w:t>
      </w:r>
      <w:r w:rsidR="00132F16">
        <w:rPr>
          <w:lang w:val="en-AU"/>
        </w:rPr>
        <w:lastRenderedPageBreak/>
        <w:t>two individuals at six temperatures over the course of three months</w:t>
      </w:r>
      <w:r w:rsidR="00EF6DED" w:rsidRPr="00C548F8">
        <w:rPr>
          <w:lang w:val="en-AU"/>
        </w:rPr>
        <w:t xml:space="preserve"> </w:t>
      </w:r>
      <w:r w:rsidRPr="00C548F8">
        <w:rPr>
          <w:lang w:val="en-AU"/>
        </w:rPr>
        <w:t>(</w:t>
      </w:r>
      <w:r w:rsidR="00FB42C5" w:rsidRPr="00EE642C">
        <w:rPr>
          <w:i/>
          <w:lang w:val="en-AU"/>
        </w:rPr>
        <w:t>N</w:t>
      </w:r>
      <w:r w:rsidR="00AB2001" w:rsidRPr="008A3525">
        <w:rPr>
          <w:iCs/>
          <w:vertAlign w:val="subscript"/>
          <w:lang w:val="en-AU"/>
        </w:rPr>
        <w:t>[</w:t>
      </w:r>
      <w:proofErr w:type="gramStart"/>
      <w:r w:rsidR="00AB2001">
        <w:rPr>
          <w:iCs/>
          <w:vertAlign w:val="subscript"/>
          <w:lang w:val="en-AU"/>
        </w:rPr>
        <w:t>measurement</w:t>
      </w:r>
      <w:r w:rsidR="00AB2001" w:rsidRPr="008A3525">
        <w:rPr>
          <w:iCs/>
          <w:vertAlign w:val="subscript"/>
          <w:lang w:val="en-AU"/>
        </w:rPr>
        <w:t>]</w:t>
      </w:r>
      <w:r w:rsidR="00132F16">
        <w:rPr>
          <w:lang w:val="en-AU"/>
        </w:rPr>
        <w:t xml:space="preserve"> </w:t>
      </w:r>
      <w:r w:rsidRPr="00C548F8">
        <w:rPr>
          <w:lang w:val="en-AU"/>
        </w:rPr>
        <w:t xml:space="preserve"> =</w:t>
      </w:r>
      <w:proofErr w:type="gramEnd"/>
      <w:r w:rsidRPr="00C548F8">
        <w:rPr>
          <w:lang w:val="en-AU"/>
        </w:rPr>
        <w:t xml:space="preserve"> 2418)</w:t>
      </w:r>
      <w:r w:rsidR="00EF6DED" w:rsidRPr="00C548F8">
        <w:rPr>
          <w:lang w:val="en-AU"/>
        </w:rPr>
        <w:t xml:space="preserve">. We </w:t>
      </w:r>
      <w:r w:rsidR="00751CDB" w:rsidRPr="00C548F8">
        <w:rPr>
          <w:lang w:val="en-AU"/>
        </w:rPr>
        <w:t xml:space="preserve">explicitly accounted for </w:t>
      </w:r>
      <w:r w:rsidRPr="00C548F8">
        <w:rPr>
          <w:lang w:val="en-AU"/>
        </w:rPr>
        <w:t xml:space="preserve">multi-level variation </w:t>
      </w:r>
      <w:r w:rsidR="00FB42C5">
        <w:rPr>
          <w:lang w:val="en-AU"/>
        </w:rPr>
        <w:t xml:space="preserve">in our data </w:t>
      </w:r>
      <w:r w:rsidRPr="00C548F8">
        <w:rPr>
          <w:lang w:val="en-AU"/>
        </w:rPr>
        <w:t>in order to quantify more precise estimates of</w:t>
      </w:r>
      <w:r w:rsidR="00E364CB" w:rsidRPr="00C548F8">
        <w:rPr>
          <w:lang w:val="en-AU"/>
        </w:rPr>
        <w:t xml:space="preserve"> </w:t>
      </w:r>
      <w:r w:rsidR="0069471E" w:rsidRPr="00C548F8">
        <w:rPr>
          <w:lang w:val="en-AU"/>
        </w:rPr>
        <w:t>mass</w:t>
      </w:r>
      <w:r w:rsidRPr="00C548F8">
        <w:rPr>
          <w:lang w:val="en-AU"/>
        </w:rPr>
        <w:t>-</w:t>
      </w:r>
      <w:r w:rsidR="008520C4" w:rsidRPr="00C548F8">
        <w:rPr>
          <w:lang w:val="en-AU"/>
        </w:rPr>
        <w:t>scaling</w:t>
      </w:r>
      <w:r w:rsidRPr="00C548F8">
        <w:rPr>
          <w:lang w:val="en-AU"/>
        </w:rPr>
        <w:t xml:space="preserve"> exponents</w:t>
      </w:r>
      <w:r w:rsidR="004D5544">
        <w:rPr>
          <w:lang w:val="en-AU"/>
        </w:rPr>
        <w:t xml:space="preserve"> at different environmental temperatures</w:t>
      </w:r>
      <w:r w:rsidRPr="00C548F8">
        <w:rPr>
          <w:lang w:val="en-AU"/>
        </w:rPr>
        <w:t>.</w:t>
      </w:r>
    </w:p>
    <w:p w14:paraId="1D47918D" w14:textId="31D67ACF" w:rsidR="0097290D" w:rsidRPr="00C548F8" w:rsidRDefault="00EF6DED" w:rsidP="001E0B56">
      <w:pPr>
        <w:pStyle w:val="ListParagraph"/>
        <w:numPr>
          <w:ilvl w:val="0"/>
          <w:numId w:val="26"/>
        </w:numPr>
        <w:spacing w:line="480" w:lineRule="auto"/>
        <w:rPr>
          <w:lang w:val="en-AU"/>
        </w:rPr>
      </w:pPr>
      <w:r w:rsidRPr="00C548F8">
        <w:rPr>
          <w:lang w:val="en-AU"/>
        </w:rPr>
        <w:t xml:space="preserve">Making use </w:t>
      </w:r>
      <w:r w:rsidR="00006693" w:rsidRPr="00C548F8">
        <w:rPr>
          <w:lang w:val="en-AU"/>
        </w:rPr>
        <w:t xml:space="preserve">of </w:t>
      </w:r>
      <w:r w:rsidR="00A34300" w:rsidRPr="00C548F8">
        <w:rPr>
          <w:lang w:val="en-AU"/>
        </w:rPr>
        <w:t>two</w:t>
      </w:r>
      <w:r w:rsidR="00006693" w:rsidRPr="00C548F8">
        <w:rPr>
          <w:lang w:val="en-AU"/>
        </w:rPr>
        <w:t xml:space="preserve"> analytical</w:t>
      </w:r>
      <w:r w:rsidRPr="00C548F8">
        <w:rPr>
          <w:lang w:val="en-AU"/>
        </w:rPr>
        <w:t xml:space="preserve"> </w:t>
      </w:r>
      <w:r w:rsidR="00D97D40">
        <w:rPr>
          <w:lang w:val="en-AU"/>
        </w:rPr>
        <w:t>frameworks</w:t>
      </w:r>
      <w:r w:rsidRPr="00C548F8">
        <w:rPr>
          <w:lang w:val="en-AU"/>
        </w:rPr>
        <w:t xml:space="preserve">, we found that </w:t>
      </w:r>
      <w:r w:rsidR="00A34300" w:rsidRPr="00C548F8">
        <w:rPr>
          <w:lang w:val="en-AU"/>
        </w:rPr>
        <w:t>metabolic thermal plasticity</w:t>
      </w:r>
      <w:r w:rsidRPr="00C548F8">
        <w:rPr>
          <w:lang w:val="en-AU"/>
        </w:rPr>
        <w:t xml:space="preserve"> </w:t>
      </w:r>
      <w:r w:rsidR="00260EDB" w:rsidRPr="00C548F8">
        <w:rPr>
          <w:lang w:val="en-AU"/>
        </w:rPr>
        <w:t xml:space="preserve">was </w:t>
      </w:r>
      <w:r w:rsidRPr="00C548F8">
        <w:rPr>
          <w:lang w:val="en-AU"/>
        </w:rPr>
        <w:t xml:space="preserve">significantly repeatable. </w:t>
      </w:r>
      <w:r w:rsidR="00D97D40">
        <w:rPr>
          <w:lang w:val="en-AU"/>
        </w:rPr>
        <w:t xml:space="preserve">Average standard </w:t>
      </w:r>
      <w:r w:rsidR="00D97D40" w:rsidRPr="00C548F8">
        <w:rPr>
          <w:lang w:val="en-AU"/>
        </w:rPr>
        <w:t>metabolic rate</w:t>
      </w:r>
      <w:r w:rsidR="00D97D40">
        <w:rPr>
          <w:lang w:val="en-AU"/>
        </w:rPr>
        <w:t xml:space="preserve"> </w:t>
      </w:r>
      <w:r w:rsidRPr="00C548F8">
        <w:rPr>
          <w:lang w:val="en-AU"/>
        </w:rPr>
        <w:t xml:space="preserve">increased as a function of temperature, which was associated with individuals responding more predictably (a decrease in within-individual variance) at higher temperatures. </w:t>
      </w:r>
      <w:r w:rsidR="008A2C1C">
        <w:rPr>
          <w:lang w:val="en-AU"/>
        </w:rPr>
        <w:t>I</w:t>
      </w:r>
      <w:r w:rsidR="00E82C27">
        <w:rPr>
          <w:lang w:val="en-AU"/>
        </w:rPr>
        <w:t>nterpretation of repeatability estimates and cross-temperature correlations</w:t>
      </w:r>
      <w:r w:rsidR="008A2C1C">
        <w:rPr>
          <w:lang w:val="en-AU"/>
        </w:rPr>
        <w:t xml:space="preserve"> varied slightly </w:t>
      </w:r>
      <w:r w:rsidR="00AB2001">
        <w:rPr>
          <w:lang w:val="en-AU"/>
        </w:rPr>
        <w:t xml:space="preserve">between the </w:t>
      </w:r>
      <w:r w:rsidR="008A2C1C">
        <w:rPr>
          <w:lang w:val="en-AU"/>
        </w:rPr>
        <w:t>analytic approach</w:t>
      </w:r>
      <w:r w:rsidR="00AB2001">
        <w:rPr>
          <w:lang w:val="en-AU"/>
        </w:rPr>
        <w:t>es,</w:t>
      </w:r>
      <w:r w:rsidR="008A2C1C">
        <w:rPr>
          <w:lang w:val="en-AU"/>
        </w:rPr>
        <w:t xml:space="preserve"> but they were mostly in agreement</w:t>
      </w:r>
      <w:r w:rsidR="00E82C27">
        <w:rPr>
          <w:lang w:val="en-AU"/>
        </w:rPr>
        <w:t xml:space="preserve">. </w:t>
      </w:r>
    </w:p>
    <w:p w14:paraId="2FDC94D5" w14:textId="0BD5F5AC" w:rsidR="00EF6DED" w:rsidRPr="004D5544" w:rsidRDefault="00A34300" w:rsidP="001E0B56">
      <w:pPr>
        <w:pStyle w:val="ListParagraph"/>
        <w:numPr>
          <w:ilvl w:val="0"/>
          <w:numId w:val="26"/>
        </w:numPr>
        <w:spacing w:line="480" w:lineRule="auto"/>
        <w:rPr>
          <w:lang w:val="en-AU"/>
        </w:rPr>
      </w:pPr>
      <w:r w:rsidRPr="00EE642C">
        <w:rPr>
          <w:lang w:val="en-AU"/>
        </w:rPr>
        <w:t>After tak</w:t>
      </w:r>
      <w:r w:rsidR="00454CF1">
        <w:rPr>
          <w:lang w:val="en-AU"/>
        </w:rPr>
        <w:t>ing</w:t>
      </w:r>
      <w:r w:rsidRPr="00EE642C">
        <w:rPr>
          <w:lang w:val="en-AU"/>
        </w:rPr>
        <w:t xml:space="preserve"> into account within- and among</w:t>
      </w:r>
      <w:r w:rsidR="00AB2001">
        <w:rPr>
          <w:lang w:val="en-AU"/>
        </w:rPr>
        <w:t>-</w:t>
      </w:r>
      <w:r w:rsidRPr="00EE642C">
        <w:rPr>
          <w:lang w:val="en-AU"/>
        </w:rPr>
        <w:t>individual level</w:t>
      </w:r>
      <w:r w:rsidR="00FB42C5">
        <w:rPr>
          <w:lang w:val="en-AU"/>
        </w:rPr>
        <w:t xml:space="preserve"> variation in our data</w:t>
      </w:r>
      <w:r w:rsidRPr="00EE642C">
        <w:rPr>
          <w:lang w:val="en-AU"/>
        </w:rPr>
        <w:t xml:space="preserve">, our estimates for mass-scaling </w:t>
      </w:r>
      <w:r w:rsidR="00D97D40" w:rsidRPr="004D5544">
        <w:rPr>
          <w:lang w:val="en-AU"/>
        </w:rPr>
        <w:t>did not change with temperature</w:t>
      </w:r>
      <w:r w:rsidR="00D97D40" w:rsidRPr="00D97D40">
        <w:rPr>
          <w:lang w:val="en-AU"/>
        </w:rPr>
        <w:t xml:space="preserve"> </w:t>
      </w:r>
      <w:r w:rsidR="00D97D40">
        <w:rPr>
          <w:lang w:val="en-AU"/>
        </w:rPr>
        <w:t xml:space="preserve">and </w:t>
      </w:r>
      <w:r w:rsidRPr="00EE642C">
        <w:rPr>
          <w:lang w:val="en-AU"/>
        </w:rPr>
        <w:t xml:space="preserve">were in line with published </w:t>
      </w:r>
      <w:r w:rsidR="00C548F8" w:rsidRPr="00EE642C">
        <w:rPr>
          <w:lang w:val="en-AU"/>
        </w:rPr>
        <w:t>values</w:t>
      </w:r>
      <w:r w:rsidRPr="004D5544">
        <w:rPr>
          <w:lang w:val="en-AU"/>
        </w:rPr>
        <w:t xml:space="preserve"> for snakes and lizards</w:t>
      </w:r>
      <w:r w:rsidR="008A3525">
        <w:rPr>
          <w:lang w:val="en-AU"/>
        </w:rPr>
        <w:t>. This suggests that</w:t>
      </w:r>
      <w:r w:rsidR="00454CF1">
        <w:rPr>
          <w:lang w:val="en-AU"/>
        </w:rPr>
        <w:t xml:space="preserve"> suggesting repeatable plastic responses may contribute to thermal stability of scaling </w:t>
      </w:r>
      <w:r w:rsidR="008A3525">
        <w:rPr>
          <w:lang w:val="en-AU"/>
        </w:rPr>
        <w:t>exponents</w:t>
      </w:r>
      <w:r w:rsidR="0097290D" w:rsidRPr="004D5544">
        <w:rPr>
          <w:lang w:val="en-AU"/>
        </w:rPr>
        <w:t xml:space="preserve">. </w:t>
      </w:r>
    </w:p>
    <w:p w14:paraId="78E59CB2" w14:textId="14DE8F35" w:rsidR="00EF6DED" w:rsidRPr="00C548F8" w:rsidRDefault="00A34300" w:rsidP="001E0B56">
      <w:pPr>
        <w:pStyle w:val="ListParagraph"/>
        <w:numPr>
          <w:ilvl w:val="0"/>
          <w:numId w:val="26"/>
        </w:numPr>
        <w:spacing w:line="480" w:lineRule="auto"/>
        <w:rPr>
          <w:lang w:val="en-AU"/>
        </w:rPr>
      </w:pPr>
      <w:r w:rsidRPr="00C548F8">
        <w:rPr>
          <w:lang w:val="en-AU"/>
        </w:rPr>
        <w:t xml:space="preserve">Our work </w:t>
      </w:r>
      <w:r w:rsidR="00D97D40">
        <w:rPr>
          <w:lang w:val="en-AU"/>
        </w:rPr>
        <w:t>contributes to our</w:t>
      </w:r>
      <w:r w:rsidRPr="00C548F8">
        <w:rPr>
          <w:lang w:val="en-AU"/>
        </w:rPr>
        <w:t xml:space="preserve"> understanding whether phenotypic plasticity </w:t>
      </w:r>
      <w:r w:rsidR="00D97D40">
        <w:rPr>
          <w:lang w:val="en-AU"/>
        </w:rPr>
        <w:t>has</w:t>
      </w:r>
      <w:r w:rsidR="00D97D40" w:rsidRPr="00C548F8">
        <w:rPr>
          <w:lang w:val="en-AU"/>
        </w:rPr>
        <w:t xml:space="preserve"> </w:t>
      </w:r>
      <w:r w:rsidR="00D97D40">
        <w:rPr>
          <w:lang w:val="en-AU"/>
        </w:rPr>
        <w:t>the capacity</w:t>
      </w:r>
      <w:r w:rsidR="00D97D40" w:rsidRPr="00C548F8">
        <w:rPr>
          <w:lang w:val="en-AU"/>
        </w:rPr>
        <w:t xml:space="preserve"> </w:t>
      </w:r>
      <w:r w:rsidR="00EF6DED" w:rsidRPr="00C548F8">
        <w:rPr>
          <w:lang w:val="en-AU"/>
        </w:rPr>
        <w:t>to respond to selection</w:t>
      </w:r>
      <w:r w:rsidR="00D97D40">
        <w:rPr>
          <w:lang w:val="en-AU"/>
        </w:rPr>
        <w:t xml:space="preserve"> which is </w:t>
      </w:r>
      <w:r w:rsidRPr="00C548F8">
        <w:rPr>
          <w:lang w:val="en-AU"/>
        </w:rPr>
        <w:t xml:space="preserve">particularly </w:t>
      </w:r>
      <w:r w:rsidR="00D97D40">
        <w:rPr>
          <w:lang w:val="en-AU"/>
        </w:rPr>
        <w:t>important</w:t>
      </w:r>
      <w:r w:rsidR="00AB2001">
        <w:rPr>
          <w:lang w:val="en-AU"/>
        </w:rPr>
        <w:t xml:space="preserve"> </w:t>
      </w:r>
      <w:r w:rsidR="00AB2001" w:rsidRPr="00C548F8">
        <w:rPr>
          <w:lang w:val="en-AU"/>
        </w:rPr>
        <w:t>for</w:t>
      </w:r>
      <w:r w:rsidR="00F4066B" w:rsidRPr="00C548F8">
        <w:rPr>
          <w:lang w:val="en-AU"/>
        </w:rPr>
        <w:t xml:space="preserve"> animals coping with </w:t>
      </w:r>
      <w:r w:rsidR="00D97D40">
        <w:rPr>
          <w:lang w:val="en-AU"/>
        </w:rPr>
        <w:t xml:space="preserve">rapid </w:t>
      </w:r>
      <w:r w:rsidRPr="00C548F8">
        <w:rPr>
          <w:lang w:val="en-AU"/>
        </w:rPr>
        <w:t>environmental</w:t>
      </w:r>
      <w:r w:rsidR="00F4066B" w:rsidRPr="00C548F8">
        <w:rPr>
          <w:lang w:val="en-AU"/>
        </w:rPr>
        <w:t xml:space="preserve"> change. </w:t>
      </w:r>
      <w:r w:rsidR="00AB2001">
        <w:rPr>
          <w:lang w:val="en-AU"/>
        </w:rPr>
        <w:t>A</w:t>
      </w:r>
      <w:r w:rsidRPr="00C548F8">
        <w:rPr>
          <w:lang w:val="en-AU"/>
        </w:rPr>
        <w:t xml:space="preserve">cknowledging multi-level variation in body mass and metabolic rate is not only important for comparative studies interested in </w:t>
      </w:r>
      <w:r w:rsidR="00D97D40">
        <w:rPr>
          <w:lang w:val="en-AU"/>
        </w:rPr>
        <w:t>mass-</w:t>
      </w:r>
      <w:r w:rsidRPr="00C548F8">
        <w:rPr>
          <w:lang w:val="en-AU"/>
        </w:rPr>
        <w:t>scaling across the animal kingdom</w:t>
      </w:r>
      <w:r w:rsidR="00AB2001">
        <w:rPr>
          <w:lang w:val="en-AU"/>
        </w:rPr>
        <w:t>,</w:t>
      </w:r>
      <w:r w:rsidRPr="00C548F8">
        <w:rPr>
          <w:lang w:val="en-AU"/>
        </w:rPr>
        <w:t xml:space="preserve"> but also to theoretical research interested </w:t>
      </w:r>
      <w:r w:rsidR="00C117D0" w:rsidRPr="00C548F8">
        <w:rPr>
          <w:lang w:val="en-AU"/>
        </w:rPr>
        <w:t>using</w:t>
      </w:r>
      <w:r w:rsidR="00EF6DED" w:rsidRPr="00C548F8">
        <w:rPr>
          <w:lang w:val="en-AU"/>
        </w:rPr>
        <w:t xml:space="preserve"> the predictive power of </w:t>
      </w:r>
      <w:r w:rsidRPr="00C548F8">
        <w:rPr>
          <w:lang w:val="en-AU"/>
        </w:rPr>
        <w:t>mass-</w:t>
      </w:r>
      <w:r w:rsidR="00EF6DED" w:rsidRPr="00C548F8">
        <w:rPr>
          <w:lang w:val="en-AU"/>
        </w:rPr>
        <w:t>scaling</w:t>
      </w:r>
      <w:r w:rsidRPr="00C548F8">
        <w:rPr>
          <w:lang w:val="en-AU"/>
        </w:rPr>
        <w:t>.</w:t>
      </w:r>
    </w:p>
    <w:p w14:paraId="1A72D759" w14:textId="01E1C7FD" w:rsidR="00711670" w:rsidRDefault="00711670" w:rsidP="001E0B56">
      <w:pPr>
        <w:pStyle w:val="Heading1"/>
        <w:spacing w:line="480" w:lineRule="auto"/>
        <w:contextualSpacing/>
        <w:rPr>
          <w:lang w:val="en-AU"/>
        </w:rPr>
      </w:pPr>
      <w:r>
        <w:rPr>
          <w:lang w:val="en-AU"/>
        </w:rPr>
        <w:t>Keywords</w:t>
      </w:r>
    </w:p>
    <w:p w14:paraId="6513C975" w14:textId="0071E500" w:rsidR="00A56702" w:rsidRPr="00A56702" w:rsidRDefault="00A56702" w:rsidP="001E0B56">
      <w:pPr>
        <w:spacing w:line="480" w:lineRule="auto"/>
        <w:contextualSpacing/>
        <w:rPr>
          <w:lang w:val="en-AU"/>
        </w:rPr>
      </w:pPr>
      <w:r>
        <w:rPr>
          <w:lang w:val="en-AU"/>
        </w:rPr>
        <w:t>Phenotypic plasticity, reaction norm, thermal sensitivity, repeatability</w:t>
      </w:r>
      <w:r w:rsidR="00C0279C">
        <w:rPr>
          <w:lang w:val="en-AU"/>
        </w:rPr>
        <w:t>, thermal performance curves</w:t>
      </w:r>
      <w:r>
        <w:rPr>
          <w:lang w:val="en-AU"/>
        </w:rPr>
        <w:t xml:space="preserve"> </w:t>
      </w:r>
    </w:p>
    <w:p w14:paraId="18CC7C2E" w14:textId="15207D47" w:rsidR="00444B65" w:rsidRDefault="00444B65" w:rsidP="001E0B56">
      <w:pPr>
        <w:pStyle w:val="Heading1"/>
        <w:spacing w:line="480" w:lineRule="auto"/>
        <w:contextualSpacing/>
        <w:rPr>
          <w:lang w:val="en-AU"/>
        </w:rPr>
      </w:pPr>
      <w:r>
        <w:rPr>
          <w:lang w:val="en-AU"/>
        </w:rPr>
        <w:lastRenderedPageBreak/>
        <w:t>Introduction</w:t>
      </w:r>
    </w:p>
    <w:p w14:paraId="4FF939FD" w14:textId="0045F146" w:rsidR="00A34300" w:rsidRPr="001B36AE" w:rsidRDefault="00A34300" w:rsidP="001E0B56">
      <w:pPr>
        <w:pStyle w:val="Thesisnormal"/>
        <w:spacing w:line="480" w:lineRule="auto"/>
        <w:contextualSpacing/>
      </w:pPr>
      <w:r w:rsidRPr="001B36AE">
        <w:t xml:space="preserve">All biological processes hinge on the availability of energy </w:t>
      </w:r>
      <w:r w:rsidR="004F7C3B">
        <w:rPr>
          <w:rFonts w:eastAsiaTheme="minorHAnsi"/>
          <w:lang w:val="en-US"/>
        </w:rPr>
        <w:fldChar w:fldCharType="begin"/>
      </w:r>
      <w:r w:rsidR="001C289B">
        <w:rPr>
          <w:rFonts w:eastAsiaTheme="minorHAnsi"/>
          <w:lang w:val="en-US"/>
        </w:rPr>
        <w:instrText xml:space="preserve"> ADDIN PAPERS2_CITATIONS &lt;citation&gt;&lt;priority&gt;0&lt;/priority&gt;&lt;uuid&gt;5D4EA62A-CA99-42A1-ADDE-7D1E7A6F043B&lt;/uuid&gt;&lt;publications&gt;&lt;publication&gt;&lt;subtype&gt;400&lt;/subtype&gt;&lt;title&gt;Linking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(Allen, </w:t>
      </w:r>
      <w:proofErr w:type="spellStart"/>
      <w:r w:rsidR="004F7C3B">
        <w:rPr>
          <w:rFonts w:eastAsiaTheme="minorHAnsi"/>
          <w:lang w:val="en-US"/>
        </w:rPr>
        <w:t>Gillooly</w:t>
      </w:r>
      <w:proofErr w:type="spellEnd"/>
      <w:r w:rsidR="004F7C3B">
        <w:rPr>
          <w:rFonts w:eastAsiaTheme="minorHAnsi"/>
          <w:lang w:val="en-US"/>
        </w:rPr>
        <w:t xml:space="preserve"> &amp; Brown 2005)</w:t>
      </w:r>
      <w:r w:rsidR="004F7C3B">
        <w:rPr>
          <w:rFonts w:eastAsiaTheme="minorHAnsi"/>
          <w:lang w:val="en-US"/>
        </w:rPr>
        <w:fldChar w:fldCharType="end"/>
      </w:r>
      <w:r w:rsidRPr="001B36AE">
        <w:t xml:space="preserve">. </w:t>
      </w:r>
      <w:r w:rsidR="009C39CB">
        <w:t>In ectotherms, s</w:t>
      </w:r>
      <w:r w:rsidRPr="001B36AE">
        <w:t>tandard metabolic rate (SMR) represents the ‘idling cost of living’ at a specific temperature</w:t>
      </w:r>
      <w:r w:rsidR="00862C31">
        <w:t>,</w:t>
      </w:r>
      <w:r w:rsidRPr="001B36AE">
        <w:t xml:space="preserve"> and may govern how energy is allocated to competing processes such as growth, reproduction and maintenance </w:t>
      </w:r>
      <w:r w:rsidR="004F7C3B">
        <w:rPr>
          <w:rFonts w:eastAsiaTheme="minorHAnsi"/>
          <w:lang w:val="en-US"/>
        </w:rPr>
        <w:t xml:space="preserve">(De Jong &amp; Van </w:t>
      </w:r>
      <w:proofErr w:type="spellStart"/>
      <w:r w:rsidR="004F7C3B">
        <w:rPr>
          <w:rFonts w:eastAsiaTheme="minorHAnsi"/>
          <w:lang w:val="en-US"/>
        </w:rPr>
        <w:t>Noordwijk</w:t>
      </w:r>
      <w:proofErr w:type="spellEnd"/>
      <w:r w:rsidR="004F7C3B">
        <w:rPr>
          <w:rFonts w:eastAsiaTheme="minorHAnsi"/>
          <w:lang w:val="en-US"/>
        </w:rPr>
        <w:t xml:space="preserve"> 1992; Brown </w:t>
      </w:r>
      <w:r w:rsidR="004F7C3B">
        <w:rPr>
          <w:rFonts w:eastAsiaTheme="minorHAnsi"/>
          <w:i/>
          <w:iCs/>
          <w:lang w:val="en-US"/>
        </w:rPr>
        <w:t>et al.</w:t>
      </w:r>
      <w:r w:rsidR="004F7C3B">
        <w:rPr>
          <w:rFonts w:eastAsiaTheme="minorHAnsi"/>
          <w:lang w:val="en-US"/>
        </w:rPr>
        <w:t xml:space="preserve"> 2004; Biro &amp; Stamps 2008)</w:t>
      </w:r>
      <w:del w:id="0" w:author="fonti.kar@gmail.com" w:date="2019-07-22T13:46:00Z">
        <w:r w:rsidR="004F7C3B" w:rsidDel="001C289B">
          <w:rPr>
            <w:lang w:val="en-US"/>
          </w:rPr>
          <w:fldChar w:fldCharType="begin"/>
        </w:r>
        <w:r w:rsidR="004F7C3B" w:rsidDel="001C289B">
          <w:rPr>
            <w:lang w:val="en-US"/>
          </w:rPr>
          <w:delInstrText xml:space="preserve"> ADDIN PAPERS2_CITATIONS &lt;citation&gt;&lt;priority&gt;1&lt;/priority&gt;&lt;uuid&gt;905FE9E6-2B4C-4B70-A401-20E91D8CE78A&lt;/uuid&gt;&lt;publications&gt;&lt;publication&gt;&lt;subtype&gt;400&lt;/subtype&gt;&lt;publisher&gt;Ecological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R="004F7C3B" w:rsidDel="001C289B">
          <w:rPr>
            <w:lang w:val="en-US"/>
          </w:rPr>
          <w:fldChar w:fldCharType="end"/>
        </w:r>
      </w:del>
      <w:r w:rsidRPr="001B36AE">
        <w:rPr>
          <w:rFonts w:cs="Times New Roman"/>
          <w:lang w:val="nl-NL"/>
        </w:rPr>
        <w:t xml:space="preserve">. </w:t>
      </w:r>
      <w:r w:rsidRPr="001B36AE">
        <w:t xml:space="preserve">SMR is predicted to be critical to fitness </w:t>
      </w:r>
      <w:r w:rsidRPr="001B36AE">
        <w:rPr>
          <w:rFonts w:cs="Times New Roman"/>
          <w:lang w:val="en-US"/>
        </w:rPr>
        <w:t xml:space="preserve">due to its functional link to </w:t>
      </w:r>
      <w:r w:rsidRPr="001B36AE">
        <w:t xml:space="preserve">performance, behaviour and life-history </w:t>
      </w:r>
      <w:r w:rsidRPr="001B36AE">
        <w:rPr>
          <w:rFonts w:eastAsiaTheme="minorHAnsi"/>
          <w:lang w:val="en-US"/>
        </w:rPr>
        <w:fldChar w:fldCharType="begin" w:fldLock="1"/>
      </w:r>
      <w:r w:rsidR="001C289B">
        <w:rPr>
          <w:rFonts w:eastAsiaTheme="minorHAnsi"/>
          <w:lang w:val="en-US"/>
        </w:rPr>
        <w:instrText xml:space="preserve"> ADDIN PAPERS2_CITATIONS &lt;citation&gt;&lt;priority&gt;0&lt;/priority&gt;&lt;uuid&gt;13374A98-3220-404E-99FA-B71F700615CD&lt;/uuid&gt;&lt;publications&gt;&lt;publication&gt;&lt;subtype&gt;400&lt;/subtype&gt;&lt;title&gt;Personality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1B36AE">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Réale</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2010; Friesen, Johansson &amp; Olsson 2017; </w:t>
      </w:r>
      <w:proofErr w:type="spellStart"/>
      <w:r w:rsidR="004F7C3B">
        <w:rPr>
          <w:rFonts w:eastAsiaTheme="minorHAnsi"/>
          <w:lang w:val="en-US"/>
        </w:rPr>
        <w:t>Malishev</w:t>
      </w:r>
      <w:proofErr w:type="spellEnd"/>
      <w:r w:rsidR="004F7C3B">
        <w:rPr>
          <w:rFonts w:eastAsiaTheme="minorHAnsi"/>
          <w:lang w:val="en-US"/>
        </w:rPr>
        <w:t>, Bull &amp; Kearney 2017; Biro &amp; Stamps 2010)</w:t>
      </w:r>
      <w:r w:rsidRPr="001B36AE">
        <w:rPr>
          <w:rFonts w:eastAsiaTheme="minorHAnsi"/>
          <w:lang w:val="en-US"/>
        </w:rPr>
        <w:fldChar w:fldCharType="end"/>
      </w:r>
      <w:r w:rsidRPr="001B36AE">
        <w:t xml:space="preserve">. For example, </w:t>
      </w:r>
      <w:r w:rsidR="00D0352F">
        <w:t>common lizards that show high SMR and low exploratory behaviour and low SMR and high exploratory behaviour ha</w:t>
      </w:r>
      <w:r w:rsidR="005F52FB">
        <w:t>ve</w:t>
      </w:r>
      <w:r w:rsidR="00D0352F">
        <w:t xml:space="preserve"> the best survival during the first year of their life </w:t>
      </w:r>
      <w:r w:rsidR="004F7C3B">
        <w:rPr>
          <w:rFonts w:eastAsiaTheme="minorHAnsi"/>
          <w:lang w:val="en-US"/>
        </w:rPr>
        <w:fldChar w:fldCharType="begin"/>
      </w:r>
      <w:r w:rsidR="001C289B">
        <w:rPr>
          <w:rFonts w:eastAsiaTheme="minorHAnsi"/>
          <w:lang w:val="en-US"/>
        </w:rPr>
        <w:instrText xml:space="preserve"> ADDIN PAPERS2_CITATIONS &lt;citation&gt;&lt;priority&gt;3&lt;/priority&gt;&lt;uuid&gt;EFEA9DE1-DA59-420E-84E8-CC28698F6F66&lt;/uuid&gt;&lt;publications&gt;&lt;publication&gt;&lt;subtype&gt;400&lt;/subtype&gt;&lt;title&gt;Personality and the pace-of-life syndrome: variation and selection on exploration, metabolism and locomotor performances&lt;/title&gt;&lt;url&gt;http://dx.doi.org/10.1111/1365-2435.12017&lt;/url&gt;&lt;volume&gt;27&lt;/volume&gt;&lt;publication_date&gt;99201300001200000000200000&lt;/publication_date&gt;&lt;uuid&gt;D3D89E77-544A-4F58-92F7-C1F05396E3AB&lt;/uuid&gt;&lt;type&gt;400&lt;/type&gt;&lt;number&gt;1&lt;/number&gt;&lt;citekey&gt;LeGalliard:2013kl&lt;/citekey&gt;&lt;subtitle&gt;Functional Ecology&lt;/subtitle&gt;&lt;doi&gt;10.1111/1365-2435.12017&lt;/doi&gt;&lt;startpage&gt;136&lt;/startpage&gt;&lt;endpage&gt;144&lt;/endpage&gt;&lt;bundle&gt;&lt;publication&gt;&lt;title&gt;Functional Ecology&lt;/title&gt;&lt;uuid&gt;6C8EC5AD-2EA3-49E8-9900-637D53C3674F&lt;/uuid&gt;&lt;subtype&gt;-100&lt;/subtype&gt;&lt;publisher&gt;Blackwell Publishing Ltd&lt;/publisher&gt;&lt;type&gt;-100&lt;/type&gt;&lt;/publication&gt;&lt;/bundle&gt;&lt;authors&gt;&lt;author&gt;&lt;lastName&gt;Galliard&lt;/lastName&gt;&lt;nonDroppingParticle&gt;Le&lt;/nonDroppingParticle&gt;&lt;firstName&gt;Jean-François&lt;/firstName&gt;&lt;/author&gt;&lt;author&gt;&lt;lastName&gt;Paquet&lt;/lastName&gt;&lt;firstName&gt;Matthieu&lt;/firstName&gt;&lt;/author&gt;&lt;author&gt;&lt;lastName&gt;Cisel&lt;/lastName&gt;&lt;firstName&gt;Matthieu&lt;/firstName&gt;&lt;/author&gt;&lt;author&gt;&lt;lastName&gt;Montes-Poloni&lt;/lastName&gt;&lt;firstName&gt;Laetitia&lt;/firstName&gt;&lt;/author&gt;&lt;/authors&gt;&lt;editors&gt;&lt;author&gt;&lt;lastName&gt;Franklin&lt;/lastName&gt;&lt;firstName&gt;Craig&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(Le Galliard </w:t>
      </w:r>
      <w:r w:rsidR="004F7C3B">
        <w:rPr>
          <w:rFonts w:eastAsiaTheme="minorHAnsi"/>
          <w:i/>
          <w:iCs/>
          <w:lang w:val="en-US"/>
        </w:rPr>
        <w:t>et al.</w:t>
      </w:r>
      <w:r w:rsidR="004F7C3B">
        <w:rPr>
          <w:rFonts w:eastAsiaTheme="minorHAnsi"/>
          <w:lang w:val="en-US"/>
        </w:rPr>
        <w:t xml:space="preserve"> 2013)</w:t>
      </w:r>
      <w:r w:rsidR="004F7C3B">
        <w:rPr>
          <w:rFonts w:eastAsiaTheme="minorHAnsi"/>
          <w:lang w:val="en-US"/>
        </w:rPr>
        <w:fldChar w:fldCharType="end"/>
      </w:r>
      <w:r w:rsidR="00D0352F">
        <w:t>.</w:t>
      </w:r>
      <w:r w:rsidR="00EE642C">
        <w:t xml:space="preserve"> </w:t>
      </w:r>
      <w:r w:rsidRPr="001B36AE">
        <w:t>Indeed, numerous studies have demonstrated that SMR can vary several-fold among individuals</w:t>
      </w:r>
      <w:r w:rsidRPr="001B36AE" w:rsidDel="00A13FB7">
        <w:t xml:space="preserve"> </w:t>
      </w:r>
      <w:r w:rsidRPr="001B36AE">
        <w:t xml:space="preserve">(reviewed in </w:t>
      </w:r>
      <w:r w:rsidR="004F7C3B">
        <w:rPr>
          <w:rFonts w:cs="Times New Roman"/>
          <w:lang w:val="en-US"/>
        </w:rPr>
        <w:fldChar w:fldCharType="begin"/>
      </w:r>
      <w:r w:rsidR="001C289B">
        <w:rPr>
          <w:rFonts w:cs="Times New Roman"/>
          <w:lang w:val="en-US"/>
        </w:rPr>
        <w:instrText xml:space="preserve"> ADDIN PAPERS2_CITATIONS &lt;citation&gt;&lt;priority&gt;4&lt;/priority&gt;&lt;uuid&gt;0645AD69-E617-4E3F-81EE-0F37BA943875&lt;/uuid&gt;&lt;publications&gt;&lt;publication&gt;&lt;subtype&gt;400&lt;/subtype&gt;&lt;title&gt;Do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4F7C3B">
        <w:rPr>
          <w:rFonts w:cs="Times New Roman"/>
          <w:lang w:val="en-US"/>
        </w:rPr>
        <w:fldChar w:fldCharType="separate"/>
      </w:r>
      <w:r w:rsidR="001C289B">
        <w:rPr>
          <w:rFonts w:eastAsiaTheme="minorHAnsi"/>
          <w:lang w:val="en-GB"/>
        </w:rPr>
        <w:t>Biro &amp; Stamps 2010)</w:t>
      </w:r>
      <w:r w:rsidR="004F7C3B">
        <w:rPr>
          <w:rFonts w:cs="Times New Roman"/>
          <w:lang w:val="en-US"/>
        </w:rPr>
        <w:fldChar w:fldCharType="end"/>
      </w:r>
      <w:r w:rsidR="00862C31">
        <w:rPr>
          <w:rFonts w:cs="Times New Roman"/>
          <w:lang w:val="en-US"/>
        </w:rPr>
        <w:t>,</w:t>
      </w:r>
      <w:r w:rsidRPr="001B36AE">
        <w:rPr>
          <w:rFonts w:cs="Times New Roman"/>
          <w:lang w:val="en-US"/>
        </w:rPr>
        <w:t xml:space="preserve"> </w:t>
      </w:r>
      <w:r w:rsidR="00862C31">
        <w:t>likely driven by the strong relationship between body mass and metabolic rate (i.e., mass-scaling relationships)</w:t>
      </w:r>
      <w:r w:rsidRPr="001B36AE">
        <w:t xml:space="preserve"> </w:t>
      </w:r>
      <w:r w:rsidR="001C289B">
        <w:rPr>
          <w:rFonts w:eastAsiaTheme="minorHAnsi"/>
          <w:lang w:val="en-US"/>
        </w:rPr>
        <w:fldChar w:fldCharType="begin"/>
      </w:r>
      <w:r w:rsidR="001C289B">
        <w:rPr>
          <w:rFonts w:eastAsiaTheme="minorHAnsi"/>
          <w:lang w:val="en-US"/>
        </w:rPr>
        <w:instrText xml:space="preserve"> ADDIN PAPERS2_CITATIONS &lt;citation&gt;&lt;priority&gt;4&lt;/priority&gt;&lt;uuid&gt;52E59AA3-8828-4A6B-9972-1A7F74A99D6D&lt;/uuid&gt;&lt;publications&gt;&lt;publication&gt;&lt;subtype&gt;400&lt;/subtype&gt;&lt;title&gt;Beyond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Energy expenditure and body size are targets of natural selection across a wide geographic range, in a terrestrial invertebrate&lt;/title&gt;&lt;url&gt;http://doi.wiley.com/10.1111/1365-2435.12451&lt;/url&gt;&lt;volume&gt;29&lt;/volume&gt;&lt;publication_date&gt;99201501011200000000222000&lt;/publication_date&gt;&lt;uuid&gt;A5AEAC3D-485B-484E-9197-8FAF41B71C37&lt;/uuid&gt;&lt;version&gt;1&lt;/version&gt;&lt;type&gt;400&lt;/type&gt;&lt;number&gt;11&lt;/number&gt;&lt;doi&gt;10.1111/1365-2435.12451&lt;/doi&gt;&lt;institution&gt;Universidad Austral de Chile, Valdivia, Chile&lt;/institution&gt;&lt;startpage&gt;1463&lt;/startpage&gt;&lt;endpage&gt;1474&lt;/endpage&gt;&lt;bundle&gt;&lt;publication&gt;&lt;title&gt;Functional Ecology&lt;/title&gt;&lt;uuid&gt;6C8EC5AD-2EA3-49E8-9900-637D53C3674F&lt;/uuid&gt;&lt;subtype&gt;-100&lt;/subtype&gt;&lt;publisher&gt;Blackwell Publishing Ltd&lt;/publisher&gt;&lt;type&gt;-100&lt;/type&gt;&lt;/publication&gt;&lt;/bundle&gt;&lt;authors&gt;&lt;author&gt;&lt;lastName&gt;Bartheld&lt;/lastName&gt;&lt;firstName&gt;José&lt;/firstName&gt;&lt;middleNames&gt;Luis&lt;/middleNames&gt;&lt;/author&gt;&lt;author&gt;&lt;lastName&gt;Gaitán-Espitia&lt;/lastName&gt;&lt;firstName&gt;Juan&lt;/firstName&gt;&lt;middleNames&gt;Diego&lt;/middleNames&gt;&lt;/author&gt;&lt;author&gt;&lt;lastName&gt;Artacho&lt;/lastName&gt;&lt;firstName&gt;Paulina&lt;/firstName&gt;&lt;/author&gt;&lt;author&gt;&lt;lastName&gt;Salgado-Luarte&lt;/lastName&gt;&lt;firstName&gt;Cristian&lt;/firstName&gt;&lt;/author&gt;&lt;author&gt;&lt;lastName&gt;Gianoli&lt;/lastName&gt;&lt;firstName&gt;Ernesto&lt;/firstName&gt;&lt;/author&gt;&lt;author&gt;&lt;lastName&gt;Nespolo&lt;/lastName&gt;&lt;firstName&gt;Roberto&lt;/firstName&gt;&lt;middleNames&gt;F&lt;/middleNames&gt;&lt;/author&gt;&lt;/authors&gt;&lt;editors&gt;&lt;author&gt;&lt;lastName&gt;Damme&lt;/lastName&gt;&lt;nonDroppingParticle&gt;Van&lt;/nonDroppingParticle&gt;&lt;firstName&gt;Raoul&lt;/firstName&gt;&lt;/author&gt;&lt;/editors&gt;&lt;/publication&gt;&lt;/publications&gt;&lt;cites&gt;&lt;/cites&gt;&lt;/citation&gt;</w:instrText>
      </w:r>
      <w:r w:rsidR="001C289B">
        <w:rPr>
          <w:rFonts w:eastAsiaTheme="minorHAnsi"/>
          <w:lang w:val="en-US"/>
        </w:rPr>
        <w:fldChar w:fldCharType="separate"/>
      </w:r>
      <w:r w:rsidR="001C289B">
        <w:rPr>
          <w:rFonts w:eastAsiaTheme="minorHAnsi"/>
          <w:lang w:val="en-GB"/>
        </w:rPr>
        <w:t xml:space="preserve">(Glazier 2005; </w:t>
      </w:r>
      <w:proofErr w:type="spellStart"/>
      <w:r w:rsidR="001C289B">
        <w:rPr>
          <w:rFonts w:eastAsiaTheme="minorHAnsi"/>
          <w:lang w:val="en-GB"/>
        </w:rPr>
        <w:t>Bartheld</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2015)</w:t>
      </w:r>
      <w:r w:rsidR="001C289B">
        <w:rPr>
          <w:rFonts w:eastAsiaTheme="minorHAnsi"/>
          <w:lang w:val="en-US"/>
        </w:rPr>
        <w:fldChar w:fldCharType="end"/>
      </w:r>
      <w:r w:rsidRPr="001B36AE">
        <w:t xml:space="preserve">. </w:t>
      </w:r>
      <w:r w:rsidR="00862C31">
        <w:t>Nonetheless, t</w:t>
      </w:r>
      <w:r w:rsidRPr="001B36AE">
        <w:rPr>
          <w:rFonts w:cs="Times New Roman"/>
          <w:lang w:val="en-US"/>
        </w:rPr>
        <w:t xml:space="preserve">here is growing interest in understanding </w:t>
      </w:r>
      <w:r w:rsidR="00D0352F">
        <w:rPr>
          <w:rFonts w:cs="Times New Roman"/>
          <w:lang w:val="en-US"/>
        </w:rPr>
        <w:t xml:space="preserve">the impact of </w:t>
      </w:r>
      <w:r w:rsidR="00C25552" w:rsidRPr="001B36AE">
        <w:rPr>
          <w:rFonts w:cs="Times New Roman"/>
          <w:lang w:val="en-US"/>
        </w:rPr>
        <w:t>environmental factors</w:t>
      </w:r>
      <w:r w:rsidR="005F52FB">
        <w:rPr>
          <w:rFonts w:cs="Times New Roman"/>
          <w:lang w:val="en-US"/>
        </w:rPr>
        <w:t>,</w:t>
      </w:r>
      <w:r w:rsidR="00C25552">
        <w:t xml:space="preserve"> </w:t>
      </w:r>
      <w:r w:rsidR="00C25552">
        <w:rPr>
          <w:rFonts w:cs="Times New Roman"/>
          <w:lang w:val="en-US"/>
        </w:rPr>
        <w:t>such as temperature</w:t>
      </w:r>
      <w:r w:rsidR="005F52FB">
        <w:rPr>
          <w:rFonts w:cs="Times New Roman"/>
          <w:lang w:val="en-US"/>
        </w:rPr>
        <w:t>,</w:t>
      </w:r>
      <w:r w:rsidR="00C25552" w:rsidRPr="00C66941">
        <w:t xml:space="preserve"> </w:t>
      </w:r>
      <w:r w:rsidR="00D0352F" w:rsidRPr="00C66941">
        <w:t>on</w:t>
      </w:r>
      <w:r w:rsidR="00C25552" w:rsidRPr="00C66941">
        <w:t xml:space="preserve"> </w:t>
      </w:r>
      <w:r w:rsidR="00862C31" w:rsidRPr="00C66941">
        <w:t>mass-scaling relationships</w:t>
      </w:r>
      <w:r w:rsidR="009C39CB" w:rsidRPr="00C66941">
        <w:rPr>
          <w:rFonts w:cs="Times New Roman"/>
          <w:lang w:val="en-US"/>
        </w:rPr>
        <w:t xml:space="preserve"> </w:t>
      </w:r>
      <w:r w:rsidR="00862C31" w:rsidRPr="00C66941">
        <w:rPr>
          <w:rFonts w:cs="Times New Roman"/>
          <w:lang w:val="en-US"/>
        </w:rPr>
        <w:t xml:space="preserve">given that </w:t>
      </w:r>
      <w:r w:rsidR="00C25552" w:rsidRPr="00C66941">
        <w:rPr>
          <w:rFonts w:cs="Times New Roman"/>
          <w:lang w:val="en-US"/>
        </w:rPr>
        <w:t>energy expenditure</w:t>
      </w:r>
      <w:r w:rsidR="00862C31" w:rsidRPr="00C66941">
        <w:rPr>
          <w:rFonts w:cs="Times New Roman"/>
          <w:lang w:val="en-US"/>
        </w:rPr>
        <w:t xml:space="preserve"> can change for a given body size </w:t>
      </w:r>
      <w:r w:rsidR="001C730D" w:rsidRPr="00C66941">
        <w:rPr>
          <w:rFonts w:cs="Times New Roman"/>
          <w:lang w:val="en-US"/>
        </w:rPr>
        <w:t xml:space="preserve">under varying </w:t>
      </w:r>
      <w:r w:rsidR="00D0352F" w:rsidRPr="00C66941">
        <w:rPr>
          <w:rFonts w:cs="Times New Roman"/>
          <w:lang w:val="en-US"/>
        </w:rPr>
        <w:t>environmental conditions</w:t>
      </w:r>
      <w:r w:rsidR="001C730D" w:rsidRPr="00C66941">
        <w:rPr>
          <w:rFonts w:cs="Times New Roman"/>
          <w:lang w:val="en-US"/>
        </w:rPr>
        <w:t xml:space="preserve"> </w:t>
      </w:r>
      <w:r w:rsidR="00862C31" w:rsidRPr="00C66941">
        <w:rPr>
          <w:rFonts w:cs="Times New Roman"/>
          <w:lang w:val="en-US"/>
        </w:rPr>
        <w:t>(</w:t>
      </w:r>
      <w:proofErr w:type="spellStart"/>
      <w:r w:rsidR="00862C31" w:rsidRPr="00C66941">
        <w:rPr>
          <w:rFonts w:cs="Times New Roman"/>
          <w:lang w:val="en-US"/>
        </w:rPr>
        <w:t>Barneche</w:t>
      </w:r>
      <w:proofErr w:type="spellEnd"/>
      <w:r w:rsidR="00862C31" w:rsidRPr="00C66941">
        <w:rPr>
          <w:rFonts w:cs="Times New Roman"/>
          <w:lang w:val="en-US"/>
        </w:rPr>
        <w:t xml:space="preserve"> et al. 2017)</w:t>
      </w:r>
      <w:r w:rsidRPr="00C66941">
        <w:rPr>
          <w:rFonts w:cs="Times New Roman"/>
          <w:lang w:val="en-US"/>
        </w:rPr>
        <w:t xml:space="preserve">. </w:t>
      </w:r>
    </w:p>
    <w:p w14:paraId="55FEB30B" w14:textId="4708AB03" w:rsidR="00A34300" w:rsidRPr="001B36AE" w:rsidRDefault="00A34300" w:rsidP="001E0B56">
      <w:pPr>
        <w:pStyle w:val="Thesisnormal"/>
        <w:spacing w:line="480" w:lineRule="auto"/>
        <w:ind w:firstLine="720"/>
        <w:contextualSpacing/>
      </w:pPr>
      <w:r w:rsidRPr="001B36AE">
        <w:t xml:space="preserve">For decades, the relationship between SMR and body mass has sparked intense debate </w:t>
      </w:r>
      <w:r w:rsidR="004F7C3B">
        <w:rPr>
          <w:rFonts w:cs="Times New Roman"/>
          <w:lang w:val="en-US"/>
        </w:rPr>
        <w:fldChar w:fldCharType="begin"/>
      </w:r>
      <w:r w:rsidR="001C289B">
        <w:rPr>
          <w:rFonts w:cs="Times New Roman"/>
          <w:lang w:val="en-US"/>
        </w:rPr>
        <w:instrText xml:space="preserve"> ADDIN PAPERS2_CITATIONS &lt;citation&gt;&lt;priority&gt;5&lt;/priority&gt;&lt;uuid&gt;DF161B2A-32B3-44A4-B809-EED0A5F1328E&lt;/uuid&gt;&lt;publications&gt;&lt;publication&gt;&lt;subtype&gt;400&lt;/subtype&gt;&lt;publisher&gt;Ecological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(Brown </w:t>
      </w:r>
      <w:r w:rsidR="004F7C3B">
        <w:rPr>
          <w:rFonts w:eastAsiaTheme="minorHAnsi"/>
          <w:i/>
          <w:iCs/>
          <w:lang w:val="en-US"/>
        </w:rPr>
        <w:t>et al.</w:t>
      </w:r>
      <w:r w:rsidR="004F7C3B">
        <w:rPr>
          <w:rFonts w:eastAsiaTheme="minorHAnsi"/>
          <w:lang w:val="en-US"/>
        </w:rPr>
        <w:t xml:space="preserve"> 2004; Glazier 2015)</w:t>
      </w:r>
      <w:r w:rsidR="004F7C3B">
        <w:rPr>
          <w:rFonts w:cs="Times New Roman"/>
          <w:lang w:val="en-US"/>
        </w:rPr>
        <w:fldChar w:fldCharType="end"/>
      </w:r>
      <w:r w:rsidRPr="001B36AE">
        <w:t xml:space="preserve">. SMR is </w:t>
      </w:r>
      <w:r w:rsidR="00862C31">
        <w:t>predicted</w:t>
      </w:r>
      <w:r w:rsidR="00862C31" w:rsidRPr="001B36AE">
        <w:t xml:space="preserve"> </w:t>
      </w:r>
      <w:r w:rsidRPr="001B36AE">
        <w:t xml:space="preserve">to follow an ‘universal’ allometric relationship with an exponent of 0.75. The commonality of the ¾ power law has been reported across </w:t>
      </w:r>
      <w:r w:rsidR="00AF143C">
        <w:t>a diversity of</w:t>
      </w:r>
      <w:r w:rsidR="00AF143C" w:rsidRPr="001B36AE">
        <w:t xml:space="preserve"> </w:t>
      </w:r>
      <w:r w:rsidRPr="001B36AE">
        <w:t>taxonomic groups</w:t>
      </w:r>
      <w:r w:rsidR="00516948">
        <w:t>,</w:t>
      </w:r>
      <w:r w:rsidRPr="001B36AE">
        <w:t xml:space="preserve"> including mammals, fish and reptiles </w:t>
      </w:r>
      <w:r w:rsidR="004F7C3B">
        <w:rPr>
          <w:rFonts w:cs="Times New Roman"/>
          <w:lang w:val="en-US"/>
        </w:rPr>
        <w:fldChar w:fldCharType="begin"/>
      </w:r>
      <w:r w:rsidR="001C289B">
        <w:rPr>
          <w:rFonts w:cs="Times New Roman"/>
          <w:lang w:val="en-US"/>
        </w:rPr>
        <w:instrText xml:space="preserve"> ADDIN PAPERS2_CITATIONS &lt;citation&gt;&lt;priority&gt;6&lt;/priority&gt;&lt;uuid&gt;59B5EA84-40C9-43F4-A4C9-338E2DE5289C&lt;/uuid&gt;&lt;publications&gt;&lt;publication&gt;&lt;subtype&gt;400&lt;/subtype&gt;&lt;title&gt;The scaling and temperature dependence of vertebrate metabolism.&lt;/title&gt;&lt;url&gt;http://rsbl.royalsocietypublishing.org/cgi/doi/10.1098/rsbl.2005.0378&lt;/url&gt;&lt;volume&gt;2&lt;/volume&gt;&lt;publication_date&gt;99200603221200000000222000&lt;/publication_date&gt;&lt;uuid&gt;EF6D8BD0-B7B2-4AC9-86E5-054CB4E171AC&lt;/uuid&gt;&lt;type&gt;400&lt;/type&gt;&lt;number&gt;1&lt;/number&gt;&lt;citekey&gt;White:2006fw&lt;/citekey&gt;&lt;doi&gt;10.1098/rsbl.2005.0378&lt;/doi&gt;&lt;institution&gt;Environmental Biology, School of Earth and Environmental Sciences, The University of Adelaide, Adelaide, SA, 5005 Australia. c.r.white@bham.ac.uk&lt;/institution&gt;&lt;startpage&gt;125&lt;/startpage&gt;&lt;endpage&gt;127&lt;/endpage&gt;&lt;bundle&gt;&lt;publication&gt;&lt;title&gt;Biology …&lt;/title&gt;&lt;uuid&gt;DAEDBE1E-C2E6-4991-A55E-42847EB1D47D&lt;/uuid&gt;&lt;subtype&gt;-100&lt;/subtype&gt;&lt;type&gt;-100&lt;/type&gt;&lt;/publication&gt;&lt;/bundle&gt;&lt;authors&gt;&lt;author&gt;&lt;lastName&gt;White&lt;/lastName&gt;&lt;firstName&gt;Craig&lt;/firstName&gt;&lt;middleNames&gt;R&lt;/middleNames&gt;&lt;/author&gt;&lt;author&gt;&lt;lastName&gt;Phillips&lt;/lastName&gt;&lt;firstName&gt;Nicole&lt;/firstName&gt;&lt;middleNames&gt;F&lt;/middleNames&gt;&lt;/author&gt;&lt;author&gt;&lt;lastName&gt;Seymour&lt;/lastName&gt;&lt;firstName&gt;Roger&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(White, Phillips &amp; Seymour 2006)</w:t>
      </w:r>
      <w:r w:rsidR="004F7C3B">
        <w:rPr>
          <w:rFonts w:cs="Times New Roman"/>
          <w:lang w:val="en-US"/>
        </w:rPr>
        <w:fldChar w:fldCharType="end"/>
      </w:r>
      <w:r w:rsidR="00516948">
        <w:rPr>
          <w:rFonts w:cs="Times New Roman"/>
          <w:lang w:val="en-US"/>
        </w:rPr>
        <w:t>,</w:t>
      </w:r>
      <w:r w:rsidRPr="001B36AE">
        <w:t xml:space="preserve"> but </w:t>
      </w:r>
      <w:r w:rsidR="00862C31">
        <w:t xml:space="preserve">its universality </w:t>
      </w:r>
      <w:r w:rsidRPr="001B36AE">
        <w:t>remains contentious</w:t>
      </w:r>
      <w:r w:rsidR="00134631">
        <w:t xml:space="preserve">. One problem with the ¾ power law is that it assumes the </w:t>
      </w:r>
      <w:r w:rsidR="00272D1F">
        <w:t xml:space="preserve">effects of temperature on metabolism </w:t>
      </w:r>
      <w:r w:rsidR="00134631">
        <w:t xml:space="preserve">is </w:t>
      </w:r>
      <w:r w:rsidR="00762B32">
        <w:t>based on laws of thermodynamics</w:t>
      </w:r>
      <w:r w:rsidR="00AB2001">
        <w:t>.</w:t>
      </w:r>
      <w:r w:rsidR="00272D1F">
        <w:t xml:space="preserve"> </w:t>
      </w:r>
      <w:r w:rsidR="00AB2001">
        <w:t>This assumption</w:t>
      </w:r>
      <w:r w:rsidR="00134631">
        <w:t xml:space="preserve"> </w:t>
      </w:r>
      <w:r w:rsidR="00AB2001">
        <w:t xml:space="preserve">have been </w:t>
      </w:r>
      <w:r w:rsidR="00134631">
        <w:t xml:space="preserve">challenged </w:t>
      </w:r>
      <w:r w:rsidR="00AB2001">
        <w:t>because</w:t>
      </w:r>
      <w:r w:rsidR="00134631">
        <w:t xml:space="preserve"> individuals can adaptively adjust its biological rates to prevailing temperatures (reviewed in</w:t>
      </w:r>
      <w:r w:rsidR="00134631">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&lt;citation&gt;&lt;priority&gt;7&lt;/priority&gt;&lt;uuid&gt;1991461D-495C-4A11-A164-66CB75BC058A&lt;/uuid&gt;&lt;publications&gt;&lt;publication&gt;&lt;subtype&gt;400&lt;/subtype&gt;&lt;publisher&gt;Blackwell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Clarke 2004; </w:t>
      </w:r>
      <w:r w:rsidR="001C289B">
        <w:rPr>
          <w:rFonts w:eastAsiaTheme="minorHAnsi"/>
          <w:lang w:val="en-GB"/>
        </w:rPr>
        <w:lastRenderedPageBreak/>
        <w:t>Glazier 2015)</w:t>
      </w:r>
      <w:r w:rsidR="004F7C3B">
        <w:rPr>
          <w:rFonts w:eastAsiaTheme="minorHAnsi"/>
          <w:lang w:val="en-US"/>
        </w:rPr>
        <w:fldChar w:fldCharType="end"/>
      </w:r>
      <w:r w:rsidR="00134631">
        <w:t xml:space="preserve">. </w:t>
      </w:r>
      <w:r w:rsidRPr="001B36AE">
        <w:rPr>
          <w:rFonts w:cs="Times New Roman"/>
          <w:lang w:val="en-US"/>
        </w:rPr>
        <w:t xml:space="preserve"> </w:t>
      </w:r>
      <w:r w:rsidR="00B9102D">
        <w:rPr>
          <w:rFonts w:cs="Times New Roman"/>
          <w:lang w:val="en-US"/>
        </w:rPr>
        <w:t>A</w:t>
      </w:r>
      <w:r w:rsidR="00134631">
        <w:rPr>
          <w:rFonts w:cs="Times New Roman"/>
          <w:lang w:val="en-US"/>
        </w:rPr>
        <w:t xml:space="preserve"> </w:t>
      </w:r>
      <w:r w:rsidR="00516948">
        <w:rPr>
          <w:rFonts w:cs="Times New Roman"/>
          <w:lang w:val="en-US"/>
        </w:rPr>
        <w:t xml:space="preserve">recent </w:t>
      </w:r>
      <w:r w:rsidR="00134631">
        <w:rPr>
          <w:rFonts w:cs="Times New Roman"/>
          <w:lang w:val="en-US"/>
        </w:rPr>
        <w:t xml:space="preserve">phylogenetic comparative analysis </w:t>
      </w:r>
      <w:r w:rsidR="00EA6018">
        <w:rPr>
          <w:rFonts w:cs="Times New Roman"/>
          <w:lang w:val="en-US"/>
        </w:rPr>
        <w:t>in vertebrates</w:t>
      </w:r>
      <w:r w:rsidR="00516948">
        <w:rPr>
          <w:rFonts w:cs="Times New Roman"/>
          <w:lang w:val="en-US"/>
        </w:rPr>
        <w:t xml:space="preserve"> </w:t>
      </w:r>
      <w:r w:rsidR="00B9102D">
        <w:rPr>
          <w:rFonts w:cs="Times New Roman"/>
          <w:lang w:val="en-US"/>
        </w:rPr>
        <w:t>showed</w:t>
      </w:r>
      <w:r w:rsidR="00516948">
        <w:rPr>
          <w:rFonts w:cs="Times New Roman"/>
          <w:lang w:val="en-US"/>
        </w:rPr>
        <w:t xml:space="preserve"> that mass-scaling </w:t>
      </w:r>
      <w:r w:rsidR="00134631">
        <w:rPr>
          <w:rFonts w:cs="Times New Roman"/>
          <w:lang w:val="en-US"/>
        </w:rPr>
        <w:t>exponents</w:t>
      </w:r>
      <w:r w:rsidR="00516948">
        <w:rPr>
          <w:rFonts w:cs="Times New Roman"/>
          <w:lang w:val="en-US"/>
        </w:rPr>
        <w:t xml:space="preserve"> </w:t>
      </w:r>
      <w:r w:rsidR="00EA6018">
        <w:rPr>
          <w:rFonts w:cs="Times New Roman"/>
          <w:lang w:val="en-US"/>
        </w:rPr>
        <w:t xml:space="preserve">have </w:t>
      </w:r>
      <w:r w:rsidR="00B9102D">
        <w:rPr>
          <w:rFonts w:cs="Times New Roman"/>
          <w:lang w:val="en-US"/>
        </w:rPr>
        <w:t xml:space="preserve">evolved and </w:t>
      </w:r>
      <w:r w:rsidR="00EA6018">
        <w:rPr>
          <w:rFonts w:cs="Times New Roman"/>
          <w:lang w:val="en-US"/>
        </w:rPr>
        <w:t xml:space="preserve">diverged substantially across the tree of life with exponents ranging from 0.65 </w:t>
      </w:r>
      <w:r w:rsidR="00CD2E12">
        <w:rPr>
          <w:rFonts w:cs="Times New Roman"/>
          <w:lang w:val="en-US"/>
        </w:rPr>
        <w:t xml:space="preserve">to greater than </w:t>
      </w:r>
      <w:r w:rsidR="00EA6018">
        <w:rPr>
          <w:rFonts w:cs="Times New Roman"/>
          <w:lang w:val="en-US"/>
        </w:rPr>
        <w:t>0.80</w:t>
      </w:r>
      <w:r w:rsidR="00CD2E12">
        <w:rPr>
          <w:rFonts w:cs="Times New Roman"/>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&lt;citation&gt;&lt;priority&gt;8&lt;/priority&gt;&lt;uuid&gt;36004E8C-D580-4932-9261-81A4740E6595&lt;/uuid&gt;&lt;publications&gt;&lt;publication&gt;&lt;subtype&gt;400&lt;/subtype&gt;&lt;title&gt;The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(Uyeda </w:t>
      </w:r>
      <w:r w:rsidR="001C289B">
        <w:rPr>
          <w:rFonts w:eastAsiaTheme="minorHAnsi"/>
          <w:i/>
          <w:iCs/>
          <w:lang w:val="en-GB"/>
        </w:rPr>
        <w:t>et al.</w:t>
      </w:r>
      <w:r w:rsidR="001C289B">
        <w:rPr>
          <w:rFonts w:eastAsiaTheme="minorHAnsi"/>
          <w:lang w:val="en-GB"/>
        </w:rPr>
        <w:t xml:space="preserve"> 2017)</w:t>
      </w:r>
      <w:r w:rsidR="004F7C3B">
        <w:rPr>
          <w:rFonts w:eastAsiaTheme="minorHAnsi"/>
          <w:lang w:val="en-US"/>
        </w:rPr>
        <w:fldChar w:fldCharType="end"/>
      </w:r>
      <w:r w:rsidR="00516948">
        <w:rPr>
          <w:rFonts w:cs="Times New Roman"/>
          <w:lang w:val="en-US"/>
        </w:rPr>
        <w:t xml:space="preserve">. </w:t>
      </w:r>
      <w:r w:rsidRPr="001B36AE">
        <w:t>Additionally, studies have shown that</w:t>
      </w:r>
      <w:r w:rsidR="00CD2E12">
        <w:t xml:space="preserve"> </w:t>
      </w:r>
      <w:r w:rsidR="00C520F2">
        <w:t xml:space="preserve">scaling </w:t>
      </w:r>
      <w:r w:rsidR="00762B32">
        <w:t>exponents</w:t>
      </w:r>
      <w:r w:rsidR="00C520F2">
        <w:t xml:space="preserve"> </w:t>
      </w:r>
      <w:r w:rsidR="00762B32">
        <w:t>are inconsistent</w:t>
      </w:r>
      <w:r w:rsidRPr="001B36AE">
        <w:t xml:space="preserve"> when applied </w:t>
      </w:r>
      <w:r w:rsidR="00CD2E12">
        <w:t>to</w:t>
      </w:r>
      <w:r w:rsidR="00CD2E12" w:rsidRPr="001B36AE">
        <w:t xml:space="preserve"> </w:t>
      </w:r>
      <w:r w:rsidRPr="001B36AE">
        <w:t>finer scales</w:t>
      </w:r>
      <w:r w:rsidR="00F0465A">
        <w:t>,</w:t>
      </w:r>
      <w:r w:rsidRPr="001B36AE">
        <w:t xml:space="preserve"> such as </w:t>
      </w:r>
      <w:r w:rsidR="00CD2E12">
        <w:t>across</w:t>
      </w:r>
      <w:r w:rsidRPr="001B36AE">
        <w:t xml:space="preserve"> </w:t>
      </w:r>
      <w:r w:rsidR="00762B32">
        <w:t xml:space="preserve">different </w:t>
      </w:r>
      <w:r w:rsidRPr="001B36AE">
        <w:t>population</w:t>
      </w:r>
      <w:r w:rsidR="00762B32">
        <w:t>s</w:t>
      </w:r>
      <w:r w:rsidRPr="001B36AE">
        <w:t xml:space="preserve"> of the same species </w:t>
      </w:r>
      <w:r w:rsidR="004F7C3B">
        <w:rPr>
          <w:rFonts w:cs="Times New Roman"/>
          <w:lang w:val="en-US"/>
        </w:rPr>
        <w:fldChar w:fldCharType="begin"/>
      </w:r>
      <w:r w:rsidR="001C289B">
        <w:rPr>
          <w:rFonts w:cs="Times New Roman"/>
          <w:lang w:val="en-US"/>
        </w:rPr>
        <w:instrText xml:space="preserve"> ADDIN PAPERS2_CITATIONS &lt;citation&gt;&lt;priority&gt;9&lt;/priority&gt;&lt;uuid&gt;17F4E847-149A-4940-94FF-50D892072A9C&lt;/uuid&gt;&lt;publications&gt;&lt;publication&gt;&lt;subtype&gt;400&lt;/subtype&gt;&lt;title&gt;What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(Burton </w:t>
      </w:r>
      <w:r w:rsidR="004F7C3B">
        <w:rPr>
          <w:rFonts w:eastAsiaTheme="minorHAnsi"/>
          <w:i/>
          <w:iCs/>
          <w:lang w:val="en-US"/>
        </w:rPr>
        <w:t>et al.</w:t>
      </w:r>
      <w:r w:rsidR="004F7C3B">
        <w:rPr>
          <w:rFonts w:eastAsiaTheme="minorHAnsi"/>
          <w:lang w:val="en-US"/>
        </w:rPr>
        <w:t xml:space="preserve"> 2011)</w:t>
      </w:r>
      <w:r w:rsidR="004F7C3B">
        <w:rPr>
          <w:rFonts w:cs="Times New Roman"/>
          <w:lang w:val="en-US"/>
        </w:rPr>
        <w:fldChar w:fldCharType="end"/>
      </w:r>
      <w:r w:rsidR="00516948">
        <w:rPr>
          <w:rFonts w:cs="Times New Roman"/>
          <w:lang w:val="en-US"/>
        </w:rPr>
        <w:t>,</w:t>
      </w:r>
      <w:r w:rsidRPr="001B36AE">
        <w:rPr>
          <w:rFonts w:cs="Times New Roman"/>
          <w:lang w:val="en-US"/>
        </w:rPr>
        <w:t xml:space="preserve"> </w:t>
      </w:r>
      <w:r w:rsidRPr="001B36AE">
        <w:t xml:space="preserve">and even within individuals </w:t>
      </w:r>
      <w:r w:rsidRPr="001B36AE">
        <w:fldChar w:fldCharType="begin"/>
      </w:r>
      <w:r w:rsidR="001C289B">
        <w:instrText xml:space="preserve"> ADDIN PAPERS2_CITATIONS &lt;citation&gt;&lt;priority&gt;0&lt;/priority&gt;&lt;uuid&gt;49D850D2-B067-4D1D-B64B-6440286DE3A1&lt;/uuid&gt;&lt;publications&gt;&lt;publication&gt;&lt;subtype&gt;400&lt;/subtype&gt;&lt;title&gt;Metabolic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1B36AE">
        <w:fldChar w:fldCharType="separate"/>
      </w:r>
      <w:r w:rsidR="004F7C3B">
        <w:rPr>
          <w:rFonts w:eastAsiaTheme="minorHAnsi"/>
          <w:lang w:val="en-US"/>
        </w:rPr>
        <w:t>(</w:t>
      </w:r>
      <w:proofErr w:type="spellStart"/>
      <w:r w:rsidR="004F7C3B">
        <w:rPr>
          <w:rFonts w:eastAsiaTheme="minorHAnsi"/>
          <w:lang w:val="en-US"/>
        </w:rPr>
        <w:t>Norin</w:t>
      </w:r>
      <w:proofErr w:type="spellEnd"/>
      <w:r w:rsidR="004F7C3B">
        <w:rPr>
          <w:rFonts w:eastAsiaTheme="minorHAnsi"/>
          <w:lang w:val="en-US"/>
        </w:rPr>
        <w:t xml:space="preserve"> &amp; </w:t>
      </w:r>
      <w:proofErr w:type="spellStart"/>
      <w:r w:rsidR="004F7C3B">
        <w:rPr>
          <w:rFonts w:eastAsiaTheme="minorHAnsi"/>
          <w:lang w:val="en-US"/>
        </w:rPr>
        <w:t>Gamperl</w:t>
      </w:r>
      <w:proofErr w:type="spellEnd"/>
      <w:r w:rsidR="004F7C3B">
        <w:rPr>
          <w:rFonts w:eastAsiaTheme="minorHAnsi"/>
          <w:lang w:val="en-US"/>
        </w:rPr>
        <w:t xml:space="preserve"> 2018)</w:t>
      </w:r>
      <w:r w:rsidRPr="001B36AE">
        <w:fldChar w:fldCharType="end"/>
      </w:r>
      <w:r w:rsidRPr="001B36AE">
        <w:t xml:space="preserve">. </w:t>
      </w:r>
      <w:r w:rsidR="00C520F2">
        <w:t xml:space="preserve">These findings suggest </w:t>
      </w:r>
      <w:r w:rsidRPr="001B36AE">
        <w:t xml:space="preserve">that </w:t>
      </w:r>
      <w:r w:rsidR="00EA6018">
        <w:t>the</w:t>
      </w:r>
      <w:r w:rsidR="005D0663">
        <w:t xml:space="preserve"> </w:t>
      </w:r>
      <w:r w:rsidR="00D35B86">
        <w:t xml:space="preserve">¾ power law may not be as widely applicable </w:t>
      </w:r>
      <w:r w:rsidR="00CD2E12">
        <w:t xml:space="preserve">as </w:t>
      </w:r>
      <w:r w:rsidR="00D35B86">
        <w:t xml:space="preserve">previously </w:t>
      </w:r>
      <w:r w:rsidR="00762B32">
        <w:t>thought</w:t>
      </w:r>
      <w:r w:rsidR="00E54E59">
        <w:t>.</w:t>
      </w:r>
      <w:r w:rsidR="00762B32">
        <w:t xml:space="preserve"> S</w:t>
      </w:r>
      <w:r w:rsidR="00D35B86">
        <w:t xml:space="preserve">caling </w:t>
      </w:r>
      <w:r w:rsidR="005D0663">
        <w:t>relationships</w:t>
      </w:r>
      <w:r w:rsidRPr="001B36AE">
        <w:t xml:space="preserve"> </w:t>
      </w:r>
      <w:r w:rsidR="00762B32">
        <w:t xml:space="preserve">may </w:t>
      </w:r>
      <w:r w:rsidR="00516948">
        <w:t>depend</w:t>
      </w:r>
      <w:r w:rsidR="00C25552">
        <w:t xml:space="preserve"> </w:t>
      </w:r>
      <w:r w:rsidR="00516948">
        <w:t>on</w:t>
      </w:r>
      <w:r w:rsidR="00D35B86">
        <w:t xml:space="preserve"> the environment</w:t>
      </w:r>
      <w:r w:rsidR="00516948">
        <w:t xml:space="preserve"> experienced by the population</w:t>
      </w:r>
      <w:r w:rsidR="00E54E59">
        <w:t>,</w:t>
      </w:r>
      <w:r w:rsidR="00516948">
        <w:t xml:space="preserve"> and physiological adjustments to these </w:t>
      </w:r>
      <w:r w:rsidR="00D35B86">
        <w:t>conditions</w:t>
      </w:r>
      <w:r w:rsidR="00516948">
        <w:t xml:space="preserve"> by individuals within the population</w:t>
      </w:r>
      <w:r w:rsidR="00F0465A">
        <w:t xml:space="preserve"> </w:t>
      </w:r>
      <w:r w:rsidR="004F7C3B">
        <w:rPr>
          <w:rFonts w:cs="Times New Roman"/>
          <w:lang w:val="en-US"/>
        </w:rPr>
        <w:fldChar w:fldCharType="begin"/>
      </w:r>
      <w:r w:rsidR="001C289B">
        <w:rPr>
          <w:rFonts w:cs="Times New Roman"/>
          <w:lang w:val="en-US"/>
        </w:rPr>
        <w:instrText xml:space="preserve"> ADDIN PAPERS2_CITATIONS &lt;citation&gt;&lt;priority&gt;11&lt;/priority&gt;&lt;uuid&gt;08601AEF-E589-4567-887E-29CEE89244E3&lt;/uuid&gt;&lt;publications&gt;&lt;publication&gt;&lt;subtype&gt;400&lt;/subtype&gt;&lt;title&gt;The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(Killen, Atkinson &amp; Glazier 2010; </w:t>
      </w:r>
      <w:r w:rsidR="00C520F2" w:rsidRPr="001B36AE">
        <w:rPr>
          <w:noProof/>
        </w:rPr>
        <w:drawing>
          <wp:anchor distT="0" distB="0" distL="114300" distR="114300" simplePos="0" relativeHeight="251661312" behindDoc="0" locked="0" layoutInCell="1" allowOverlap="1" wp14:anchorId="35A8908D" wp14:editId="3380798E">
            <wp:simplePos x="0" y="0"/>
            <wp:positionH relativeFrom="column">
              <wp:posOffset>881380</wp:posOffset>
            </wp:positionH>
            <wp:positionV relativeFrom="paragraph">
              <wp:posOffset>379388</wp:posOffset>
            </wp:positionV>
            <wp:extent cx="4034790" cy="39960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MS.pdf"/>
                    <pic:cNvPicPr/>
                  </pic:nvPicPr>
                  <pic:blipFill rotWithShape="1">
                    <a:blip r:embed="rId9">
                      <a:extLst>
                        <a:ext uri="{28A0092B-C50C-407E-A947-70E740481C1C}">
                          <a14:useLocalDpi xmlns:a14="http://schemas.microsoft.com/office/drawing/2010/main" val="0"/>
                        </a:ext>
                      </a:extLst>
                    </a:blip>
                    <a:srcRect t="6974" b="24458"/>
                    <a:stretch/>
                  </pic:blipFill>
                  <pic:spPr bwMode="auto">
                    <a:xfrm>
                      <a:off x="0" y="0"/>
                      <a:ext cx="4034790" cy="399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F7C3B">
        <w:rPr>
          <w:rFonts w:eastAsiaTheme="minorHAnsi"/>
          <w:lang w:val="en-US"/>
        </w:rPr>
        <w:t>Barneche</w:t>
      </w:r>
      <w:proofErr w:type="spellEnd"/>
      <w:r w:rsidR="004F7C3B">
        <w:rPr>
          <w:rFonts w:eastAsiaTheme="minorHAnsi"/>
          <w:lang w:val="en-US"/>
        </w:rPr>
        <w:t>, White &amp; Marshall 2016)</w:t>
      </w:r>
      <w:r w:rsidR="004F7C3B">
        <w:rPr>
          <w:rFonts w:cs="Times New Roman"/>
          <w:lang w:val="en-US"/>
        </w:rPr>
        <w:fldChar w:fldCharType="end"/>
      </w:r>
      <w:r w:rsidR="00E636F0">
        <w:rPr>
          <w:rFonts w:cs="Times New Roman"/>
          <w:lang w:val="en-US"/>
        </w:rPr>
        <w:t xml:space="preserve"> </w:t>
      </w:r>
      <w:r w:rsidRPr="001B36AE">
        <w:t xml:space="preserve">(Fig.1). </w:t>
      </w:r>
    </w:p>
    <w:p w14:paraId="3266D1AD" w14:textId="367DEF19" w:rsidR="00A34300" w:rsidRPr="001B36AE" w:rsidRDefault="00A34300" w:rsidP="001E0B56">
      <w:pPr>
        <w:pStyle w:val="Thesisnormal"/>
        <w:spacing w:line="480" w:lineRule="auto"/>
        <w:contextualSpacing/>
      </w:pPr>
    </w:p>
    <w:p w14:paraId="2D86951E" w14:textId="68B1C354" w:rsidR="00A34300" w:rsidRDefault="00A34300" w:rsidP="001E0B56">
      <w:pPr>
        <w:spacing w:line="480" w:lineRule="auto"/>
        <w:contextualSpacing/>
        <w:rPr>
          <w:sz w:val="21"/>
          <w:szCs w:val="21"/>
          <w:lang w:val="en-AU"/>
        </w:rPr>
      </w:pPr>
      <w:r w:rsidRPr="001B36AE">
        <w:rPr>
          <w:b/>
          <w:sz w:val="21"/>
          <w:szCs w:val="21"/>
          <w:lang w:val="en-AU"/>
        </w:rPr>
        <w:t>Figure 1</w:t>
      </w:r>
      <w:r w:rsidRPr="001B36AE">
        <w:rPr>
          <w:sz w:val="21"/>
          <w:szCs w:val="21"/>
          <w:lang w:val="en-AU"/>
        </w:rPr>
        <w:t xml:space="preserve"> –The scaling relationship between log body mass and log metabolic rate of two hypothetical populations where </w:t>
      </w:r>
      <w:proofErr w:type="gramStart"/>
      <w:r w:rsidRPr="001B36AE">
        <w:rPr>
          <w:sz w:val="21"/>
          <w:szCs w:val="21"/>
          <w:lang w:val="en-AU"/>
        </w:rPr>
        <w:t>log(</w:t>
      </w:r>
      <w:proofErr w:type="gramEnd"/>
      <w:r w:rsidRPr="001B36AE">
        <w:rPr>
          <w:sz w:val="21"/>
          <w:szCs w:val="21"/>
          <w:lang w:val="en-AU"/>
        </w:rPr>
        <w:t xml:space="preserve">metabolic rate) = log(a) + b log(mass).  b is the mass-scaling exponent which describes the change in log metabolic rate with log body mass and can vary depending on the level of </w:t>
      </w:r>
      <w:r w:rsidRPr="001B36AE">
        <w:rPr>
          <w:sz w:val="21"/>
          <w:szCs w:val="21"/>
          <w:lang w:val="en-AU"/>
        </w:rPr>
        <w:lastRenderedPageBreak/>
        <w:t xml:space="preserve">interest. In this study, </w:t>
      </w:r>
      <w:proofErr w:type="spellStart"/>
      <w:r w:rsidRPr="001B36AE">
        <w:rPr>
          <w:sz w:val="21"/>
          <w:szCs w:val="21"/>
          <w:lang w:val="en-AU"/>
        </w:rPr>
        <w:t>b</w:t>
      </w:r>
      <w:r w:rsidRPr="001B36AE">
        <w:rPr>
          <w:sz w:val="21"/>
          <w:szCs w:val="21"/>
          <w:vertAlign w:val="subscript"/>
          <w:lang w:val="en-AU"/>
        </w:rPr>
        <w:t>among</w:t>
      </w:r>
      <w:proofErr w:type="spellEnd"/>
      <w:r w:rsidRPr="001B36AE">
        <w:rPr>
          <w:sz w:val="21"/>
          <w:szCs w:val="21"/>
          <w:vertAlign w:val="subscript"/>
          <w:lang w:val="en-AU"/>
        </w:rPr>
        <w:t>-individual</w:t>
      </w:r>
      <w:r w:rsidRPr="001B36AE">
        <w:rPr>
          <w:sz w:val="21"/>
          <w:szCs w:val="21"/>
          <w:lang w:val="en-AU"/>
        </w:rPr>
        <w:t xml:space="preserve"> is our primary interest</w:t>
      </w:r>
      <w:r w:rsidR="00AA1B4A">
        <w:rPr>
          <w:sz w:val="21"/>
          <w:szCs w:val="21"/>
          <w:lang w:val="en-AU"/>
        </w:rPr>
        <w:t>, but can be affected by individual responses to environmental conditions</w:t>
      </w:r>
      <w:r w:rsidRPr="001B36AE">
        <w:rPr>
          <w:sz w:val="21"/>
          <w:szCs w:val="21"/>
          <w:lang w:val="en-AU"/>
        </w:rPr>
        <w:t xml:space="preserve">. 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across the populations, the coloured lines represent the scaling relationship within each population. The top inset shows the temperature-induced response in metabolic rate of three individuals (metabolic thermal plasticity). Metabolic thermal plasticity is represented by a ‘reaction norm’. </w:t>
      </w:r>
    </w:p>
    <w:p w14:paraId="069F5EBC" w14:textId="77777777" w:rsidR="00C520F2" w:rsidRPr="001B36AE" w:rsidRDefault="00C520F2" w:rsidP="001E0B56">
      <w:pPr>
        <w:spacing w:line="480" w:lineRule="auto"/>
        <w:contextualSpacing/>
        <w:rPr>
          <w:sz w:val="21"/>
          <w:szCs w:val="21"/>
          <w:lang w:val="en-AU"/>
        </w:rPr>
      </w:pPr>
    </w:p>
    <w:p w14:paraId="0EA06B50" w14:textId="7888A888" w:rsidR="00A34300" w:rsidRPr="001B36AE" w:rsidRDefault="00A34300" w:rsidP="001E0B56">
      <w:pPr>
        <w:pStyle w:val="Thesisnormal"/>
        <w:spacing w:line="480" w:lineRule="auto"/>
        <w:contextualSpacing/>
      </w:pPr>
      <w:r w:rsidRPr="001B36AE">
        <w:t>Environments fluctuate extensively within the lifetime of organisms</w:t>
      </w:r>
      <w:r w:rsidR="00AD49F7">
        <w:t>. The</w:t>
      </w:r>
      <w:r w:rsidRPr="001B36AE">
        <w:t xml:space="preserve"> ability for individuals to reversibly adjust their SMR in response to temperature</w:t>
      </w:r>
      <w:r w:rsidR="00F1463D">
        <w:t xml:space="preserve"> (</w:t>
      </w:r>
      <w:r w:rsidR="00D33BCE">
        <w:t xml:space="preserve">i.e., </w:t>
      </w:r>
      <w:r w:rsidRPr="001B36AE">
        <w:t>metabolic thermal plasticity</w:t>
      </w:r>
      <w:r w:rsidR="00F1463D">
        <w:t>)</w:t>
      </w:r>
      <w:r w:rsidRPr="001B36AE">
        <w:t xml:space="preserve"> may be adaptive</w:t>
      </w:r>
      <w:r w:rsidR="00D33BCE">
        <w:t>,</w:t>
      </w:r>
      <w:r w:rsidRPr="001B36AE">
        <w:t xml:space="preserve"> particularly for ectotherms</w:t>
      </w:r>
      <w:r>
        <w:t xml:space="preserve"> inhabiting variable environments</w:t>
      </w:r>
      <w:r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&lt;citation&gt;&lt;priority&gt;12&lt;/priority&gt;&lt;uuid&gt;E38DA5D6-0669-4922-A0A1-58F2D8090D8B&lt;/uuid&gt;&lt;publications&gt;&lt;publication&gt;&lt;subtype&gt;400&lt;/subtype&gt;&lt;title&gt;Phenotypic flexibility and the evolution of organismal design&lt;/title&gt;&lt;url&gt;http://linkinghub.elsevier.com/retrieve/pii/S0169534703000363&lt;/url&gt;&lt;volume&gt;18&lt;/volume&gt;&lt;publication_date&gt;99200305001200000000220000&lt;/publication_date&gt;&lt;uuid&gt;03C8A153-87E5-4E99-8366-512F90FD70B0&lt;/uuid&gt;&lt;type&gt;400&lt;/type&gt;&lt;number&gt;5&lt;/number&gt;&lt;doi&gt;10.1016/S0169-5347(03)00036-3&lt;/doi&gt;&lt;startpage&gt;228&lt;/startpage&gt;&lt;endpage&gt;233&lt;/endpage&gt;&lt;bundle&gt;&lt;publication&gt;&lt;title&gt;Trends Ecol Evol&lt;/title&gt;&lt;uuid&gt;CED23B2E-4527-4C7B-A582-D44C89ECE14D&lt;/uuid&gt;&lt;subtype&gt;-100&lt;/subtype&gt;&lt;publisher&gt;Elsevier Ltd&lt;/publisher&gt;&lt;type&gt;-100&lt;/type&gt;&lt;/publication&gt;&lt;/bundle&gt;&lt;authors&gt;&lt;author&gt;&lt;lastName&gt;Piersma&lt;/lastName&gt;&lt;firstName&gt;Theunis&lt;/firstName&gt;&lt;/author&gt;&lt;author&gt;&lt;lastName&gt;Drent&lt;/lastName&gt;&lt;firstName&gt;Jan&lt;/firstName&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t>
      </w:r>
      <w:proofErr w:type="spellStart"/>
      <w:r w:rsidR="004F7C3B">
        <w:rPr>
          <w:rFonts w:eastAsiaTheme="minorHAnsi"/>
          <w:lang w:val="en-US"/>
        </w:rPr>
        <w:t>Piersma</w:t>
      </w:r>
      <w:proofErr w:type="spellEnd"/>
      <w:r w:rsidR="004F7C3B">
        <w:rPr>
          <w:rFonts w:eastAsiaTheme="minorHAnsi"/>
          <w:lang w:val="en-US"/>
        </w:rPr>
        <w:t xml:space="preserve"> &amp; </w:t>
      </w:r>
      <w:proofErr w:type="spellStart"/>
      <w:r w:rsidR="004F7C3B">
        <w:rPr>
          <w:rFonts w:eastAsiaTheme="minorHAnsi"/>
          <w:lang w:val="en-US"/>
        </w:rPr>
        <w:t>Drent</w:t>
      </w:r>
      <w:proofErr w:type="spellEnd"/>
      <w:r w:rsidR="004F7C3B">
        <w:rPr>
          <w:rFonts w:eastAsiaTheme="minorHAnsi"/>
          <w:lang w:val="en-US"/>
        </w:rPr>
        <w:t xml:space="preserve"> 2003)</w:t>
      </w:r>
      <w:r w:rsidR="004F7C3B">
        <w:rPr>
          <w:rFonts w:cs="Times New Roman"/>
          <w:lang w:val="en-US"/>
        </w:rPr>
        <w:fldChar w:fldCharType="end"/>
      </w:r>
      <w:r w:rsidRPr="001B36AE">
        <w:t xml:space="preserve">. </w:t>
      </w:r>
      <w:r w:rsidRPr="00AD49F7">
        <w:t xml:space="preserve">Metabolic </w:t>
      </w:r>
      <w:r w:rsidR="006A54E6" w:rsidRPr="00AD49F7">
        <w:t xml:space="preserve">thermal </w:t>
      </w:r>
      <w:r w:rsidRPr="00AD49F7">
        <w:t>plasticity can</w:t>
      </w:r>
      <w:r w:rsidRPr="001B36AE">
        <w:t xml:space="preserve"> be represented by a reaction norm where the </w:t>
      </w:r>
      <w:r w:rsidR="00D33BCE">
        <w:t xml:space="preserve">slope between metabolic rate and </w:t>
      </w:r>
      <w:r w:rsidR="006A54E6">
        <w:t>temperature</w:t>
      </w:r>
      <w:r w:rsidRPr="001B36AE">
        <w:t xml:space="preserve"> describes </w:t>
      </w:r>
      <w:r w:rsidRPr="001B36AE">
        <w:rPr>
          <w:rFonts w:eastAsiaTheme="minorHAnsi"/>
          <w:lang w:val="en-US"/>
        </w:rPr>
        <w:t xml:space="preserve">the degree to which SMR changes </w:t>
      </w:r>
      <w:r w:rsidRPr="001B36AE">
        <w:fldChar w:fldCharType="begin"/>
      </w:r>
      <w:r w:rsidR="001C289B">
        <w:instrText xml:space="preserve"> ADDIN PAPERS2_CITATIONS &lt;citation&gt;&lt;priority&gt;0&lt;/priority&gt;&lt;uuid&gt;60704189-C024-4C13-86F1-D019659DDADE&lt;/uuid&gt;&lt;publications&gt;&lt;publication&gt;&lt;subtype&gt;400&lt;/subtype&gt;&lt;title&gt;Phenotypic Evolution: A Reaction Norm Perspective&lt;/title&gt;&lt;url&gt;http://library1.org/_ads/46D2605F5DBE8B9E354601E8C7142BCF&lt;/url&gt;&lt;publication_date&gt;99201010011200000000222000&lt;/publication_date&gt;&lt;uuid&gt;DF38AF3A-0180-426D-A926-5C0D50CE1C3C&lt;/uuid&gt;&lt;type&gt;400&lt;/type&gt;&lt;startpage&gt;1&lt;/startpage&gt;&lt;endpage&gt;200&lt;/endpage&gt;&lt;authors&gt;&lt;author&gt;&lt;lastName&gt;Carl D Schlichting&lt;/lastName&gt;&lt;firstName&gt;Massimo&lt;/firstName&gt;&lt;middleNames&gt;Pigliucci&lt;/middleNames&gt;&lt;/author&gt;&lt;/authors&gt;&lt;/publication&gt;&lt;/publications&gt;&lt;cites&gt;&lt;/cites&gt;&lt;/citation&gt;</w:instrText>
      </w:r>
      <w:r w:rsidRPr="001B36AE">
        <w:fldChar w:fldCharType="separate"/>
      </w:r>
      <w:r w:rsidR="001C289B">
        <w:rPr>
          <w:rFonts w:eastAsiaTheme="minorHAnsi"/>
          <w:lang w:val="en-GB"/>
        </w:rPr>
        <w:t xml:space="preserve">(Schlichting </w:t>
      </w:r>
      <w:r w:rsidR="001E0B56">
        <w:rPr>
          <w:rFonts w:eastAsiaTheme="minorHAnsi"/>
          <w:lang w:val="en-GB"/>
        </w:rPr>
        <w:t xml:space="preserve">&amp; </w:t>
      </w:r>
      <w:proofErr w:type="spellStart"/>
      <w:r w:rsidR="001E0B56">
        <w:rPr>
          <w:rFonts w:eastAsiaTheme="minorHAnsi"/>
          <w:lang w:val="en-GB"/>
        </w:rPr>
        <w:t>Pigliucci</w:t>
      </w:r>
      <w:proofErr w:type="spellEnd"/>
      <w:r w:rsidR="001E0B56">
        <w:rPr>
          <w:rFonts w:eastAsiaTheme="minorHAnsi"/>
          <w:lang w:val="en-GB"/>
        </w:rPr>
        <w:t xml:space="preserve"> </w:t>
      </w:r>
      <w:r w:rsidR="001C289B">
        <w:rPr>
          <w:rFonts w:eastAsiaTheme="minorHAnsi"/>
          <w:lang w:val="en-GB"/>
        </w:rPr>
        <w:t>2010)</w:t>
      </w:r>
      <w:r w:rsidRPr="001B36AE">
        <w:fldChar w:fldCharType="end"/>
      </w:r>
      <w:r w:rsidRPr="001B36AE">
        <w:t xml:space="preserve">. </w:t>
      </w:r>
      <w:r w:rsidR="00B67E6F">
        <w:t xml:space="preserve">Consistency in </w:t>
      </w:r>
      <w:r w:rsidR="00F1463D">
        <w:t>individual</w:t>
      </w:r>
      <w:r w:rsidR="00B67E6F">
        <w:t xml:space="preserve"> </w:t>
      </w:r>
      <w:r w:rsidR="008B1CBD">
        <w:t>reaction norms</w:t>
      </w:r>
      <w:r w:rsidR="00B67E6F">
        <w:t xml:space="preserve"> (i.e., repeatability) </w:t>
      </w:r>
      <w:r w:rsidR="008B1CBD">
        <w:t xml:space="preserve"> </w:t>
      </w:r>
      <w:r w:rsidR="00F1463D">
        <w:t xml:space="preserve">is important </w:t>
      </w:r>
      <w:r w:rsidR="00B67E6F">
        <w:t>for</w:t>
      </w:r>
      <w:r w:rsidR="00F1463D">
        <w:t xml:space="preserve"> understanding </w:t>
      </w:r>
      <w:r w:rsidR="006A54E6">
        <w:t xml:space="preserve">both </w:t>
      </w:r>
      <w:r w:rsidR="00F1463D">
        <w:t xml:space="preserve">how </w:t>
      </w:r>
      <w:r w:rsidR="00F1463D" w:rsidRPr="00AD49F7">
        <w:t xml:space="preserve">selection might shape plastic responses and </w:t>
      </w:r>
      <w:r w:rsidR="006A54E6" w:rsidRPr="00AD49F7">
        <w:t>in explaining</w:t>
      </w:r>
      <w:r w:rsidR="00F1463D" w:rsidRPr="00AD49F7">
        <w:t xml:space="preserve"> </w:t>
      </w:r>
      <w:r w:rsidR="00D33BCE" w:rsidRPr="00AD49F7">
        <w:t>variation in mass-scaling</w:t>
      </w:r>
      <w:r w:rsidR="006A54E6" w:rsidRPr="00AD49F7">
        <w:t xml:space="preserve"> </w:t>
      </w:r>
      <w:r w:rsidR="00B67E6F">
        <w:t>at different temperatures</w:t>
      </w:r>
      <w:r w:rsidR="008B1CBD">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&lt;citation&gt;&lt;priority&gt;14&lt;/priority&gt;&lt;uuid&gt;147642BF-143D-4BE3-84AA-83D0C040946E&lt;/uuid&gt;&lt;publications&gt;&lt;publication&gt;&lt;subtype&gt;400&lt;/subtype&gt;&lt;publisher&gt;Blackwell Publishing Ltd&lt;/publisher&gt;&lt;title&gt;The evolutionary ecology of individual phenotypic plasticity in wild populations.&lt;/title&gt;&lt;url&gt;http://doi.wiley.com/10.1111/j.1420-9101.2007.01300.x&lt;/url&gt;&lt;volume&gt;20&lt;/volume&gt;&lt;publication_date&gt;99200705001200000000220000&lt;/publication_date&gt;&lt;uuid&gt;650BC8EC-73BD-40FB-B5AB-1BBB906BFA20&lt;/uuid&gt;&lt;type&gt;400&lt;/type&gt;&lt;number&gt;3&lt;/number&gt;&lt;doi&gt;10.1111/j.1420-9101.2007.01300.x&lt;/doi&gt;&lt;institution&gt;Large Animal Research Group, Department of Zoology, University of Cambridge, Cambridge, UK. dhn24@cam.ac.uk&lt;/institution&gt;&lt;startpage&gt;831&lt;/startpage&gt;&lt;endpage&gt;844&lt;/endpage&gt;&lt;bundle&gt;&lt;publication&gt;&lt;title&gt;Journal of evolutionary biology&lt;/title&gt;&lt;uuid&gt;3127DDEB-75C6-4FC6-BB06-FD79EB7BF79E&lt;/uuid&gt;&lt;subtype&gt;-100&lt;/subtype&gt;&lt;publisher&gt;Blackwell Publishing Ltd&lt;/publisher&gt;&lt;type&gt;-100&lt;/type&gt;&lt;/publication&gt;&lt;/bundle&gt;&lt;authors&gt;&lt;author&gt;&lt;lastName&gt;Nussey&lt;/lastName&gt;&lt;firstName&gt;D&lt;/firstName&gt;&lt;middleNames&gt;H&lt;/middleNames&gt;&lt;/author&gt;&lt;author&gt;&lt;lastName&gt;Wilson&lt;/lastName&gt;&lt;firstName&gt;A&lt;/firstName&gt;&lt;middleNames&gt;J&lt;/middleNames&gt;&lt;/author&gt;&lt;author&gt;&lt;lastName&gt;Brommer&lt;/lastName&gt;&lt;firstName&gt;J&lt;/firstName&gt;&lt;middleNames&gt;E&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Nussey</w:t>
      </w:r>
      <w:proofErr w:type="spellEnd"/>
      <w:r w:rsidR="004F7C3B">
        <w:rPr>
          <w:rFonts w:eastAsiaTheme="minorHAnsi"/>
          <w:lang w:val="en-US"/>
        </w:rPr>
        <w:t xml:space="preserve">, Wilson &amp; </w:t>
      </w:r>
      <w:proofErr w:type="spellStart"/>
      <w:r w:rsidR="004F7C3B">
        <w:rPr>
          <w:rFonts w:eastAsiaTheme="minorHAnsi"/>
          <w:lang w:val="en-US"/>
        </w:rPr>
        <w:t>Brommer</w:t>
      </w:r>
      <w:proofErr w:type="spellEnd"/>
      <w:r w:rsidR="004F7C3B">
        <w:rPr>
          <w:rFonts w:eastAsiaTheme="minorHAnsi"/>
          <w:lang w:val="en-US"/>
        </w:rPr>
        <w:t xml:space="preserve"> 2007)</w:t>
      </w:r>
      <w:r w:rsidR="004F7C3B">
        <w:rPr>
          <w:rFonts w:eastAsiaTheme="minorHAnsi"/>
          <w:lang w:val="en-US"/>
        </w:rPr>
        <w:fldChar w:fldCharType="end"/>
      </w:r>
      <w:r w:rsidR="00D33BCE" w:rsidRPr="00AD49F7">
        <w:t xml:space="preserve">. </w:t>
      </w:r>
      <w:r w:rsidR="00B67E6F">
        <w:t xml:space="preserve">If individuals respond to temperature consistently, one might expect mass-scaling to be robust to </w:t>
      </w:r>
      <w:r w:rsidR="001D1459">
        <w:t xml:space="preserve">changing </w:t>
      </w:r>
      <w:r w:rsidR="00B67E6F">
        <w:t xml:space="preserve">ambient temperatures </w:t>
      </w:r>
      <w:r w:rsidR="001C289B">
        <w:rPr>
          <w:rFonts w:eastAsiaTheme="minorHAnsi"/>
          <w:lang w:val="en-GB"/>
        </w:rPr>
        <w:fldChar w:fldCharType="begin"/>
      </w:r>
      <w:r w:rsidR="001C289B">
        <w:rPr>
          <w:rFonts w:eastAsiaTheme="minorHAnsi"/>
          <w:lang w:val="en-GB"/>
        </w:rPr>
        <w:instrText xml:space="preserve"> ADDIN PAPERS2_CITATIONS &lt;citation&gt;&lt;priority&gt;15&lt;/priority&gt;&lt;uuid&gt;E6268C53-6F99-4E03-AB83-8167EAE56E83&lt;/uuid&gt;&lt;publications&gt;&lt;publication&gt;&lt;subtype&gt;400&lt;/subtype&gt;&lt;publisher&gt;Blackwell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t>(Clarke 2004)</w:t>
      </w:r>
      <w:r w:rsidR="001C289B">
        <w:rPr>
          <w:rFonts w:eastAsiaTheme="minorHAnsi"/>
          <w:lang w:val="en-GB"/>
        </w:rPr>
        <w:fldChar w:fldCharType="end"/>
      </w:r>
      <w:r w:rsidR="00B67E6F">
        <w:t xml:space="preserve">. </w:t>
      </w:r>
      <w:r w:rsidR="00D33BCE" w:rsidRPr="00AD49F7">
        <w:t xml:space="preserve">Despite studies on </w:t>
      </w:r>
      <w:r w:rsidR="00B9102D">
        <w:t>a range of taxa</w:t>
      </w:r>
      <w:r w:rsidR="00D33BCE" w:rsidRPr="00AD49F7">
        <w:t xml:space="preserve"> recognising that individuals</w:t>
      </w:r>
      <w:r w:rsidR="00B9102D">
        <w:t xml:space="preserve"> should</w:t>
      </w:r>
      <w:r w:rsidR="00D33BCE" w:rsidRPr="00AD49F7">
        <w:t xml:space="preserve"> vary in their metabolic </w:t>
      </w:r>
      <w:r w:rsidR="00AD49F7" w:rsidRPr="00AD49F7">
        <w:t xml:space="preserve">thermal </w:t>
      </w:r>
      <w:r w:rsidR="00D33BCE" w:rsidRPr="00AD49F7">
        <w:t>plasticity</w:t>
      </w:r>
      <w:r w:rsidR="00AD49F7" w:rsidRPr="00AD49F7">
        <w:t>,</w:t>
      </w:r>
      <w:r w:rsidR="00D33BCE" w:rsidRPr="00AD49F7">
        <w:t xml:space="preserve"> </w:t>
      </w:r>
      <w:commentRangeStart w:id="1"/>
      <w:r w:rsidR="00D33BCE" w:rsidRPr="00AD49F7">
        <w:t>its repeatability has rarely been formally estima</w:t>
      </w:r>
      <w:commentRangeEnd w:id="1"/>
      <w:r w:rsidR="00E54E59">
        <w:rPr>
          <w:rStyle w:val="CommentReference"/>
        </w:rPr>
        <w:commentReference w:id="1"/>
      </w:r>
      <w:r w:rsidR="00D33BCE" w:rsidRPr="00AD49F7">
        <w:t xml:space="preserve">ted </w:t>
      </w:r>
      <w:r w:rsidR="004F7C3B">
        <w:rPr>
          <w:rFonts w:eastAsiaTheme="minorHAnsi"/>
          <w:lang w:val="en-US"/>
        </w:rPr>
        <w:fldChar w:fldCharType="begin"/>
      </w:r>
      <w:r w:rsidR="001C289B">
        <w:rPr>
          <w:rFonts w:eastAsiaTheme="minorHAnsi"/>
          <w:lang w:val="en-US"/>
        </w:rPr>
        <w:instrText xml:space="preserve"> ADDIN PAPERS2_CITATIONS &lt;citation&gt;&lt;priority&gt;15&lt;/priority&gt;&lt;uuid&gt;CEA6C1E6-EC67-4AA7-B60E-B9298FAA114D&lt;/uuid&gt;&lt;publications&gt;&lt;publication&gt;&lt;subtype&gt;400&lt;/subtype&gt;&lt;title&gt;Individual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gt;&lt;subtype&gt;400&lt;/subtype&gt;&lt;title&gt;Individual variation in metabolic reaction norms over ambient temperature causes low correlation between basal and standard metabolic rate&lt;/title&gt;&lt;url&gt;http://jeb.biologists.org/lookup/doi/10.1242/jeb.160069&lt;/url&gt;&lt;volume&gt;220&lt;/volume&gt;&lt;publication_date&gt;99201707061200000000222000&lt;/publication_date&gt;&lt;uuid&gt;3BD783E2-2CD3-4CFA-A7A1-3A7C99272AD4&lt;/uuid&gt;&lt;type&gt;400&lt;/type&gt;&lt;citekey&gt;Briga:2017dr&lt;/citekey&gt;&lt;doi&gt;10.1242/jeb.160069&lt;/doi&gt;&lt;startpage&gt;jeb.160069&lt;/startpage&gt;&lt;bundle&gt;&lt;publication&gt;&lt;title&gt;Journal of Experimental Biology&lt;/title&gt;&lt;uuid&gt;7FEEAF9E-20C3-44C0-806C-C709B01DB3AD&lt;/uuid&gt;&lt;subtype&gt;-100&lt;/subtype&gt;&lt;type&gt;-100&lt;/type&gt;&lt;/publication&gt;&lt;/bundle&gt;&lt;authors&gt;&lt;author&gt;&lt;lastName&gt;Briga&lt;/lastName&gt;&lt;firstName&gt;Michael&lt;/firstName&gt;&lt;/author&gt;&lt;author&gt;&lt;lastName&gt;Verhulst&lt;/lastName&gt;&lt;firstName&gt;Simon&lt;/firstName&gt;&lt;/author&gt;&lt;/authors&gt;&lt;/publication&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Careau</w:t>
      </w:r>
      <w:proofErr w:type="spellEnd"/>
      <w:r w:rsidR="004F7C3B">
        <w:rPr>
          <w:rFonts w:eastAsiaTheme="minorHAnsi"/>
          <w:lang w:val="en-US"/>
        </w:rPr>
        <w:t xml:space="preserve">, Gifford &amp; Biro 2014; </w:t>
      </w:r>
      <w:proofErr w:type="spellStart"/>
      <w:r w:rsidR="004F7C3B">
        <w:rPr>
          <w:rFonts w:eastAsiaTheme="minorHAnsi"/>
          <w:lang w:val="en-US"/>
        </w:rPr>
        <w:t>Boratyński</w:t>
      </w:r>
      <w:proofErr w:type="spellEnd"/>
      <w:r w:rsidR="004F7C3B">
        <w:rPr>
          <w:rFonts w:eastAsiaTheme="minorHAnsi"/>
          <w:lang w:val="en-US"/>
        </w:rPr>
        <w:t xml:space="preserve">, </w:t>
      </w:r>
      <w:proofErr w:type="spellStart"/>
      <w:r w:rsidR="004F7C3B">
        <w:rPr>
          <w:rFonts w:eastAsiaTheme="minorHAnsi"/>
          <w:lang w:val="en-US"/>
        </w:rPr>
        <w:t>Jefimow</w:t>
      </w:r>
      <w:proofErr w:type="spellEnd"/>
      <w:r w:rsidR="004F7C3B">
        <w:rPr>
          <w:rFonts w:eastAsiaTheme="minorHAnsi"/>
          <w:lang w:val="en-US"/>
        </w:rPr>
        <w:t xml:space="preserve"> &amp; Wojciechowski 2017; </w:t>
      </w:r>
      <w:proofErr w:type="spellStart"/>
      <w:r w:rsidR="004F7C3B">
        <w:rPr>
          <w:rFonts w:eastAsiaTheme="minorHAnsi"/>
          <w:lang w:val="en-US"/>
        </w:rPr>
        <w:t>Briga</w:t>
      </w:r>
      <w:proofErr w:type="spellEnd"/>
      <w:r w:rsidR="004F7C3B">
        <w:rPr>
          <w:rFonts w:eastAsiaTheme="minorHAnsi"/>
          <w:lang w:val="en-US"/>
        </w:rPr>
        <w:t xml:space="preserve"> &amp; Verhulst 2017)</w:t>
      </w:r>
      <w:r w:rsidR="004F7C3B">
        <w:rPr>
          <w:rFonts w:eastAsiaTheme="minorHAnsi"/>
          <w:lang w:val="en-US"/>
        </w:rPr>
        <w:fldChar w:fldCharType="end"/>
      </w:r>
      <w:r w:rsidR="00D33BCE" w:rsidRPr="00AD49F7">
        <w:rPr>
          <w:lang w:val="en-US"/>
        </w:rPr>
        <w:t>}</w:t>
      </w:r>
      <w:r w:rsidR="00D33BCE" w:rsidRPr="00AD49F7">
        <w:t xml:space="preserve">. </w:t>
      </w:r>
    </w:p>
    <w:p w14:paraId="75EB9A08" w14:textId="021C16B4" w:rsidR="000319F4" w:rsidRPr="001B36AE" w:rsidRDefault="005D0663" w:rsidP="001E0B56">
      <w:pPr>
        <w:pStyle w:val="Thesisnormal"/>
        <w:spacing w:before="240" w:line="480" w:lineRule="auto"/>
        <w:ind w:firstLine="720"/>
        <w:contextualSpacing/>
      </w:pPr>
      <w:r>
        <w:t xml:space="preserve">Part of the challenge in quantifying </w:t>
      </w:r>
      <w:r w:rsidR="006A54E6">
        <w:t>individual consistency</w:t>
      </w:r>
      <w:r w:rsidR="00A34300" w:rsidRPr="001B36AE">
        <w:t xml:space="preserve"> </w:t>
      </w:r>
      <w:r>
        <w:t>of plastic traits is that</w:t>
      </w:r>
      <w:r w:rsidR="00A34300" w:rsidRPr="001B36AE">
        <w:t xml:space="preserve"> there are multiple ways to </w:t>
      </w:r>
      <w:r>
        <w:t>estimate repeatability</w:t>
      </w:r>
      <w:r w:rsidR="00A34300"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&lt;citation&gt;&lt;priority&gt;16&lt;/priority&gt;&lt;uuid&gt;4E99CF06-CFFB-41C9-9422-E67A33C6B4BC&lt;/uuid&gt;&lt;publications&gt;&lt;publication&gt;&lt;subtype&gt;400&lt;/subtype&gt;&lt;title&gt;How to analyse plant phenotypic plasticity in response to a changing climate&lt;/title&gt;&lt;url&gt;http://doi.wiley.com/10.1111/nph.15656&lt;/url&gt;&lt;publication_date&gt;99201901111200000000222000&lt;/publication_date&gt;&lt;uuid&gt;28D13189-5E39-4D0E-B290-284162A60977&lt;/uuid&gt;&lt;type&gt;400&lt;/type&gt;&lt;citekey&gt;Arnold:2019fb&lt;/citekey&gt;&lt;doi&gt;10.1111/nph.15656&lt;/doi&gt;&lt;startpage&gt;1&lt;/startpage&gt;&lt;endpage&gt;17&lt;/endpage&gt;&lt;bundle&gt;&lt;publication&gt;&lt;title&gt;New Phytologist&lt;/title&gt;&lt;uuid&gt;5B2670C9-35B7-45FD-A15E-B77559834F80&lt;/uuid&gt;&lt;subtype&gt;-100&lt;/subtype&gt;&lt;type&gt;-100&lt;/type&gt;&lt;/publication&gt;&lt;/bundle&gt;&lt;authors&gt;&lt;author&gt;&lt;lastName&gt;Arnold&lt;/lastName&gt;&lt;firstName&gt;Pieter&lt;/firstName&gt;&lt;middleNames&gt;A&lt;/middleNames&gt;&lt;/author&gt;&lt;author&gt;&lt;lastName&gt;Kruuk&lt;/lastName&gt;&lt;firstName&gt;Loeske&lt;/firstName&gt;&lt;middleNames&gt;E B&lt;/middleNames&gt;&lt;/author&gt;&lt;author&gt;&lt;lastName&gt;Nicotra&lt;/lastName&gt;&lt;firstName&gt;Adrienne&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(Arnold, </w:t>
      </w:r>
      <w:proofErr w:type="spellStart"/>
      <w:r w:rsidR="004F7C3B">
        <w:rPr>
          <w:rFonts w:eastAsiaTheme="minorHAnsi"/>
          <w:lang w:val="en-US"/>
        </w:rPr>
        <w:t>Kruuk</w:t>
      </w:r>
      <w:proofErr w:type="spellEnd"/>
      <w:r w:rsidR="004F7C3B">
        <w:rPr>
          <w:rFonts w:eastAsiaTheme="minorHAnsi"/>
          <w:lang w:val="en-US"/>
        </w:rPr>
        <w:t xml:space="preserve"> &amp; Nicotra 2019)</w:t>
      </w:r>
      <w:r w:rsidR="004F7C3B">
        <w:rPr>
          <w:rFonts w:cs="Times New Roman"/>
          <w:lang w:val="en-US"/>
        </w:rPr>
        <w:fldChar w:fldCharType="end"/>
      </w:r>
      <w:r w:rsidR="00A34300" w:rsidRPr="001B36AE">
        <w:rPr>
          <w:rFonts w:cs="Times New Roman"/>
          <w:lang w:val="en-US"/>
        </w:rPr>
        <w:t xml:space="preserve">. </w:t>
      </w:r>
      <w:r w:rsidR="00A34300" w:rsidRPr="001B36AE">
        <w:t xml:space="preserve">Character-state approaches model phenotypic variation in a set of environments as discrete ‘characters’ </w:t>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 Hunt 2014)</w:t>
      </w:r>
      <w:del w:id="2" w:author="fonti.kar@gmail.com" w:date="2019-07-22T13:46:00Z">
        <w:r w:rsidR="004F7C3B" w:rsidDel="001C289B">
          <w:rPr>
            <w:rFonts w:cs="Times"/>
            <w:lang w:val="en-US"/>
          </w:rPr>
          <w:fldChar w:fldCharType="begin"/>
        </w:r>
        <w:r w:rsidR="004F7C3B" w:rsidDel="001C289B">
          <w:rPr>
            <w:rFonts w:cs="Times"/>
            <w:lang w:val="en-US"/>
          </w:rPr>
          <w:delInstrText xml:space="preserve"> ADDIN PAPERS2_CITATIONS &lt;citation&gt;&lt;priority&gt;17&lt;/priority&gt;&lt;uuid&gt;916A33E0-04C5-4DDB-AF02-A7864372B9F9&lt;/uuid&gt;&lt;publications&gt;&lt;publication&gt;&lt;subtype&gt;400&lt;/subtype&gt;&lt;title&gt;Adaptive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gt;&lt;subtype&gt;0&lt;/subtype&gt;&lt;title&gt;Genotype-by-Environment Interactions and Sexual Selection&lt;/title&gt;&lt;publication_date&gt;99201410241200000000222000&lt;/publication_date&gt;&lt;uuid&gt;0ED2D69D-EC20-421C-A083-80BC572273E9&lt;/uuid&gt;&lt;version&gt;&lt;/version&gt;&lt;type&gt;0&lt;/type&gt;&lt;startpage&gt;1&lt;/startpage&gt;&lt;endpage&gt;373&lt;/endpage&gt;&lt;authors&gt;&lt;author&gt;&lt;lastName&gt;Hunt&lt;/lastName&gt;&lt;firstName&gt;John&lt;/firstName&gt;&lt;/author&gt;&lt;/authors&gt;&lt;editors&gt;&lt;author&gt;&lt;lastName&gt;Hunt&lt;/lastName&gt;&lt;firstName&gt;John&lt;/firstName&gt;&lt;/author&gt;&lt;author&gt;&lt;lastName&gt;Hosken&lt;/lastName&gt;&lt;firstName&gt;David&lt;/firstName&gt;&lt;middleNames&gt;J&lt;/middleNames&gt;&lt;/author&gt;&lt;/editors&gt;&lt;/publication&gt;&lt;/publications&gt;&lt;cites&gt;&lt;/cites&gt;&lt;/citation&gt;</w:delInstrText>
        </w:r>
        <w:r w:rsidR="004F7C3B" w:rsidDel="001C289B">
          <w:rPr>
            <w:rFonts w:cs="Times"/>
            <w:lang w:val="en-US"/>
          </w:rPr>
          <w:fldChar w:fldCharType="end"/>
        </w:r>
      </w:del>
      <w:r w:rsidR="00A34300" w:rsidRPr="001B36AE">
        <w:t>. For example, activity rate measured at 25ºC and 35ºC are considered separate traits that are correlated</w:t>
      </w:r>
      <w:r w:rsidR="00A34300">
        <w:t xml:space="preserve"> </w:t>
      </w:r>
      <w:r w:rsidR="00A34300" w:rsidRPr="001B36AE">
        <w:t xml:space="preserve">through shared physiological underpinnings. Repeatability </w:t>
      </w:r>
      <w:r w:rsidR="00A34300" w:rsidRPr="001B36AE">
        <w:lastRenderedPageBreak/>
        <w:t xml:space="preserve">can </w:t>
      </w:r>
      <w:r w:rsidR="00A34300">
        <w:t xml:space="preserve">thus </w:t>
      </w:r>
      <w:r w:rsidR="00A34300" w:rsidRPr="001B36AE">
        <w:t>be derived in each environment and</w:t>
      </w:r>
      <w:r w:rsidR="00A34300">
        <w:t xml:space="preserve"> in turn</w:t>
      </w:r>
      <w:r w:rsidR="00A34300" w:rsidRPr="001B36AE">
        <w:t xml:space="preserve"> </w:t>
      </w:r>
      <w:r w:rsidR="00A34300">
        <w:t>the reaction norm can</w:t>
      </w:r>
      <w:r w:rsidR="00A34300" w:rsidRPr="001B36AE">
        <w:t xml:space="preserve"> show greater </w:t>
      </w:r>
      <w:r w:rsidR="00A34300">
        <w:t>malleability</w:t>
      </w:r>
      <w:r w:rsidR="00A34300" w:rsidRPr="001B36AE">
        <w:t xml:space="preserve"> across environments. In contrast, function-valued approaches model the entire reaction norm</w:t>
      </w:r>
      <w:r w:rsidR="00A34300">
        <w:t xml:space="preserve"> by</w:t>
      </w:r>
      <w:r w:rsidR="00A34300" w:rsidRPr="001B36AE">
        <w:t xml:space="preserve"> describing plastic responses across an environmental range by a set of parameters</w:t>
      </w:r>
      <w:r w:rsidR="00A34300">
        <w:t xml:space="preserve"> </w:t>
      </w:r>
      <w:r w:rsidR="004F7C3B">
        <w:rPr>
          <w:rFonts w:cs="Times New Roman"/>
          <w:lang w:val="en-US"/>
        </w:rPr>
        <w:fldChar w:fldCharType="begin"/>
      </w:r>
      <w:r w:rsidR="001C289B">
        <w:rPr>
          <w:rFonts w:cs="Times New Roman"/>
          <w:lang w:val="en-US"/>
        </w:rPr>
        <w:instrText xml:space="preserve"> ADDIN PAPERS2_CITATIONS &lt;citation&gt;&lt;priority&gt;18&lt;/priority&gt;&lt;uuid&gt;38BF575D-0DD3-4102-8F97-8CC6E7FF07D4&lt;/uuid&gt;&lt;publications&gt;&lt;publication&gt;&lt;subtype&gt;400&lt;/subtype&gt;&lt;title&gt;Adaptive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 xml:space="preserve">. For example, </w:t>
      </w:r>
      <w:r w:rsidR="00A34300" w:rsidRPr="001B36AE">
        <w:t xml:space="preserve">the intercept </w:t>
      </w:r>
      <w:r w:rsidR="00A34300">
        <w:t>of a linear reaction norm represents</w:t>
      </w:r>
      <w:r w:rsidR="00A34300" w:rsidRPr="001B36AE">
        <w:t xml:space="preserve"> the average population </w:t>
      </w:r>
      <w:r w:rsidR="00A34300">
        <w:t>trait value</w:t>
      </w:r>
      <w:r w:rsidR="00A34300" w:rsidRPr="001B36AE">
        <w:t xml:space="preserve"> </w:t>
      </w:r>
      <w:r w:rsidR="00B9102D">
        <w:t xml:space="preserve">in a given environment when x = 0 and </w:t>
      </w:r>
      <w:r w:rsidR="00A34300" w:rsidRPr="001B36AE">
        <w:t xml:space="preserve">the slope </w:t>
      </w:r>
      <w:r w:rsidR="00A34300">
        <w:t>represents</w:t>
      </w:r>
      <w:r w:rsidR="00A34300" w:rsidRPr="001B36AE">
        <w:t xml:space="preserve"> plasticity. </w:t>
      </w:r>
      <w:r w:rsidR="00A34300">
        <w:t>In this scenario</w:t>
      </w:r>
      <w:r w:rsidR="00A34300" w:rsidRPr="001B36AE">
        <w:t xml:space="preserve">, repeatability </w:t>
      </w:r>
      <w:r w:rsidR="00A34300">
        <w:t>can be</w:t>
      </w:r>
      <w:r w:rsidR="00A34300" w:rsidRPr="001B36AE">
        <w:t xml:space="preserve"> quantified</w:t>
      </w:r>
      <w:r w:rsidR="00A34300">
        <w:t xml:space="preserve"> for each </w:t>
      </w:r>
      <w:r w:rsidR="006866D7">
        <w:t>parameter,</w:t>
      </w:r>
      <w:r w:rsidR="00A34300">
        <w:t xml:space="preserve"> but the shape of reaction norm is somewhat constrained</w:t>
      </w:r>
      <w:r w:rsidR="00A34300" w:rsidRPr="001B36AE">
        <w:t xml:space="preserve"> </w:t>
      </w:r>
      <w:r w:rsidR="00A34300">
        <w:t xml:space="preserve">by the nature of the mathematical function used </w:t>
      </w:r>
      <w:r w:rsidR="006866D7">
        <w:t xml:space="preserve">to </w:t>
      </w:r>
      <w:r w:rsidR="00A34300">
        <w:t xml:space="preserve">model the reaction norm. While the conceptual differences between the modelling approaches have sparked debates </w:t>
      </w:r>
      <w:r w:rsidR="004F7C3B">
        <w:rPr>
          <w:rFonts w:cs="Times New Roman"/>
          <w:lang w:val="en-US"/>
        </w:rPr>
        <w:fldChar w:fldCharType="begin"/>
      </w:r>
      <w:r w:rsidR="001C289B">
        <w:rPr>
          <w:rFonts w:cs="Times New Roman"/>
          <w:lang w:val="en-US"/>
        </w:rPr>
        <w:instrText xml:space="preserve"> ADDIN PAPERS2_CITATIONS &lt;citation&gt;&lt;priority&gt;19&lt;/priority&gt;&lt;uuid&gt;CA2A2307-0DA3-416F-A3AE-9C38345BE790&lt;/uuid&gt;&lt;publications&gt;&lt;publication&gt;&lt;subtype&gt;400&lt;/subtype&gt;&lt;title&gt;Adaptive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w:t>
      </w:r>
      <w:r w:rsidR="00A34300" w:rsidRPr="00035318">
        <w:t xml:space="preserve"> </w:t>
      </w:r>
      <w:r w:rsidR="00A34300">
        <w:t>both approaches can contribute to our understanding on how the shape of reaction norms can evolve</w:t>
      </w:r>
    </w:p>
    <w:p w14:paraId="2B80089A" w14:textId="07A6D4DC" w:rsidR="00A34300" w:rsidRPr="001B36AE" w:rsidRDefault="00A34300" w:rsidP="001E0B56">
      <w:pPr>
        <w:pStyle w:val="Thesisnormal"/>
        <w:spacing w:before="240" w:line="480" w:lineRule="auto"/>
        <w:ind w:firstLine="720"/>
        <w:contextualSpacing/>
      </w:pPr>
      <w:r w:rsidRPr="001B36AE">
        <w:t>Here we examine how individuals vary in their SMR in relation to body size and acute temperature changes using an ectotherm model, the delicate skink (</w:t>
      </w:r>
      <w:proofErr w:type="spellStart"/>
      <w:r w:rsidRPr="008B1CBD">
        <w:rPr>
          <w:i/>
        </w:rPr>
        <w:t>Lampropholis</w:t>
      </w:r>
      <w:proofErr w:type="spellEnd"/>
      <w:r w:rsidRPr="008B1CBD">
        <w:rPr>
          <w:i/>
        </w:rPr>
        <w:t xml:space="preserve"> </w:t>
      </w:r>
      <w:proofErr w:type="spellStart"/>
      <w:r w:rsidRPr="008B1CBD">
        <w:rPr>
          <w:i/>
        </w:rPr>
        <w:t>delicata</w:t>
      </w:r>
      <w:proofErr w:type="spellEnd"/>
      <w:r w:rsidRPr="001B36AE">
        <w:t>). We take advantage of two modelling frameworks that differ in their assumptions to address four key questions. (1) D</w:t>
      </w:r>
      <w:r w:rsidR="006A54E6">
        <w:t xml:space="preserve">oes metabolic thermal plasticity </w:t>
      </w:r>
      <w:r w:rsidR="00427E63">
        <w:t xml:space="preserve">(i.e., metabolic reaction norms) </w:t>
      </w:r>
      <w:r w:rsidRPr="001B36AE">
        <w:t xml:space="preserve">consistently differ </w:t>
      </w:r>
      <w:r w:rsidR="006A54E6">
        <w:t xml:space="preserve">among </w:t>
      </w:r>
      <w:proofErr w:type="gramStart"/>
      <w:r w:rsidR="006A54E6">
        <w:t>individuals</w:t>
      </w:r>
      <w:r w:rsidR="00427E63">
        <w:t>?</w:t>
      </w:r>
      <w:r w:rsidR="00D251EE">
        <w:t>;</w:t>
      </w:r>
      <w:proofErr w:type="gramEnd"/>
      <w:r w:rsidR="00D251EE">
        <w:t xml:space="preserve"> (2)</w:t>
      </w:r>
      <w:r w:rsidR="00577766">
        <w:t xml:space="preserve"> </w:t>
      </w:r>
      <w:r w:rsidR="00D251EE">
        <w:t>H</w:t>
      </w:r>
      <w:r w:rsidR="00577766">
        <w:t xml:space="preserve">ow does repeatability of </w:t>
      </w:r>
      <w:r w:rsidR="001421BD">
        <w:t>SMR</w:t>
      </w:r>
      <w:r w:rsidR="00577766">
        <w:t xml:space="preserve"> change </w:t>
      </w:r>
      <w:r w:rsidR="00427E63">
        <w:t xml:space="preserve">at a given </w:t>
      </w:r>
      <w:r w:rsidR="00577766">
        <w:t>temperature</w:t>
      </w:r>
      <w:r w:rsidR="00FF56B6">
        <w:t xml:space="preserve"> over short and long-time frames</w:t>
      </w:r>
      <w:r w:rsidRPr="001B36AE">
        <w:t>? (</w:t>
      </w:r>
      <w:r w:rsidR="00D251EE">
        <w:t>3</w:t>
      </w:r>
      <w:r w:rsidRPr="001B36AE">
        <w:t xml:space="preserve">) </w:t>
      </w:r>
      <w:r w:rsidR="00F31CDF">
        <w:t xml:space="preserve">Do different approaches to modelling plasticity </w:t>
      </w:r>
      <w:r w:rsidR="00551F83">
        <w:t>impact our conclusions, and if so, how</w:t>
      </w:r>
      <w:r w:rsidRPr="001B36AE">
        <w:t>? (</w:t>
      </w:r>
      <w:r w:rsidR="00D251EE">
        <w:t>4</w:t>
      </w:r>
      <w:r w:rsidRPr="001B36AE">
        <w:t xml:space="preserve">) </w:t>
      </w:r>
      <w:r w:rsidR="006A54E6">
        <w:t>Do</w:t>
      </w:r>
      <w:r w:rsidR="006A54E6" w:rsidRPr="001B36AE">
        <w:t xml:space="preserve"> </w:t>
      </w:r>
      <w:r w:rsidRPr="001B36AE">
        <w:t xml:space="preserve">population mass-scaling exponents change with temperature when </w:t>
      </w:r>
      <w:r w:rsidR="006A54E6">
        <w:t xml:space="preserve">accounting for </w:t>
      </w:r>
      <w:r w:rsidR="008B1CBD">
        <w:t>among</w:t>
      </w:r>
      <w:r w:rsidRPr="001B36AE">
        <w:t>-</w:t>
      </w:r>
      <w:r w:rsidR="008B1CBD">
        <w:t xml:space="preserve"> </w:t>
      </w:r>
      <w:r w:rsidRPr="001B36AE">
        <w:t xml:space="preserve">and </w:t>
      </w:r>
      <w:r w:rsidR="008B1CBD">
        <w:t>within</w:t>
      </w:r>
      <w:r w:rsidRPr="001B36AE">
        <w:t xml:space="preserve">-individual </w:t>
      </w:r>
      <w:r w:rsidR="006A54E6">
        <w:t xml:space="preserve">variation in </w:t>
      </w:r>
      <w:r w:rsidR="001421BD">
        <w:t>SMR</w:t>
      </w:r>
      <w:r w:rsidRPr="001B36AE">
        <w:t xml:space="preserve">? Unravelling </w:t>
      </w:r>
      <w:r>
        <w:t xml:space="preserve">the </w:t>
      </w:r>
      <w:r w:rsidRPr="001B36AE">
        <w:t>complex</w:t>
      </w:r>
      <w:r>
        <w:t>ities of</w:t>
      </w:r>
      <w:r w:rsidRPr="001B36AE">
        <w:t xml:space="preserve"> individual physiological processes will have important consequences for understanding how populations respond in new or challenging environments.</w:t>
      </w:r>
      <w:r w:rsidRPr="001B36AE">
        <w:rPr>
          <w:rFonts w:eastAsiaTheme="minorHAnsi"/>
          <w:lang w:val="en-US"/>
        </w:rPr>
        <w:t xml:space="preserve"> </w:t>
      </w:r>
    </w:p>
    <w:p w14:paraId="747371E7" w14:textId="7933E544" w:rsidR="00D24BC6" w:rsidRDefault="00EF339B" w:rsidP="001E0B56">
      <w:pPr>
        <w:pStyle w:val="Heading1"/>
        <w:spacing w:line="480" w:lineRule="auto"/>
        <w:contextualSpacing/>
        <w:rPr>
          <w:lang w:val="en-AU"/>
        </w:rPr>
      </w:pPr>
      <w:r>
        <w:rPr>
          <w:lang w:val="en-AU"/>
        </w:rPr>
        <w:t xml:space="preserve">Materials and </w:t>
      </w:r>
      <w:r w:rsidR="00D24BC6">
        <w:rPr>
          <w:lang w:val="en-AU"/>
        </w:rPr>
        <w:t>Methods</w:t>
      </w:r>
    </w:p>
    <w:p w14:paraId="56EF667A" w14:textId="77777777" w:rsidR="00986AC3" w:rsidRPr="007B67F2" w:rsidRDefault="00986AC3" w:rsidP="001E0B56">
      <w:pPr>
        <w:spacing w:line="480" w:lineRule="auto"/>
        <w:contextualSpacing/>
        <w:rPr>
          <w:lang w:val="en-AU"/>
        </w:rPr>
      </w:pPr>
    </w:p>
    <w:p w14:paraId="3A6EF5AF" w14:textId="23C97027" w:rsidR="00D24BC6" w:rsidRDefault="00D24BC6" w:rsidP="001E0B56">
      <w:pPr>
        <w:pStyle w:val="Heading2"/>
        <w:spacing w:line="480" w:lineRule="auto"/>
        <w:contextualSpacing/>
        <w:rPr>
          <w:lang w:val="en-AU"/>
        </w:rPr>
      </w:pPr>
      <w:r>
        <w:rPr>
          <w:lang w:val="en-AU"/>
        </w:rPr>
        <w:lastRenderedPageBreak/>
        <w:t>Lizard collection and husbandry</w:t>
      </w:r>
    </w:p>
    <w:p w14:paraId="05849D91" w14:textId="69BC0056" w:rsidR="00B37A5A" w:rsidRDefault="00FD472C" w:rsidP="001E0B56">
      <w:pPr>
        <w:pStyle w:val="Thesisbodytext"/>
        <w:spacing w:line="480" w:lineRule="auto"/>
        <w:contextualSpacing/>
      </w:pPr>
      <w:r>
        <w:t>B</w:t>
      </w:r>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provided with a thermal gradient</w:t>
      </w:r>
      <w:r w:rsidR="00343381">
        <w:t xml:space="preserve"> to allow </w:t>
      </w:r>
      <w:r w:rsidR="00122698">
        <w:t xml:space="preserve">for </w:t>
      </w:r>
      <w:r w:rsidR="00343381">
        <w:t>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r w:rsidR="0062391B">
        <w:rPr>
          <w:i/>
        </w:rPr>
        <w:t xml:space="preserve">Acheta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4FB4D44D" w14:textId="77777777" w:rsidR="00C2001B" w:rsidRPr="00B178E1" w:rsidRDefault="00C2001B" w:rsidP="001E0B56">
      <w:pPr>
        <w:pStyle w:val="Thesisbodytext"/>
        <w:spacing w:line="480" w:lineRule="auto"/>
        <w:contextualSpacing/>
      </w:pPr>
    </w:p>
    <w:p w14:paraId="721D7E49" w14:textId="3736F4A1" w:rsidR="00D24BC6" w:rsidRDefault="00ED4B63" w:rsidP="001E0B56">
      <w:pPr>
        <w:pStyle w:val="Heading2"/>
        <w:spacing w:line="480" w:lineRule="auto"/>
        <w:contextualSpacing/>
        <w:rPr>
          <w:lang w:val="en-AU"/>
        </w:rPr>
      </w:pPr>
      <w:r>
        <w:rPr>
          <w:lang w:val="en-AU"/>
        </w:rPr>
        <w:t xml:space="preserve">Measuring standard </w:t>
      </w:r>
      <w:r w:rsidR="00D24BC6">
        <w:rPr>
          <w:lang w:val="en-AU"/>
        </w:rPr>
        <w:t xml:space="preserve">metabolic </w:t>
      </w:r>
      <w:r>
        <w:rPr>
          <w:lang w:val="en-AU"/>
        </w:rPr>
        <w:t>rate at different temperatures</w:t>
      </w:r>
    </w:p>
    <w:p w14:paraId="194ECE19" w14:textId="4D446470" w:rsidR="00B37A5A" w:rsidRDefault="00B27959" w:rsidP="001E0B56">
      <w:pPr>
        <w:pStyle w:val="Thesisnormal"/>
        <w:spacing w:line="480" w:lineRule="auto"/>
        <w:contextualSpacing/>
      </w:pPr>
      <w:r w:rsidRPr="00130E2D">
        <w:t>Closed-system respirometry</w:t>
      </w:r>
      <w:r w:rsidR="00B37A5A" w:rsidRPr="00130E2D">
        <w:t xml:space="preserve"> </w:t>
      </w:r>
      <w:r w:rsidR="00122698">
        <w:t xml:space="preserve">was used to measure </w:t>
      </w:r>
      <w:r w:rsidR="001421BD">
        <w:t>SMR</w:t>
      </w:r>
      <w:r w:rsidR="00122698">
        <w:t xml:space="preserve"> of lizards </w:t>
      </w:r>
      <w:r w:rsidR="00B37A5A" w:rsidRPr="00130E2D">
        <w:t xml:space="preserve">between 26 December 2016 - 19 March 2017. </w:t>
      </w:r>
      <w:r w:rsidR="00122698">
        <w:t xml:space="preserve">Given the scale of our experiment, it was not possible to use intermittent-flow through respirometry methods. </w:t>
      </w:r>
      <w:r w:rsidR="00B37A5A" w:rsidRPr="00130E2D">
        <w:t xml:space="preserve">We measured </w:t>
      </w:r>
      <w:r w:rsidR="001A47EA">
        <w:t>SMR</w:t>
      </w:r>
      <w:r w:rsidR="00FE1A78" w:rsidRPr="00130E2D">
        <w:t xml:space="preserve"> as </w:t>
      </w:r>
      <w:r w:rsidR="00B37A5A" w:rsidRPr="00130E2D">
        <w:t>CO</w:t>
      </w:r>
      <w:r w:rsidR="00B37A5A" w:rsidRPr="00130E2D">
        <w:rPr>
          <w:vertAlign w:val="subscript"/>
        </w:rPr>
        <w:t xml:space="preserve">2 </w:t>
      </w:r>
      <w:r w:rsidR="00B37A5A" w:rsidRPr="00130E2D">
        <w:t xml:space="preserve">production </w:t>
      </w:r>
      <w:r w:rsidR="00FE1A78" w:rsidRPr="00130E2D">
        <w:t xml:space="preserve">per unit time </w:t>
      </w:r>
      <w:r w:rsidR="00CB27F4" w:rsidRPr="00130E2D">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rsidRPr="00130E2D">
        <w:t xml:space="preserve"> m</w:t>
      </w:r>
      <w:r w:rsidR="0048012E" w:rsidRPr="00130E2D">
        <w:t>L</w:t>
      </w:r>
      <w:r w:rsidR="00CB27F4" w:rsidRPr="00130E2D">
        <w:t xml:space="preserve"> min</w:t>
      </w:r>
      <w:r w:rsidR="00CB27F4" w:rsidRPr="00130E2D">
        <w:rPr>
          <w:vertAlign w:val="superscript"/>
        </w:rPr>
        <w:t>-1</w:t>
      </w:r>
      <w:r w:rsidR="00CB27F4" w:rsidRPr="00130E2D">
        <w:t xml:space="preserve">). </w:t>
      </w:r>
      <w:r w:rsidR="001A47EA">
        <w:t>SMR</w:t>
      </w:r>
      <w:r w:rsidR="005107D8" w:rsidRPr="00130E2D">
        <w:t xml:space="preserve"> is the metabolic rate of a</w:t>
      </w:r>
      <w:r w:rsidR="00FE1A78" w:rsidRPr="00130E2D">
        <w:t xml:space="preserve">nimals </w:t>
      </w:r>
      <w:r w:rsidR="00FE1A78" w:rsidRPr="003A285A">
        <w:t xml:space="preserve">at a </w:t>
      </w:r>
      <w:r w:rsidR="002C29BA" w:rsidRPr="003A285A">
        <w:t xml:space="preserve">given </w:t>
      </w:r>
      <w:r w:rsidR="00B37A5A" w:rsidRPr="003A285A">
        <w:t xml:space="preserve">temperature </w:t>
      </w:r>
      <w:r w:rsidR="00B37A5A" w:rsidRPr="006866D7">
        <w:t xml:space="preserve">in a </w:t>
      </w:r>
      <w:r w:rsidR="005107D8" w:rsidRPr="006866D7">
        <w:t>resting</w:t>
      </w:r>
      <w:r w:rsidR="00B37A5A" w:rsidRPr="006866D7">
        <w:t xml:space="preserve">, </w:t>
      </w:r>
      <w:r w:rsidR="00B37A5A" w:rsidRPr="006866D7">
        <w:t>post-absorptive</w:t>
      </w:r>
      <w:r w:rsidR="00FE1A78" w:rsidRPr="006866D7">
        <w:t xml:space="preserve"> state</w:t>
      </w:r>
      <w:r w:rsidR="005107D8" w:rsidRPr="006866D7">
        <w:t xml:space="preserve"> but also includes energetic costs of random activity that we were not able to completely control for </w:t>
      </w:r>
      <w:r w:rsidR="001C289B">
        <w:rPr>
          <w:rFonts w:eastAsiaTheme="minorHAnsi"/>
          <w:lang w:val="en-GB"/>
        </w:rPr>
        <w:t xml:space="preserve">(Withers 1992; </w:t>
      </w:r>
      <w:proofErr w:type="spellStart"/>
      <w:r w:rsidR="001C289B">
        <w:rPr>
          <w:rFonts w:eastAsiaTheme="minorHAnsi"/>
          <w:lang w:val="en-GB"/>
        </w:rPr>
        <w:t>Mathot</w:t>
      </w:r>
      <w:proofErr w:type="spellEnd"/>
      <w:r w:rsidR="001C289B">
        <w:rPr>
          <w:rFonts w:eastAsiaTheme="minorHAnsi"/>
          <w:lang w:val="en-GB"/>
        </w:rPr>
        <w:t xml:space="preserve"> &amp; </w:t>
      </w:r>
      <w:proofErr w:type="spellStart"/>
      <w:r w:rsidR="001C289B">
        <w:rPr>
          <w:rFonts w:eastAsiaTheme="minorHAnsi"/>
          <w:lang w:val="en-GB"/>
        </w:rPr>
        <w:t>Dingemanse</w:t>
      </w:r>
      <w:proofErr w:type="spellEnd"/>
      <w:r w:rsidR="001C289B">
        <w:rPr>
          <w:rFonts w:eastAsiaTheme="minorHAnsi"/>
          <w:lang w:val="en-GB"/>
        </w:rPr>
        <w:t xml:space="preserve"> 2015)</w:t>
      </w:r>
      <w:r w:rsidR="001C289B">
        <w:rPr>
          <w:rFonts w:eastAsiaTheme="minorHAnsi"/>
          <w:lang w:val="en-GB"/>
        </w:rPr>
        <w:fldChar w:fldCharType="begin"/>
      </w:r>
      <w:r w:rsidR="001C289B">
        <w:rPr>
          <w:rFonts w:eastAsiaTheme="minorHAnsi"/>
          <w:lang w:val="en-GB"/>
        </w:rPr>
        <w:instrText xml:space="preserve"> ADDIN PAPERS2_CITATIONS &lt;citation&gt;&lt;priority&gt;20&lt;/priority&gt;&lt;uuid&gt;F4EFEBAA-743C-4183-8D13-3B06BF65B1B5&lt;/uuid&gt;&lt;publications&gt;&lt;publication&gt;&lt;subtype&gt;0&lt;/subtype&gt;&lt;publisher&gt;Philadelphia: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gt;&lt;subtype&gt;400&lt;/subtype&gt;&lt;publisher&gt;Elsevier Ltd&lt;/publisher&gt;&lt;title&gt;Energetics and behavior: unrequited needs and new directions&lt;/title&gt;&lt;url&gt;http://dx.doi.org/10.1016/j.tree.2015.01.010&lt;/url&gt;&lt;volume&gt;30&lt;/volume&gt;&lt;publication_date&gt;99201504011200000000222000&lt;/publication_date&gt;&lt;uuid&gt;BD5C5E7D-6AF7-4755-9024-BCDF2A36D821&lt;/uuid&gt;&lt;type&gt;400&lt;/type&gt;&lt;number&gt;4&lt;/number&gt;&lt;doi&gt;10.1016/j.tree.2015.01.010&lt;/doi&gt;&lt;startpage&gt;199&lt;/startpage&gt;&lt;endpage&gt;206&lt;/endpage&gt;&lt;bundle&gt;&lt;publication&gt;&lt;title&gt;Trends Ecol Evol&lt;/title&gt;&lt;uuid&gt;CED23B2E-4527-4C7B-A582-D44C89ECE14D&lt;/uuid&gt;&lt;subtype&gt;-100&lt;/subtype&gt;&lt;publisher&gt;Elsevier Ltd&lt;/publisher&gt;&lt;type&gt;-100&lt;/type&gt;&lt;/publication&gt;&lt;/bundle&gt;&lt;authors&gt;&lt;author&gt;&lt;lastName&gt;Mathot&lt;/lastName&gt;&lt;firstName&gt;Kimberley&lt;/firstName&gt;&lt;middleNames&gt;J&lt;/middleNames&gt;&lt;/author&gt;&lt;author&gt;&lt;lastName&gt;Dingemanse&lt;/lastName&gt;&lt;firstName&gt;Niels&lt;/firstName&gt;&lt;middleNames&gt;J&lt;/middleNames&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fldChar w:fldCharType="end"/>
      </w:r>
      <w:r w:rsidR="00B37A5A" w:rsidRPr="003A285A">
        <w:t xml:space="preserve">. </w:t>
      </w:r>
      <w:r w:rsidR="00EE7162" w:rsidRPr="003A285A">
        <w:t xml:space="preserve">Due </w:t>
      </w:r>
      <w:r w:rsidR="00EE7162" w:rsidRPr="003A285A">
        <w:t>to logistical</w:t>
      </w:r>
      <w:r w:rsidR="00EE7162" w:rsidRPr="00130E2D">
        <w:t xml:space="preserve"> constraints, lizards were randomly assigned to one of two blocks for metabolism measurements (block 1: n = 23, block 2: n = 22). We used two incubators (</w:t>
      </w:r>
      <w:proofErr w:type="spellStart"/>
      <w:r w:rsidR="00EE7162" w:rsidRPr="00130E2D">
        <w:t>LabWit</w:t>
      </w:r>
      <w:proofErr w:type="spellEnd"/>
      <w:r w:rsidR="00EE7162" w:rsidRPr="00130E2D">
        <w:t xml:space="preserve">, ZXSD-R1090) to precisely control the ambient temperature at which measurements were taken (+/- </w:t>
      </w:r>
      <w:r w:rsidR="00EE7162" w:rsidRPr="00130E2D">
        <w:lastRenderedPageBreak/>
        <w:t xml:space="preserve">1ºC). </w:t>
      </w:r>
      <w:r w:rsidR="005107D8" w:rsidRPr="00130E2D">
        <w:t>M</w:t>
      </w:r>
      <w:r w:rsidR="00FE1A78" w:rsidRPr="00130E2D">
        <w:t xml:space="preserve">easurements </w:t>
      </w:r>
      <w:r w:rsidR="00B37A5A" w:rsidRPr="00130E2D">
        <w:t xml:space="preserve">were taken between 22ºC </w:t>
      </w:r>
      <w:r w:rsidR="00557517" w:rsidRPr="00130E2D">
        <w:t xml:space="preserve">– </w:t>
      </w:r>
      <w:r w:rsidR="00B37A5A" w:rsidRPr="00130E2D">
        <w:t>32º</w:t>
      </w:r>
      <w:proofErr w:type="spellStart"/>
      <w:r w:rsidR="00B37A5A" w:rsidRPr="00130E2D">
        <w:t>C at</w:t>
      </w:r>
      <w:proofErr w:type="spellEnd"/>
      <w:r w:rsidR="00B37A5A" w:rsidRPr="00130E2D">
        <w:t xml:space="preserve"> 2ºC increments</w:t>
      </w:r>
      <w:r w:rsidR="002C29BA" w:rsidRPr="00130E2D">
        <w:t xml:space="preserve"> </w:t>
      </w:r>
      <w:r w:rsidR="00B37A5A" w:rsidRPr="00130E2D">
        <w:t xml:space="preserve">over </w:t>
      </w:r>
      <w:r w:rsidR="00FE1A78" w:rsidRPr="00130E2D">
        <w:t xml:space="preserve">a </w:t>
      </w:r>
      <w:proofErr w:type="gramStart"/>
      <w:r w:rsidR="00791978" w:rsidRPr="00130E2D">
        <w:t>three</w:t>
      </w:r>
      <w:r w:rsidR="00EE7162" w:rsidRPr="00130E2D">
        <w:t xml:space="preserve"> day</w:t>
      </w:r>
      <w:proofErr w:type="gramEnd"/>
      <w:r w:rsidR="00122698">
        <w:t xml:space="preserve"> periods</w:t>
      </w:r>
      <w:r w:rsidR="00FE1A78" w:rsidRPr="00130E2D">
        <w:t xml:space="preserve"> </w:t>
      </w:r>
      <w:r w:rsidR="00B37A5A" w:rsidRPr="00130E2D">
        <w:t>(measurement</w:t>
      </w:r>
      <w:r w:rsidR="00FE1A78" w:rsidRPr="00130E2D">
        <w:t>s</w:t>
      </w:r>
      <w:r w:rsidR="00B37A5A" w:rsidRPr="00130E2D">
        <w:t xml:space="preserve"> at two temperatures per day)</w:t>
      </w:r>
      <w:r w:rsidR="00122698">
        <w:t xml:space="preserve">. Each animal was repeatedly measured across these temperatures </w:t>
      </w:r>
      <w:r w:rsidR="00B37A5A" w:rsidRPr="00130E2D">
        <w:t>every 10 days (10 sampling sessions in total).</w:t>
      </w:r>
      <w:r w:rsidR="00557517" w:rsidRPr="00130E2D">
        <w:t xml:space="preserve"> </w:t>
      </w:r>
      <w:r w:rsidR="00035FEB" w:rsidRPr="00130E2D">
        <w:t xml:space="preserve">In order to account for </w:t>
      </w:r>
      <w:r w:rsidR="00912471" w:rsidRPr="00130E2D">
        <w:t xml:space="preserve">carry over </w:t>
      </w:r>
      <w:r w:rsidR="00035FEB" w:rsidRPr="00130E2D">
        <w:t>effects of extreme temperatures experienced by an individual on subsequent</w:t>
      </w:r>
      <w:r w:rsidR="00912471" w:rsidRPr="00130E2D">
        <w:t xml:space="preserve"> metabolic</w:t>
      </w:r>
      <w:r w:rsidR="00035FEB" w:rsidRPr="00130E2D">
        <w:t xml:space="preserve"> measurements, </w:t>
      </w:r>
      <w:r w:rsidR="00FE1A78" w:rsidRPr="00130E2D">
        <w:t>the</w:t>
      </w:r>
      <w:r w:rsidR="00B37A5A" w:rsidRPr="00130E2D">
        <w:t xml:space="preserve"> temperature order was randomly allocated</w:t>
      </w:r>
      <w:r w:rsidR="00F85093" w:rsidRPr="00130E2D">
        <w:t xml:space="preserve"> </w:t>
      </w:r>
      <w:r w:rsidR="00B37A5A" w:rsidRPr="00130E2D">
        <w:t>to the incubators across the three days</w:t>
      </w:r>
      <w:r w:rsidR="00EE7162" w:rsidRPr="00130E2D">
        <w:t xml:space="preserve">, for </w:t>
      </w:r>
      <w:r w:rsidR="00B37A5A" w:rsidRPr="00130E2D">
        <w:t>each sampling session</w:t>
      </w:r>
      <w:r w:rsidR="00B37A5A">
        <w:t>.</w:t>
      </w:r>
      <w:r w:rsidR="001A47EA">
        <w:t xml:space="preserve"> We also statistically accounted for temperature order in our analyses (see below).</w:t>
      </w:r>
    </w:p>
    <w:p w14:paraId="15F58D8E" w14:textId="77777777" w:rsidR="008A25FA" w:rsidRDefault="008A25FA" w:rsidP="001E0B56">
      <w:pPr>
        <w:pStyle w:val="Thesisnormal"/>
        <w:spacing w:line="480" w:lineRule="auto"/>
        <w:contextualSpacing/>
      </w:pPr>
    </w:p>
    <w:p w14:paraId="7F4543FC" w14:textId="56B5054E" w:rsidR="00B37A5A" w:rsidRDefault="000F50EB" w:rsidP="001E0B56">
      <w:pPr>
        <w:pStyle w:val="Thesisnormal"/>
        <w:spacing w:line="480" w:lineRule="auto"/>
        <w:contextualSpacing/>
      </w:pPr>
      <w:r>
        <w:t xml:space="preserve">After </w:t>
      </w:r>
      <w:r w:rsidR="00683FB5">
        <w:t>a</w:t>
      </w:r>
      <w:r w:rsidR="002C29BA">
        <w:t xml:space="preserve">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477ECB">
        <w:t xml:space="preserve">‘control/baseline’ </w:t>
      </w:r>
      <w:r w:rsidR="00B27959">
        <w:t>air sample</w:t>
      </w:r>
      <w:r w:rsidR="00B37A5A">
        <w:t xml:space="preserve"> was</w:t>
      </w:r>
      <w:r w:rsidR="001A47EA">
        <w:t xml:space="preserve"> immediately</w:t>
      </w:r>
      <w:r w:rsidR="00B37A5A">
        <w:t xml:space="preserve">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1E0B56">
      <w:pPr>
        <w:pStyle w:val="Thesisnormal"/>
        <w:spacing w:line="480" w:lineRule="auto"/>
        <w:contextualSpacing/>
      </w:pPr>
    </w:p>
    <w:p w14:paraId="1F4E0F83" w14:textId="163FF20E" w:rsidR="00B37A5A" w:rsidRPr="008F2BB9" w:rsidRDefault="00321177" w:rsidP="001E0B56">
      <w:pPr>
        <w:pStyle w:val="Thesisnormal"/>
        <w:spacing w:line="480" w:lineRule="auto"/>
        <w:contextualSpacing/>
        <w:rPr>
          <w:lang w:val="en-HK"/>
        </w:rPr>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477ECB">
        <w:t>above baseline</w:t>
      </w:r>
      <w:r w:rsidR="00DE2E04">
        <w:t xml:space="preserve"> </w:t>
      </w:r>
      <w:r w:rsidR="008F2BB9" w:rsidRPr="00C47864">
        <w:lastRenderedPageBreak/>
        <w:t>(</w:t>
      </w:r>
      <w:hyperlink r:id="rId13" w:tgtFrame="_blank" w:history="1">
        <w:r w:rsidR="008F2BB9" w:rsidRPr="008F2BB9">
          <w:rPr>
            <w:rStyle w:val="Hyperlink"/>
            <w:lang w:val="en-HK"/>
          </w:rPr>
          <w:t>http://www.warthog.ucr.edu</w:t>
        </w:r>
      </w:hyperlink>
      <w:r w:rsidR="008F2BB9"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w:t>
      </w:r>
      <w:r w:rsidR="00642D67">
        <w:t xml:space="preserve">following </w:t>
      </w:r>
      <w:r w:rsidR="002905E1">
        <w:rPr>
          <w:rFonts w:eastAsiaTheme="minorHAnsi"/>
          <w:lang w:val="en-US"/>
        </w:rPr>
        <w:fldChar w:fldCharType="begin" w:fldLock="1"/>
      </w:r>
      <w:r w:rsidR="001C289B">
        <w:rPr>
          <w:rFonts w:eastAsiaTheme="minorHAnsi"/>
          <w:lang w:val="en-US"/>
        </w:rPr>
        <w:instrText xml:space="preserve"> ADDIN PAPERS2_CITATIONS &lt;citation&gt;&lt;priority&gt;41&lt;/priority&gt;&lt;uuid&gt;AE9CA137-550F-4CE4-826C-89EB6DA354A8&lt;/uuid&gt;&lt;publications&gt;&lt;publication&gt;&lt;subtype&gt;0&lt;/subtype&gt;&lt;place&gt;New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citekey&gt;Lighton:2008uf&lt;/citekey&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Lighton</w:t>
      </w:r>
      <w:proofErr w:type="spellEnd"/>
      <w:r w:rsidR="004F7C3B">
        <w:rPr>
          <w:rFonts w:eastAsiaTheme="minorHAnsi"/>
          <w:lang w:val="en-US"/>
        </w:rPr>
        <w:t xml:space="preserve"> 2008)</w:t>
      </w:r>
      <w:r w:rsidR="002905E1">
        <w:rPr>
          <w:rFonts w:eastAsiaTheme="minorHAnsi"/>
          <w:lang w:val="en-US"/>
        </w:rPr>
        <w:fldChar w:fldCharType="end"/>
      </w:r>
      <w:r w:rsidR="00B37A5A">
        <w:t xml:space="preserve">: </w:t>
      </w:r>
    </w:p>
    <w:p w14:paraId="10B5DCE6" w14:textId="6C970B66" w:rsidR="00B37A5A" w:rsidRPr="00FC045C" w:rsidRDefault="00B37A5A" w:rsidP="001E0B56">
      <w:pPr>
        <w:pStyle w:val="Thesisnormal"/>
        <w:spacing w:line="480" w:lineRule="auto"/>
        <w:contextualSpacing/>
        <w:jc w:val="both"/>
        <w:rPr>
          <w:rFonts w:cs="Times New Roman"/>
        </w:rPr>
      </w:pPr>
      <w:r>
        <w:rPr>
          <w:rFonts w:cs="Times New Roman"/>
        </w:rPr>
        <w:t>Eq</w:t>
      </w:r>
      <w:r w:rsidR="006B2D93">
        <w:rPr>
          <w:rFonts w:cs="Times New Roman"/>
        </w:rPr>
        <w:t>uatio</w:t>
      </w:r>
      <w:r>
        <w:rPr>
          <w:rFonts w:cs="Times New Roman"/>
        </w:rPr>
        <w:t>n: 1</w:t>
      </w:r>
    </w:p>
    <w:p w14:paraId="03692CD4" w14:textId="60EF91D7" w:rsidR="00B37A5A" w:rsidRPr="00FC045C" w:rsidRDefault="00762B32" w:rsidP="001E0B56">
      <w:pPr>
        <w:pStyle w:val="Thesisnormal"/>
        <w:spacing w:line="480" w:lineRule="auto"/>
        <w:ind w:firstLine="720"/>
        <w:contextualSpacing/>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55A0435D" w14:textId="5D399002" w:rsidR="00C2001B" w:rsidRDefault="00C548F8" w:rsidP="001E0B56">
      <w:pPr>
        <w:pStyle w:val="Thesisnormal"/>
        <w:spacing w:line="480" w:lineRule="auto"/>
        <w:contextualSpacing/>
      </w:pPr>
      <w:r>
        <w:t>w</w:t>
      </w:r>
      <w:r w:rsidR="00B37A5A">
        <w:t>here</w:t>
      </w:r>
      <w:r>
        <w:t xml:space="preserve"> </w:t>
      </w:r>
      <w:r w:rsidR="00B37A5A">
        <w:t>%CO</w:t>
      </w:r>
      <w:r w:rsidR="00B37A5A" w:rsidRPr="007124C5">
        <w:rPr>
          <w:vertAlign w:val="subscript"/>
        </w:rPr>
        <w:t>2</w:t>
      </w:r>
      <w:r w:rsidR="00B37A5A">
        <w:t xml:space="preserve"> is the </w:t>
      </w:r>
      <w:r w:rsidR="00477ECB">
        <w:t xml:space="preserve">cumulative </w:t>
      </w:r>
      <w:r w:rsidR="00B37A5A">
        <w:t>percentage of CO</w:t>
      </w:r>
      <w:r w:rsidR="00B37A5A" w:rsidRPr="007124C5">
        <w:rPr>
          <w:vertAlign w:val="subscript"/>
        </w:rPr>
        <w:t xml:space="preserve">2 </w:t>
      </w:r>
      <w:r w:rsidR="00B37A5A">
        <w:t>in air sample</w:t>
      </w:r>
      <w:r w:rsidR="00477ECB">
        <w:t xml:space="preserve"> above baseline</w:t>
      </w:r>
      <w:r w:rsidR="00B37A5A">
        <w:t>, which was corrected by subtracting any ‘residual’ CO</w:t>
      </w:r>
      <w:r w:rsidR="00B37A5A" w:rsidRPr="007124C5">
        <w:rPr>
          <w:vertAlign w:val="subscript"/>
        </w:rPr>
        <w:t>2</w:t>
      </w:r>
      <w:r w:rsidR="00B37A5A">
        <w:t xml:space="preserve"> from the </w:t>
      </w:r>
      <w:r w:rsidR="0067307C">
        <w:t>initial</w:t>
      </w:r>
      <w:r w:rsidR="00B37A5A">
        <w:t xml:space="preserve"> flush from the larger of the two air samples</w:t>
      </w:r>
      <w:r w:rsidR="00855318">
        <w:t>;</w:t>
      </w:r>
      <w:r w:rsidR="00130E2D">
        <w:t xml:space="preserve"> </w:t>
      </w:r>
      <w:proofErr w:type="spellStart"/>
      <w:r w:rsidR="00B37A5A">
        <w:t>V</w:t>
      </w:r>
      <w:r w:rsidR="00B37A5A" w:rsidRPr="00CD76A1">
        <w:rPr>
          <w:vertAlign w:val="subscript"/>
        </w:rPr>
        <w:t>chamber</w:t>
      </w:r>
      <w:proofErr w:type="spellEnd"/>
      <w:r w:rsidR="00B37A5A">
        <w:rPr>
          <w:vertAlign w:val="subscript"/>
        </w:rPr>
        <w:t xml:space="preserve"> </w:t>
      </w:r>
      <w:r w:rsidR="00B37A5A">
        <w:t>is the volume of the chamber (146</w:t>
      </w:r>
      <w:r w:rsidR="00477ECB">
        <w:t xml:space="preserve"> </w:t>
      </w:r>
      <w:r w:rsidR="0048012E" w:rsidRPr="0076694D">
        <w:t>mL</w:t>
      </w:r>
      <w:r w:rsidR="00B37A5A">
        <w:t>)</w:t>
      </w:r>
      <w:r w:rsidR="00855318">
        <w:t>;</w:t>
      </w:r>
      <w:r w:rsidR="00130E2D">
        <w:t xml:space="preserve"> </w:t>
      </w:r>
      <w:proofErr w:type="spellStart"/>
      <w:r w:rsidR="00B37A5A">
        <w:t>V</w:t>
      </w:r>
      <w:r w:rsidR="00B37A5A">
        <w:rPr>
          <w:vertAlign w:val="subscript"/>
        </w:rPr>
        <w:t>lizard</w:t>
      </w:r>
      <w:proofErr w:type="spellEnd"/>
      <w:r w:rsidR="00B37A5A">
        <w:t xml:space="preserve"> is the volume of the lizard, assuming that the mass of the lizard is the same as its volume</w:t>
      </w:r>
      <w:r w:rsidR="00855318">
        <w:t>,</w:t>
      </w:r>
      <w:r w:rsidR="00B37A5A">
        <w:t xml:space="preserve"> and</w:t>
      </w:r>
      <w:r w:rsidR="00130E2D">
        <w:t xml:space="preserve"> </w:t>
      </w:r>
      <w:r w:rsidR="00B37A5A">
        <w:rPr>
          <w:i/>
        </w:rPr>
        <w:t>t</w:t>
      </w:r>
      <w:r w:rsidR="00B37A5A">
        <w:t xml:space="preserve"> is the duration of time in minutes after where the chamber has been sealed and the first air sample was taken (90 minutes).</w:t>
      </w:r>
    </w:p>
    <w:p w14:paraId="74E9844C" w14:textId="1DF831EE" w:rsidR="00B37A5A" w:rsidRPr="00CD76A1" w:rsidRDefault="00B37A5A" w:rsidP="001E0B56">
      <w:pPr>
        <w:pStyle w:val="Thesisnormal"/>
        <w:spacing w:line="480" w:lineRule="auto"/>
        <w:contextualSpacing/>
      </w:pPr>
    </w:p>
    <w:p w14:paraId="1DC02B45" w14:textId="6F68F1B9" w:rsidR="00D24BC6" w:rsidRDefault="00D24BC6" w:rsidP="001E0B56">
      <w:pPr>
        <w:pStyle w:val="Heading2"/>
        <w:spacing w:line="480" w:lineRule="auto"/>
        <w:contextualSpacing/>
        <w:rPr>
          <w:lang w:val="en-AU"/>
        </w:rPr>
      </w:pPr>
      <w:r>
        <w:rPr>
          <w:lang w:val="en-AU"/>
        </w:rPr>
        <w:t>Statistical analys</w:t>
      </w:r>
      <w:r w:rsidR="00855318">
        <w:rPr>
          <w:lang w:val="en-AU"/>
        </w:rPr>
        <w:t>e</w:t>
      </w:r>
      <w:r>
        <w:rPr>
          <w:lang w:val="en-AU"/>
        </w:rPr>
        <w:t>s</w:t>
      </w:r>
    </w:p>
    <w:p w14:paraId="6D7923DE" w14:textId="1F7A3B05" w:rsidR="00993AE9" w:rsidRPr="002C1C11" w:rsidRDefault="00B37A5A" w:rsidP="001E0B56">
      <w:pPr>
        <w:pStyle w:val="Thesisnormal"/>
        <w:spacing w:line="480" w:lineRule="auto"/>
        <w:contextualSpacing/>
      </w:pPr>
      <w:r>
        <w:t xml:space="preserve">All statistical analyses were conducted using </w:t>
      </w:r>
      <w:r w:rsidR="00671153">
        <w:t xml:space="preserve">the </w:t>
      </w:r>
      <w:r>
        <w:t>R</w:t>
      </w:r>
      <w:r w:rsidR="001A47EA">
        <w:t xml:space="preserve"> </w:t>
      </w:r>
      <w:r w:rsidR="00671153">
        <w:t xml:space="preserve">environment, </w:t>
      </w:r>
      <w:r w:rsidR="001A47EA">
        <w:t xml:space="preserve">version </w:t>
      </w:r>
      <w:r w:rsidR="001A47EA" w:rsidRPr="001A47EA">
        <w:t>3.4.2</w:t>
      </w:r>
      <w:r w:rsidR="00E636F0">
        <w:t xml:space="preserve"> </w:t>
      </w:r>
      <w:r>
        <w:fldChar w:fldCharType="begin" w:fldLock="1"/>
      </w:r>
      <w:r w:rsidR="001C289B">
        <w:instrText xml:space="preserve"> ADDIN PAPERS2_CITATIONS &lt;citation&gt;&lt;priority&gt;0&lt;/priority&gt;&lt;uuid&gt;294A9A0D-D324-46B5-BA3B-21CC2F40686A&lt;/uuid&gt;&lt;publications&gt;&lt;publication&gt;&lt;subtype&gt;341&lt;/subtype&gt;&lt;place&gt;Vienna,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7C3B">
        <w:rPr>
          <w:rFonts w:eastAsiaTheme="minorHAnsi"/>
          <w:lang w:val="en-US"/>
        </w:rPr>
        <w:t>(Core Team 2013)</w:t>
      </w:r>
      <w:r>
        <w:fldChar w:fldCharType="end"/>
      </w:r>
      <w:r>
        <w:t>.</w:t>
      </w:r>
      <w:r w:rsidRPr="00522F48">
        <w:t xml:space="preserve"> </w:t>
      </w:r>
      <w:r w:rsidR="0017375D">
        <w:t>We used a dataset of 24</w:t>
      </w:r>
      <w:r w:rsidR="00993AE9">
        <w:t>18 observations</w:t>
      </w:r>
      <w:r w:rsidR="005E6483">
        <w:t>. F</w:t>
      </w:r>
      <w:r w:rsidR="00993AE9">
        <w:t xml:space="preserve">or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r w:rsidR="004F1A1A">
        <w:t>Initial analyses show</w:t>
      </w:r>
      <w:r w:rsidR="000A759C">
        <w:t>ed</w:t>
      </w:r>
      <w:r w:rsidR="004F1A1A">
        <w:t xml:space="preserve">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of lizards or incubators</w:t>
      </w:r>
      <w:r w:rsidR="000B65C5">
        <w:t>,</w:t>
      </w:r>
      <w:r>
        <w:t xml:space="preserve">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w:t>
      </w:r>
      <w:r w:rsidR="00BB3228">
        <w:t xml:space="preserve"> </w:t>
      </w:r>
      <w:r w:rsidR="000B65C5">
        <w:t>had</w:t>
      </w:r>
      <w:r w:rsidR="00B5440E">
        <w:t xml:space="preserve"> carry-over effects on metabolic rate. </w:t>
      </w:r>
      <w:r w:rsidR="00912471">
        <w:t xml:space="preserve">We </w:t>
      </w:r>
      <w:r w:rsidR="00B5440E">
        <w:t xml:space="preserve">therefore </w:t>
      </w:r>
      <w:r w:rsidR="00912471">
        <w:t xml:space="preserve">tested whether the previous measurement temperature or </w:t>
      </w:r>
      <w:r w:rsidR="001E1F9D">
        <w:t xml:space="preserve">the </w:t>
      </w:r>
      <w:r w:rsidR="00912471">
        <w:t xml:space="preserve">body temperature measured in </w:t>
      </w:r>
      <w:r w:rsidR="0003265F">
        <w:t xml:space="preserve">the </w:t>
      </w:r>
      <w:r w:rsidR="00912471">
        <w:t>home enclosure</w:t>
      </w:r>
      <w:r w:rsidR="00912471" w:rsidRPr="00912471">
        <w:t xml:space="preserve"> </w:t>
      </w:r>
      <w:r w:rsidR="001E1F9D">
        <w:t xml:space="preserve">before the first measurement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3265F">
        <w:t xml:space="preserve">a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m:t>
        </m:r>
      </m:oMath>
      <w:r w:rsidR="00DD2D2D">
        <w:t>W</w:t>
      </w:r>
      <w:r w:rsidR="005E6483">
        <w:t xml:space="preserve">AIC (Full model – </w:t>
      </w:r>
      <w:r w:rsidR="005E6483">
        <w:lastRenderedPageBreak/>
        <w:t xml:space="preserve">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r w:rsidR="001A47EA">
        <w:t xml:space="preserve"> </w:t>
      </w:r>
      <w:r w:rsidR="001A47EA" w:rsidRPr="00522F48">
        <w:t>Collinearity</w:t>
      </w:r>
      <w:r w:rsidR="001A47EA">
        <w:t xml:space="preserve"> between our predictor variables </w:t>
      </w:r>
      <w:r w:rsidR="001E1F9D">
        <w:t xml:space="preserve">was </w:t>
      </w:r>
      <w:r w:rsidR="001A47EA">
        <w:t>checked using a scatterplot matrix (Fig. S1) and Pearson correlation coefficients are presented in Table S2.</w:t>
      </w:r>
    </w:p>
    <w:p w14:paraId="7A4736C5" w14:textId="77777777" w:rsidR="00C2001B" w:rsidRPr="00E10A14" w:rsidRDefault="00C2001B" w:rsidP="001E0B56">
      <w:pPr>
        <w:pStyle w:val="Thesisnormal"/>
        <w:spacing w:line="480" w:lineRule="auto"/>
        <w:contextualSpacing/>
      </w:pPr>
    </w:p>
    <w:p w14:paraId="6C9DA5C7" w14:textId="74182BC3" w:rsidR="00C2001B" w:rsidRPr="00E10A14" w:rsidRDefault="001E1F9D" w:rsidP="001E0B56">
      <w:pPr>
        <w:pStyle w:val="Heading2"/>
        <w:spacing w:line="480" w:lineRule="auto"/>
        <w:contextualSpacing/>
      </w:pPr>
      <w:r>
        <w:t>F</w:t>
      </w:r>
      <w:r w:rsidR="00200351" w:rsidRPr="00E10A14">
        <w:t xml:space="preserve">unction-valued and character-state approaches in </w:t>
      </w:r>
      <w:r w:rsidR="006E6874">
        <w:t>modelling plasticity</w:t>
      </w:r>
    </w:p>
    <w:p w14:paraId="12C23000" w14:textId="61E03F9A" w:rsidR="0003265F" w:rsidRPr="00C524CB" w:rsidRDefault="0003265F" w:rsidP="001E0B56">
      <w:pPr>
        <w:spacing w:line="480" w:lineRule="auto"/>
        <w:contextualSpacing/>
        <w:rPr>
          <w:lang w:val="en-AU"/>
        </w:rPr>
      </w:pPr>
      <w:r>
        <w:t xml:space="preserve">We </w:t>
      </w:r>
      <w:r w:rsidR="000D5ACD">
        <w:t>used</w:t>
      </w:r>
      <w:r>
        <w:t xml:space="preserve"> Bayesian generalised linear mixed models from either the package ‘brms’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&lt;citation&gt;&lt;priority&gt;39&lt;/priority&gt;&lt;uuid&gt;9751BBE0-4ECD-4E48-B406-817A5C09E8BB&lt;/uuid&gt;&lt;publications&gt;&lt;publication&gt;&lt;subtype&gt;400&lt;/subtype&gt;&lt;title&gt;brms: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Bürkner</w:t>
      </w:r>
      <w:proofErr w:type="spellEnd"/>
      <w:r w:rsidR="004F7C3B">
        <w:rPr>
          <w:rFonts w:eastAsiaTheme="minorHAnsi"/>
          <w:lang w:val="en-US"/>
        </w:rPr>
        <w:t xml:space="preserve"> 2017)</w:t>
      </w:r>
      <w:r>
        <w:rPr>
          <w:rFonts w:eastAsiaTheme="minorHAnsi"/>
          <w:lang w:val="en-US"/>
        </w:rPr>
        <w:fldChar w:fldCharType="end"/>
      </w:r>
      <w:r>
        <w:t xml:space="preserve"> or ‘</w:t>
      </w:r>
      <w:proofErr w:type="spellStart"/>
      <w:r>
        <w:t>MCMCglmm</w:t>
      </w:r>
      <w:proofErr w:type="spellEnd"/>
      <w:r>
        <w:t xml:space="preserve">' </w:t>
      </w:r>
      <w:r>
        <w:rPr>
          <w:rFonts w:eastAsiaTheme="minorHAnsi"/>
          <w:lang w:val="en-US"/>
        </w:rPr>
        <w:fldChar w:fldCharType="begin" w:fldLock="1"/>
      </w:r>
      <w:r w:rsidR="001C289B">
        <w:rPr>
          <w:rFonts w:eastAsiaTheme="minorHAnsi"/>
          <w:lang w:val="en-US"/>
        </w:rPr>
        <w:instrText xml:space="preserve"> ADDIN PAPERS2_CITATIONS &lt;citation&gt;&lt;priority&gt;40&lt;/priority&gt;&lt;uuid&gt;4985FD4B-A878-4185-99BA-E2ED6B3114CB&lt;/uuid&gt;&lt;publications&gt;&lt;publication&gt;&lt;subtype&gt;400&lt;/subtype&gt;&lt;title&gt;MCMC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(Hadfield 2010)</w:t>
      </w:r>
      <w:r>
        <w:rPr>
          <w:rFonts w:eastAsiaTheme="minorHAnsi"/>
          <w:lang w:val="en-US"/>
        </w:rPr>
        <w:fldChar w:fldCharType="end"/>
      </w:r>
      <w:r>
        <w:t xml:space="preserve">. </w:t>
      </w:r>
      <w:r w:rsidR="008F4B67">
        <w:t xml:space="preserve">For logistical and feasibility reasons, </w:t>
      </w:r>
      <w:r w:rsidR="008F4B67">
        <w:rPr>
          <w:lang w:val="en-AU"/>
        </w:rPr>
        <w:t>a</w:t>
      </w:r>
      <w:r w:rsidRPr="00E10A14">
        <w:rPr>
          <w:lang w:val="en-AU"/>
        </w:rPr>
        <w:t xml:space="preserve">ll function-valued models </w:t>
      </w:r>
      <w:r w:rsidRPr="00C548F8">
        <w:rPr>
          <w:lang w:val="en-AU"/>
        </w:rPr>
        <w:t>were run using the package ‘</w:t>
      </w:r>
      <w:proofErr w:type="spellStart"/>
      <w:r w:rsidRPr="00C548F8">
        <w:rPr>
          <w:lang w:val="en-AU"/>
        </w:rPr>
        <w:t>MCMCglmm</w:t>
      </w:r>
      <w:proofErr w:type="spellEnd"/>
      <w:r w:rsidR="008F4B67" w:rsidRPr="00C548F8">
        <w:rPr>
          <w:lang w:val="en-AU"/>
        </w:rPr>
        <w:t>’, while</w:t>
      </w:r>
      <w:r w:rsidRPr="00C548F8">
        <w:rPr>
          <w:lang w:val="en-AU"/>
        </w:rPr>
        <w:t xml:space="preserve"> the one character-state model was run using the package ‘</w:t>
      </w:r>
      <w:r w:rsidRPr="00E10A14">
        <w:rPr>
          <w:lang w:val="en-AU"/>
        </w:rPr>
        <w:t>brms’</w:t>
      </w:r>
      <w:r w:rsidR="008F4B67">
        <w:rPr>
          <w:lang w:val="en-AU"/>
        </w:rPr>
        <w:t xml:space="preserve">. </w:t>
      </w:r>
      <w:r w:rsidRPr="00C548F8">
        <w:rPr>
          <w:lang w:val="en-AU"/>
        </w:rPr>
        <w:t xml:space="preserve">We verified </w:t>
      </w:r>
      <w:r w:rsidR="00DD2D2D">
        <w:rPr>
          <w:lang w:val="en-AU"/>
        </w:rPr>
        <w:t xml:space="preserve">using a subset of simpler models </w:t>
      </w:r>
      <w:r w:rsidRPr="00C548F8">
        <w:rPr>
          <w:lang w:val="en-AU"/>
        </w:rPr>
        <w:t>that the overall results did not change depending on what package was used</w:t>
      </w:r>
      <w:r w:rsidRPr="00E10A14">
        <w:rPr>
          <w:lang w:val="en-AU"/>
        </w:rPr>
        <w:t xml:space="preserve">. </w:t>
      </w:r>
      <w:r w:rsidR="00DD2D2D">
        <w:rPr>
          <w:lang w:val="en-AU"/>
        </w:rPr>
        <w:t xml:space="preserve">Details on model priors and set up </w:t>
      </w:r>
      <w:r w:rsidR="00EC649E">
        <w:rPr>
          <w:lang w:val="en-AU"/>
        </w:rPr>
        <w:t>are presented in the</w:t>
      </w:r>
      <w:r w:rsidR="00DD2D2D">
        <w:rPr>
          <w:lang w:val="en-AU"/>
        </w:rPr>
        <w:t xml:space="preserve"> ESM. </w:t>
      </w:r>
      <w:r>
        <w:t xml:space="preserve">For every model, we pooled the posterior estimates from multiple chains and </w:t>
      </w:r>
      <w:r w:rsidRPr="00E10A14">
        <w:t>present</w:t>
      </w:r>
      <w:r>
        <w:t xml:space="preserve">ed </w:t>
      </w:r>
      <w:r w:rsidRPr="00E10A14">
        <w:t xml:space="preserve">posterior means and their 95% credible intervals. </w:t>
      </w:r>
      <w:r w:rsidR="00586705">
        <w:t xml:space="preserve">In all repeatability models, </w:t>
      </w:r>
      <w:r w:rsidR="00586705">
        <w:rPr>
          <w:lang w:val="en-AU"/>
        </w:rPr>
        <w:t>m</w:t>
      </w:r>
      <w:r>
        <w:rPr>
          <w:lang w:val="en-AU"/>
        </w:rPr>
        <w:t>etabolic rate and temperature were log-transformed</w:t>
      </w:r>
      <w:r w:rsidR="003A6E9C">
        <w:rPr>
          <w:lang w:val="en-AU"/>
        </w:rPr>
        <w:t xml:space="preserve"> and</w:t>
      </w:r>
      <w:r>
        <w:rPr>
          <w:lang w:val="en-AU"/>
        </w:rPr>
        <w:t xml:space="preserve"> </w:t>
      </w:r>
      <w:r w:rsidRPr="00522F48">
        <w:t>body mass was first log-transformed and then z-transformed</w:t>
      </w:r>
      <w:r>
        <w:t xml:space="preserve"> to improve the estimation of </w:t>
      </w:r>
      <w:r w:rsidR="003A285A">
        <w:t xml:space="preserve">adjusted </w:t>
      </w:r>
      <w:proofErr w:type="spellStart"/>
      <w:r>
        <w:t>repeatabilit</w:t>
      </w:r>
      <w:r w:rsidR="00586705">
        <w:t>ies</w:t>
      </w:r>
      <w:proofErr w:type="spellEnd"/>
      <w:r w:rsidR="00586705">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&lt;citation&gt;&lt;priority&gt;26&lt;/priority&gt;&lt;uuid&gt;F0313059-B02A-4B0A-817B-BB65B726DC2D&lt;/uuid&gt;&lt;publications&gt;&lt;publication&gt;&lt;subtype&gt;400&lt;/subtype&gt;&lt;title&gt;Repeatability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4F7C3B">
        <w:rPr>
          <w:rFonts w:eastAsiaTheme="minorHAnsi"/>
          <w:lang w:val="en-US"/>
        </w:rPr>
        <w:fldChar w:fldCharType="end"/>
      </w:r>
      <w:r w:rsidR="00D16684">
        <w:rPr>
          <w:lang w:val="en-AU"/>
        </w:rPr>
        <w:t xml:space="preserve">, hereafter referred to as repeatability). </w:t>
      </w:r>
      <w:r w:rsidR="00A827CB" w:rsidRPr="001B36AE">
        <w:t xml:space="preserve">Repeatability is a statistical measure used to summarise consistent individual differences, it is </w:t>
      </w:r>
      <w:r w:rsidR="00A827CB" w:rsidRPr="001B36AE">
        <w:rPr>
          <w:rFonts w:eastAsiaTheme="minorHAnsi"/>
          <w:lang w:val="en-US"/>
        </w:rPr>
        <w:t xml:space="preserve">comprised of among-individual variation and within-individual variation </w:t>
      </w:r>
      <w:r w:rsidR="00A827CB" w:rsidRPr="001B36AE">
        <w:rPr>
          <w:rFonts w:eastAsiaTheme="minorHAnsi"/>
          <w:lang w:val="en-US"/>
        </w:rPr>
        <w:fldChar w:fldCharType="begin" w:fldLock="1"/>
      </w:r>
      <w:r w:rsidR="001C289B">
        <w:rPr>
          <w:lang w:val="en-US"/>
        </w:rPr>
        <w:instrText xml:space="preserve"> ADDIN PAPERS2_CITATIONS &lt;citation&gt;&lt;priority&gt;30&lt;/priority&gt;&lt;uuid&gt;E32BE912-39F4-40A9-AAF3-0F3B247DC314&lt;/uuid&gt;&lt;publications&gt;&lt;publication&gt;&lt;subtype&gt;400&lt;/subtype&gt;&lt;title&gt;Repeatability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A827CB" w:rsidRPr="001B36AE">
        <w:rPr>
          <w:rFonts w:eastAsiaTheme="minorHAnsi"/>
          <w:lang w:val="en-US"/>
        </w:rPr>
        <w:fldChar w:fldCharType="end"/>
      </w:r>
      <w:r w:rsidR="00A827CB" w:rsidRPr="001B36AE">
        <w:rPr>
          <w:lang w:val="en-US"/>
        </w:rPr>
        <w:t>}</w:t>
      </w:r>
      <w:r w:rsidR="00A827CB" w:rsidRPr="001B36AE">
        <w:rPr>
          <w:rFonts w:eastAsiaTheme="minorHAnsi"/>
          <w:lang w:val="en-US"/>
        </w:rPr>
        <w:t xml:space="preserve">. </w:t>
      </w:r>
      <w:r w:rsidR="00A827CB">
        <w:rPr>
          <w:rFonts w:eastAsiaTheme="minorHAnsi"/>
          <w:lang w:val="en-US"/>
        </w:rPr>
        <w:t xml:space="preserve">Among-individual variation is variability </w:t>
      </w:r>
      <w:r w:rsidR="00BB3228">
        <w:rPr>
          <w:rFonts w:eastAsiaTheme="minorHAnsi"/>
          <w:lang w:val="en-US"/>
        </w:rPr>
        <w:t xml:space="preserve">in </w:t>
      </w:r>
      <w:r w:rsidR="00EC649E">
        <w:rPr>
          <w:rFonts w:eastAsiaTheme="minorHAnsi"/>
          <w:lang w:val="en-US"/>
        </w:rPr>
        <w:t>SMR</w:t>
      </w:r>
      <w:r w:rsidR="00BB3228">
        <w:rPr>
          <w:rFonts w:eastAsiaTheme="minorHAnsi"/>
          <w:lang w:val="en-US"/>
        </w:rPr>
        <w:t xml:space="preserve"> </w:t>
      </w:r>
      <w:r w:rsidR="00A827CB">
        <w:rPr>
          <w:rFonts w:eastAsiaTheme="minorHAnsi"/>
          <w:lang w:val="en-US"/>
        </w:rPr>
        <w:t xml:space="preserve">attributed to differences among individuals, whereas </w:t>
      </w:r>
      <w:r w:rsidR="00A827CB">
        <w:t>w</w:t>
      </w:r>
      <w:r w:rsidR="00A827CB" w:rsidRPr="00E10A14">
        <w:t xml:space="preserve">ithin-individual variation, also referred to as ‘predictability’, constitutes the deviation of an individual relative it its own mean </w:t>
      </w:r>
      <w:r w:rsidR="00A827CB" w:rsidRPr="00E10A14">
        <w:rPr>
          <w:rFonts w:eastAsiaTheme="minorHAnsi"/>
          <w:lang w:val="en-US"/>
        </w:rPr>
        <w:fldChar w:fldCharType="begin" w:fldLock="1"/>
      </w:r>
      <w:r w:rsidR="001C289B">
        <w:rPr>
          <w:rFonts w:eastAsiaTheme="minorHAnsi"/>
          <w:lang w:val="en-US"/>
        </w:rPr>
        <w:instrText xml:space="preserve"> ADDIN PAPERS2_CITATIONS &lt;citation&gt;&lt;priority&gt;44&lt;/priority&gt;&lt;uuid&gt;E2127043-3F2A-4C2C-A572-054F354936D9&lt;/uuid&gt;&lt;publications&gt;&lt;publication&gt;&lt;subtype&gt;400&lt;/subtype&gt;&lt;title&gt;The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00A827CB" w:rsidRPr="00E10A14">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Westneat</w:t>
      </w:r>
      <w:proofErr w:type="spellEnd"/>
      <w:r w:rsidR="004F7C3B">
        <w:rPr>
          <w:rFonts w:eastAsiaTheme="minorHAnsi"/>
          <w:lang w:val="en-US"/>
        </w:rPr>
        <w:t xml:space="preserve">, Wright &amp; </w:t>
      </w:r>
      <w:proofErr w:type="spellStart"/>
      <w:r w:rsidR="004F7C3B">
        <w:rPr>
          <w:rFonts w:eastAsiaTheme="minorHAnsi"/>
          <w:lang w:val="en-US"/>
        </w:rPr>
        <w:t>Dingemanse</w:t>
      </w:r>
      <w:proofErr w:type="spellEnd"/>
      <w:r w:rsidR="004F7C3B">
        <w:rPr>
          <w:rFonts w:eastAsiaTheme="minorHAnsi"/>
          <w:lang w:val="en-US"/>
        </w:rPr>
        <w:t xml:space="preserve"> 2014; </w:t>
      </w:r>
      <w:proofErr w:type="spellStart"/>
      <w:r w:rsidR="004F7C3B">
        <w:rPr>
          <w:rFonts w:eastAsiaTheme="minorHAnsi"/>
          <w:lang w:val="en-US"/>
        </w:rPr>
        <w:t>Cleasby</w:t>
      </w:r>
      <w:proofErr w:type="spellEnd"/>
      <w:r w:rsidR="004F7C3B">
        <w:rPr>
          <w:rFonts w:eastAsiaTheme="minorHAnsi"/>
          <w:lang w:val="en-US"/>
        </w:rPr>
        <w:t xml:space="preserve">, Nakagawa &amp; </w:t>
      </w:r>
      <w:proofErr w:type="spellStart"/>
      <w:r w:rsidR="004F7C3B">
        <w:rPr>
          <w:rFonts w:eastAsiaTheme="minorHAnsi"/>
          <w:lang w:val="en-US"/>
        </w:rPr>
        <w:t>Schielzeth</w:t>
      </w:r>
      <w:proofErr w:type="spellEnd"/>
      <w:r w:rsidR="004F7C3B">
        <w:rPr>
          <w:rFonts w:eastAsiaTheme="minorHAnsi"/>
          <w:lang w:val="en-US"/>
        </w:rPr>
        <w:t xml:space="preserve"> 2014)</w:t>
      </w:r>
      <w:r w:rsidR="00A827CB" w:rsidRPr="00E10A14">
        <w:rPr>
          <w:rFonts w:eastAsiaTheme="minorHAnsi"/>
          <w:lang w:val="en-US"/>
        </w:rPr>
        <w:fldChar w:fldCharType="end"/>
      </w:r>
      <w:r w:rsidR="00A827CB" w:rsidRPr="00E10A14">
        <w:t xml:space="preserve">. </w:t>
      </w:r>
      <w:r w:rsidR="00A827CB" w:rsidRPr="001B36AE">
        <w:rPr>
          <w:rFonts w:eastAsiaTheme="minorHAnsi"/>
          <w:lang w:val="en-US"/>
        </w:rPr>
        <w:t xml:space="preserve">The relative sizes of both sources of variation can shed light on the processes that promote repeatable traits </w:t>
      </w:r>
      <w:r w:rsidR="00A827CB" w:rsidRPr="001B36AE">
        <w:rPr>
          <w:rFonts w:eastAsiaTheme="minorHAnsi"/>
          <w:lang w:val="en-US"/>
        </w:rPr>
        <w:fldChar w:fldCharType="begin"/>
      </w:r>
      <w:r w:rsidR="001C289B">
        <w:rPr>
          <w:rFonts w:eastAsiaTheme="minorHAnsi"/>
          <w:lang w:val="en-US"/>
        </w:rPr>
        <w:instrText xml:space="preserve"> ADDIN PAPERS2_CITATIONS &lt;citation&gt;&lt;priority&gt;0&lt;/priority&gt;&lt;uuid&gt;2F370999-E6CC-4E5D-9078-C7D7D49D8F22&lt;/uuid&gt;&lt;publications&gt;&lt;publication&gt;&lt;subtype&gt;400&lt;/subtype&gt;&lt;title&gt;Quantifying individual variation in behaviour: mixed‐effect modelling approaches&lt;/title&gt;&lt;volume&gt;82&lt;/volume&gt;&lt;publication_date&gt;99201300001200000000200000&lt;/publication_date&gt;&lt;uuid&gt;437E64B7-F537-45F1-A8A6-C8F8D1C0D96A&lt;/uuid&gt;&lt;type&gt;400&lt;/type&gt;&lt;number&gt;1&lt;/number&gt;&lt;citekey&gt;Dingemanse:2013wd&lt;/citekey&gt;&lt;subtitle&gt;Journal of Animal Ecology&lt;/subtitle&gt;&lt;startpage&gt;39&lt;/startpage&gt;&lt;endpage&gt;54&lt;/endpage&gt;&lt;bundle&gt;&lt;publication&gt;&lt;title&gt;Journal of Animal Ecology&lt;/title&gt;&lt;uuid&gt;4E14B73E-496B-4A48-9CAB-49E3FAF155F4&lt;/uuid&gt;&lt;subtype&gt;-100&lt;/subtype&gt;&lt;publisher&gt;Blackwell Publishing Ltd&lt;/publisher&gt;&lt;type&gt;-100&lt;/type&gt;&lt;/publication&gt;&lt;/bundle&gt;&lt;authors&gt;&lt;author&gt;&lt;lastName&gt;Dingemanse&lt;/lastName&gt;&lt;firstName&gt;Niels&lt;/firstName&gt;&lt;middleNames&gt;J&lt;/middleNames&gt;&lt;/author&gt;&lt;author&gt;&lt;lastName&gt;Dochtermann&lt;/lastName&gt;&lt;firstName&gt;Ned&lt;/firstName&gt;&lt;middleNames&gt;A&lt;/middleNames&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Dingemanse</w:t>
      </w:r>
      <w:proofErr w:type="spellEnd"/>
      <w:r w:rsidR="004F7C3B">
        <w:rPr>
          <w:rFonts w:eastAsiaTheme="minorHAnsi"/>
          <w:lang w:val="en-US"/>
        </w:rPr>
        <w:t xml:space="preserve"> &amp; </w:t>
      </w:r>
      <w:proofErr w:type="spellStart"/>
      <w:r w:rsidR="004F7C3B">
        <w:rPr>
          <w:rFonts w:eastAsiaTheme="minorHAnsi"/>
          <w:lang w:val="en-US"/>
        </w:rPr>
        <w:t>Dochtermann</w:t>
      </w:r>
      <w:proofErr w:type="spellEnd"/>
      <w:r w:rsidR="004F7C3B">
        <w:rPr>
          <w:rFonts w:eastAsiaTheme="minorHAnsi"/>
          <w:lang w:val="en-US"/>
        </w:rPr>
        <w:t xml:space="preserve"> 2013)</w:t>
      </w:r>
      <w:r w:rsidR="00A827CB" w:rsidRPr="001B36AE">
        <w:rPr>
          <w:rFonts w:eastAsiaTheme="minorHAnsi"/>
          <w:lang w:val="en-US"/>
        </w:rPr>
        <w:fldChar w:fldCharType="end"/>
      </w:r>
      <w:r w:rsidR="00A827CB" w:rsidRPr="001B36AE">
        <w:rPr>
          <w:rFonts w:eastAsiaTheme="minorHAnsi"/>
          <w:lang w:val="en-US"/>
        </w:rPr>
        <w:t>.</w:t>
      </w:r>
    </w:p>
    <w:p w14:paraId="0560108B" w14:textId="77777777" w:rsidR="00C25F91" w:rsidRPr="002C1C11" w:rsidRDefault="00C25F91" w:rsidP="001E0B56">
      <w:pPr>
        <w:spacing w:line="480" w:lineRule="auto"/>
        <w:contextualSpacing/>
      </w:pPr>
    </w:p>
    <w:p w14:paraId="15B3CFDA" w14:textId="7985B042" w:rsidR="00D15E25" w:rsidRPr="00D15E25" w:rsidRDefault="00D7492D" w:rsidP="001E0B56">
      <w:pPr>
        <w:pStyle w:val="Heading2"/>
        <w:spacing w:line="480" w:lineRule="auto"/>
        <w:contextualSpacing/>
      </w:pPr>
      <w:r>
        <w:lastRenderedPageBreak/>
        <w:t>The f</w:t>
      </w:r>
      <w:r w:rsidR="00A13B48">
        <w:t xml:space="preserve">unction-valued </w:t>
      </w:r>
      <w:r>
        <w:t>approach</w:t>
      </w:r>
    </w:p>
    <w:p w14:paraId="0189CBE5" w14:textId="7DF46BA8" w:rsidR="00CB010D" w:rsidRDefault="00CB010D" w:rsidP="001E0B56">
      <w:pPr>
        <w:pStyle w:val="Subheading3"/>
        <w:contextualSpacing/>
      </w:pPr>
      <w:r>
        <w:t>Repeatability of metabolic thermal plasticity</w:t>
      </w:r>
    </w:p>
    <w:p w14:paraId="73A806F7" w14:textId="7070526C" w:rsidR="000D5ACD" w:rsidRDefault="00CB010D" w:rsidP="001E0B56">
      <w:pPr>
        <w:spacing w:line="480" w:lineRule="auto"/>
        <w:contextualSpacing/>
        <w:rPr>
          <w:lang w:val="en-AU"/>
        </w:rPr>
      </w:pPr>
      <w:r>
        <w:rPr>
          <w:lang w:val="en-AU"/>
        </w:rPr>
        <w:t>One important benefit of the function-valued approach is the ability to assess whether individual plastic responses (i.e., slope of the reaction norm) are repeatable or not. To calculate</w:t>
      </w:r>
      <w:r w:rsidRPr="00E10A14">
        <w:rPr>
          <w:lang w:val="en-AU"/>
        </w:rPr>
        <w:t xml:space="preserve"> the</w:t>
      </w:r>
      <w:r>
        <w:rPr>
          <w:lang w:val="en-AU"/>
        </w:rPr>
        <w:t xml:space="preserve"> </w:t>
      </w:r>
      <w:r w:rsidRPr="00E10A14">
        <w:rPr>
          <w:lang w:val="en-AU"/>
        </w:rPr>
        <w:t xml:space="preserve">repeatability of </w:t>
      </w:r>
      <w:r w:rsidR="000D5ACD">
        <w:t>metabolic thermal plasticity</w:t>
      </w:r>
      <w:r w:rsidR="000D5ACD">
        <w:rPr>
          <w:lang w:val="en-AU"/>
        </w:rPr>
        <w:t xml:space="preserve"> </w:t>
      </w:r>
      <w:r>
        <w:rPr>
          <w:lang w:val="en-AU"/>
        </w:rPr>
        <w:t xml:space="preserve">we </w:t>
      </w:r>
      <w:r w:rsidR="000D5ACD">
        <w:rPr>
          <w:lang w:val="en-AU"/>
        </w:rPr>
        <w:t>fitted a model where:</w:t>
      </w:r>
    </w:p>
    <w:p w14:paraId="4F54E845" w14:textId="0F0CCF34" w:rsidR="000D5ACD" w:rsidRDefault="000D5ACD"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lang w:val="en-AU"/>
        </w:rPr>
        <w:t xml:space="preserve"> ~ logTemp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vertAlign w:val="subscript"/>
          <w:lang w:val="en-AU"/>
        </w:rPr>
        <w:t xml:space="preserve"> </w:t>
      </w:r>
      <w:r>
        <w:rPr>
          <w:lang w:val="en-AU"/>
        </w:rPr>
        <w:t xml:space="preserve">| </w:t>
      </w:r>
      <w:proofErr w:type="spellStart"/>
      <w:r>
        <w:rPr>
          <w:lang w:val="en-AU"/>
        </w:rPr>
        <w:t>seriesID</w:t>
      </w:r>
      <w:proofErr w:type="spellEnd"/>
      <w:r>
        <w:rPr>
          <w:lang w:val="en-AU"/>
        </w:rPr>
        <w:t>)</w:t>
      </w:r>
    </w:p>
    <w:p w14:paraId="7318F969" w14:textId="119166B0" w:rsidR="00CB010D" w:rsidRPr="006866D7" w:rsidRDefault="000D5ACD" w:rsidP="001E0B56">
      <w:pPr>
        <w:spacing w:line="480" w:lineRule="auto"/>
        <w:contextualSpacing/>
        <w:rPr>
          <w:lang w:val="en-AU"/>
        </w:rPr>
      </w:pPr>
      <w:r>
        <w:t>where: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is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logTemp is the log transformed temperature in degrees Celsius; </w:t>
      </w:r>
      <w:proofErr w:type="spellStart"/>
      <w:r w:rsidRPr="00410479">
        <w:t>zlogBodyMass</w:t>
      </w:r>
      <w:proofErr w:type="spellEnd"/>
      <w:r w:rsidRPr="00410479">
        <w:t xml:space="preserve"> is log-transformed body mass that is then subsequently z-transformed</w:t>
      </w:r>
      <w:r>
        <w:t xml:space="preserve">; </w:t>
      </w:r>
      <w:proofErr w:type="spellStart"/>
      <w:r w:rsidRPr="00410479">
        <w:t>logPriorTemp</w:t>
      </w:r>
      <w:proofErr w:type="spellEnd"/>
      <w:r w:rsidRPr="00410479">
        <w:t xml:space="preserve"> is log-transformed previous temperature.</w:t>
      </w:r>
      <w:r>
        <w:t xml:space="preserve"> Individual ID was included as a random intercept. Given that metabolic rate of the same individual can change throughout the ten sampling </w:t>
      </w:r>
      <w:r w:rsidRPr="00257F22">
        <w:t xml:space="preserve">sessions of the experiment, we </w:t>
      </w:r>
      <w:r>
        <w:t>also included</w:t>
      </w:r>
      <w:r w:rsidRPr="00257F22">
        <w:t xml:space="preserve"> ‘series ID’ </w:t>
      </w:r>
      <w:r>
        <w:t xml:space="preserve">as a </w:t>
      </w:r>
      <w:r w:rsidRPr="00257F22">
        <w:t xml:space="preserve">random </w:t>
      </w:r>
      <w:r>
        <w:t xml:space="preserve">intercept. </w:t>
      </w:r>
      <w:r w:rsidRPr="00257F22">
        <w:t>This categorical variable denotes a unique combination of individual IDs and the sampling session IDs and is assigned to every measu</w:t>
      </w:r>
      <w:r>
        <w:t xml:space="preserve">rement that pertains to a given individual in a given sampling session. For example, if ID001 was measured at six temperatures in session five, then its six measurements would be assigned the series ID of ID005_session5. For further explanation, see provided code and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&lt;citation&gt;&lt;priority&gt;39&lt;/priority&gt;&lt;uuid&gt;6DD5EF9D-8006-4E5E-A245-C64562517759&lt;/uuid&gt;&lt;publications&gt;&lt;publication&gt;&lt;subtype&gt;400&lt;/subtype&gt;&lt;title&gt;An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sidR="004F7C3B">
        <w:rPr>
          <w:rFonts w:eastAsiaTheme="minorHAnsi"/>
          <w:lang w:val="en-US"/>
        </w:rPr>
        <w:t>(Araya-</w:t>
      </w:r>
      <w:proofErr w:type="spellStart"/>
      <w:r w:rsidR="004F7C3B">
        <w:rPr>
          <w:rFonts w:eastAsiaTheme="minorHAnsi"/>
          <w:lang w:val="en-US"/>
        </w:rPr>
        <w:t>Ajoy</w:t>
      </w:r>
      <w:proofErr w:type="spellEnd"/>
      <w:r w:rsidR="004F7C3B">
        <w:rPr>
          <w:rFonts w:eastAsiaTheme="minorHAnsi"/>
          <w:lang w:val="en-US"/>
        </w:rPr>
        <w:t xml:space="preserve">, </w:t>
      </w:r>
      <w:proofErr w:type="spellStart"/>
      <w:r w:rsidR="004F7C3B">
        <w:rPr>
          <w:rFonts w:eastAsiaTheme="minorHAnsi"/>
          <w:lang w:val="en-US"/>
        </w:rPr>
        <w:t>Mathot</w:t>
      </w:r>
      <w:proofErr w:type="spellEnd"/>
      <w:r w:rsidR="004F7C3B">
        <w:rPr>
          <w:rFonts w:eastAsiaTheme="minorHAnsi"/>
          <w:lang w:val="en-US"/>
        </w:rPr>
        <w:t xml:space="preserve"> &amp; </w:t>
      </w:r>
      <w:proofErr w:type="spellStart"/>
      <w:r w:rsidR="004F7C3B">
        <w:rPr>
          <w:rFonts w:eastAsiaTheme="minorHAnsi"/>
          <w:lang w:val="en-US"/>
        </w:rPr>
        <w:t>Dingemanse</w:t>
      </w:r>
      <w:proofErr w:type="spellEnd"/>
      <w:r w:rsidR="004F7C3B">
        <w:rPr>
          <w:rFonts w:eastAsiaTheme="minorHAnsi"/>
          <w:lang w:val="en-US"/>
        </w:rPr>
        <w:t xml:space="preserve"> 2015)</w:t>
      </w:r>
      <w:r>
        <w:rPr>
          <w:rFonts w:eastAsiaTheme="minorHAnsi"/>
          <w:lang w:val="en-US"/>
        </w:rPr>
        <w:fldChar w:fldCharType="end"/>
      </w:r>
      <w:r>
        <w:t>.</w:t>
      </w:r>
      <w:r w:rsidRPr="000D5ACD">
        <w:t xml:space="preserve"> </w:t>
      </w:r>
      <w:r>
        <w:t xml:space="preserve">Log transformed temperature </w:t>
      </w:r>
      <w:r w:rsidR="00CB010D">
        <w:t xml:space="preserve">was fitted as a random slope for both Individual ID and series ID. </w:t>
      </w:r>
      <w:r w:rsidR="00411C8C">
        <w:t xml:space="preserve">The repeatability of the </w:t>
      </w:r>
      <w:r w:rsidR="00411C8C" w:rsidRPr="008E4666">
        <w:t>slope</w:t>
      </w:r>
      <w:r w:rsidR="00411C8C" w:rsidRPr="00C040BD">
        <w:t xml:space="preserve"> is calculated</w:t>
      </w:r>
      <w:r w:rsidR="00411C8C" w:rsidRPr="008E4666">
        <w:t xml:space="preserve"> following</w:t>
      </w:r>
      <w:r w:rsidR="00411C8C">
        <w:t xml:space="preserve"> equation </w:t>
      </w:r>
      <w:r w:rsidR="00693D5F">
        <w:t>5</w:t>
      </w:r>
      <w:r w:rsidR="00411C8C">
        <w:t xml:space="preserve"> </w:t>
      </w:r>
      <w:r w:rsidR="00411C8C">
        <w:t>in the ESM</w:t>
      </w:r>
      <w:r w:rsidR="00BB3228">
        <w:t xml:space="preserve"> (see also </w:t>
      </w:r>
      <w:r w:rsidR="001C289B">
        <w:rPr>
          <w:rFonts w:eastAsiaTheme="minorHAnsi"/>
          <w:lang w:val="en-GB"/>
        </w:rPr>
        <w:fldChar w:fldCharType="begin"/>
      </w:r>
      <w:r w:rsidR="001C289B">
        <w:rPr>
          <w:rFonts w:eastAsiaTheme="minorHAnsi"/>
          <w:lang w:val="en-GB"/>
        </w:rPr>
        <w:instrText xml:space="preserve"> ADDIN PAPERS2_CITATIONS &lt;citation&gt;&lt;priority&gt;30&lt;/priority&gt;&lt;uuid&gt;75DC970A-5061-43E2-A7C8-0B5DF45FC5B1&lt;/uuid&gt;&lt;publications&gt;&lt;publication&gt;&lt;subtype&gt;400&lt;/subtype&gt;&lt;title&gt;An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1C289B">
        <w:rPr>
          <w:rFonts w:eastAsiaTheme="minorHAnsi"/>
          <w:lang w:val="en-GB"/>
        </w:rPr>
        <w:fldChar w:fldCharType="separate"/>
      </w:r>
      <w:r w:rsidR="001C289B">
        <w:rPr>
          <w:rFonts w:eastAsiaTheme="minorHAnsi"/>
          <w:lang w:val="en-GB"/>
        </w:rPr>
        <w:t>Araya-</w:t>
      </w:r>
      <w:proofErr w:type="spellStart"/>
      <w:r w:rsidR="001C289B">
        <w:rPr>
          <w:rFonts w:eastAsiaTheme="minorHAnsi"/>
          <w:lang w:val="en-GB"/>
        </w:rPr>
        <w:t>Ajoy</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2015)</w:t>
      </w:r>
      <w:r w:rsidR="001C289B">
        <w:rPr>
          <w:rFonts w:eastAsiaTheme="minorHAnsi"/>
          <w:lang w:val="en-GB"/>
        </w:rPr>
        <w:fldChar w:fldCharType="end"/>
      </w:r>
      <w:r w:rsidR="007517F4">
        <w:rPr>
          <w:rFonts w:eastAsiaTheme="minorHAnsi"/>
          <w:lang w:val="en-GB"/>
        </w:rPr>
        <w:t xml:space="preserve">. </w:t>
      </w:r>
      <w:r w:rsidR="00411C8C">
        <w:t>The above</w:t>
      </w:r>
      <w:r w:rsidR="00CB010D" w:rsidRPr="008E4666">
        <w:t xml:space="preserve"> </w:t>
      </w:r>
      <w:r w:rsidR="00CB010D" w:rsidRPr="008E4666">
        <w:t xml:space="preserve">model </w:t>
      </w:r>
      <w:r w:rsidR="00411C8C">
        <w:t>was also used to</w:t>
      </w:r>
      <w:r w:rsidR="00CB010D" w:rsidRPr="008E4666">
        <w:t xml:space="preserve"> derive cross-temperature</w:t>
      </w:r>
      <w:r w:rsidR="00CB010D">
        <w:t xml:space="preserve"> correlations (see below). </w:t>
      </w:r>
    </w:p>
    <w:p w14:paraId="095ABE01" w14:textId="77777777" w:rsidR="00CB010D" w:rsidRPr="00CB010D" w:rsidRDefault="00CB010D" w:rsidP="001E0B56">
      <w:pPr>
        <w:spacing w:line="480" w:lineRule="auto"/>
        <w:contextualSpacing/>
        <w:rPr>
          <w:lang w:val="en-AU"/>
        </w:rPr>
      </w:pPr>
    </w:p>
    <w:p w14:paraId="68AB4263" w14:textId="63E3F3E4" w:rsidR="008F4B67" w:rsidRDefault="008F4B67" w:rsidP="001E0B56">
      <w:pPr>
        <w:pStyle w:val="Subheading3"/>
        <w:contextualSpacing/>
      </w:pPr>
      <w:r>
        <w:t>Repeatability of the average SMR at each temperature</w:t>
      </w:r>
    </w:p>
    <w:p w14:paraId="398B7B93" w14:textId="64F382BA" w:rsidR="00781FD5" w:rsidRDefault="00411C8C" w:rsidP="001E0B56">
      <w:pPr>
        <w:spacing w:line="480" w:lineRule="auto"/>
        <w:contextualSpacing/>
        <w:rPr>
          <w:lang w:val="en-AU"/>
        </w:rPr>
      </w:pPr>
      <w:r>
        <w:rPr>
          <w:lang w:val="en-AU"/>
        </w:rPr>
        <w:t xml:space="preserve">After assessing whether individuals differ in their metabolic thermal plasticity, we were interested in knowing whether consistent among-individual differences in average SMR (i.e. </w:t>
      </w:r>
      <w:r>
        <w:rPr>
          <w:lang w:val="en-AU"/>
        </w:rPr>
        <w:lastRenderedPageBreak/>
        <w:t xml:space="preserve">intercept of reaction norm) change </w:t>
      </w:r>
      <w:r w:rsidR="00BB3228">
        <w:rPr>
          <w:lang w:val="en-AU"/>
        </w:rPr>
        <w:t>at each temperature</w:t>
      </w:r>
      <w:r>
        <w:rPr>
          <w:lang w:val="en-AU"/>
        </w:rPr>
        <w:t xml:space="preserve">. </w:t>
      </w:r>
      <w:r w:rsidR="001178B4">
        <w:rPr>
          <w:lang w:val="en-AU"/>
        </w:rPr>
        <w:t>There are two function-valued methods with which to quantify repeatability of intercept</w:t>
      </w:r>
      <w:r>
        <w:rPr>
          <w:lang w:val="en-AU"/>
        </w:rPr>
        <w:t>s</w:t>
      </w:r>
      <w:r w:rsidR="001178B4">
        <w:rPr>
          <w:lang w:val="en-AU"/>
        </w:rPr>
        <w:t xml:space="preserve"> at each temperature. The first method involves </w:t>
      </w:r>
      <w:proofErr w:type="spellStart"/>
      <w:r w:rsidR="001178B4">
        <w:rPr>
          <w:lang w:val="en-AU"/>
        </w:rPr>
        <w:t>centering</w:t>
      </w:r>
      <w:proofErr w:type="spellEnd"/>
      <w:r w:rsidR="001178B4">
        <w:rPr>
          <w:lang w:val="en-AU"/>
        </w:rPr>
        <w:t xml:space="preserve"> </w:t>
      </w:r>
      <w:r>
        <w:rPr>
          <w:lang w:val="en-AU"/>
        </w:rPr>
        <w:t>log</w:t>
      </w:r>
      <w:r w:rsidR="001178B4">
        <w:rPr>
          <w:lang w:val="en-AU"/>
        </w:rPr>
        <w:t xml:space="preserve"> temperature</w:t>
      </w:r>
      <w:r>
        <w:rPr>
          <w:lang w:val="en-AU"/>
        </w:rPr>
        <w:t xml:space="preserve"> (x axis)</w:t>
      </w:r>
      <w:r w:rsidR="001178B4">
        <w:rPr>
          <w:lang w:val="en-AU"/>
        </w:rPr>
        <w:t xml:space="preserve"> s</w:t>
      </w:r>
      <w:r w:rsidR="001178B4">
        <w:t>o that the intercept</w:t>
      </w:r>
      <w:r>
        <w:t xml:space="preserve"> (where x = 0)</w:t>
      </w:r>
      <w:r w:rsidR="001178B4">
        <w:t xml:space="preserve"> represents the average </w:t>
      </w:r>
      <w:r>
        <w:t>SMR</w:t>
      </w:r>
      <w:r w:rsidR="001178B4">
        <w:t xml:space="preserve"> at each </w:t>
      </w:r>
      <w:r w:rsidR="00DB3BAA">
        <w:t xml:space="preserve">measurement </w:t>
      </w:r>
      <w:r w:rsidR="001178B4">
        <w:t>temperature</w:t>
      </w:r>
      <w:r w:rsidR="001178B4">
        <w:rPr>
          <w:lang w:val="en-AU"/>
        </w:rPr>
        <w:t xml:space="preserve">. </w:t>
      </w:r>
      <w:r w:rsidR="001178B4">
        <w:t xml:space="preserve">The second function-valued method requires deriving ‘conditional’ repeatability of intercepts at </w:t>
      </w:r>
      <w:r w:rsidR="001178B4" w:rsidRPr="00322DD9">
        <w:t>each temperature</w:t>
      </w:r>
      <w:r w:rsidR="001178B4">
        <w:t xml:space="preserve"> from the covariance </w:t>
      </w:r>
      <w:r w:rsidR="001178B4">
        <w:t>of the intercept and slope (</w:t>
      </w:r>
      <w:r w:rsidR="001178B4">
        <w:rPr>
          <w:rFonts w:eastAsiaTheme="minorHAnsi"/>
          <w:lang w:val="en-US"/>
        </w:rPr>
        <w:fldChar w:fldCharType="begin" w:fldLock="1"/>
      </w:r>
      <w:r w:rsidR="001C289B">
        <w:rPr>
          <w:rFonts w:eastAsiaTheme="minorHAnsi"/>
          <w:lang w:val="en-US"/>
        </w:rPr>
        <w:instrText xml:space="preserve"> ADDIN PAPERS2_CITATIONS &lt;citation&gt;&lt;priority&gt;49&lt;/priority&gt;&lt;uuid&gt;D3A3C6B0-B877-444E-92FF-AA6D26646792&lt;/uuid&gt;&lt;publications&gt;&lt;publication&gt;&lt;subtype&gt;0&lt;/subtype&gt;&lt;place&gt;New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1178B4">
        <w:rPr>
          <w:rFonts w:eastAsiaTheme="minorHAnsi"/>
          <w:lang w:val="en-US"/>
        </w:rPr>
        <w:fldChar w:fldCharType="separate"/>
      </w:r>
      <w:r w:rsidR="001C289B">
        <w:rPr>
          <w:rFonts w:eastAsiaTheme="minorHAnsi"/>
          <w:lang w:val="en-GB"/>
        </w:rPr>
        <w:t>Singer &amp; Willett 2003</w:t>
      </w:r>
      <w:r w:rsidR="001178B4">
        <w:rPr>
          <w:rFonts w:eastAsiaTheme="minorHAnsi"/>
          <w:lang w:val="en-US"/>
        </w:rPr>
        <w:fldChar w:fldCharType="end"/>
      </w:r>
      <w:r w:rsidR="001178B4">
        <w:rPr>
          <w:rFonts w:eastAsiaTheme="minorHAnsi"/>
          <w:lang w:val="en-US"/>
        </w:rPr>
        <w:t xml:space="preserve"> </w:t>
      </w:r>
      <w:r w:rsidR="001178B4" w:rsidRPr="00322DD9">
        <w:t>and</w:t>
      </w:r>
      <w:r w:rsidR="001178B4">
        <w:t xml:space="preserve"> </w:t>
      </w:r>
      <w:r w:rsidR="001178B4">
        <w:rPr>
          <w:rFonts w:eastAsiaTheme="minorHAnsi"/>
          <w:lang w:val="en-US"/>
        </w:rPr>
        <w:fldChar w:fldCharType="begin" w:fldLock="1"/>
      </w:r>
      <w:r w:rsidR="001C289B">
        <w:rPr>
          <w:rFonts w:eastAsiaTheme="minorHAnsi"/>
          <w:lang w:val="en-US"/>
        </w:rPr>
        <w:instrText xml:space="preserve"> ADDIN PAPERS2_CITATIONS &lt;citation&gt;&lt;priority&gt;50&lt;/priority&gt;&lt;uuid&gt;05DA8D11-8EE5-40D7-97E6-F902A458FFED&lt;/uuid&gt;&lt;publications&gt;&lt;publication&gt;&lt;subtype&gt;400&lt;/subtype&gt;&lt;publisher&gt;Elsevier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1178B4">
        <w:rPr>
          <w:rFonts w:eastAsiaTheme="minorHAnsi"/>
          <w:lang w:val="en-US"/>
        </w:rPr>
        <w:fldChar w:fldCharType="separate"/>
      </w:r>
      <w:proofErr w:type="spellStart"/>
      <w:r w:rsidR="001C289B">
        <w:rPr>
          <w:rFonts w:eastAsiaTheme="minorHAnsi"/>
          <w:lang w:val="en-GB"/>
        </w:rPr>
        <w:t>Briffa</w:t>
      </w:r>
      <w:proofErr w:type="spellEnd"/>
      <w:r w:rsidR="001C289B">
        <w:rPr>
          <w:rFonts w:eastAsiaTheme="minorHAnsi"/>
          <w:lang w:val="en-GB"/>
        </w:rPr>
        <w:t>, Bridger &amp; Biro 2013</w:t>
      </w:r>
      <w:r w:rsidR="001178B4">
        <w:rPr>
          <w:rFonts w:eastAsiaTheme="minorHAnsi"/>
          <w:lang w:val="en-US"/>
        </w:rPr>
        <w:fldChar w:fldCharType="end"/>
      </w:r>
      <w:r w:rsidR="001178B4">
        <w:t xml:space="preserve">). </w:t>
      </w:r>
      <w:r w:rsidR="00D16684">
        <w:t>R</w:t>
      </w:r>
      <w:r>
        <w:t xml:space="preserve">esults </w:t>
      </w:r>
      <w:r w:rsidR="00D16684">
        <w:t xml:space="preserve">from both </w:t>
      </w:r>
      <w:r w:rsidR="00D16684" w:rsidRPr="00FE5044">
        <w:t xml:space="preserve">methods </w:t>
      </w:r>
      <w:r w:rsidRPr="004810C6">
        <w:t xml:space="preserve">were congruent, therefore we </w:t>
      </w:r>
      <w:r w:rsidR="00D7492D" w:rsidRPr="004810C6">
        <w:t xml:space="preserve">only </w:t>
      </w:r>
      <w:r w:rsidRPr="004810C6">
        <w:t>presented</w:t>
      </w:r>
      <w:r w:rsidR="00D7492D" w:rsidRPr="004810C6">
        <w:t xml:space="preserve"> on </w:t>
      </w:r>
      <w:r w:rsidRPr="004810C6">
        <w:t>results</w:t>
      </w:r>
      <w:r w:rsidR="00D7492D" w:rsidRPr="00713722">
        <w:t xml:space="preserve"> from the first method</w:t>
      </w:r>
      <w:r w:rsidRPr="00D97D40">
        <w:t xml:space="preserve">. Details and </w:t>
      </w:r>
      <w:r w:rsidRPr="006866D7">
        <w:t>results</w:t>
      </w:r>
      <w:r w:rsidR="00D7492D" w:rsidRPr="00FE5044">
        <w:t xml:space="preserve"> from the second method </w:t>
      </w:r>
      <w:r w:rsidRPr="006866D7">
        <w:t>can be found</w:t>
      </w:r>
      <w:r w:rsidR="00D7492D" w:rsidRPr="00FE5044">
        <w:t xml:space="preserve"> in the ESM (</w:t>
      </w:r>
      <w:r w:rsidR="00D7492D" w:rsidRPr="004810C6">
        <w:t>Fig S</w:t>
      </w:r>
      <w:r w:rsidR="00DB3BAA" w:rsidRPr="006866D7">
        <w:t>3</w:t>
      </w:r>
      <w:r w:rsidR="00D7492D" w:rsidRPr="00FE5044">
        <w:t>)</w:t>
      </w:r>
      <w:r w:rsidR="00D7492D" w:rsidRPr="004810C6">
        <w:t>.</w:t>
      </w:r>
      <w:r w:rsidR="00D7492D">
        <w:t xml:space="preserve"> </w:t>
      </w:r>
    </w:p>
    <w:p w14:paraId="4B25F1B7" w14:textId="4A4E7E61" w:rsidR="00890A94" w:rsidRDefault="00781FD5" w:rsidP="001E0B56">
      <w:pPr>
        <w:spacing w:line="480" w:lineRule="auto"/>
        <w:ind w:firstLine="720"/>
        <w:contextualSpacing/>
      </w:pPr>
      <w:r>
        <w:rPr>
          <w:lang w:val="en-GB"/>
        </w:rPr>
        <w:t>W</w:t>
      </w:r>
      <w:r w:rsidR="00D7492D">
        <w:rPr>
          <w:lang w:val="en-AU"/>
        </w:rPr>
        <w:t>e fitted six models</w:t>
      </w:r>
      <w:r w:rsidR="00852908">
        <w:rPr>
          <w:lang w:val="en-AU"/>
        </w:rPr>
        <w:t xml:space="preserve"> all</w:t>
      </w:r>
      <w:r w:rsidR="00852908" w:rsidRPr="00852908">
        <w:rPr>
          <w:lang w:val="en-AU"/>
        </w:rPr>
        <w:t xml:space="preserve"> </w:t>
      </w:r>
      <w:r w:rsidR="00852908">
        <w:rPr>
          <w:lang w:val="en-AU"/>
        </w:rPr>
        <w:t>with the same structure as the model above. The only difference is that log transformed temperature</w:t>
      </w:r>
      <w:r w:rsidR="00D7492D">
        <w:rPr>
          <w:lang w:val="en-AU"/>
        </w:rPr>
        <w:t xml:space="preserve"> </w:t>
      </w:r>
      <w:r w:rsidR="00852908">
        <w:rPr>
          <w:lang w:val="en-AU"/>
        </w:rPr>
        <w:t>was</w:t>
      </w:r>
      <w:r w:rsidR="00D7492D">
        <w:rPr>
          <w:lang w:val="en-AU"/>
        </w:rPr>
        <w:t xml:space="preserve"> </w:t>
      </w:r>
      <w:proofErr w:type="spellStart"/>
      <w:r w:rsidR="00D7492D">
        <w:rPr>
          <w:lang w:val="en-AU"/>
        </w:rPr>
        <w:t>centered</w:t>
      </w:r>
      <w:proofErr w:type="spellEnd"/>
      <w:r w:rsidR="00D7492D">
        <w:rPr>
          <w:lang w:val="en-AU"/>
        </w:rPr>
        <w:t xml:space="preserve"> on </w:t>
      </w:r>
      <w:r w:rsidR="00852908">
        <w:rPr>
          <w:lang w:val="en-AU"/>
        </w:rPr>
        <w:t>one of the six</w:t>
      </w:r>
      <w:r w:rsidR="00D7492D">
        <w:rPr>
          <w:lang w:val="en-AU"/>
        </w:rPr>
        <w:t xml:space="preserve"> temperature</w:t>
      </w:r>
      <w:r w:rsidR="00852908">
        <w:rPr>
          <w:lang w:val="en-AU"/>
        </w:rPr>
        <w:t xml:space="preserve">s in order for us to estimate repeatability of intercepts </w:t>
      </w:r>
      <w:r w:rsidR="00693D5F">
        <w:rPr>
          <w:lang w:val="en-AU"/>
        </w:rPr>
        <w:t>(s</w:t>
      </w:r>
      <w:r w:rsidR="00852908">
        <w:rPr>
          <w:lang w:val="en-AU"/>
        </w:rPr>
        <w:t>ee provided code for more details</w:t>
      </w:r>
      <w:r w:rsidR="00693D5F">
        <w:rPr>
          <w:lang w:val="en-AU"/>
        </w:rPr>
        <w:t>)</w:t>
      </w:r>
      <w:r w:rsidR="00852908">
        <w:rPr>
          <w:lang w:val="en-AU"/>
        </w:rPr>
        <w:t>.</w:t>
      </w:r>
      <w:r w:rsidR="00693D5F">
        <w:rPr>
          <w:lang w:val="en-AU"/>
        </w:rPr>
        <w:t xml:space="preserve"> </w:t>
      </w:r>
      <w:r w:rsidR="00D7492D">
        <w:t xml:space="preserve">The equations used to calculate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D7492D" w:rsidRPr="009260E9">
        <w:t xml:space="preserve"> </w:t>
      </w:r>
      <w:r w:rsidR="00D7492D">
        <w:t xml:space="preserve">at each measurement temperature </w:t>
      </w:r>
      <w:r w:rsidR="005D6100">
        <w:t xml:space="preserve">are presented in </w:t>
      </w:r>
      <w:r w:rsidR="00D7492D">
        <w:t xml:space="preserve">ESM </w:t>
      </w:r>
      <w:r w:rsidR="00546EF5">
        <w:t>(</w:t>
      </w:r>
      <w:r w:rsidR="00D7492D">
        <w:t xml:space="preserve">equation </w:t>
      </w:r>
      <w:r w:rsidR="00693D5F">
        <w:t>2</w:t>
      </w:r>
      <w:r w:rsidR="00546EF5">
        <w:t>)</w:t>
      </w:r>
      <w:r w:rsidR="00D16684">
        <w:t>. To assess whether repeatability changed over the course of our study, we quantified ‘short term’ and ‘long term’ repeatability of intercepts</w:t>
      </w:r>
      <w:r w:rsidR="00D7492D">
        <w:t xml:space="preserve"> </w:t>
      </w:r>
      <w:r w:rsidR="00890A94">
        <w:t>(</w:t>
      </w:r>
      <w:r w:rsidR="00890A94">
        <w:t>ESM equation 3 -</w:t>
      </w:r>
      <w:r w:rsidR="00546EF5">
        <w:t xml:space="preserve"> </w:t>
      </w:r>
      <w:r w:rsidR="00890A94">
        <w:t xml:space="preserve">4 </w:t>
      </w:r>
      <w:r w:rsidR="004F7C3B">
        <w:rPr>
          <w:rFonts w:eastAsiaTheme="minorHAnsi"/>
          <w:lang w:val="en-US"/>
        </w:rPr>
        <w:fldChar w:fldCharType="begin"/>
      </w:r>
      <w:r w:rsidR="001C289B">
        <w:rPr>
          <w:rFonts w:eastAsiaTheme="minorHAnsi"/>
          <w:lang w:val="en-US"/>
        </w:rPr>
        <w:instrText xml:space="preserve"> ADDIN PAPERS2_CITATIONS &lt;citation&gt;&lt;priority&gt;33&lt;/priority&gt;&lt;uuid&gt;25665445-7971-4B81-B118-1F618E89C17F&lt;/uuid&gt;&lt;publications&gt;&lt;publication&gt;&lt;subtype&gt;400&lt;/subtype&gt;&lt;title&gt;An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Araya-</w:t>
      </w:r>
      <w:proofErr w:type="spellStart"/>
      <w:r w:rsidR="001C289B">
        <w:rPr>
          <w:rFonts w:eastAsiaTheme="minorHAnsi"/>
          <w:lang w:val="en-GB"/>
        </w:rPr>
        <w:t>Ajoy</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2015</w:t>
      </w:r>
      <w:r w:rsidR="004F7C3B">
        <w:rPr>
          <w:rFonts w:eastAsiaTheme="minorHAnsi"/>
          <w:lang w:val="en-US"/>
        </w:rPr>
        <w:fldChar w:fldCharType="end"/>
      </w:r>
      <w:r w:rsidR="00890A94">
        <w:rPr>
          <w:rFonts w:eastAsiaTheme="minorHAnsi"/>
          <w:lang w:val="en-US"/>
        </w:rPr>
        <w:t>)</w:t>
      </w:r>
      <w:r w:rsidR="00890A94" w:rsidRPr="00E10A14">
        <w:rPr>
          <w:rFonts w:eastAsiaTheme="minorHAnsi"/>
          <w:lang w:val="en-US"/>
        </w:rPr>
        <w:t>.</w:t>
      </w:r>
      <w:r w:rsidR="00890A94" w:rsidRPr="00E10A14">
        <w:rPr>
          <w:lang w:val="en-AU"/>
        </w:rPr>
        <w:t xml:space="preserve"> </w:t>
      </w:r>
      <w:r w:rsidR="009B164C" w:rsidRPr="002B44E0">
        <w:t>‘Short</w:t>
      </w:r>
      <w:r w:rsidR="009B164C" w:rsidRPr="002B44E0">
        <w:t>-term’ repeatability can be interpreted</w:t>
      </w:r>
      <w:r w:rsidR="009B164C" w:rsidRPr="00F82147">
        <w:t xml:space="preserve"> as </w:t>
      </w:r>
      <w:r w:rsidR="009B164C">
        <w:t>among</w:t>
      </w:r>
      <w:r w:rsidR="009B164C" w:rsidRPr="00F82147">
        <w:t xml:space="preserve">-individual variation that includes both intrinsic differences </w:t>
      </w:r>
      <w:r w:rsidR="009B164C">
        <w:t>among</w:t>
      </w:r>
      <w:r w:rsidR="009B164C" w:rsidRPr="00F82147">
        <w:t xml:space="preserve"> individuals as well as </w:t>
      </w:r>
      <w:r w:rsidR="009B164C">
        <w:t xml:space="preserve">the </w:t>
      </w:r>
      <w:r w:rsidR="009B164C" w:rsidRPr="000A5A88">
        <w:t>effects</w:t>
      </w:r>
      <w:r w:rsidR="009B164C">
        <w:t xml:space="preserve"> of the </w:t>
      </w:r>
      <w:r w:rsidR="009B164C" w:rsidRPr="00051898">
        <w:t>sampling session</w:t>
      </w:r>
      <w:r w:rsidR="009B164C" w:rsidRPr="00F82147">
        <w:t xml:space="preserve">. In contrast, </w:t>
      </w:r>
      <w:r w:rsidR="009B164C">
        <w:t>‘</w:t>
      </w:r>
      <w:r w:rsidR="009B164C" w:rsidRPr="00F82147">
        <w:t>long-term</w:t>
      </w:r>
      <w:r w:rsidR="009B164C">
        <w:t>’</w:t>
      </w:r>
      <w:r w:rsidR="009B164C" w:rsidRPr="00F82147">
        <w:t xml:space="preserve"> </w:t>
      </w:r>
      <w:r w:rsidR="009B164C" w:rsidRPr="00510A57">
        <w:t xml:space="preserve">repeatability is a more conservative measure </w:t>
      </w:r>
      <w:r w:rsidR="009B164C" w:rsidRPr="00F82147">
        <w:t xml:space="preserve">where variation due </w:t>
      </w:r>
      <w:r w:rsidR="00773765">
        <w:t xml:space="preserve">to </w:t>
      </w:r>
      <w:r w:rsidR="009B164C" w:rsidRPr="00F82147">
        <w:t>sampling session</w:t>
      </w:r>
      <w:r w:rsidR="009B164C">
        <w:t xml:space="preserve"> is part of the total pool of variation in the data</w:t>
      </w:r>
      <w:r w:rsidR="009B164C" w:rsidRPr="00F82147">
        <w:t xml:space="preserve"> (i.e. in the denominator</w:t>
      </w:r>
      <w:r w:rsidR="009B164C" w:rsidRPr="00510A57">
        <w:t xml:space="preserve"> of the calculation</w:t>
      </w:r>
      <w:r w:rsidR="009B164C">
        <w:t xml:space="preserve">, </w:t>
      </w:r>
      <w:r w:rsidR="009B164C">
        <w:rPr>
          <w:rFonts w:eastAsiaTheme="minorHAnsi"/>
          <w:lang w:val="en-US"/>
        </w:rPr>
        <w:fldChar w:fldCharType="begin" w:fldLock="1"/>
      </w:r>
      <w:r w:rsidR="001C289B">
        <w:rPr>
          <w:rFonts w:eastAsiaTheme="minorHAnsi"/>
          <w:lang w:val="en-US"/>
        </w:rPr>
        <w:instrText xml:space="preserve"> ADDIN PAPERS2_CITATIONS &lt;citation&gt;&lt;priority&gt;48&lt;/priority&gt;&lt;uuid&gt;BD6398A1-EAFE-4707-957B-99B335B80855&lt;/uuid&gt;&lt;publications&gt;&lt;publication&gt;&lt;subtype&gt;400&lt;/subtype&gt;&lt;title&gt;Repeatability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9B164C">
        <w:rPr>
          <w:rFonts w:eastAsiaTheme="minorHAnsi"/>
          <w:lang w:val="en-US"/>
        </w:rPr>
        <w:fldChar w:fldCharType="separate"/>
      </w:r>
      <w:r w:rsidR="001C289B">
        <w:rPr>
          <w:rFonts w:eastAsiaTheme="minorHAnsi"/>
          <w:lang w:val="en-GB"/>
        </w:rPr>
        <w:t xml:space="preserve">Nakagawa &amp; </w:t>
      </w:r>
      <w:proofErr w:type="spellStart"/>
      <w:r w:rsidR="001C289B">
        <w:rPr>
          <w:rFonts w:eastAsiaTheme="minorHAnsi"/>
          <w:lang w:val="en-GB"/>
        </w:rPr>
        <w:t>Schielzeth</w:t>
      </w:r>
      <w:proofErr w:type="spellEnd"/>
      <w:r w:rsidR="001C289B">
        <w:rPr>
          <w:rFonts w:eastAsiaTheme="minorHAnsi"/>
          <w:lang w:val="en-GB"/>
        </w:rPr>
        <w:t xml:space="preserve"> 2010)</w:t>
      </w:r>
      <w:r w:rsidR="009B164C">
        <w:rPr>
          <w:rFonts w:eastAsiaTheme="minorHAnsi"/>
          <w:lang w:val="en-US"/>
        </w:rPr>
        <w:fldChar w:fldCharType="end"/>
      </w:r>
      <w:r w:rsidR="009B164C">
        <w:t xml:space="preserve">. </w:t>
      </w:r>
    </w:p>
    <w:p w14:paraId="468D50DB" w14:textId="0A219062" w:rsidR="00ED4B63" w:rsidRDefault="00ED4B63" w:rsidP="001E0B56">
      <w:pPr>
        <w:pStyle w:val="Subheading3"/>
        <w:contextualSpacing/>
      </w:pPr>
      <w:r>
        <w:t>Cross-temperature correlations of metabolic rate</w:t>
      </w:r>
    </w:p>
    <w:p w14:paraId="52F04BF8" w14:textId="7FBF0137" w:rsidR="006866D7" w:rsidRDefault="000319F4" w:rsidP="001E0B56">
      <w:pPr>
        <w:spacing w:line="480" w:lineRule="auto"/>
        <w:contextualSpacing/>
        <w:rPr>
          <w:lang w:val="en-AU"/>
        </w:rPr>
      </w:pPr>
      <w:r>
        <w:t>Standard</w:t>
      </w:r>
      <w:r w:rsidRPr="001B36AE">
        <w:t xml:space="preserve"> metabolic rate</w:t>
      </w:r>
      <w:r>
        <w:t xml:space="preserve"> </w:t>
      </w:r>
      <w:r w:rsidRPr="001B36AE">
        <w:t xml:space="preserve">recorded at one temperature </w:t>
      </w:r>
      <w:r w:rsidRPr="001B36AE">
        <w:t>will be inherently correlated with SMR recorded at a higher temperature. Phenotypic correlations between different environments may illuminate the</w:t>
      </w:r>
      <w:r w:rsidR="006866D7">
        <w:t>ir</w:t>
      </w:r>
      <w:r w:rsidRPr="001B36AE">
        <w:t xml:space="preserve"> underlying genetic correlations </w:t>
      </w:r>
      <w:r w:rsidR="004F7C3B">
        <w:rPr>
          <w:lang w:val="en-US"/>
        </w:rPr>
        <w:fldChar w:fldCharType="begin"/>
      </w:r>
      <w:r w:rsidR="001C289B">
        <w:rPr>
          <w:lang w:val="en-US"/>
        </w:rPr>
        <w:instrText xml:space="preserve"> ADDIN PAPERS2_CITATIONS &lt;citation&gt;&lt;priority&gt;35&lt;/priority&gt;&lt;uuid&gt;43BF7A1B-BFE3-4C9E-9AF0-3211E8D52FEC&lt;/uuid&gt;&lt;publications&gt;&lt;publication&gt;&lt;subtype&gt;400&lt;/subtype&gt;&lt;title&gt;The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gt;&lt;subtype&gt;400&lt;/subtype&gt;&lt;title&gt;THE EVOLUTION OF GENETIC CORRELATIONS: AN ANALYSIS OF PATTERNS&lt;/title&gt;&lt;url&gt;http://doi.wiley.com/10.1111/j.1558-5646.1996.tb03913.x&lt;/url&gt;&lt;volume&gt;50&lt;/volume&gt;&lt;publication_date&gt;99201705311200000000222000&lt;/publication_date&gt;&lt;uuid&gt;FBE27269-C68B-438B-BB65-466F107DB882&lt;/uuid&gt;&lt;type&gt;400&lt;/type&gt;&lt;number&gt;4&lt;/number&gt;&lt;doi&gt;10.1111/j.1558-5646.1996.tb03913.x&lt;/doi&gt;&lt;startpage&gt;1392&lt;/startpage&gt;&lt;endpage&gt;1403&lt;/endpage&gt;&lt;bundle&gt;&lt;publication&gt;&lt;title&gt;Evolution&lt;/title&gt;&lt;uuid&gt;6953F25B-CBF7-4DC7-9F0B-080927B921E6&lt;/uuid&gt;&lt;subtype&gt;-100&lt;/subtype&gt;&lt;publisher&gt;Blackwell Publishing Inc&lt;/publisher&gt;&lt;type&gt;-100&lt;/type&gt;&lt;/publication&gt;&lt;/bundle&gt;&lt;authors&gt;&lt;author&gt;&lt;lastName&gt;Roff&lt;/lastName&gt;&lt;firstName&gt;Derek&lt;/firstName&gt;&lt;middleNames&gt;A&lt;/middleNames&gt;&lt;/author&gt;&lt;/authors&gt;&lt;/publication&gt;&lt;/publications&gt;&lt;cites&gt;&lt;/cites&gt;&lt;/citation&gt;</w:instrText>
      </w:r>
      <w:r w:rsidR="004F7C3B">
        <w:rPr>
          <w:lang w:val="en-US"/>
        </w:rPr>
        <w:fldChar w:fldCharType="separate"/>
      </w:r>
      <w:r w:rsidR="004F7C3B">
        <w:rPr>
          <w:rFonts w:eastAsiaTheme="minorHAnsi"/>
          <w:lang w:val="en-US"/>
        </w:rPr>
        <w:t xml:space="preserve">(Falconer 1952; </w:t>
      </w:r>
      <w:proofErr w:type="spellStart"/>
      <w:r w:rsidR="004F7C3B">
        <w:rPr>
          <w:rFonts w:eastAsiaTheme="minorHAnsi"/>
          <w:lang w:val="en-US"/>
        </w:rPr>
        <w:t>Roff</w:t>
      </w:r>
      <w:proofErr w:type="spellEnd"/>
      <w:r w:rsidR="004F7C3B">
        <w:rPr>
          <w:rFonts w:eastAsiaTheme="minorHAnsi"/>
          <w:lang w:val="en-US"/>
        </w:rPr>
        <w:t xml:space="preserve"> 2017)</w:t>
      </w:r>
      <w:r w:rsidR="004F7C3B">
        <w:rPr>
          <w:lang w:val="en-US"/>
        </w:rPr>
        <w:fldChar w:fldCharType="end"/>
      </w:r>
      <w:r w:rsidRPr="001B36AE">
        <w:t xml:space="preserve"> and hence </w:t>
      </w:r>
      <w:r w:rsidRPr="001B36AE">
        <w:lastRenderedPageBreak/>
        <w:t>any evolutionary constraint in metabolic thermal plasticity. One additional benefit in estimating repeatability and variance components of reaction norms is the ability to also determine cross-environment correlations of the phenotypic trait</w:t>
      </w:r>
      <w:r w:rsidR="00546EF5">
        <w:t xml:space="preserve">, which can </w:t>
      </w:r>
      <w:r w:rsidR="00326DE1">
        <w:t xml:space="preserve">also </w:t>
      </w:r>
      <w:r w:rsidR="00546EF5">
        <w:t xml:space="preserve">be useful in elucidating trade-offs </w:t>
      </w:r>
      <w:r w:rsidR="00D15E25">
        <w:t xml:space="preserve">in performance </w:t>
      </w:r>
      <w:r w:rsidR="00546EF5">
        <w:t>between temperatures</w:t>
      </w:r>
      <w:r w:rsidRPr="001B36AE">
        <w:t xml:space="preserve"> </w:t>
      </w:r>
      <w:r w:rsidR="001C289B">
        <w:rPr>
          <w:rFonts w:eastAsiaTheme="minorHAnsi"/>
          <w:lang w:val="en-GB"/>
        </w:rPr>
        <w:t>(</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 </w:t>
      </w:r>
      <w:proofErr w:type="spellStart"/>
      <w:r w:rsidR="001C289B">
        <w:rPr>
          <w:rFonts w:eastAsiaTheme="minorHAnsi"/>
          <w:lang w:val="en-GB"/>
        </w:rPr>
        <w:t>Brommer</w:t>
      </w:r>
      <w:proofErr w:type="spellEnd"/>
      <w:r w:rsidR="001C289B">
        <w:rPr>
          <w:rFonts w:eastAsiaTheme="minorHAnsi"/>
          <w:lang w:val="en-GB"/>
        </w:rPr>
        <w:t xml:space="preserve"> 2013)</w:t>
      </w:r>
      <w:r w:rsidR="001C289B">
        <w:rPr>
          <w:rFonts w:eastAsiaTheme="minorHAnsi"/>
          <w:lang w:val="en-GB"/>
        </w:rPr>
        <w:fldChar w:fldCharType="begin"/>
      </w:r>
      <w:r w:rsidR="001C289B">
        <w:rPr>
          <w:rFonts w:eastAsiaTheme="minorHAnsi"/>
          <w:lang w:val="en-GB"/>
        </w:rPr>
        <w:instrText xml:space="preserve"> ADDIN PAPERS2_CITATIONS &lt;citation&gt;&lt;priority&gt;36&lt;/priority&gt;&lt;uuid&gt;BA585BA1-63CD-4BC9-9272-897167562768&lt;/uuid&gt;&lt;publications&gt;&lt;publication&gt;&lt;subtype&gt;400&lt;/subtype&gt;&lt;publisher&gt;Springer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fldChar w:fldCharType="end"/>
      </w:r>
      <w:r w:rsidRPr="001B36AE">
        <w:t>.</w:t>
      </w:r>
    </w:p>
    <w:p w14:paraId="471A2DE4" w14:textId="6B0580DB" w:rsidR="008E269A" w:rsidRDefault="006866D7" w:rsidP="001E0B56">
      <w:pPr>
        <w:spacing w:line="480" w:lineRule="auto"/>
        <w:ind w:firstLine="720"/>
        <w:contextualSpacing/>
      </w:pPr>
      <w:r>
        <w:rPr>
          <w:lang w:val="en-AU"/>
        </w:rPr>
        <w:t>W</w:t>
      </w:r>
      <w:r w:rsidR="001178B4" w:rsidRPr="00100303">
        <w:rPr>
          <w:lang w:val="en-AU"/>
        </w:rPr>
        <w:t xml:space="preserve">e derived </w:t>
      </w:r>
      <w:r w:rsidR="001178B4">
        <w:rPr>
          <w:lang w:val="en-AU"/>
        </w:rPr>
        <w:t xml:space="preserve">cross-temperature correlations </w:t>
      </w:r>
      <w:r w:rsidR="001178B4">
        <w:t>from t</w:t>
      </w:r>
      <w:r w:rsidR="001178B4">
        <w:rPr>
          <w:lang w:val="en-AU"/>
        </w:rPr>
        <w:t>he</w:t>
      </w:r>
      <w:r w:rsidR="001178B4" w:rsidRPr="00100303">
        <w:rPr>
          <w:lang w:val="en-AU"/>
        </w:rPr>
        <w:t xml:space="preserve"> </w:t>
      </w:r>
      <w:r w:rsidR="001178B4">
        <w:rPr>
          <w:lang w:val="en-AU"/>
        </w:rPr>
        <w:t xml:space="preserve">same </w:t>
      </w:r>
      <w:r w:rsidR="001178B4" w:rsidRPr="00100303">
        <w:rPr>
          <w:lang w:val="en-AU"/>
        </w:rPr>
        <w:t>model</w:t>
      </w:r>
      <w:r w:rsidR="001178B4">
        <w:rPr>
          <w:lang w:val="en-AU"/>
        </w:rPr>
        <w:t xml:space="preserve"> that was</w:t>
      </w:r>
      <w:r w:rsidR="001178B4" w:rsidRPr="00100303">
        <w:rPr>
          <w:lang w:val="en-AU"/>
        </w:rPr>
        <w:t xml:space="preserve"> </w:t>
      </w:r>
      <w:r w:rsidR="001178B4">
        <w:rPr>
          <w:lang w:val="en-AU"/>
        </w:rPr>
        <w:t>used to calculate the repeatability of the slope</w:t>
      </w:r>
      <w:r w:rsidR="00ED4B63">
        <w:rPr>
          <w:lang w:val="en-AU"/>
        </w:rPr>
        <w:t xml:space="preserve"> using matrix algebra</w:t>
      </w:r>
      <w:r w:rsidR="001178B4">
        <w:rPr>
          <w:lang w:val="en-AU"/>
        </w:rPr>
        <w:t xml:space="preserve">. Following </w:t>
      </w:r>
      <w:r w:rsidR="001178B4">
        <w:rPr>
          <w:rFonts w:eastAsiaTheme="minorHAnsi"/>
          <w:lang w:val="en-US"/>
        </w:rPr>
        <w:fldChar w:fldCharType="begin" w:fldLock="1"/>
      </w:r>
      <w:r w:rsidR="001C289B">
        <w:rPr>
          <w:rFonts w:eastAsiaTheme="minorHAnsi"/>
          <w:lang w:val="en-US"/>
        </w:rPr>
        <w:instrText xml:space="preserve"> ADDIN PAPERS2_CITATIONS &lt;citation&gt;&lt;priority&gt;53&lt;/priority&gt;&lt;uuid&gt;1719AE52-CE98-4A89-84C4-4B11C007C2D4&lt;/uuid&gt;&lt;publications&gt;&lt;publication&gt;&lt;subtype&gt;400&lt;/subtype&gt;&lt;publisher&gt;Springer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1178B4">
        <w:rPr>
          <w:rFonts w:eastAsiaTheme="minorHAnsi"/>
          <w:lang w:val="en-US"/>
        </w:rPr>
        <w:fldChar w:fldCharType="separate"/>
      </w:r>
      <w:r w:rsidR="001178B4">
        <w:rPr>
          <w:rFonts w:eastAsiaTheme="minorHAnsi"/>
          <w:lang w:val="en-US"/>
        </w:rPr>
        <w:t>(</w:t>
      </w:r>
      <w:proofErr w:type="spellStart"/>
      <w:r w:rsidR="001178B4">
        <w:rPr>
          <w:rFonts w:eastAsiaTheme="minorHAnsi"/>
          <w:lang w:val="en-US"/>
        </w:rPr>
        <w:t>Brommer</w:t>
      </w:r>
      <w:proofErr w:type="spellEnd"/>
      <w:r w:rsidR="001178B4">
        <w:rPr>
          <w:rFonts w:eastAsiaTheme="minorHAnsi"/>
          <w:lang w:val="en-US"/>
        </w:rPr>
        <w:t xml:space="preserve"> 2013)</w:t>
      </w:r>
      <w:r w:rsidR="001178B4">
        <w:rPr>
          <w:rFonts w:eastAsiaTheme="minorHAnsi"/>
          <w:lang w:val="en-US"/>
        </w:rPr>
        <w:fldChar w:fldCharType="end"/>
      </w:r>
      <w:r w:rsidR="001178B4">
        <w:rPr>
          <w:rFonts w:eastAsiaTheme="minorHAnsi"/>
          <w:lang w:val="en-US"/>
        </w:rPr>
        <w:t xml:space="preserve">, </w:t>
      </w:r>
      <w:r w:rsidR="001178B4">
        <w:rPr>
          <w:lang w:val="en-AU"/>
        </w:rPr>
        <w:t>we obtained among-individuals and within-individual-among-sampling-session correlations</w:t>
      </w:r>
      <w:r w:rsidR="001178B4">
        <w:rPr>
          <w:rFonts w:eastAsiaTheme="minorHAnsi"/>
          <w:lang w:val="en-US"/>
        </w:rPr>
        <w:t xml:space="preserve"> from </w:t>
      </w:r>
      <w:r w:rsidR="001178B4">
        <w:rPr>
          <w:lang w:val="en-AU"/>
        </w:rPr>
        <w:t>their respective intercept and slope variance-covariance matrices</w:t>
      </w:r>
      <w:r w:rsidR="001178B4">
        <w:rPr>
          <w:rFonts w:eastAsiaTheme="minorHAnsi"/>
          <w:lang w:val="en-US"/>
        </w:rPr>
        <w:t xml:space="preserve">. The specific details and equations of this method is presented in the provided code and ESM (ESM equation 6 - 9).  </w:t>
      </w:r>
    </w:p>
    <w:p w14:paraId="4B81EB9E" w14:textId="77777777" w:rsidR="00D97E18" w:rsidRDefault="00D97E18" w:rsidP="001E0B56">
      <w:pPr>
        <w:spacing w:line="480" w:lineRule="auto"/>
        <w:contextualSpacing/>
        <w:rPr>
          <w:rFonts w:eastAsiaTheme="minorHAnsi"/>
          <w:lang w:val="en-US"/>
        </w:rPr>
      </w:pPr>
    </w:p>
    <w:p w14:paraId="78182CBA" w14:textId="0CCF9555" w:rsidR="004B46FB" w:rsidRDefault="004B46FB" w:rsidP="001E0B56">
      <w:pPr>
        <w:pStyle w:val="Heading2"/>
        <w:spacing w:line="480" w:lineRule="auto"/>
        <w:contextualSpacing/>
      </w:pPr>
      <w:r>
        <w:t xml:space="preserve">Character-state </w:t>
      </w:r>
      <w:r w:rsidR="003A285A">
        <w:t>approach</w:t>
      </w:r>
    </w:p>
    <w:p w14:paraId="718F806F" w14:textId="60B06555" w:rsidR="002155F2" w:rsidRDefault="003A285A" w:rsidP="001E0B56">
      <w:pPr>
        <w:pStyle w:val="Thesisnormal"/>
        <w:spacing w:line="480" w:lineRule="auto"/>
        <w:contextualSpacing/>
      </w:pPr>
      <w:r>
        <w:t xml:space="preserve">Character-state </w:t>
      </w:r>
      <w:r>
        <w:t>models represent phenotypic plasticity as distinct ‘characters’</w:t>
      </w:r>
      <w:r w:rsidR="00546EF5">
        <w:t xml:space="preserve"> of individuals measured in different environments</w:t>
      </w:r>
      <w:r>
        <w:t>. In other words, character-state models estimate intercepts in each environment as opposed to fitting a slope. We</w:t>
      </w:r>
      <w:r w:rsidR="00F659CD">
        <w:t xml:space="preserve"> </w:t>
      </w:r>
      <w:r w:rsidR="009B76F8">
        <w:t xml:space="preserve">were interested in </w:t>
      </w:r>
      <w:r w:rsidR="009B76F8">
        <w:t xml:space="preserve">comparing repeatability estimates </w:t>
      </w:r>
      <w:r w:rsidR="00B143CC">
        <w:t>as well as cross-</w:t>
      </w:r>
      <w:r w:rsidR="006866D7">
        <w:t>temperature</w:t>
      </w:r>
      <w:r w:rsidR="00B143CC">
        <w:t xml:space="preserve"> correlations </w:t>
      </w:r>
      <w:r w:rsidR="009B76F8">
        <w:t xml:space="preserve">between character-state and function-valued approaches. Following methods described by Hunt 2014 (see also </w:t>
      </w:r>
      <w:proofErr w:type="spellStart"/>
      <w:r w:rsidR="009B76F8">
        <w:rPr>
          <w:rFonts w:eastAsiaTheme="minorHAnsi"/>
          <w:lang w:val="en-US"/>
        </w:rPr>
        <w:t>Houslay</w:t>
      </w:r>
      <w:proofErr w:type="spellEnd"/>
      <w:r w:rsidR="009B76F8">
        <w:rPr>
          <w:rFonts w:eastAsiaTheme="minorHAnsi"/>
          <w:lang w:val="en-US"/>
        </w:rPr>
        <w:t xml:space="preserve"> 2017), </w:t>
      </w:r>
      <w:r w:rsidR="009B76F8">
        <w:t>w</w:t>
      </w:r>
      <w:r w:rsidR="00E6226C">
        <w:t xml:space="preserve">e fitted one multivariate </w:t>
      </w:r>
      <w:r w:rsidR="00A13288">
        <w:t>response</w:t>
      </w:r>
      <w:r w:rsidR="00E6226C">
        <w:t xml:space="preserve"> model</w:t>
      </w:r>
      <w:r w:rsidR="00D251EE">
        <w:t xml:space="preserve"> </w:t>
      </w:r>
      <w:r w:rsidR="00A13288">
        <w:t>where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w:t>
      </w:r>
      <w:r w:rsidR="00D97E18">
        <w:t>x</w:t>
      </w:r>
      <w:r w:rsidR="004D7001">
        <w:t xml:space="preserve">. </w:t>
      </w:r>
    </w:p>
    <w:p w14:paraId="4CB2B0F6" w14:textId="77777777" w:rsidR="00546EF5" w:rsidRDefault="00546EF5" w:rsidP="001E0B56">
      <w:pPr>
        <w:pStyle w:val="Thesisnormal"/>
        <w:spacing w:line="480" w:lineRule="auto"/>
        <w:contextualSpacing/>
      </w:pPr>
    </w:p>
    <w:p w14:paraId="0FBBBE09" w14:textId="29DCA7C5" w:rsidR="004D7001" w:rsidRDefault="00762B32" w:rsidP="001E0B56">
      <w:pPr>
        <w:pStyle w:val="Thesisnormal"/>
        <w:spacing w:line="480" w:lineRule="auto"/>
        <w:contextualSpacing/>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1,1,32ºC</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2,22ºC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1,2,32ºC</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1,10,32ºC</m:t>
                          </m:r>
                        </m:sub>
                      </m:sSub>
                    </m:sub>
                  </m:sSub>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w:t>
      </w:r>
      <w:proofErr w:type="gramStart"/>
      <w:r w:rsidR="00B93C1F">
        <w:t xml:space="preserve"> </w:t>
      </w:r>
      <w:r w:rsidR="00546EF5">
        <w:t xml:space="preserve">  </w:t>
      </w:r>
      <w:r w:rsidR="004D7001">
        <w:t>(</w:t>
      </w:r>
      <w:proofErr w:type="gramEnd"/>
      <w:r w:rsidR="004D7001">
        <w:t>1|session</w:t>
      </w:r>
      <w:r w:rsidR="00082020">
        <w:t>ID</w:t>
      </w:r>
      <w:r w:rsidR="00B93C1F">
        <w:t>)</w:t>
      </w:r>
    </w:p>
    <w:p w14:paraId="57DF973F" w14:textId="77777777" w:rsidR="00546EF5" w:rsidRPr="004D7001" w:rsidRDefault="00546EF5" w:rsidP="001E0B56">
      <w:pPr>
        <w:pStyle w:val="Thesisnormal"/>
        <w:spacing w:line="480" w:lineRule="auto"/>
        <w:contextualSpacing/>
        <w:jc w:val="center"/>
      </w:pPr>
    </w:p>
    <w:p w14:paraId="21E91198" w14:textId="1CA97EBB" w:rsidR="00877E4B" w:rsidRDefault="00B143CC" w:rsidP="001E0B56">
      <w:pPr>
        <w:pStyle w:val="Thesisnormal"/>
        <w:spacing w:line="480" w:lineRule="auto"/>
        <w:contextualSpacing/>
      </w:pPr>
      <w:r>
        <w:lastRenderedPageBreak/>
        <w:t>W</w:t>
      </w:r>
      <w:r w:rsidR="00EE34CA">
        <w:t xml:space="preserve">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rsidR="00EE34CA">
        <w:t xml:space="preserve"> is the metabolic rate for individual 1 in sampling session 1 at 22ºC</w:t>
      </w:r>
      <w:r w:rsidR="00D343F1">
        <w:t xml:space="preserve"> and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r>
          <w:rPr>
            <w:rFonts w:ascii="Cambria Math" w:hAnsi="Cambria Math"/>
          </w:rPr>
          <m:t xml:space="preserve"> </m:t>
        </m:r>
      </m:oMath>
      <w:r w:rsidR="00455BCC">
        <w:t xml:space="preserve">is the metabolic rate for individual 1 in sampling session 10 at 22ºC </w:t>
      </w:r>
      <w:r w:rsidR="00D343F1">
        <w:t>so forth</w:t>
      </w:r>
      <w:r w:rsidR="00EE34CA">
        <w:t>.</w:t>
      </w:r>
      <w:r w:rsidR="00D343F1">
        <w:t xml:space="preserve"> </w:t>
      </w:r>
      <w:r w:rsidR="00EE34CA">
        <w:t>Note that temperature is no longer a predictor</w:t>
      </w:r>
      <w:r w:rsidR="004B6126">
        <w:t xml:space="preserve"> or a random slope</w:t>
      </w:r>
      <w:r w:rsidR="00EE34CA">
        <w:t xml:space="preserve"> as </w:t>
      </w:r>
      <w:r w:rsidR="004B6126">
        <w:t xml:space="preserve">temperature is </w:t>
      </w:r>
      <w:r w:rsidR="00EE34CA">
        <w:t>now part of the response</w:t>
      </w:r>
      <w:r w:rsidR="004B6126">
        <w:t xml:space="preserve"> matrix</w:t>
      </w:r>
      <w:r w:rsidR="00EE34CA">
        <w:t xml:space="preserve">. </w:t>
      </w:r>
      <w:r w:rsidR="00D15E25">
        <w:t xml:space="preserve">We included </w:t>
      </w:r>
      <w:r w:rsidR="004B6126">
        <w:t>I</w:t>
      </w:r>
      <w:r w:rsidR="00EE34CA">
        <w:t>ndividual ID and session</w:t>
      </w:r>
      <w:r w:rsidR="004B46FB">
        <w:t xml:space="preserve"> ID</w:t>
      </w:r>
      <w:r w:rsidR="00EE34CA">
        <w:t xml:space="preserve"> </w:t>
      </w:r>
      <w:r w:rsidR="004B6126">
        <w:t xml:space="preserve">were </w:t>
      </w:r>
      <w:r w:rsidR="00EE34CA">
        <w:t>as random intercepts</w:t>
      </w:r>
      <w:r w:rsidR="00D15E25">
        <w:t xml:space="preserve"> and estimated their variance-covariance matrices</w:t>
      </w:r>
      <w:r w:rsidR="00EE34CA">
        <w:t xml:space="preserve">. </w:t>
      </w:r>
      <w:r w:rsidR="00B54A09">
        <w:rPr>
          <w:shd w:val="clear" w:color="auto" w:fill="FFFFFF"/>
        </w:rPr>
        <w:t>W</w:t>
      </w:r>
      <w:r w:rsidR="00F45804">
        <w:rPr>
          <w:shd w:val="clear" w:color="auto" w:fill="FFFFFF"/>
        </w:rPr>
        <w:t xml:space="preserve">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w:r w:rsidR="00877E4B">
        <w:rPr>
          <w:shd w:val="clear" w:color="auto" w:fill="FFFFFF"/>
        </w:rPr>
        <w:t>following</w:t>
      </w:r>
      <w:r w:rsidR="00464F1B">
        <w:rPr>
          <w:shd w:val="clear" w:color="auto" w:fill="FFFFFF"/>
        </w:rPr>
        <w:t xml:space="preserve"> Equation </w:t>
      </w:r>
      <w:r w:rsidR="002C0FFA">
        <w:rPr>
          <w:shd w:val="clear" w:color="auto" w:fill="FFFFFF"/>
        </w:rPr>
        <w:t>1</w:t>
      </w:r>
      <w:r w:rsidR="00D97E18">
        <w:rPr>
          <w:shd w:val="clear" w:color="auto" w:fill="FFFFFF"/>
        </w:rPr>
        <w:t>0 in the ESM</w:t>
      </w:r>
      <w:r w:rsidR="00464F1B">
        <w:rPr>
          <w:shd w:val="clear" w:color="auto" w:fill="FFFFFF"/>
        </w:rPr>
        <w:t xml:space="preserve">. </w:t>
      </w:r>
      <w:r w:rsidR="006866D7">
        <w:t>C</w:t>
      </w:r>
      <w:r w:rsidR="00B54A09">
        <w:t xml:space="preserve">ross-temperature correlations </w:t>
      </w:r>
      <w:r>
        <w:t>were conveniently estimated by the model</w:t>
      </w:r>
    </w:p>
    <w:p w14:paraId="17D768DA" w14:textId="77777777" w:rsidR="00C25F91" w:rsidRDefault="00C25F91" w:rsidP="001E0B56">
      <w:pPr>
        <w:spacing w:line="480" w:lineRule="auto"/>
        <w:contextualSpacing/>
      </w:pPr>
    </w:p>
    <w:p w14:paraId="4A4A8882" w14:textId="753A9739" w:rsidR="009816E5" w:rsidRDefault="0003265F" w:rsidP="001E0B56">
      <w:pPr>
        <w:pStyle w:val="Heading2"/>
        <w:spacing w:line="480" w:lineRule="auto"/>
        <w:contextualSpacing/>
      </w:pPr>
      <w:r>
        <w:t xml:space="preserve">Estimating </w:t>
      </w:r>
      <w:r w:rsidR="009816E5">
        <w:t>mass</w:t>
      </w:r>
      <w:r w:rsidR="00E364CB">
        <w:t>-</w:t>
      </w:r>
      <w:r w:rsidR="009816E5">
        <w:t xml:space="preserve">scaling exponents </w:t>
      </w:r>
      <w:r w:rsidR="00C05D33">
        <w:t>at different temperatures</w:t>
      </w:r>
    </w:p>
    <w:p w14:paraId="206DB590" w14:textId="5D87A4FB" w:rsidR="00A527BB" w:rsidRDefault="00773765" w:rsidP="001E0B56">
      <w:pPr>
        <w:spacing w:line="480" w:lineRule="auto"/>
        <w:contextualSpacing/>
        <w:rPr>
          <w:lang w:val="en-AU"/>
        </w:rPr>
      </w:pPr>
      <w:r>
        <w:rPr>
          <w:lang w:val="en-AU"/>
        </w:rPr>
        <w:t>P</w:t>
      </w:r>
      <w:r w:rsidR="00B266EA">
        <w:rPr>
          <w:lang w:val="en-AU"/>
        </w:rPr>
        <w:t xml:space="preserve">opulation estimates of scaling exponents </w:t>
      </w:r>
      <w:r w:rsidR="007719E7">
        <w:rPr>
          <w:lang w:val="en-AU"/>
        </w:rPr>
        <w:t>can be affected by the different contributions of</w:t>
      </w:r>
      <w:r w:rsidR="005C0A2E">
        <w:rPr>
          <w:lang w:val="en-AU"/>
        </w:rPr>
        <w:t xml:space="preserve"> within- and among-individual </w:t>
      </w:r>
      <w:r w:rsidR="007719E7">
        <w:rPr>
          <w:lang w:val="en-AU"/>
        </w:rPr>
        <w:t xml:space="preserve">variation </w:t>
      </w:r>
      <w:r w:rsidR="008F4B67">
        <w:rPr>
          <w:rFonts w:eastAsiaTheme="minorHAnsi"/>
          <w:lang w:val="en-US"/>
        </w:rPr>
        <w:fldChar w:fldCharType="begin" w:fldLock="1"/>
      </w:r>
      <w:r w:rsidR="001C289B">
        <w:rPr>
          <w:rFonts w:eastAsiaTheme="minorHAnsi"/>
          <w:lang w:val="en-US"/>
        </w:rPr>
        <w:instrText xml:space="preserve"> ADDIN PAPERS2_CITATIONS &lt;citation&gt;&lt;priority&gt;54&lt;/priority&gt;&lt;uuid&gt;41537904-E17D-453C-9734-E0399E41F68C&lt;/uuid&gt;&lt;publications&gt;&lt;publication&gt;&lt;subtype&gt;400&lt;/subtype&gt;&lt;title&gt;A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8F4B67">
        <w:rPr>
          <w:rFonts w:eastAsiaTheme="minorHAnsi"/>
          <w:lang w:val="en-US"/>
        </w:rPr>
        <w:fldChar w:fldCharType="separate"/>
      </w:r>
      <w:r w:rsidR="004F7C3B">
        <w:rPr>
          <w:rFonts w:eastAsiaTheme="minorHAnsi"/>
          <w:lang w:val="en-US"/>
        </w:rPr>
        <w:t>(van de Pol &amp; Wright 2009)</w:t>
      </w:r>
      <w:r w:rsidR="008F4B67">
        <w:rPr>
          <w:rFonts w:eastAsiaTheme="minorHAnsi"/>
          <w:lang w:val="en-US"/>
        </w:rPr>
        <w:fldChar w:fldCharType="end"/>
      </w:r>
      <w:r w:rsidR="008F4B67">
        <w:rPr>
          <w:lang w:val="en-AU"/>
        </w:rPr>
        <w:t xml:space="preserve">. </w:t>
      </w:r>
      <w:r w:rsidR="000A099F">
        <w:rPr>
          <w:lang w:val="en-AU"/>
        </w:rPr>
        <w:t xml:space="preserve">We therefore wanted to </w:t>
      </w:r>
      <w:r w:rsidR="001178B4">
        <w:rPr>
          <w:lang w:val="en-AU"/>
        </w:rPr>
        <w:t>partition out</w:t>
      </w:r>
      <w:r w:rsidR="000A099F" w:rsidRPr="005C7933">
        <w:rPr>
          <w:lang w:val="en-AU"/>
        </w:rPr>
        <w:t xml:space="preserve"> within-individual effects </w:t>
      </w:r>
      <w:r w:rsidR="004B6126">
        <w:rPr>
          <w:lang w:val="en-AU"/>
        </w:rPr>
        <w:t>in order to obtain more precise population estimate</w:t>
      </w:r>
      <w:r w:rsidR="007719E7">
        <w:rPr>
          <w:lang w:val="en-AU"/>
        </w:rPr>
        <w:t>s</w:t>
      </w:r>
      <w:r>
        <w:rPr>
          <w:lang w:val="en-AU"/>
        </w:rPr>
        <w:t xml:space="preserve"> of mass-scaling across temperatures</w:t>
      </w:r>
      <w:r w:rsidR="00DD32E4">
        <w:rPr>
          <w:lang w:val="en-AU"/>
        </w:rPr>
        <w:t>.</w:t>
      </w:r>
      <w:r w:rsidR="00BA141D">
        <w:rPr>
          <w:lang w:val="en-AU"/>
        </w:rPr>
        <w:t xml:space="preserve"> </w:t>
      </w:r>
      <w:r>
        <w:rPr>
          <w:lang w:val="en-AU"/>
        </w:rPr>
        <w:t>To achieve this</w:t>
      </w:r>
      <w:r w:rsidR="004B6126">
        <w:rPr>
          <w:lang w:val="en-AU"/>
        </w:rPr>
        <w:t xml:space="preserve">, we </w:t>
      </w:r>
      <w:r w:rsidR="009816E5">
        <w:rPr>
          <w:lang w:val="en-AU"/>
        </w:rPr>
        <w:t>calculat</w:t>
      </w:r>
      <w:r w:rsidR="004B6126">
        <w:rPr>
          <w:lang w:val="en-AU"/>
        </w:rPr>
        <w:t xml:space="preserve">ed </w:t>
      </w:r>
      <w:r w:rsidR="00DD32E4">
        <w:rPr>
          <w:lang w:val="en-AU"/>
        </w:rPr>
        <w:t>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w:t>
      </w:r>
      <w:r w:rsidR="00EA124F">
        <w:rPr>
          <w:lang w:val="en-AU"/>
        </w:rPr>
        <w:t xml:space="preserve">, and </w:t>
      </w:r>
      <w:r w:rsidR="004C354B">
        <w:rPr>
          <w:lang w:val="en-AU"/>
        </w:rPr>
        <w:t>subtrac</w:t>
      </w:r>
      <w:r w:rsidR="00EA124F">
        <w:rPr>
          <w:lang w:val="en-AU"/>
        </w:rPr>
        <w:t>ted</w:t>
      </w:r>
      <w:r w:rsidR="007E4605">
        <w:rPr>
          <w:lang w:val="en-AU"/>
        </w:rPr>
        <w:t xml:space="preserve"> an individual’s mass from its </w:t>
      </w:r>
      <w:r w:rsidR="007E4605">
        <w:rPr>
          <w:lang w:val="en-AU"/>
        </w:rPr>
        <w:t xml:space="preserve">own mean </w:t>
      </w:r>
      <w:r w:rsidR="00EA124F">
        <w:rPr>
          <w:lang w:val="en-AU"/>
        </w:rPr>
        <w:t xml:space="preserve"> to account for within-individual effects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1C289B">
        <w:rPr>
          <w:rFonts w:eastAsiaTheme="minorHAnsi"/>
          <w:lang w:val="en-US"/>
        </w:rPr>
        <w:instrText xml:space="preserve"> ADDIN PAPERS2_CITATIONS &lt;citation&gt;&lt;priority&gt;54&lt;/priority&gt;&lt;uuid&gt;3DB64203-029C-4B61-87FA-11129C5B800B&lt;/uuid&gt;&lt;publications&gt;&lt;publication&gt;&lt;subtype&gt;400&lt;/subtype&gt;&lt;title&gt;A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517F4">
        <w:rPr>
          <w:rFonts w:eastAsiaTheme="minorHAnsi"/>
          <w:lang w:val="en-GB"/>
        </w:rPr>
        <w:t xml:space="preserve"> </w:t>
      </w:r>
      <w:r w:rsidR="001C289B">
        <w:rPr>
          <w:rFonts w:eastAsiaTheme="minorHAnsi"/>
          <w:lang w:val="en-GB"/>
        </w:rPr>
        <w:t>van de Pol &amp; Wright 2009</w:t>
      </w:r>
      <w:r w:rsidR="003F1CB2">
        <w:rPr>
          <w:rFonts w:eastAsiaTheme="minorHAnsi"/>
          <w:lang w:val="en-US"/>
        </w:rPr>
        <w:fldChar w:fldCharType="end"/>
      </w:r>
      <w:r w:rsidR="000A099F">
        <w:rPr>
          <w:rFonts w:eastAsiaTheme="minorHAnsi"/>
          <w:lang w:val="en-US"/>
        </w:rPr>
        <w:t>)</w:t>
      </w:r>
      <w:r w:rsidR="00DD32E4">
        <w:rPr>
          <w:rFonts w:eastAsiaTheme="minorHAnsi"/>
          <w:lang w:val="en-US"/>
        </w:rPr>
        <w:t xml:space="preserve">. </w:t>
      </w:r>
      <w:r w:rsidR="004B6126">
        <w:rPr>
          <w:rFonts w:eastAsiaTheme="minorHAnsi"/>
          <w:lang w:val="en-US"/>
        </w:rPr>
        <w:t xml:space="preserve">These mass effects were included in two models fitted in </w:t>
      </w:r>
      <w:r w:rsidR="00FE7A4B">
        <w:rPr>
          <w:lang w:val="en-AU"/>
        </w:rPr>
        <w:t>‘brms</w:t>
      </w:r>
      <w:r w:rsidR="004B6126">
        <w:rPr>
          <w:lang w:val="en-AU"/>
        </w:rPr>
        <w:t>’</w:t>
      </w:r>
      <w:r w:rsidR="00FE7A4B">
        <w:rPr>
          <w:lang w:val="en-AU"/>
        </w:rPr>
        <w:t xml:space="preserve">. </w:t>
      </w:r>
      <w:r w:rsidR="00BA141D">
        <w:rPr>
          <w:lang w:val="en-AU"/>
        </w:rPr>
        <w:t>The firs</w:t>
      </w:r>
      <w:r w:rsidR="00F203F0">
        <w:rPr>
          <w:lang w:val="en-AU"/>
        </w:rPr>
        <w:t>t model</w:t>
      </w:r>
      <w:r w:rsidR="00F53BB4">
        <w:rPr>
          <w:lang w:val="en-AU"/>
        </w:rPr>
        <w:t xml:space="preserve"> (interaction </w:t>
      </w:r>
      <w:r w:rsidR="00F53BB4">
        <w:rPr>
          <w:lang w:val="en-AU"/>
        </w:rPr>
        <w:t>model)</w:t>
      </w:r>
      <w:r w:rsidR="00F203F0">
        <w:rPr>
          <w:lang w:val="en-AU"/>
        </w:rPr>
        <w:t xml:space="preserve"> </w:t>
      </w:r>
      <w:r w:rsidR="00A527BB">
        <w:rPr>
          <w:lang w:val="en-AU"/>
        </w:rPr>
        <w:t>had the following structure,</w:t>
      </w:r>
    </w:p>
    <w:p w14:paraId="08932161" w14:textId="77777777" w:rsidR="00EA124F" w:rsidRPr="006866D7" w:rsidRDefault="00EA124F" w:rsidP="001E0B56">
      <w:pPr>
        <w:spacing w:line="480" w:lineRule="auto"/>
        <w:contextualSpacing/>
        <w:rPr>
          <w:lang w:val="en-AU"/>
        </w:rPr>
      </w:pPr>
    </w:p>
    <w:p w14:paraId="1CC22736" w14:textId="6186DA2D" w:rsidR="008366D4" w:rsidRDefault="008366D4"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3CE25B9" w14:textId="77777777" w:rsidR="00EA124F" w:rsidRDefault="00EA124F" w:rsidP="001E0B56">
      <w:pPr>
        <w:spacing w:line="480" w:lineRule="auto"/>
        <w:contextualSpacing/>
        <w:rPr>
          <w:lang w:val="en-AU"/>
        </w:rPr>
      </w:pPr>
    </w:p>
    <w:p w14:paraId="1063D7BD" w14:textId="1AA1C39C" w:rsidR="00D5267A" w:rsidRDefault="00BE4B02" w:rsidP="001E0B56">
      <w:pPr>
        <w:spacing w:line="480" w:lineRule="auto"/>
        <w:contextualSpacing/>
        <w:rPr>
          <w:lang w:val="en-AU"/>
        </w:rPr>
      </w:pPr>
      <w:r>
        <w:rPr>
          <w:lang w:val="en-AU"/>
        </w:rPr>
        <w:t>where</w:t>
      </w:r>
      <w:r w:rsidR="005C7933">
        <w:rPr>
          <w:lang w:val="en-AU"/>
        </w:rPr>
        <w:t>:</w:t>
      </w:r>
      <w:r w:rsidR="001E72A6">
        <w:rPr>
          <w:lang w:val="en-AU"/>
        </w:rPr>
        <w:t xml:space="preserve"> </w:t>
      </w:r>
      <w:r w:rsidR="00FE7A4B">
        <w:rPr>
          <w:lang w:val="en-AU"/>
        </w:rPr>
        <w:t xml:space="preserve">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w:t>
      </w:r>
      <w:r w:rsidR="004B6126">
        <w:rPr>
          <w:lang w:val="en-AU"/>
        </w:rPr>
        <w:t>temperature and t</w:t>
      </w:r>
      <w:r w:rsidR="004C40AA">
        <w:rPr>
          <w:lang w:val="en-AU"/>
        </w:rPr>
        <w:t>he among individual mass effect</w:t>
      </w:r>
      <w:r w:rsidR="005C7933">
        <w:rPr>
          <w:lang w:val="en-AU"/>
        </w:rPr>
        <w:t>;</w:t>
      </w:r>
      <w:r w:rsidR="001E72A6">
        <w:rPr>
          <w:lang w:val="en-AU"/>
        </w:rPr>
        <w:t xml:space="preserve">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w:t>
      </w:r>
      <w:r w:rsidR="004B6126">
        <w:rPr>
          <w:lang w:val="en-AU"/>
        </w:rPr>
        <w:t xml:space="preserve">temperature and </w:t>
      </w:r>
      <w:r w:rsidR="004C40AA">
        <w:rPr>
          <w:lang w:val="en-AU"/>
        </w:rPr>
        <w:t xml:space="preserve">the within individual mass effect. </w:t>
      </w:r>
      <w:r w:rsidR="00731388">
        <w:rPr>
          <w:lang w:val="en-AU"/>
        </w:rPr>
        <w:t xml:space="preserve">We also included individual ID as a random intercept and </w:t>
      </w:r>
      <w:proofErr w:type="spellStart"/>
      <w:r w:rsidR="005C7933">
        <w:rPr>
          <w:lang w:val="en-AU"/>
        </w:rPr>
        <w:t>WithinIDMass</w:t>
      </w:r>
      <w:proofErr w:type="spellEnd"/>
      <w:r w:rsidR="005C7933" w:rsidDel="005C7933">
        <w:rPr>
          <w:lang w:val="en-AU"/>
        </w:rPr>
        <w:t xml:space="preserve"> </w:t>
      </w:r>
      <w:r w:rsidR="00731388">
        <w:rPr>
          <w:lang w:val="en-AU"/>
        </w:rPr>
        <w:t xml:space="preserve">as a </w:t>
      </w:r>
      <w:r w:rsidR="00731388" w:rsidRPr="00A527BB">
        <w:rPr>
          <w:lang w:val="en-AU"/>
        </w:rPr>
        <w:t xml:space="preserve">random slope </w:t>
      </w:r>
      <w:r w:rsidR="00CE5C25">
        <w:rPr>
          <w:lang w:val="en-AU"/>
        </w:rPr>
        <w:t xml:space="preserve">given that </w:t>
      </w:r>
      <w:r w:rsidR="00731388" w:rsidRPr="00A527BB">
        <w:rPr>
          <w:lang w:val="en-AU"/>
        </w:rPr>
        <w:t>individuals mass</w:t>
      </w:r>
      <w:r w:rsidR="00EA124F">
        <w:rPr>
          <w:lang w:val="en-AU"/>
        </w:rPr>
        <w:t>es</w:t>
      </w:r>
      <w:r w:rsidR="00731388" w:rsidRPr="00A527BB">
        <w:rPr>
          <w:lang w:val="en-AU"/>
        </w:rPr>
        <w:t xml:space="preserve"> change at different rates through the study</w:t>
      </w:r>
      <w:r w:rsidR="008366D4" w:rsidRPr="00A527BB">
        <w:rPr>
          <w:lang w:val="en-AU"/>
        </w:rPr>
        <w:t xml:space="preserve"> (</w:t>
      </w:r>
      <w:r w:rsidR="00D30D87">
        <w:rPr>
          <w:lang w:val="en-AU"/>
        </w:rPr>
        <w:t>s</w:t>
      </w:r>
      <w:r w:rsidR="008366D4" w:rsidRPr="00A527BB">
        <w:rPr>
          <w:lang w:val="en-AU"/>
        </w:rPr>
        <w:t xml:space="preserve">ee Fig </w:t>
      </w:r>
      <w:r w:rsidR="00D30D87">
        <w:rPr>
          <w:lang w:val="en-AU"/>
        </w:rPr>
        <w:t>S6</w:t>
      </w:r>
      <w:r w:rsidR="008366D4" w:rsidRPr="00A527BB">
        <w:rPr>
          <w:lang w:val="en-AU"/>
        </w:rPr>
        <w:t>)</w:t>
      </w:r>
      <w:r w:rsidR="004C40AA" w:rsidRPr="00A527BB">
        <w:rPr>
          <w:lang w:val="en-AU"/>
        </w:rPr>
        <w:t>.</w:t>
      </w:r>
      <w:r w:rsidR="008366D4" w:rsidRPr="00A527BB">
        <w:rPr>
          <w:lang w:val="en-AU"/>
        </w:rPr>
        <w:t xml:space="preserve"> </w:t>
      </w:r>
      <w:r w:rsidR="00F203F0">
        <w:rPr>
          <w:lang w:val="en-AU"/>
        </w:rPr>
        <w:t>The second model</w:t>
      </w:r>
      <w:r w:rsidR="00DD1A90">
        <w:rPr>
          <w:lang w:val="en-AU"/>
        </w:rPr>
        <w:t xml:space="preserve"> (main effects model)</w:t>
      </w:r>
      <w:r w:rsidR="00F203F0">
        <w:rPr>
          <w:lang w:val="en-AU"/>
        </w:rPr>
        <w:t xml:space="preserve"> only had the main </w:t>
      </w:r>
      <w:r w:rsidR="00F203F0">
        <w:rPr>
          <w:lang w:val="en-AU"/>
        </w:rPr>
        <w:lastRenderedPageBreak/>
        <w:t xml:space="preserve">effects of </w:t>
      </w:r>
      <w:r w:rsidR="00D30D87">
        <w:rPr>
          <w:lang w:val="en-AU"/>
        </w:rPr>
        <w:t xml:space="preserve">temperature, </w:t>
      </w:r>
      <w:r w:rsidR="00F203F0">
        <w:rPr>
          <w:lang w:val="en-AU"/>
        </w:rPr>
        <w:t>the among individual mass effect</w:t>
      </w:r>
      <w:r w:rsidR="00D30D87">
        <w:rPr>
          <w:lang w:val="en-AU"/>
        </w:rPr>
        <w:t xml:space="preserve"> and</w:t>
      </w:r>
      <w:r w:rsidR="00F203F0">
        <w:rPr>
          <w:lang w:val="en-AU"/>
        </w:rPr>
        <w:t xml:space="preserve"> the within-individual mass effect</w:t>
      </w:r>
      <w:r w:rsidR="00D30D87">
        <w:rPr>
          <w:lang w:val="en-AU"/>
        </w:rPr>
        <w:t xml:space="preserve"> and the same random effects structure as </w:t>
      </w:r>
      <w:r w:rsidR="00DD1A90">
        <w:rPr>
          <w:lang w:val="en-AU"/>
        </w:rPr>
        <w:t>the interaction model</w:t>
      </w:r>
      <w:r w:rsidR="00F203F0">
        <w:rPr>
          <w:lang w:val="en-AU"/>
        </w:rPr>
        <w:t>. We</w:t>
      </w:r>
      <w:r w:rsidR="00BA141D">
        <w:rPr>
          <w:lang w:val="en-AU"/>
        </w:rPr>
        <w:t xml:space="preserve"> test</w:t>
      </w:r>
      <w:r w:rsidR="00F203F0">
        <w:rPr>
          <w:lang w:val="en-AU"/>
        </w:rPr>
        <w:t>ed</w:t>
      </w:r>
      <w:r w:rsidR="00BA141D">
        <w:rPr>
          <w:lang w:val="en-AU"/>
        </w:rPr>
        <w:t xml:space="preserve"> whether</w:t>
      </w:r>
      <w:r w:rsidR="00D30D87">
        <w:rPr>
          <w:lang w:val="en-AU"/>
        </w:rPr>
        <w:t xml:space="preserve"> population</w:t>
      </w:r>
      <w:r w:rsidR="00BA141D">
        <w:rPr>
          <w:lang w:val="en-AU"/>
        </w:rPr>
        <w:t xml:space="preserve"> mass-scaling exponents</w:t>
      </w:r>
      <w:r w:rsidR="00D30D87">
        <w:rPr>
          <w:lang w:val="en-AU"/>
        </w:rPr>
        <w:t xml:space="preserve"> (</w:t>
      </w:r>
      <w:r w:rsidR="005E1947">
        <w:rPr>
          <w:lang w:val="en-AU"/>
        </w:rPr>
        <w:t>i.e.</w:t>
      </w:r>
      <w:r w:rsidR="00D30D87">
        <w:rPr>
          <w:lang w:val="en-AU"/>
        </w:rPr>
        <w:t xml:space="preserve"> the among individual mass effects)</w:t>
      </w:r>
      <w:r w:rsidR="00BA141D">
        <w:rPr>
          <w:lang w:val="en-AU"/>
        </w:rPr>
        <w:t xml:space="preserve"> changed with temperature</w:t>
      </w:r>
      <w:r w:rsidR="00F203F0">
        <w:rPr>
          <w:lang w:val="en-AU"/>
        </w:rPr>
        <w:t xml:space="preserve"> by</w:t>
      </w:r>
      <w:r w:rsidR="00BA141D">
        <w:rPr>
          <w:lang w:val="en-AU"/>
        </w:rPr>
        <w:t xml:space="preserve"> compar</w:t>
      </w:r>
      <w:r w:rsidR="00F203F0">
        <w:rPr>
          <w:lang w:val="en-AU"/>
        </w:rPr>
        <w:t xml:space="preserve">ing </w:t>
      </w:r>
      <w:r w:rsidR="00BA141D" w:rsidRPr="006866D7">
        <w:rPr>
          <w:lang w:val="en-AU"/>
        </w:rPr>
        <w:t>information criterions (</w:t>
      </w:r>
      <w:proofErr w:type="spellStart"/>
      <w:r w:rsidR="00BA141D" w:rsidRPr="006866D7">
        <w:rPr>
          <w:lang w:val="en-AU"/>
        </w:rPr>
        <w:t>wAIC</w:t>
      </w:r>
      <w:proofErr w:type="spellEnd"/>
      <w:r w:rsidR="00BA141D" w:rsidRPr="006866D7">
        <w:rPr>
          <w:lang w:val="en-AU"/>
        </w:rPr>
        <w:t xml:space="preserve"> and loo values) between model one and two</w:t>
      </w:r>
      <w:r w:rsidR="00F203F0" w:rsidRPr="006866D7">
        <w:rPr>
          <w:lang w:val="en-AU"/>
        </w:rPr>
        <w:t xml:space="preserve">. </w:t>
      </w:r>
      <w:r w:rsidR="008A25FA" w:rsidRPr="006866D7">
        <w:rPr>
          <w:lang w:val="en-AU"/>
        </w:rPr>
        <w:t xml:space="preserve">We also </w:t>
      </w:r>
      <w:r w:rsidR="00D30D87" w:rsidRPr="006866D7">
        <w:rPr>
          <w:lang w:val="en-AU"/>
        </w:rPr>
        <w:t xml:space="preserve">presented in the ESM </w:t>
      </w:r>
      <w:r w:rsidR="00DB3BAA" w:rsidRPr="006866D7">
        <w:rPr>
          <w:lang w:val="en-AU"/>
        </w:rPr>
        <w:t>(Fig. S5, Table S</w:t>
      </w:r>
      <w:r w:rsidR="00B24E2C" w:rsidRPr="006866D7">
        <w:rPr>
          <w:lang w:val="en-AU"/>
        </w:rPr>
        <w:t>4</w:t>
      </w:r>
      <w:r w:rsidR="00DB3BAA" w:rsidRPr="006866D7">
        <w:rPr>
          <w:lang w:val="en-AU"/>
        </w:rPr>
        <w:t xml:space="preserve">) </w:t>
      </w:r>
      <w:r w:rsidR="00D30D87" w:rsidRPr="006866D7">
        <w:rPr>
          <w:lang w:val="en-AU"/>
        </w:rPr>
        <w:t xml:space="preserve">an analysis that </w:t>
      </w:r>
      <w:r w:rsidR="008A25FA" w:rsidRPr="006866D7">
        <w:rPr>
          <w:lang w:val="en-AU"/>
        </w:rPr>
        <w:t>compared</w:t>
      </w:r>
      <w:r w:rsidR="008A25FA">
        <w:rPr>
          <w:lang w:val="en-AU"/>
        </w:rPr>
        <w:t xml:space="preserve"> the within- and among individual scaling exponents with exponents from a model that represents the typical analysis of a metabolic scaling study model (i.e. does not account for the </w:t>
      </w:r>
      <w:r w:rsidR="001178B4">
        <w:rPr>
          <w:lang w:val="en-AU"/>
        </w:rPr>
        <w:t xml:space="preserve">multi-level </w:t>
      </w:r>
      <w:r w:rsidR="008A25FA">
        <w:rPr>
          <w:lang w:val="en-AU"/>
        </w:rPr>
        <w:t xml:space="preserve">variation in the data). </w:t>
      </w:r>
    </w:p>
    <w:p w14:paraId="1241B22F" w14:textId="089A3E4C" w:rsidR="008C0F01" w:rsidRDefault="00D24BC6" w:rsidP="001E0B56">
      <w:pPr>
        <w:pStyle w:val="Heading1"/>
        <w:spacing w:line="480" w:lineRule="auto"/>
        <w:contextualSpacing/>
        <w:rPr>
          <w:lang w:val="en-AU"/>
        </w:rPr>
      </w:pPr>
      <w:r>
        <w:rPr>
          <w:lang w:val="en-AU"/>
        </w:rPr>
        <w:t>Results</w:t>
      </w:r>
    </w:p>
    <w:p w14:paraId="3C0F7580" w14:textId="582FD316" w:rsidR="00FE5044" w:rsidRDefault="00FE5044" w:rsidP="001E0B56">
      <w:pPr>
        <w:pStyle w:val="Heading2"/>
        <w:spacing w:line="480" w:lineRule="auto"/>
        <w:contextualSpacing/>
        <w:rPr>
          <w:lang w:val="en-AU"/>
        </w:rPr>
      </w:pPr>
      <w:r>
        <w:rPr>
          <w:lang w:val="en-AU"/>
        </w:rPr>
        <w:t xml:space="preserve">Repeatability of metabolic thermal plasticity </w:t>
      </w:r>
    </w:p>
    <w:p w14:paraId="3765FF86" w14:textId="1E344A1A" w:rsidR="002165F0" w:rsidRPr="00176DCC" w:rsidRDefault="002165F0" w:rsidP="001E0B56">
      <w:pPr>
        <w:spacing w:line="480" w:lineRule="auto"/>
        <w:contextualSpacing/>
        <w:rPr>
          <w:sz w:val="21"/>
          <w:lang w:val="en-AU"/>
        </w:rPr>
      </w:pPr>
      <w:r>
        <w:t>I</w:t>
      </w:r>
      <w:r w:rsidR="00FE5044">
        <w:t>ndividual slopes were significantly repeatable (</w:t>
      </w:r>
      <w:proofErr w:type="spellStart"/>
      <w:r w:rsidR="00FE5044">
        <w:t>R</w:t>
      </w:r>
      <w:r w:rsidR="00FE5044" w:rsidRPr="00184C31">
        <w:rPr>
          <w:vertAlign w:val="subscript"/>
        </w:rPr>
        <w:t>slope</w:t>
      </w:r>
      <w:proofErr w:type="spellEnd"/>
      <w:r w:rsidR="00FE5044">
        <w:t xml:space="preserve"> = 0.48, Lower CI = 0.06, Upper CI = 0.91) indicating a significant individual by environment interaction (I x E) that was consistent over time (Fig. </w:t>
      </w:r>
      <w:r>
        <w:t>2)</w:t>
      </w:r>
      <w:r w:rsidR="00FE5044">
        <w:t>.</w:t>
      </w:r>
      <w:r w:rsidR="00FE5044" w:rsidRPr="001A34D9">
        <w:rPr>
          <w:noProof/>
          <w:lang w:val="en-US"/>
        </w:rPr>
        <w:t xml:space="preserve"> </w:t>
      </w:r>
      <w:r w:rsidR="003B27B0">
        <w:rPr>
          <w:noProof/>
          <w:lang w:val="en-US"/>
        </w:rPr>
        <w:t xml:space="preserve">This suggests that individuals’ metabolic rate show different capacities to adjust to temeperature. </w:t>
      </w:r>
      <w:r>
        <w:rPr>
          <w:noProof/>
          <w:sz w:val="21"/>
          <w:lang w:val="en-US"/>
        </w:rPr>
        <w:drawing>
          <wp:inline distT="0" distB="0" distL="0" distR="0" wp14:anchorId="642E4ABB" wp14:editId="5EF5DC72">
            <wp:extent cx="5727700" cy="2780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5F088049" w14:textId="72FA4DE1" w:rsidR="002165F0" w:rsidRDefault="002165F0" w:rsidP="001E0B56">
      <w:pPr>
        <w:spacing w:line="480" w:lineRule="auto"/>
        <w:contextualSpacing/>
        <w:rPr>
          <w:sz w:val="21"/>
          <w:szCs w:val="21"/>
          <w:lang w:val="en-AU"/>
        </w:rPr>
      </w:pPr>
      <w:r w:rsidRPr="0048012E">
        <w:rPr>
          <w:b/>
          <w:sz w:val="21"/>
          <w:szCs w:val="21"/>
          <w:lang w:val="en-AU"/>
        </w:rPr>
        <w:t xml:space="preserve">Figure </w:t>
      </w:r>
      <w:r>
        <w:rPr>
          <w:b/>
          <w:sz w:val="21"/>
          <w:szCs w:val="21"/>
          <w:lang w:val="en-AU"/>
        </w:rPr>
        <w:t>3</w:t>
      </w:r>
      <w:r w:rsidRPr="0048012E">
        <w:rPr>
          <w:sz w:val="21"/>
          <w:szCs w:val="21"/>
          <w:lang w:val="en-AU"/>
        </w:rPr>
        <w:t xml:space="preserve"> – Predicted individual reaction norms for forty-two individuals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Pr="0048012E">
        <w:rPr>
          <w:sz w:val="21"/>
          <w:szCs w:val="21"/>
          <w:lang w:val="en-AU"/>
        </w:rPr>
        <w:t>(mL)</w:t>
      </w:r>
      <w:r w:rsidRPr="0048012E">
        <w:rPr>
          <w:sz w:val="21"/>
          <w:szCs w:val="21"/>
        </w:rPr>
        <w:t xml:space="preserve"> </w:t>
      </w:r>
      <w:r>
        <w:rPr>
          <w:sz w:val="21"/>
          <w:szCs w:val="21"/>
          <w:lang w:val="en-AU"/>
        </w:rPr>
        <w:t>at</w:t>
      </w:r>
      <w:r w:rsidRPr="0048012E">
        <w:rPr>
          <w:sz w:val="21"/>
          <w:szCs w:val="21"/>
          <w:lang w:val="en-AU"/>
        </w:rPr>
        <w:t xml:space="preserve"> six measurement temperatures at an average log mass at sampling session one (left panel), five (middle panel) </w:t>
      </w:r>
      <w:r w:rsidRPr="0048012E">
        <w:rPr>
          <w:sz w:val="21"/>
          <w:szCs w:val="21"/>
          <w:lang w:val="en-AU"/>
        </w:rPr>
        <w:lastRenderedPageBreak/>
        <w:t xml:space="preserve">and ten (right panel) reaction norms were estimated using (A) </w:t>
      </w:r>
      <w:r w:rsidR="0061689C">
        <w:rPr>
          <w:sz w:val="21"/>
          <w:szCs w:val="21"/>
          <w:lang w:val="en-AU"/>
        </w:rPr>
        <w:t xml:space="preserve">the </w:t>
      </w:r>
      <w:r w:rsidRPr="0048012E">
        <w:rPr>
          <w:sz w:val="21"/>
          <w:szCs w:val="21"/>
          <w:lang w:val="en-AU"/>
        </w:rPr>
        <w:t>function-valued approach and (B</w:t>
      </w:r>
      <w:r>
        <w:rPr>
          <w:sz w:val="21"/>
          <w:szCs w:val="21"/>
          <w:lang w:val="en-AU"/>
        </w:rPr>
        <w:t>)</w:t>
      </w:r>
      <w:r w:rsidR="0061689C">
        <w:rPr>
          <w:sz w:val="21"/>
          <w:szCs w:val="21"/>
          <w:lang w:val="en-AU"/>
        </w:rPr>
        <w:t xml:space="preserve"> the</w:t>
      </w:r>
      <w:r>
        <w:rPr>
          <w:sz w:val="21"/>
          <w:szCs w:val="21"/>
          <w:lang w:val="en-AU"/>
        </w:rPr>
        <w:t xml:space="preserve"> character-state </w:t>
      </w:r>
      <w:proofErr w:type="spellStart"/>
      <w:r>
        <w:rPr>
          <w:sz w:val="21"/>
          <w:szCs w:val="21"/>
          <w:lang w:val="en-AU"/>
        </w:rPr>
        <w:t>approache</w:t>
      </w:r>
      <w:proofErr w:type="spellEnd"/>
      <w:r w:rsidRPr="00D065F9">
        <w:rPr>
          <w:sz w:val="21"/>
          <w:szCs w:val="21"/>
          <w:lang w:val="en-AU"/>
        </w:rPr>
        <w:t>. Points represent predicted values</w:t>
      </w:r>
      <w:r w:rsidR="0061689C">
        <w:rPr>
          <w:sz w:val="21"/>
          <w:szCs w:val="21"/>
          <w:lang w:val="en-AU"/>
        </w:rPr>
        <w:t xml:space="preserv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61689C">
        <w:rPr>
          <w:sz w:val="21"/>
          <w:szCs w:val="21"/>
          <w:lang w:val="en-AU"/>
        </w:rPr>
        <w:t xml:space="preserve"> </w:t>
      </w:r>
      <w:r w:rsidRPr="00D065F9">
        <w:rPr>
          <w:sz w:val="21"/>
          <w:szCs w:val="21"/>
          <w:lang w:val="en-AU"/>
        </w:rPr>
        <w:t>. Each line represents a unique individual (n = 42)</w:t>
      </w:r>
      <w:r w:rsidR="0061689C">
        <w:rPr>
          <w:sz w:val="21"/>
          <w:szCs w:val="21"/>
          <w:lang w:val="en-AU"/>
        </w:rPr>
        <w:t>. Note the lines are just connecting individual points in the character-state approach</w:t>
      </w:r>
      <w:r w:rsidRPr="00D065F9">
        <w:rPr>
          <w:sz w:val="21"/>
          <w:szCs w:val="21"/>
          <w:lang w:val="en-AU"/>
        </w:rPr>
        <w:t xml:space="preserve"> </w:t>
      </w:r>
    </w:p>
    <w:p w14:paraId="017C182B" w14:textId="77777777" w:rsidR="00986AC3" w:rsidRPr="007B67F2" w:rsidRDefault="00986AC3" w:rsidP="001E0B56">
      <w:pPr>
        <w:spacing w:line="480" w:lineRule="auto"/>
        <w:contextualSpacing/>
        <w:rPr>
          <w:lang w:val="en-AU"/>
        </w:rPr>
      </w:pPr>
    </w:p>
    <w:p w14:paraId="70DBBEDA" w14:textId="6D2D3B8D" w:rsidR="008C0F01" w:rsidRDefault="008C0F01" w:rsidP="001E0B56">
      <w:pPr>
        <w:pStyle w:val="Heading2"/>
        <w:spacing w:line="480" w:lineRule="auto"/>
        <w:contextualSpacing/>
        <w:rPr>
          <w:lang w:val="en-AU"/>
        </w:rPr>
      </w:pPr>
      <w:r>
        <w:rPr>
          <w:lang w:val="en-AU"/>
        </w:rPr>
        <w:t xml:space="preserve">Repeatability of </w:t>
      </w:r>
      <w:r w:rsidR="00713722">
        <w:rPr>
          <w:lang w:val="en-AU"/>
        </w:rPr>
        <w:t xml:space="preserve">average </w:t>
      </w:r>
      <w:r w:rsidR="00226AA9">
        <w:rPr>
          <w:lang w:val="en-AU"/>
        </w:rPr>
        <w:t>standard metabolic rate</w:t>
      </w:r>
      <w:r w:rsidR="00CD13AB">
        <w:rPr>
          <w:lang w:val="en-AU"/>
        </w:rPr>
        <w:t xml:space="preserve"> across temperatures </w:t>
      </w:r>
    </w:p>
    <w:p w14:paraId="759F4E36" w14:textId="4341144E" w:rsidR="00176DCC" w:rsidRDefault="002165F0" w:rsidP="001E0B56">
      <w:pPr>
        <w:spacing w:line="480" w:lineRule="auto"/>
        <w:contextualSpacing/>
        <w:rPr>
          <w:lang w:val="en-AU"/>
        </w:rPr>
      </w:pPr>
      <w:r>
        <w:t xml:space="preserve">In agreement with significant </w:t>
      </w:r>
      <w:r w:rsidR="00C26E63">
        <w:t>repeatability</w:t>
      </w:r>
      <w:r>
        <w:t xml:space="preserve"> in metabolic thermal plasticity</w:t>
      </w:r>
      <w:r w:rsidR="00C26E63">
        <w:t xml:space="preserve">, </w:t>
      </w:r>
      <w:r>
        <w:t>our results showed that</w:t>
      </w:r>
      <w:r w:rsidR="00B9394B">
        <w:t xml:space="preserve"> repeatability </w:t>
      </w:r>
      <w:r w:rsidR="000F3248">
        <w:t>of</w:t>
      </w:r>
      <w:r w:rsidR="00745988">
        <w:t xml:space="preserve"> intercepts</w:t>
      </w:r>
      <w:r w:rsidR="00745988" w:rsidRPr="009260E9">
        <w:t xml:space="preserve"> </w:t>
      </w:r>
      <w:r w:rsidR="000F3248">
        <w:t xml:space="preserve">(i.e. average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F3248">
        <w:t>)</w:t>
      </w:r>
      <w:r w:rsidR="00B9394B">
        <w:t xml:space="preserve"> increased with </w:t>
      </w:r>
      <w:r w:rsidR="00B9394B" w:rsidRPr="009810CD">
        <w:t>temperature</w:t>
      </w:r>
      <w:r w:rsidR="00176DCC" w:rsidRPr="009810CD">
        <w:t xml:space="preserve"> (Fig. </w:t>
      </w:r>
      <w:r>
        <w:t>3</w:t>
      </w:r>
      <w:r w:rsidR="0002758B">
        <w:t>A</w:t>
      </w:r>
      <w:r w:rsidR="00176DCC" w:rsidRPr="009810CD">
        <w:t>)</w:t>
      </w:r>
      <w:r w:rsidR="00B9394B" w:rsidRPr="009810CD">
        <w:t>.</w:t>
      </w:r>
      <w:r w:rsidR="00F45EE2" w:rsidRPr="009810CD">
        <w:t xml:space="preserve"> </w:t>
      </w:r>
      <w:r w:rsidR="00D53FD1">
        <w:t xml:space="preserve">Although there was a trend for </w:t>
      </w:r>
      <w:r w:rsidR="00745988">
        <w:t>SMR</w:t>
      </w:r>
      <w:r w:rsidR="00D53FD1">
        <w:t xml:space="preserve"> and body mass to decrease across the sampling sessions (Fig. S</w:t>
      </w:r>
      <w:r w:rsidR="0054499D">
        <w:t>6</w:t>
      </w:r>
      <w:r w:rsidR="00D53FD1">
        <w:t xml:space="preserve">), </w:t>
      </w:r>
      <w:r w:rsidR="000F3248">
        <w:t xml:space="preserve">average </w:t>
      </w:r>
      <w:r w:rsidR="00745988">
        <w:t xml:space="preserve">SMR </w:t>
      </w:r>
      <w:r w:rsidR="000F3248">
        <w:t>was significantly repeatable</w:t>
      </w:r>
      <w:r w:rsidR="00D53FD1">
        <w:t xml:space="preserve"> at all temperatures</w:t>
      </w:r>
      <w:r w:rsidR="000F3248">
        <w:t>,</w:t>
      </w:r>
      <w:r w:rsidR="00D53FD1">
        <w:t xml:space="preserve"> over short and long temporal scales (</w:t>
      </w:r>
      <w:r w:rsidR="00706EEB" w:rsidRPr="009810CD">
        <w:t>Fig. 2</w:t>
      </w:r>
      <w:r w:rsidR="00706EEB">
        <w:t>A ,</w:t>
      </w:r>
      <w:r w:rsidR="00D53FD1">
        <w:t xml:space="preserve">Table </w:t>
      </w:r>
      <w:r w:rsidR="00C80465">
        <w:t>S</w:t>
      </w:r>
      <w:r w:rsidR="00D53FD1">
        <w:t xml:space="preserve">1). </w:t>
      </w:r>
      <w:r>
        <w:t>The f</w:t>
      </w:r>
      <w:r w:rsidR="004E5B78">
        <w:t xml:space="preserve">unction-valued </w:t>
      </w:r>
      <w:r w:rsidR="00666E21" w:rsidRPr="009810CD">
        <w:t>metho</w:t>
      </w:r>
      <w:r>
        <w:t xml:space="preserve">d </w:t>
      </w:r>
      <w:r w:rsidR="00B9394B" w:rsidRPr="009810CD">
        <w:t xml:space="preserve">showed highest repeatability </w:t>
      </w:r>
      <w:r w:rsidR="00B9394B">
        <w:t>at 3</w:t>
      </w:r>
      <w:r w:rsidR="00E67F40">
        <w:t>2</w:t>
      </w:r>
      <w:r w:rsidR="00B9394B">
        <w:t xml:space="preserve">ºC. </w:t>
      </w:r>
      <w:r w:rsidR="00E67F40">
        <w:t>On the other hand</w:t>
      </w:r>
      <w:r w:rsidR="00B9394B">
        <w:t xml:space="preserve">, the </w:t>
      </w:r>
      <w:r w:rsidR="004E5B78">
        <w:t>character-state</w:t>
      </w:r>
      <w:r w:rsidR="00B9394B">
        <w:t xml:space="preserve"> approach found repeatability highest at 30ºC</w:t>
      </w:r>
      <w:r w:rsidR="009810CD">
        <w:t xml:space="preserve"> (Fig. 2</w:t>
      </w:r>
      <w:r w:rsidR="0002758B">
        <w:t>A</w:t>
      </w:r>
      <w:r w:rsidR="009810CD">
        <w:t>)</w:t>
      </w:r>
      <w:r w:rsidR="00B9394B">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rsidR="00B9394B">
        <w:t xml:space="preserve">. In other words, individuals were responding more consistently as temperatures became hotter and </w:t>
      </w:r>
      <w:r w:rsidR="00307693">
        <w:t>while variation among individuals increased slightly</w:t>
      </w:r>
      <w:r w:rsidR="00B9394B">
        <w:t xml:space="preserve">. </w:t>
      </w:r>
    </w:p>
    <w:p w14:paraId="2C34C835" w14:textId="449EDF3A" w:rsidR="00176DCC" w:rsidRPr="00DE16D2" w:rsidRDefault="004810C6" w:rsidP="001E0B56">
      <w:pPr>
        <w:spacing w:line="480" w:lineRule="auto"/>
        <w:contextualSpacing/>
        <w:rPr>
          <w:lang w:val="en-AU"/>
        </w:rPr>
      </w:pPr>
      <w:r>
        <w:rPr>
          <w:noProof/>
          <w:lang w:val="en-AU"/>
        </w:rPr>
        <w:lastRenderedPageBreak/>
        <w:drawing>
          <wp:anchor distT="0" distB="0" distL="114300" distR="114300" simplePos="0" relativeHeight="251662336" behindDoc="0" locked="0" layoutInCell="1" allowOverlap="1" wp14:anchorId="1DE68153" wp14:editId="7CFC5EF3">
            <wp:simplePos x="0" y="0"/>
            <wp:positionH relativeFrom="column">
              <wp:posOffset>0</wp:posOffset>
            </wp:positionH>
            <wp:positionV relativeFrom="paragraph">
              <wp:posOffset>2540</wp:posOffset>
            </wp:positionV>
            <wp:extent cx="5727700" cy="3679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A_B.png"/>
                    <pic:cNvPicPr/>
                  </pic:nvPicPr>
                  <pic:blipFill>
                    <a:blip r:embed="rId15"/>
                    <a:stretch>
                      <a:fillRect/>
                    </a:stretch>
                  </pic:blipFill>
                  <pic:spPr>
                    <a:xfrm>
                      <a:off x="0" y="0"/>
                      <a:ext cx="5727700" cy="3679825"/>
                    </a:xfrm>
                    <a:prstGeom prst="rect">
                      <a:avLst/>
                    </a:prstGeom>
                  </pic:spPr>
                </pic:pic>
              </a:graphicData>
            </a:graphic>
            <wp14:sizeRelH relativeFrom="page">
              <wp14:pctWidth>0</wp14:pctWidth>
            </wp14:sizeRelH>
            <wp14:sizeRelV relativeFrom="page">
              <wp14:pctHeight>0</wp14:pctHeight>
            </wp14:sizeRelV>
          </wp:anchor>
        </w:drawing>
      </w:r>
    </w:p>
    <w:p w14:paraId="289F6298" w14:textId="436DFC7D" w:rsidR="008C0F01" w:rsidRDefault="008C0F01" w:rsidP="001E0B56">
      <w:pPr>
        <w:spacing w:line="480" w:lineRule="auto"/>
        <w:contextualSpacing/>
        <w:rPr>
          <w:sz w:val="21"/>
          <w:szCs w:val="21"/>
          <w:lang w:val="en-AU"/>
        </w:rPr>
      </w:pPr>
      <w:r w:rsidRPr="00041169">
        <w:rPr>
          <w:b/>
          <w:sz w:val="21"/>
          <w:lang w:val="en-AU"/>
        </w:rPr>
        <w:t xml:space="preserve">Figure </w:t>
      </w:r>
      <w:r w:rsidR="002165F0">
        <w:rPr>
          <w:b/>
          <w:sz w:val="21"/>
          <w:lang w:val="en-AU"/>
        </w:rPr>
        <w:t>3</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w:t>
      </w:r>
      <w:r w:rsidR="00E2332A">
        <w:rPr>
          <w:sz w:val="21"/>
          <w:szCs w:val="21"/>
        </w:rPr>
        <w:t xml:space="preserve"> metabolic</w:t>
      </w:r>
      <w:r w:rsidRPr="0048012E">
        <w:rPr>
          <w:sz w:val="21"/>
          <w:szCs w:val="21"/>
        </w:rPr>
        <w:t xml:space="preserve"> thermal plasticity, </w:t>
      </w:r>
      <w:r w:rsidR="00E2332A" w:rsidRPr="0048012E">
        <w:rPr>
          <w:sz w:val="21"/>
          <w:szCs w:val="21"/>
        </w:rPr>
        <w:t>orange filled circles represent the function-valued ‘long’ term repeatability method (</w:t>
      </w:r>
      <w:r w:rsidR="00745988">
        <w:rPr>
          <w:sz w:val="21"/>
          <w:szCs w:val="21"/>
        </w:rPr>
        <w:t xml:space="preserve">ESM </w:t>
      </w:r>
      <w:r w:rsidR="00E2332A" w:rsidRPr="0048012E">
        <w:rPr>
          <w:sz w:val="21"/>
          <w:szCs w:val="21"/>
        </w:rPr>
        <w:t xml:space="preserve">equation </w:t>
      </w:r>
      <w:r w:rsidR="00745988">
        <w:rPr>
          <w:sz w:val="21"/>
          <w:szCs w:val="21"/>
        </w:rPr>
        <w:t>3</w:t>
      </w:r>
      <w:r w:rsidR="00E2332A">
        <w:rPr>
          <w:sz w:val="21"/>
          <w:szCs w:val="21"/>
        </w:rPr>
        <w:t xml:space="preserve">), </w:t>
      </w:r>
      <w:r w:rsidRPr="0048012E">
        <w:rPr>
          <w:sz w:val="21"/>
          <w:szCs w:val="21"/>
        </w:rPr>
        <w:t>Blue filled circles represent the character state approach in estimating repeatability</w:t>
      </w:r>
      <w:r w:rsidR="00745988">
        <w:rPr>
          <w:sz w:val="21"/>
          <w:szCs w:val="21"/>
        </w:rPr>
        <w:t xml:space="preserve"> (ESM equation 10)</w:t>
      </w:r>
      <w:r w:rsidRPr="0048012E">
        <w:rPr>
          <w:sz w:val="21"/>
          <w:szCs w:val="21"/>
        </w:rPr>
        <w:t>. See Statistical analyses</w:t>
      </w:r>
      <w:r w:rsidR="00745988">
        <w:rPr>
          <w:sz w:val="21"/>
          <w:szCs w:val="21"/>
        </w:rPr>
        <w:t xml:space="preserve"> and ESM</w:t>
      </w:r>
      <w:r w:rsidRPr="0048012E">
        <w:rPr>
          <w:sz w:val="21"/>
          <w:szCs w:val="21"/>
        </w:rPr>
        <w:t xml:space="preserve">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w:t>
      </w:r>
      <w:r w:rsidR="00981EBA">
        <w:rPr>
          <w:sz w:val="21"/>
          <w:szCs w:val="21"/>
          <w:lang w:val="en-AU"/>
        </w:rPr>
        <w:t xml:space="preserve"> estimated by the character-state approach</w:t>
      </w:r>
      <w:r w:rsidRPr="0048012E">
        <w:rPr>
          <w:sz w:val="21"/>
          <w:szCs w:val="21"/>
          <w:lang w:val="en-AU"/>
        </w:rPr>
        <w:t>. Error bars represent</w:t>
      </w:r>
      <w:r w:rsidRPr="008D57AD">
        <w:rPr>
          <w:sz w:val="21"/>
          <w:lang w:val="en-AU"/>
        </w:rPr>
        <w:t xml:space="preserve"> 95% credible intervals. </w:t>
      </w:r>
    </w:p>
    <w:p w14:paraId="3AB2E66F" w14:textId="77777777" w:rsidR="00400B14" w:rsidRDefault="00400B14" w:rsidP="001E0B56">
      <w:pPr>
        <w:spacing w:line="480" w:lineRule="auto"/>
        <w:contextualSpacing/>
        <w:rPr>
          <w:sz w:val="21"/>
          <w:szCs w:val="21"/>
          <w:lang w:val="en-AU"/>
        </w:rPr>
      </w:pPr>
    </w:p>
    <w:p w14:paraId="6D318189" w14:textId="5F30DB82" w:rsidR="008C0F01" w:rsidRDefault="00FE5044" w:rsidP="001E0B56">
      <w:pPr>
        <w:pStyle w:val="Heading2"/>
        <w:spacing w:line="480" w:lineRule="auto"/>
        <w:contextualSpacing/>
        <w:rPr>
          <w:lang w:val="en-AU"/>
        </w:rPr>
      </w:pPr>
      <w:r>
        <w:rPr>
          <w:lang w:val="en-AU"/>
        </w:rPr>
        <w:t>C</w:t>
      </w:r>
      <w:r w:rsidR="00CD13AB">
        <w:rPr>
          <w:lang w:val="en-AU"/>
        </w:rPr>
        <w:t>ross</w:t>
      </w:r>
      <w:r w:rsidR="008C0F01">
        <w:rPr>
          <w:lang w:val="en-AU"/>
        </w:rPr>
        <w:t>-temperature correlations in metabolic rate</w:t>
      </w:r>
    </w:p>
    <w:p w14:paraId="764C245F" w14:textId="530589C8" w:rsidR="008C0F01" w:rsidRDefault="00981EBA" w:rsidP="001E0B56">
      <w:pPr>
        <w:spacing w:line="480" w:lineRule="auto"/>
        <w:contextualSpacing/>
      </w:pPr>
      <w:r>
        <w:t>M</w:t>
      </w:r>
      <w:r w:rsidR="008C0F01">
        <w:t xml:space="preserve">etabolic rate across temperatures were positively correlated at </w:t>
      </w:r>
      <w:r w:rsidR="00DC4804">
        <w:t xml:space="preserve">both the </w:t>
      </w:r>
      <w:r w:rsidR="00176DCC">
        <w:t>among</w:t>
      </w:r>
      <w:r w:rsidR="00DC4804">
        <w:t>-</w:t>
      </w:r>
      <w:r w:rsidR="008C0F01">
        <w:t xml:space="preserve">individual </w:t>
      </w:r>
      <w:r w:rsidR="00DC4804">
        <w:t xml:space="preserve">and within-individual </w:t>
      </w:r>
      <w:r w:rsidR="008C0F01">
        <w:t xml:space="preserve">level (Fig. </w:t>
      </w:r>
      <w:r w:rsidR="00176DCC">
        <w:t>4</w:t>
      </w:r>
      <w:r w:rsidR="005F2C01">
        <w:t xml:space="preserve">, Table </w:t>
      </w:r>
      <w:r w:rsidR="00C80465">
        <w:t>S</w:t>
      </w:r>
      <w:r w:rsidR="00AB55D9">
        <w:t>2</w:t>
      </w:r>
      <w:r w:rsidR="008C0F01">
        <w:t xml:space="preserve">). </w:t>
      </w:r>
      <w:r w:rsidR="000911F8">
        <w:t>Although, t</w:t>
      </w:r>
      <w:r w:rsidR="00DC4804">
        <w:t xml:space="preserve">he magnitude of correlations were weaker at the within-individual level. </w:t>
      </w:r>
      <w:r w:rsidR="008C0F01">
        <w:t>Certain individuals maintained a high metabolic rate</w:t>
      </w:r>
      <w:r w:rsidR="00DC4804">
        <w:t xml:space="preserve"> relative to other individuals</w:t>
      </w:r>
      <w:r w:rsidR="008C0F01">
        <w:t xml:space="preserve">, while others had a relatively low metabolic rate across all </w:t>
      </w:r>
      <w:r w:rsidR="008C0F01" w:rsidRPr="00993441">
        <w:t>temperatures (Fig. S</w:t>
      </w:r>
      <w:r>
        <w:t>4</w:t>
      </w:r>
      <w:r w:rsidR="008C0F01" w:rsidRPr="00993441">
        <w:t>)</w:t>
      </w:r>
      <w:r w:rsidR="00176DCC" w:rsidRPr="00993441">
        <w:t>. This</w:t>
      </w:r>
      <w:r w:rsidR="00176DCC">
        <w:t xml:space="preserve"> </w:t>
      </w:r>
      <w:r w:rsidR="008C0F01">
        <w:t>creat</w:t>
      </w:r>
      <w:r w:rsidR="00176DCC">
        <w:t>e</w:t>
      </w:r>
      <w:r w:rsidR="001B5FE2">
        <w:t>d</w:t>
      </w:r>
      <w:r w:rsidR="008C0F01">
        <w:t xml:space="preserve"> a positive relationship between metabolic rate at the </w:t>
      </w:r>
      <w:r w:rsidR="00176DCC">
        <w:lastRenderedPageBreak/>
        <w:t xml:space="preserve">among </w:t>
      </w:r>
      <w:r w:rsidR="008C0F01">
        <w:t xml:space="preserve">individual-level. Metabolic rate measured at neighbouring temperatures (e.g. 22ºC and 24ºC) </w:t>
      </w:r>
      <w:r w:rsidR="001B5FE2">
        <w:t xml:space="preserve">were </w:t>
      </w:r>
      <w:r w:rsidR="008C0F01">
        <w:t>strongly correlated, but the strength of this correlation decreased with increasing differences between the two temperatures (Fig. 4).</w:t>
      </w:r>
      <w:r w:rsidR="005F2C01">
        <w:t xml:space="preserve"> </w:t>
      </w:r>
      <w:r w:rsidR="008C0F01">
        <w:t xml:space="preserve">Overall, </w:t>
      </w:r>
      <w:r w:rsidR="00E2332A">
        <w:t xml:space="preserve">cross-temperature correlations estimated using function-valued approaches are congruent with the character-state approach. </w:t>
      </w:r>
      <w:r w:rsidR="000911F8">
        <w:t>C</w:t>
      </w:r>
      <w:r w:rsidR="00E2332A">
        <w:t>ompared to the character-state approach, correlation estimates</w:t>
      </w:r>
      <w:r w:rsidR="000911F8">
        <w:t xml:space="preserve"> from the function-value approach</w:t>
      </w:r>
      <w:r w:rsidR="00E2332A">
        <w:t xml:space="preserve"> were generally larger (i.e. stronger correlation) </w:t>
      </w:r>
      <w:r w:rsidR="008C0F01">
        <w:t>and credible intervals were very narrow</w:t>
      </w:r>
      <w:r w:rsidR="005C7933">
        <w:t xml:space="preserve"> </w:t>
      </w:r>
      <w:r w:rsidR="00E2332A">
        <w:t>and in some cases resulted in</w:t>
      </w:r>
      <w:r w:rsidR="00E2332A" w:rsidDel="00E2332A">
        <w:t xml:space="preserve"> </w:t>
      </w:r>
      <w:r w:rsidR="00A31483">
        <w:t xml:space="preserve">estimation issues </w:t>
      </w:r>
      <w:r w:rsidR="002B700E">
        <w:t xml:space="preserve">(Table </w:t>
      </w:r>
      <w:r w:rsidR="00C80465">
        <w:t>S</w:t>
      </w:r>
      <w:r w:rsidR="002B700E">
        <w:t>2).</w:t>
      </w:r>
      <w:r w:rsidR="008C0F01">
        <w:t xml:space="preserve"> </w:t>
      </w:r>
    </w:p>
    <w:p w14:paraId="621C5309" w14:textId="69D3FF48" w:rsidR="008C0F01" w:rsidRDefault="001A0549" w:rsidP="001E0B56">
      <w:pPr>
        <w:spacing w:line="480" w:lineRule="auto"/>
        <w:contextualSpacing/>
        <w:rPr>
          <w:lang w:val="en-AU"/>
        </w:rPr>
      </w:pPr>
      <w:r>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1E0B56">
      <w:pPr>
        <w:spacing w:line="480" w:lineRule="auto"/>
        <w:contextualSpacing/>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1E0B56">
      <w:pPr>
        <w:spacing w:line="480" w:lineRule="auto"/>
        <w:contextualSpacing/>
        <w:rPr>
          <w:sz w:val="21"/>
          <w:szCs w:val="21"/>
          <w:lang w:val="en-AU"/>
        </w:rPr>
      </w:pPr>
    </w:p>
    <w:p w14:paraId="08027C5C" w14:textId="0897A3BB" w:rsidR="00BD366B" w:rsidRDefault="00CF421A" w:rsidP="001E0B56">
      <w:pPr>
        <w:pStyle w:val="Heading2"/>
        <w:spacing w:line="480" w:lineRule="auto"/>
        <w:contextualSpacing/>
        <w:rPr>
          <w:lang w:val="en-AU"/>
        </w:rPr>
      </w:pPr>
      <w:r>
        <w:rPr>
          <w:lang w:val="en-AU"/>
        </w:rPr>
        <w:lastRenderedPageBreak/>
        <w:t xml:space="preserve">Temperature dependence of </w:t>
      </w:r>
      <w:r w:rsidR="000911F8">
        <w:rPr>
          <w:lang w:val="en-AU"/>
        </w:rPr>
        <w:t xml:space="preserve">population </w:t>
      </w:r>
      <w:r w:rsidR="00391A25">
        <w:rPr>
          <w:lang w:val="en-AU"/>
        </w:rPr>
        <w:t>mass</w:t>
      </w:r>
      <w:r w:rsidR="001A34D9">
        <w:rPr>
          <w:lang w:val="en-AU"/>
        </w:rPr>
        <w:t>-</w:t>
      </w:r>
      <w:r w:rsidR="00B51327">
        <w:rPr>
          <w:lang w:val="en-AU"/>
        </w:rPr>
        <w:t>scaling</w:t>
      </w:r>
      <w:r w:rsidR="00EA5AE8">
        <w:rPr>
          <w:lang w:val="en-AU"/>
        </w:rPr>
        <w:t xml:space="preserve"> exponents</w:t>
      </w:r>
      <w:r w:rsidR="00391A25">
        <w:rPr>
          <w:lang w:val="en-AU"/>
        </w:rPr>
        <w:t xml:space="preserve"> </w:t>
      </w:r>
    </w:p>
    <w:p w14:paraId="34F420CD" w14:textId="1AC371B7" w:rsidR="008C0F01" w:rsidRDefault="0039575B" w:rsidP="001E0B56">
      <w:pPr>
        <w:spacing w:line="480" w:lineRule="auto"/>
        <w:contextualSpacing/>
        <w:rPr>
          <w:lang w:val="en-AU"/>
        </w:rPr>
      </w:pPr>
      <w:r>
        <w:rPr>
          <w:lang w:val="en-AU"/>
        </w:rPr>
        <w:t xml:space="preserve">The model containing </w:t>
      </w:r>
      <w:r w:rsidR="000911F8">
        <w:rPr>
          <w:lang w:val="en-AU"/>
        </w:rPr>
        <w:t>only the main effects of</w:t>
      </w:r>
      <w:r>
        <w:rPr>
          <w:lang w:val="en-AU"/>
        </w:rPr>
        <w:t xml:space="preserve"> temperature and </w:t>
      </w:r>
      <w:r w:rsidR="000A5467">
        <w:rPr>
          <w:lang w:val="en-AU"/>
        </w:rPr>
        <w:t xml:space="preserve">the </w:t>
      </w:r>
      <w:r>
        <w:rPr>
          <w:lang w:val="en-AU"/>
        </w:rPr>
        <w:t>among- and within-individual mass effects was better supported than a model that included the interaction</w:t>
      </w:r>
      <w:r w:rsidR="00561BA5">
        <w:rPr>
          <w:lang w:val="en-AU"/>
        </w:rPr>
        <w:t xml:space="preserve"> </w:t>
      </w:r>
      <w:r w:rsidR="000A5467">
        <w:rPr>
          <w:lang w:val="en-AU"/>
        </w:rPr>
        <w:t xml:space="preserve">terms </w:t>
      </w:r>
      <w:r w:rsidR="00561BA5">
        <w:rPr>
          <w:lang w:val="en-AU"/>
        </w:rPr>
        <w:t>(</w:t>
      </w:r>
      <w:r w:rsidR="000911F8">
        <w:rPr>
          <w:lang w:val="en-AU"/>
        </w:rPr>
        <w:t>Main effects model</w:t>
      </w:r>
      <w:r w:rsidR="001F57E9">
        <w:rPr>
          <w:lang w:val="en-AU"/>
        </w:rPr>
        <w:t xml:space="preserve">: </w:t>
      </w:r>
      <w:r w:rsidR="005A7E67">
        <w:rPr>
          <w:lang w:val="en-AU"/>
        </w:rPr>
        <w:t>W</w:t>
      </w:r>
      <w:r w:rsidR="001F57E9">
        <w:rPr>
          <w:lang w:val="en-AU"/>
        </w:rPr>
        <w:t xml:space="preserve">AIC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w:t>
      </w:r>
      <w:r w:rsidR="000911F8">
        <w:rPr>
          <w:lang w:val="en-AU"/>
        </w:rPr>
        <w:t>Interaction model</w:t>
      </w:r>
      <w:r w:rsidR="001F57E9">
        <w:rPr>
          <w:lang w:val="en-AU"/>
        </w:rPr>
        <w:t xml:space="preserve">: </w:t>
      </w:r>
      <w:r w:rsidR="005A7E67">
        <w:rPr>
          <w:lang w:val="en-AU"/>
        </w:rPr>
        <w:t>W</w:t>
      </w:r>
      <w:r w:rsidR="001F57E9">
        <w:rPr>
          <w:lang w:val="en-AU"/>
        </w:rPr>
        <w:t xml:space="preserve">AIC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A86246">
        <w:rPr>
          <w:lang w:val="en-AU"/>
        </w:rPr>
        <w:t xml:space="preserve">. This </w:t>
      </w:r>
      <w:r w:rsidR="006B00F1">
        <w:rPr>
          <w:lang w:val="en-AU"/>
        </w:rPr>
        <w:t>suggest</w:t>
      </w:r>
      <w:r w:rsidR="00A86246">
        <w:rPr>
          <w:lang w:val="en-AU"/>
        </w:rPr>
        <w:t>s</w:t>
      </w:r>
      <w:r w:rsidR="006B00F1">
        <w:rPr>
          <w:lang w:val="en-AU"/>
        </w:rPr>
        <w:t xml:space="preserve"> a lack of</w:t>
      </w:r>
      <w:r w:rsidRPr="00AC6459">
        <w:rPr>
          <w:lang w:val="en-AU"/>
        </w:rPr>
        <w:t xml:space="preserve"> temperature dependen</w:t>
      </w:r>
      <w:r w:rsidR="006B00F1">
        <w:rPr>
          <w:lang w:val="en-AU"/>
        </w:rPr>
        <w:t>ce</w:t>
      </w:r>
      <w:r w:rsidR="0084593A">
        <w:rPr>
          <w:lang w:val="en-AU"/>
        </w:rPr>
        <w:t xml:space="preserve"> in </w:t>
      </w:r>
      <w:r w:rsidR="00A86246">
        <w:rPr>
          <w:lang w:val="en-AU"/>
        </w:rPr>
        <w:t xml:space="preserve">mass scaling </w:t>
      </w:r>
      <w:r w:rsidR="00AB55D9">
        <w:rPr>
          <w:lang w:val="en-AU"/>
        </w:rPr>
        <w:t xml:space="preserve">(Fig. 5, Table </w:t>
      </w:r>
      <w:r w:rsidR="00C80465">
        <w:rPr>
          <w:lang w:val="en-AU"/>
        </w:rPr>
        <w:t>S</w:t>
      </w:r>
      <w:r w:rsidR="00AB55D9">
        <w:rPr>
          <w:lang w:val="en-AU"/>
        </w:rPr>
        <w:t>3)</w:t>
      </w:r>
      <w:r w:rsidRPr="00AC6459">
        <w:rPr>
          <w:lang w:val="en-AU"/>
        </w:rPr>
        <w:t xml:space="preserve">. </w:t>
      </w:r>
      <w:r w:rsidR="00DD1A90">
        <w:rPr>
          <w:lang w:val="en-AU"/>
        </w:rPr>
        <w:t xml:space="preserve">Overall, our estimated scaling exponents are in line with values reported for Squamates and credible intervals overlap 0.75 </w:t>
      </w:r>
      <w:r w:rsidR="003A3B49">
        <w:rPr>
          <w:lang w:val="en-AU"/>
        </w:rPr>
        <w:t xml:space="preserve">for all temperatures </w:t>
      </w:r>
      <w:r w:rsidR="00C26E63">
        <w:rPr>
          <w:lang w:val="en-AU"/>
        </w:rPr>
        <w:t>measured</w:t>
      </w:r>
      <w:r w:rsidR="00C26E63">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&lt;citation&gt;&lt;priority&gt;40&lt;/priority&gt;&lt;uuid&gt;F79C332B-CC1F-4529-9173-6945F0E53690&lt;/uuid&gt;&lt;publications&gt;&lt;publication&gt;&lt;subtype&gt;400&lt;/subtype&gt;&lt;title&gt;The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sidR="00DD1A90">
        <w:rPr>
          <w:lang w:val="en-AU"/>
        </w:rPr>
        <w:t xml:space="preserve">. </w:t>
      </w:r>
      <w:r w:rsidR="000D452B">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w:t>
      </w:r>
      <w:r w:rsidR="00C80465">
        <w:rPr>
          <w:lang w:val="en-AU"/>
        </w:rPr>
        <w:t>4</w:t>
      </w:r>
      <w:r w:rsidR="00C97994" w:rsidRPr="00AC6459">
        <w:rPr>
          <w:lang w:val="en-AU"/>
        </w:rPr>
        <w:t>)</w:t>
      </w:r>
      <w:r w:rsidR="00DD1A90">
        <w:rPr>
          <w:lang w:val="en-AU"/>
        </w:rPr>
        <w:t>.</w:t>
      </w:r>
      <w:r w:rsidR="000D452B">
        <w:rPr>
          <w:lang w:val="en-AU"/>
        </w:rPr>
        <w:t xml:space="preserve"> </w:t>
      </w:r>
      <w:r w:rsidR="00DD1A90">
        <w:rPr>
          <w:lang w:val="en-AU"/>
        </w:rPr>
        <w:t>Consequently,</w:t>
      </w:r>
      <w:r w:rsidR="000D452B">
        <w:rPr>
          <w:lang w:val="en-AU"/>
        </w:rPr>
        <w:t xml:space="preserve"> </w:t>
      </w:r>
      <w:r w:rsidR="000A5467">
        <w:rPr>
          <w:lang w:val="en-AU"/>
        </w:rPr>
        <w:t xml:space="preserve">population estimates of </w:t>
      </w:r>
      <w:r w:rsidR="00C97994">
        <w:rPr>
          <w:lang w:val="en-AU"/>
        </w:rPr>
        <w:t xml:space="preserve">mass-scaling exponents </w:t>
      </w:r>
      <w:r w:rsidR="00722F72">
        <w:rPr>
          <w:lang w:val="en-AU"/>
        </w:rPr>
        <w:t>tended to 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0D452B">
        <w:rPr>
          <w:lang w:val="en-AU"/>
        </w:rPr>
        <w:t>w</w:t>
      </w:r>
      <w:r w:rsidR="000D452B" w:rsidRPr="00AC6459">
        <w:rPr>
          <w:lang w:val="en-AU"/>
        </w:rPr>
        <w:t>hen the within- and among-individual effects were not statistically accounted for</w:t>
      </w:r>
      <w:r w:rsidR="000D452B">
        <w:rPr>
          <w:lang w:val="en-AU"/>
        </w:rPr>
        <w:t xml:space="preserve"> </w:t>
      </w:r>
      <w:r w:rsidR="00C97994">
        <w:rPr>
          <w:lang w:val="en-AU"/>
        </w:rPr>
        <w:t>(</w:t>
      </w:r>
      <w:r w:rsidR="00335340">
        <w:rPr>
          <w:lang w:val="en-AU"/>
        </w:rPr>
        <w:t>Fig S</w:t>
      </w:r>
      <w:r w:rsidR="00205DA6">
        <w:rPr>
          <w:lang w:val="en-AU"/>
        </w:rPr>
        <w:t>5</w:t>
      </w:r>
      <w:r w:rsidR="001C227A">
        <w:rPr>
          <w:lang w:val="en-AU"/>
        </w:rPr>
        <w:t xml:space="preserve">, Table </w:t>
      </w:r>
      <w:r w:rsidR="00B21D8E">
        <w:rPr>
          <w:lang w:val="en-AU"/>
        </w:rPr>
        <w:t>S</w:t>
      </w:r>
      <w:r w:rsidR="00706EEB">
        <w:rPr>
          <w:lang w:val="en-AU"/>
        </w:rPr>
        <w:t>5</w:t>
      </w:r>
      <w:r w:rsidR="00C97994">
        <w:rPr>
          <w:lang w:val="en-AU"/>
        </w:rPr>
        <w:t>)</w:t>
      </w:r>
      <w:r w:rsidR="008C0F01">
        <w:rPr>
          <w:lang w:val="en-AU"/>
        </w:rPr>
        <w:t xml:space="preserve">. </w:t>
      </w:r>
    </w:p>
    <w:p w14:paraId="56F840E4" w14:textId="77777777" w:rsidR="00C97994" w:rsidRPr="00A07A29" w:rsidRDefault="00C97994" w:rsidP="001E0B56">
      <w:pPr>
        <w:spacing w:line="480" w:lineRule="auto"/>
        <w:contextualSpacing/>
        <w:rPr>
          <w:lang w:val="en-AU"/>
        </w:rPr>
      </w:pPr>
    </w:p>
    <w:p w14:paraId="43AC94FB" w14:textId="3D2F9A75" w:rsidR="00CF421A" w:rsidRDefault="00CF421A" w:rsidP="001E0B56">
      <w:pPr>
        <w:spacing w:line="480" w:lineRule="auto"/>
        <w:contextualSpacing/>
        <w:jc w:val="center"/>
        <w:rPr>
          <w:b/>
          <w:sz w:val="21"/>
          <w:szCs w:val="21"/>
          <w:lang w:val="en-AU"/>
        </w:rPr>
      </w:pPr>
      <w:r>
        <w:rPr>
          <w:b/>
          <w:noProof/>
          <w:sz w:val="21"/>
          <w:szCs w:val="21"/>
          <w:lang w:val="en-US"/>
        </w:rPr>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7">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p>
    <w:p w14:paraId="2FCAC5AB" w14:textId="562D74D3" w:rsidR="0023227F" w:rsidRPr="00035262" w:rsidRDefault="005B5B1A" w:rsidP="001E0B56">
      <w:pPr>
        <w:spacing w:line="480" w:lineRule="auto"/>
        <w:contextualSpacing/>
        <w:rPr>
          <w:sz w:val="21"/>
          <w:szCs w:val="21"/>
          <w:lang w:val="en-AU"/>
        </w:rPr>
      </w:pPr>
      <w:r w:rsidRPr="00A7676C">
        <w:rPr>
          <w:b/>
          <w:sz w:val="21"/>
          <w:szCs w:val="21"/>
          <w:lang w:val="en-AU"/>
        </w:rPr>
        <w:lastRenderedPageBreak/>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2773C7">
        <w:rPr>
          <w:sz w:val="21"/>
          <w:szCs w:val="21"/>
          <w:lang w:val="en-AU"/>
        </w:rPr>
        <w:t>population</w:t>
      </w:r>
      <w:r w:rsidR="00034A32" w:rsidRPr="00A7676C">
        <w:rPr>
          <w:sz w:val="21"/>
          <w:szCs w:val="21"/>
          <w:lang w:val="en-AU"/>
        </w:rPr>
        <w:t xml:space="preserve"> mass</w:t>
      </w:r>
      <w:r w:rsidR="001122BD">
        <w:rPr>
          <w:sz w:val="21"/>
          <w:szCs w:val="21"/>
          <w:lang w:val="en-AU"/>
        </w:rPr>
        <w:t xml:space="preserve"> </w:t>
      </w:r>
      <w:r w:rsidR="00034A32" w:rsidRPr="00A7676C">
        <w:rPr>
          <w:sz w:val="21"/>
          <w:szCs w:val="21"/>
          <w:lang w:val="en-AU"/>
        </w:rPr>
        <w:t>scaling exponents</w:t>
      </w:r>
      <w:r w:rsidR="002773C7">
        <w:rPr>
          <w:sz w:val="21"/>
          <w:szCs w:val="21"/>
          <w:lang w:val="en-AU"/>
        </w:rPr>
        <w:t xml:space="preserve"> (i.e. among individuals)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w:t>
      </w:r>
      <w:r w:rsidR="002773C7">
        <w:rPr>
          <w:sz w:val="21"/>
          <w:szCs w:val="21"/>
          <w:lang w:val="en-AU"/>
        </w:rPr>
        <w:t xml:space="preserve">in mass over time </w:t>
      </w:r>
      <w:r w:rsidR="00CF421A">
        <w:rPr>
          <w:sz w:val="21"/>
          <w:szCs w:val="21"/>
          <w:lang w:val="en-AU"/>
        </w:rPr>
        <w:t>has been properly partitioned</w:t>
      </w:r>
      <w:r w:rsidR="002773C7">
        <w:rPr>
          <w:sz w:val="21"/>
          <w:szCs w:val="21"/>
          <w:lang w:val="en-AU"/>
        </w:rPr>
        <w:t xml:space="preserve"> (see Statistical </w:t>
      </w:r>
      <w:r w:rsidR="001A34D9">
        <w:rPr>
          <w:sz w:val="21"/>
          <w:szCs w:val="21"/>
          <w:lang w:val="en-AU"/>
        </w:rPr>
        <w:t>A</w:t>
      </w:r>
      <w:r w:rsidR="002773C7">
        <w:rPr>
          <w:sz w:val="21"/>
          <w:szCs w:val="21"/>
          <w:lang w:val="en-AU"/>
        </w:rPr>
        <w:t>nalyses)</w:t>
      </w:r>
      <w:r w:rsidR="00CF421A">
        <w:rPr>
          <w:sz w:val="21"/>
          <w:szCs w:val="21"/>
          <w:lang w:val="en-AU"/>
        </w:rPr>
        <w:t xml:space="preserve">. </w:t>
      </w:r>
      <w:r w:rsidR="006070FC" w:rsidRPr="00A7676C">
        <w:rPr>
          <w:sz w:val="21"/>
          <w:szCs w:val="21"/>
          <w:lang w:val="en-AU"/>
        </w:rPr>
        <w:t xml:space="preserve">The dashed line represents the </w:t>
      </w:r>
      <w:r w:rsidR="002773C7">
        <w:rPr>
          <w:sz w:val="21"/>
          <w:szCs w:val="21"/>
          <w:lang w:val="en-AU"/>
        </w:rPr>
        <w:t xml:space="preserve">mass-scaling </w:t>
      </w:r>
      <w:r w:rsidR="006070FC" w:rsidRPr="00A7676C">
        <w:rPr>
          <w:sz w:val="21"/>
          <w:szCs w:val="21"/>
          <w:lang w:val="en-AU"/>
        </w:rPr>
        <w:t>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w:t>
      </w:r>
      <w:proofErr w:type="spellStart"/>
      <w:r w:rsidR="00214A84" w:rsidRPr="00A7676C">
        <w:rPr>
          <w:sz w:val="21"/>
          <w:szCs w:val="21"/>
          <w:lang w:val="en-AU"/>
        </w:rPr>
        <w:t>ual</w:t>
      </w:r>
      <w:proofErr w:type="spellEnd"/>
      <w:r w:rsidR="000272F9" w:rsidRPr="00A7676C">
        <w:rPr>
          <w:sz w:val="21"/>
          <w:szCs w:val="21"/>
          <w:lang w:val="en-AU"/>
        </w:rPr>
        <w:t>.</w:t>
      </w:r>
    </w:p>
    <w:p w14:paraId="596FED92" w14:textId="77777777" w:rsidR="00444B65" w:rsidRDefault="00444B65" w:rsidP="001E0B56">
      <w:pPr>
        <w:pStyle w:val="Heading1"/>
        <w:spacing w:line="480" w:lineRule="auto"/>
        <w:contextualSpacing/>
        <w:rPr>
          <w:lang w:val="en-AU"/>
        </w:rPr>
      </w:pPr>
      <w:r>
        <w:rPr>
          <w:lang w:val="en-AU"/>
        </w:rPr>
        <w:t>Discussion</w:t>
      </w:r>
    </w:p>
    <w:p w14:paraId="6459C7B6" w14:textId="3FC7C063" w:rsidR="008A25FA" w:rsidRDefault="00B62207" w:rsidP="001E0B56">
      <w:pPr>
        <w:spacing w:line="480" w:lineRule="auto"/>
        <w:contextualSpacing/>
        <w:rPr>
          <w:lang w:val="en-AU"/>
        </w:rPr>
      </w:pPr>
      <w:r>
        <w:rPr>
          <w:lang w:val="en-AU"/>
        </w:rPr>
        <w:t xml:space="preserve">Our results show </w:t>
      </w:r>
      <w:r w:rsidR="000A0AFD">
        <w:rPr>
          <w:lang w:val="en-AU"/>
        </w:rPr>
        <w:t>that metabolic thermal plasticity</w:t>
      </w:r>
      <w:r w:rsidR="00794CD4">
        <w:rPr>
          <w:lang w:val="en-AU"/>
        </w:rPr>
        <w:t xml:space="preserve"> (</w:t>
      </w:r>
      <w:r w:rsidR="000A0AFD">
        <w:rPr>
          <w:lang w:val="en-AU"/>
        </w:rPr>
        <w:t xml:space="preserve">individual </w:t>
      </w:r>
      <w:r w:rsidR="00794CD4">
        <w:rPr>
          <w:lang w:val="en-AU"/>
        </w:rPr>
        <w:t>slopes)</w:t>
      </w:r>
      <w:r w:rsidR="000A0AFD">
        <w:rPr>
          <w:lang w:val="en-AU"/>
        </w:rPr>
        <w:t xml:space="preserve"> were significantly repeatable over the 4 months of study</w:t>
      </w:r>
      <w:r w:rsidR="000A0AFD">
        <w:rPr>
          <w:rStyle w:val="CommentReference"/>
          <w:rFonts w:eastAsiaTheme="minorEastAsia" w:cstheme="minorBidi"/>
          <w:lang w:val="en-AU"/>
        </w:rPr>
        <w:t>.</w:t>
      </w:r>
      <w:r w:rsidR="000A0AFD">
        <w:rPr>
          <w:lang w:val="en-AU"/>
        </w:rPr>
        <w:t xml:space="preserve"> </w:t>
      </w:r>
      <w:r w:rsidR="00794CD4">
        <w:rPr>
          <w:lang w:val="en-AU"/>
        </w:rPr>
        <w:t xml:space="preserve">Moreover, the </w:t>
      </w:r>
      <w:r w:rsidR="000A0AFD">
        <w:rPr>
          <w:lang w:val="en-AU"/>
        </w:rPr>
        <w:t>r</w:t>
      </w:r>
      <w:r w:rsidR="003A3B49">
        <w:rPr>
          <w:lang w:val="en-AU"/>
        </w:rPr>
        <w:t xml:space="preserve">epeatability </w:t>
      </w:r>
      <w:r w:rsidR="000A0AFD">
        <w:rPr>
          <w:lang w:val="en-AU"/>
        </w:rPr>
        <w:t>of</w:t>
      </w:r>
      <w:r w:rsidR="003A3B49">
        <w:rPr>
          <w:lang w:val="en-AU"/>
        </w:rPr>
        <w:t xml:space="preserve"> average SMR</w:t>
      </w:r>
      <w:r w:rsidR="00794CD4">
        <w:rPr>
          <w:lang w:val="en-AU"/>
        </w:rPr>
        <w:t xml:space="preserve"> (individual intercepts)</w:t>
      </w:r>
      <w:r w:rsidR="003A3B49">
        <w:rPr>
          <w:lang w:val="en-AU"/>
        </w:rPr>
        <w:t xml:space="preserve"> increased with temperature</w:t>
      </w:r>
      <w:r w:rsidR="00794CD4">
        <w:rPr>
          <w:lang w:val="en-AU"/>
        </w:rPr>
        <w:t xml:space="preserve"> which</w:t>
      </w:r>
      <w:r w:rsidR="003A3B49">
        <w:rPr>
          <w:lang w:val="en-AU"/>
        </w:rPr>
        <w:t xml:space="preserve"> </w:t>
      </w:r>
      <w:r w:rsidR="00794CD4">
        <w:rPr>
          <w:lang w:val="en-AU"/>
        </w:rPr>
        <w:t xml:space="preserve">was </w:t>
      </w:r>
      <w:r w:rsidR="003A3B49">
        <w:rPr>
          <w:lang w:val="en-AU"/>
        </w:rPr>
        <w:t xml:space="preserve">largely due to </w:t>
      </w:r>
      <w:r w:rsidR="00794CD4">
        <w:rPr>
          <w:lang w:val="en-AU"/>
        </w:rPr>
        <w:t xml:space="preserve">a </w:t>
      </w:r>
      <w:r w:rsidR="003A3B49">
        <w:rPr>
          <w:lang w:val="en-AU"/>
        </w:rPr>
        <w:t>decrease</w:t>
      </w:r>
      <w:r w:rsidR="00794CD4">
        <w:rPr>
          <w:lang w:val="en-AU"/>
        </w:rPr>
        <w:t xml:space="preserve"> in </w:t>
      </w:r>
      <w:r w:rsidR="003A3B49">
        <w:rPr>
          <w:lang w:val="en-AU"/>
        </w:rPr>
        <w:t xml:space="preserve">within-individual variance. </w:t>
      </w:r>
      <w:r w:rsidR="00180EEA">
        <w:rPr>
          <w:lang w:val="en-AU"/>
        </w:rPr>
        <w:t>C</w:t>
      </w:r>
      <w:r w:rsidR="00CE074E">
        <w:rPr>
          <w:lang w:val="en-AU"/>
        </w:rPr>
        <w:t xml:space="preserve">ross-temperature correlations of </w:t>
      </w:r>
      <w:r w:rsidR="00E17B36">
        <w:rPr>
          <w:lang w:val="en-AU"/>
        </w:rPr>
        <w:t xml:space="preserve">SMR </w:t>
      </w:r>
      <w:r w:rsidR="00CE074E">
        <w:rPr>
          <w:lang w:val="en-AU"/>
        </w:rPr>
        <w:t xml:space="preserve">were </w:t>
      </w:r>
      <w:r w:rsidR="00FA2E9C">
        <w:rPr>
          <w:lang w:val="en-AU"/>
        </w:rPr>
        <w:t xml:space="preserve">all </w:t>
      </w:r>
      <w:r w:rsidR="00CE074E">
        <w:rPr>
          <w:lang w:val="en-AU"/>
        </w:rPr>
        <w:t xml:space="preserve">positive at the among- and within-individual level. However, the strength of these correlations was not uniform across all temperatures and differed between the character-state and function-valued approach. </w:t>
      </w:r>
      <w:r w:rsidR="00794CD4">
        <w:rPr>
          <w:lang w:val="en-AU"/>
        </w:rPr>
        <w:t>P</w:t>
      </w:r>
      <w:r w:rsidR="00E17B36">
        <w:rPr>
          <w:lang w:val="en-AU"/>
        </w:rPr>
        <w:t>opulation</w:t>
      </w:r>
      <w:r w:rsidR="003B1E2E">
        <w:rPr>
          <w:lang w:val="en-AU"/>
        </w:rPr>
        <w:t xml:space="preserve"> </w:t>
      </w:r>
      <w:r w:rsidR="00BE7EF0">
        <w:rPr>
          <w:lang w:val="en-AU"/>
        </w:rPr>
        <w:t>mass</w:t>
      </w:r>
      <w:r w:rsidR="004F6A4B">
        <w:rPr>
          <w:lang w:val="en-AU"/>
        </w:rPr>
        <w:t xml:space="preserve"> </w:t>
      </w:r>
      <w:r w:rsidR="00BE7EF0">
        <w:rPr>
          <w:lang w:val="en-AU"/>
        </w:rPr>
        <w:t xml:space="preserve">scaling exponents </w:t>
      </w:r>
      <w:r w:rsidR="00794CD4">
        <w:rPr>
          <w:lang w:val="en-AU"/>
        </w:rPr>
        <w:t xml:space="preserve">were not strongly affected by temperature. They </w:t>
      </w:r>
      <w:r w:rsidR="00BE7EF0">
        <w:rPr>
          <w:lang w:val="en-AU"/>
        </w:rPr>
        <w:t xml:space="preserve">were </w:t>
      </w:r>
      <w:r w:rsidR="00794CD4">
        <w:rPr>
          <w:lang w:val="en-AU"/>
        </w:rPr>
        <w:t xml:space="preserve">also </w:t>
      </w:r>
      <w:r w:rsidR="00BE7EF0">
        <w:rPr>
          <w:lang w:val="en-AU"/>
        </w:rPr>
        <w:t xml:space="preserve">more precise and in line with values reported for </w:t>
      </w:r>
      <w:r w:rsidR="00E17B36">
        <w:rPr>
          <w:lang w:val="en-AU"/>
        </w:rPr>
        <w:t>squamates</w:t>
      </w:r>
      <w:r w:rsidR="00BE7EF0">
        <w:rPr>
          <w:lang w:val="en-AU"/>
        </w:rPr>
        <w:t xml:space="preserve"> when</w:t>
      </w:r>
      <w:r w:rsidR="003B1E2E">
        <w:rPr>
          <w:lang w:val="en-AU"/>
        </w:rPr>
        <w:t xml:space="preserve"> within</w:t>
      </w:r>
      <w:r w:rsidR="00D907AC">
        <w:rPr>
          <w:lang w:val="en-AU"/>
        </w:rPr>
        <w:t>-</w:t>
      </w:r>
      <w:r w:rsidR="003B1E2E">
        <w:rPr>
          <w:lang w:val="en-AU"/>
        </w:rPr>
        <w:t xml:space="preserve">individual </w:t>
      </w:r>
      <w:r w:rsidR="00180EEA">
        <w:rPr>
          <w:lang w:val="en-AU"/>
        </w:rPr>
        <w:t>variation</w:t>
      </w:r>
      <w:r w:rsidR="00BE7EF0">
        <w:rPr>
          <w:lang w:val="en-AU"/>
        </w:rPr>
        <w:t xml:space="preserve"> </w:t>
      </w:r>
      <w:r w:rsidR="00180EEA">
        <w:rPr>
          <w:lang w:val="en-AU"/>
        </w:rPr>
        <w:t xml:space="preserve">was </w:t>
      </w:r>
      <w:r w:rsidR="00BE7EF0">
        <w:rPr>
          <w:lang w:val="en-AU"/>
        </w:rPr>
        <w:t>partitioned out</w:t>
      </w:r>
      <w:r w:rsidR="003B1E2E">
        <w:rPr>
          <w:lang w:val="en-AU"/>
        </w:rPr>
        <w:t xml:space="preserve">. </w:t>
      </w:r>
      <w:r>
        <w:rPr>
          <w:lang w:val="en-AU"/>
        </w:rPr>
        <w:t xml:space="preserve">Below we </w:t>
      </w:r>
      <w:r w:rsidR="0076240F">
        <w:rPr>
          <w:lang w:val="en-AU"/>
        </w:rPr>
        <w:t xml:space="preserve">discuss </w:t>
      </w:r>
      <w:r w:rsidR="00302DDC">
        <w:rPr>
          <w:lang w:val="en-AU"/>
        </w:rPr>
        <w:t>the implications of our results</w:t>
      </w:r>
      <w:r>
        <w:rPr>
          <w:lang w:val="en-AU"/>
        </w:rPr>
        <w:t xml:space="preserve"> </w:t>
      </w:r>
      <w:r w:rsidR="0076240F">
        <w:rPr>
          <w:lang w:val="en-AU"/>
        </w:rPr>
        <w:t xml:space="preserve">for </w:t>
      </w:r>
      <w:r>
        <w:rPr>
          <w:lang w:val="en-AU"/>
        </w:rPr>
        <w:t>understanding how plasticity may evolve</w:t>
      </w:r>
      <w:r w:rsidR="0076240F">
        <w:rPr>
          <w:lang w:val="en-AU"/>
        </w:rPr>
        <w:t>,</w:t>
      </w:r>
      <w:r>
        <w:rPr>
          <w:lang w:val="en-AU"/>
        </w:rPr>
        <w:t xml:space="preserve"> and how </w:t>
      </w:r>
      <w:r w:rsidR="00E17B36">
        <w:rPr>
          <w:lang w:val="en-AU"/>
        </w:rPr>
        <w:t xml:space="preserve">SMR </w:t>
      </w:r>
      <w:r>
        <w:rPr>
          <w:lang w:val="en-AU"/>
        </w:rPr>
        <w:t xml:space="preserve">scales at different hierarchical levels. </w:t>
      </w:r>
    </w:p>
    <w:p w14:paraId="1FC095EA" w14:textId="77777777" w:rsidR="00986AC3" w:rsidRDefault="00986AC3" w:rsidP="001E0B56">
      <w:pPr>
        <w:spacing w:line="480" w:lineRule="auto"/>
        <w:contextualSpacing/>
        <w:rPr>
          <w:lang w:val="en-AU"/>
        </w:rPr>
      </w:pPr>
    </w:p>
    <w:p w14:paraId="4C11529C" w14:textId="052A118D" w:rsidR="00444B65" w:rsidRDefault="00444B65" w:rsidP="001E0B56">
      <w:pPr>
        <w:pStyle w:val="Heading2"/>
        <w:spacing w:line="480" w:lineRule="auto"/>
        <w:contextualSpacing/>
        <w:rPr>
          <w:lang w:val="en-AU"/>
        </w:rPr>
      </w:pPr>
      <w:r>
        <w:rPr>
          <w:lang w:val="en-AU"/>
        </w:rPr>
        <w:t xml:space="preserve">Consistent variation in </w:t>
      </w:r>
      <w:r w:rsidR="00E17B36">
        <w:rPr>
          <w:lang w:val="en-AU"/>
        </w:rPr>
        <w:t>metabolic thermal plasticity</w:t>
      </w:r>
    </w:p>
    <w:p w14:paraId="2FF264D2" w14:textId="7F3756F2" w:rsidR="001C289B" w:rsidRDefault="00674D49" w:rsidP="001E0B56">
      <w:pPr>
        <w:pStyle w:val="Thesisnormal"/>
        <w:spacing w:line="480" w:lineRule="auto"/>
        <w:contextualSpacing/>
      </w:pPr>
      <w:r>
        <w:t xml:space="preserve">Consistent among-individual variation is a key prerequisite for any trait to evolve and sets the ‘upper limit of heritability’ because it is the raw material that natural selection acts on </w:t>
      </w:r>
      <w:r>
        <w:lastRenderedPageBreak/>
        <w:t>(</w:t>
      </w:r>
      <w:r>
        <w:fldChar w:fldCharType="begin" w:fldLock="1"/>
      </w:r>
      <w:r w:rsidR="001C289B">
        <w:instrText xml:space="preserve"> ADDIN PAPERS2_CITATIONS &lt;citation&gt;&lt;priority&gt;0&lt;/priority&gt;&lt;uuid&gt;27B4FBFC-E82B-42A7-9DC4-DB7884920915&lt;/uuid&gt;&lt;publications&gt;&lt;publication&gt;&lt;subtype&gt;400&lt;/subtype&gt;&lt;title&gt;The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1C289B">
        <w:rPr>
          <w:rFonts w:eastAsiaTheme="minorHAnsi"/>
          <w:lang w:val="en-GB"/>
        </w:rPr>
        <w:t>Falconer 1952</w:t>
      </w:r>
      <w:r>
        <w:fldChar w:fldCharType="end"/>
      </w:r>
      <w:r>
        <w:t xml:space="preserve">, c.f. </w:t>
      </w:r>
      <w:r>
        <w:fldChar w:fldCharType="begin" w:fldLock="1"/>
      </w:r>
      <w:r w:rsidR="001C289B">
        <w:instrText xml:space="preserve"> ADDIN PAPERS2_CITATIONS &lt;citation&gt;&lt;priority&gt;0&lt;/priority&gt;&lt;uuid&gt;1090CBB9-960D-4E36-A994-2DFB01F9D7AB&lt;/uuid&gt;&lt;publications&gt;&lt;publication&gt;&lt;subtype&gt;400&lt;/subtype&gt;&lt;title&gt;Repeatability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Dohm&lt;/lastName&gt;&lt;firstName&gt;Michael&lt;/firstName&gt;&lt;middleNames&gt;R&lt;/middleNames&gt;&lt;/author&gt;&lt;/authors&gt;&lt;/publication&gt;&lt;/publications&gt;&lt;cites&gt;&lt;/cites&gt;&lt;/citation&gt;</w:instrText>
      </w:r>
      <w:r>
        <w:fldChar w:fldCharType="separate"/>
      </w:r>
      <w:proofErr w:type="spellStart"/>
      <w:r w:rsidR="001C289B">
        <w:rPr>
          <w:rFonts w:eastAsiaTheme="minorHAnsi"/>
          <w:lang w:val="en-GB"/>
        </w:rPr>
        <w:t>Dohm</w:t>
      </w:r>
      <w:proofErr w:type="spellEnd"/>
      <w:r w:rsidR="001C289B">
        <w:rPr>
          <w:rFonts w:eastAsiaTheme="minorHAnsi"/>
          <w:lang w:val="en-GB"/>
        </w:rPr>
        <w:t xml:space="preserve"> 2002</w:t>
      </w:r>
      <w:r>
        <w:fldChar w:fldCharType="end"/>
      </w:r>
      <w:r>
        <w:t xml:space="preserve">). Our </w:t>
      </w:r>
      <w:r>
        <w:t xml:space="preserve">findings show </w:t>
      </w:r>
      <w:r w:rsidR="00E17B36">
        <w:t>individual slopes</w:t>
      </w:r>
      <w:r>
        <w:t xml:space="preserve"> </w:t>
      </w:r>
      <w:r w:rsidR="00A36C36">
        <w:t xml:space="preserve">were </w:t>
      </w:r>
      <w:r>
        <w:t xml:space="preserve">significantly repeatable over time, in other words, there was consistent among-individual differences in </w:t>
      </w:r>
      <w:r w:rsidR="00E17B36">
        <w:t xml:space="preserve">metabolic thermal </w:t>
      </w:r>
      <w:r>
        <w:t xml:space="preserve">plasticity. </w:t>
      </w:r>
      <w:r w:rsidR="009929BC" w:rsidRPr="00E10A14">
        <w:t>As</w:t>
      </w:r>
      <w:r w:rsidR="009929BC">
        <w:t xml:space="preserve"> temperatures became hotter, </w:t>
      </w:r>
      <w:r>
        <w:t xml:space="preserve">an individual’s </w:t>
      </w:r>
      <w:r w:rsidR="00E17B36">
        <w:t xml:space="preserve">SMR </w:t>
      </w:r>
      <w:r>
        <w:t>had greater predictability</w:t>
      </w:r>
      <w:r w:rsidR="001A34D9">
        <w:t xml:space="preserve"> (reduced within-individual variance)</w:t>
      </w:r>
      <w:r>
        <w:t xml:space="preserve">. </w:t>
      </w:r>
      <w:r w:rsidR="00542788">
        <w:t>M</w:t>
      </w:r>
      <w:r>
        <w:t>acronutrient</w:t>
      </w:r>
      <w:r w:rsidR="00542788">
        <w:t xml:space="preserve"> breakdown</w:t>
      </w:r>
      <w:r>
        <w:t xml:space="preserve"> and the production of ATP may be at </w:t>
      </w:r>
      <w:r w:rsidR="00FF20F4">
        <w:t>homeostatic</w:t>
      </w:r>
      <w:r>
        <w:t xml:space="preserve"> balance at warmer temperatures </w:t>
      </w:r>
      <w:r w:rsidR="00542788">
        <w:t>promoting</w:t>
      </w:r>
      <w:r>
        <w:t xml:space="preserve"> consisten</w:t>
      </w:r>
      <w:r w:rsidR="00542788">
        <w:t>t metabolic rate</w:t>
      </w:r>
      <w:r>
        <w:t xml:space="preserve"> within individuals </w:t>
      </w:r>
      <w:r>
        <w:fldChar w:fldCharType="begin" w:fldLock="1"/>
      </w:r>
      <w:r w:rsidR="001C289B">
        <w:instrText xml:space="preserve"> ADDIN PAPERS2_CITATIONS &lt;citation&gt;&lt;priority&gt;0&lt;/priority&gt;&lt;uuid&gt;BDE8D8A9-C897-4B8B-95F0-ABDE2F7D5BD3&lt;/uuid&gt;&lt;publications&gt;&lt;publication&gt;&lt;subtype&gt;400&lt;/subtype&gt;&lt;title&gt;Temperature Adaptation of Enzymes: Biological Optimization Through Structure-Function </w:instrText>
      </w:r>
    </w:p>
    <w:p w14:paraId="319ADFAB" w14:textId="77777777" w:rsidR="001C289B" w:rsidRDefault="001C289B" w:rsidP="001E0B56">
      <w:pPr>
        <w:pStyle w:val="Thesisnormal"/>
        <w:spacing w:line="480" w:lineRule="auto"/>
        <w:contextualSpacing/>
      </w:pPr>
      <w:r>
        <w:instrText>Compromises </w:instrText>
      </w:r>
    </w:p>
    <w:p w14:paraId="42A91178" w14:textId="41CE096E" w:rsidR="00FF20F4" w:rsidRDefault="001C289B" w:rsidP="001E0B56">
      <w:pPr>
        <w:pStyle w:val="Thesisnormal"/>
        <w:spacing w:line="480" w:lineRule="auto"/>
        <w:contextualSpacing/>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4F7C3B">
        <w:rPr>
          <w:rFonts w:eastAsiaTheme="minorHAnsi"/>
          <w:lang w:val="en-US"/>
        </w:rPr>
        <w:t>(</w:t>
      </w:r>
      <w:proofErr w:type="spellStart"/>
      <w:r w:rsidR="004F7C3B">
        <w:rPr>
          <w:rFonts w:eastAsiaTheme="minorHAnsi"/>
          <w:lang w:val="en-US"/>
        </w:rPr>
        <w:t>Somero</w:t>
      </w:r>
      <w:proofErr w:type="spellEnd"/>
      <w:r w:rsidR="004F7C3B">
        <w:rPr>
          <w:rFonts w:eastAsiaTheme="minorHAnsi"/>
          <w:lang w:val="en-US"/>
        </w:rPr>
        <w:t xml:space="preserve"> 1978)</w:t>
      </w:r>
      <w:r w:rsidR="00674D49">
        <w:fldChar w:fldCharType="end"/>
      </w:r>
      <w:r w:rsidR="00674D49">
        <w:t xml:space="preserve">. </w:t>
      </w:r>
      <w:r w:rsidR="00E17B36">
        <w:t>In support of this</w:t>
      </w:r>
      <w:r w:rsidR="00674D49">
        <w:t xml:space="preserve">,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&lt;citation&gt;&lt;priority&gt;45&lt;/priority&gt;&lt;uuid&gt;CC56FF1D-CEB3-40E6-8866-238B7278C98D&lt;/uuid&gt;&lt;publications&gt;&lt;publication&gt;&lt;subtype&gt;400&lt;/subtype&gt;&lt;title&gt;Repeatability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(Merritt, Matthews &amp; White 2013; Goulet, Thompson &amp; Chapple 2016)</w:t>
      </w:r>
      <w:r w:rsidR="00674D49">
        <w:rPr>
          <w:rFonts w:eastAsiaTheme="minorHAnsi"/>
          <w:lang w:val="en-US"/>
        </w:rPr>
        <w:fldChar w:fldCharType="end"/>
      </w:r>
      <w:r w:rsidR="00674D49">
        <w:t>. The compound</w:t>
      </w:r>
      <w:r w:rsidR="00542788">
        <w:t>ing</w:t>
      </w:r>
      <w:r w:rsidR="00674D49">
        <w:t xml:space="preserve"> effect</w:t>
      </w:r>
      <w:r w:rsidR="00542788">
        <w:t>s</w:t>
      </w:r>
      <w:r w:rsidR="00674D49">
        <w:t xml:space="preserve"> of high among-individual and low within-individual variation </w:t>
      </w:r>
      <w:r w:rsidR="00542788">
        <w:t xml:space="preserve">at </w:t>
      </w:r>
      <w:r w:rsidR="00674D49">
        <w:t xml:space="preserve">warmer </w:t>
      </w:r>
      <w:r w:rsidR="00542788">
        <w:t xml:space="preserve">temperatures </w:t>
      </w:r>
      <w:r w:rsidR="00674D49">
        <w:t xml:space="preserve">may mean that, not only is there a greater opportunity for selection in hot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&lt;citation&gt;&lt;priority&gt;60&lt;/priority&gt;&lt;uuid&gt;0591D66D-3233-4F8E-9D85-8AEF92159A8D&lt;/uuid&gt;&lt;publications&gt;&lt;publication&gt;&lt;subtype&gt;400&lt;/subtype&gt;&lt;title&gt;Quantifying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Cleasby</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2014; Nakagawa </w:t>
      </w:r>
      <w:r w:rsidR="004F7C3B">
        <w:rPr>
          <w:rFonts w:eastAsiaTheme="minorHAnsi"/>
          <w:i/>
          <w:iCs/>
          <w:lang w:val="en-US"/>
        </w:rPr>
        <w:t>et al.</w:t>
      </w:r>
      <w:r w:rsidR="004F7C3B">
        <w:rPr>
          <w:rFonts w:eastAsiaTheme="minorHAnsi"/>
          <w:lang w:val="en-US"/>
        </w:rPr>
        <w:t xml:space="preserve"> 2015)</w:t>
      </w:r>
      <w:r w:rsidR="00674D49">
        <w:rPr>
          <w:rFonts w:eastAsiaTheme="minorHAnsi"/>
          <w:lang w:val="en-US"/>
        </w:rPr>
        <w:fldChar w:fldCharType="end"/>
      </w:r>
      <w:r w:rsidR="00674D49">
        <w:t xml:space="preserve">. </w:t>
      </w:r>
      <w:r w:rsidR="00E17B36">
        <w:t>Assuming metabolic thermal plasticity is heritable, t</w:t>
      </w:r>
      <w:r w:rsidR="00674D49">
        <w:t>his may facilitate adaptive evolutionary change in</w:t>
      </w:r>
      <w:r w:rsidR="00542788">
        <w:t xml:space="preserve"> </w:t>
      </w:r>
      <w:r w:rsidR="00674D49">
        <w:t>population metabolic reaction norm</w:t>
      </w:r>
      <w:r w:rsidR="00A36C36">
        <w:t>s</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&lt;citation&gt;&lt;priority&gt;46&lt;/priority&gt;&lt;uuid&gt;A52A4E38-D314-42EB-AAE6-9181D67FDF63&lt;/uuid&gt;&lt;publications&gt;&lt;publication&gt;&lt;subtype&gt;400&lt;/subtype&gt;&lt;publisher&gt;Blackwell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Ghalambor</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2007)</w:t>
      </w:r>
      <w:r w:rsidR="00674D49">
        <w:rPr>
          <w:rFonts w:eastAsiaTheme="minorHAnsi"/>
          <w:lang w:val="en-US"/>
        </w:rPr>
        <w:fldChar w:fldCharType="end"/>
      </w:r>
      <w:r w:rsidR="00674D49">
        <w:t xml:space="preserve">. </w:t>
      </w:r>
    </w:p>
    <w:p w14:paraId="05738BDC" w14:textId="77777777" w:rsidR="00986AC3" w:rsidRDefault="00986AC3" w:rsidP="001E0B56">
      <w:pPr>
        <w:pStyle w:val="Thesisnormal"/>
        <w:spacing w:line="480" w:lineRule="auto"/>
        <w:contextualSpacing/>
      </w:pPr>
    </w:p>
    <w:p w14:paraId="07F7D38D" w14:textId="53B3B549" w:rsidR="00444B65" w:rsidRDefault="00080ACB" w:rsidP="001E0B56">
      <w:pPr>
        <w:pStyle w:val="Heading2"/>
        <w:spacing w:line="480" w:lineRule="auto"/>
        <w:contextualSpacing/>
        <w:rPr>
          <w:lang w:val="en-AU"/>
        </w:rPr>
      </w:pPr>
      <w:r>
        <w:rPr>
          <w:lang w:val="en-AU"/>
        </w:rPr>
        <w:t>Implications of different modelling approac</w:t>
      </w:r>
      <w:r w:rsidR="000600BF">
        <w:rPr>
          <w:lang w:val="en-AU"/>
        </w:rPr>
        <w:t>h</w:t>
      </w:r>
      <w:r>
        <w:rPr>
          <w:lang w:val="en-AU"/>
        </w:rPr>
        <w:t>es</w:t>
      </w:r>
      <w:r w:rsidR="000600BF">
        <w:rPr>
          <w:lang w:val="en-AU"/>
        </w:rPr>
        <w:t xml:space="preserve"> for understanding metabolic plasticity</w:t>
      </w:r>
    </w:p>
    <w:p w14:paraId="33B4DE4E" w14:textId="0601E54B" w:rsidR="001540F1" w:rsidRPr="000F5C23" w:rsidRDefault="001540F1" w:rsidP="001E0B56">
      <w:pPr>
        <w:pStyle w:val="Thesisnormal"/>
        <w:spacing w:line="480" w:lineRule="auto"/>
        <w:contextualSpacing/>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w:t>
      </w:r>
      <w:r w:rsidR="00E17B36">
        <w:t xml:space="preserve">SMR </w:t>
      </w:r>
      <w:r w:rsidRPr="000F5C23">
        <w:t xml:space="preserve">is </w:t>
      </w:r>
      <w:r w:rsidRPr="00CE074E">
        <w:t xml:space="preserve">maintained across different thermal environments. </w:t>
      </w:r>
      <w:r w:rsidR="001A34D9">
        <w:t xml:space="preserve">It has been hypothesised that trade-offs </w:t>
      </w:r>
      <w:r w:rsidR="008057A9">
        <w:t xml:space="preserve">may be an important mechanism in shaping reaction norms. </w:t>
      </w:r>
      <w:r w:rsidR="000E46CB">
        <w:t xml:space="preserve">We </w:t>
      </w:r>
      <w:r w:rsidR="005A0224">
        <w:t>found</w:t>
      </w:r>
      <w:r w:rsidR="000E46CB">
        <w:t xml:space="preserve"> that at the within-individual level, cross-temperature correlations were </w:t>
      </w:r>
      <w:r w:rsidR="005A0224">
        <w:t>all weakly positive. This</w:t>
      </w:r>
      <w:r w:rsidRPr="00CE074E">
        <w:t xml:space="preserve"> </w:t>
      </w:r>
      <w:r w:rsidR="008057A9">
        <w:t>do</w:t>
      </w:r>
      <w:r w:rsidR="005A0224">
        <w:t>es</w:t>
      </w:r>
      <w:r w:rsidR="008057A9">
        <w:t xml:space="preserve"> not support the generalist-specialist</w:t>
      </w:r>
      <w:r w:rsidRPr="00CE074E">
        <w:t xml:space="preserve"> </w:t>
      </w:r>
      <w:r w:rsidR="008057A9">
        <w:t xml:space="preserve">trade-off, where enhanced physiological performance in one environment </w:t>
      </w:r>
      <w:r w:rsidR="008057A9">
        <w:t>diminishes performance in another environment</w:t>
      </w:r>
      <w:r w:rsidR="007517F4">
        <w:t>, giving rise to a negative cross-temperature correlation</w:t>
      </w:r>
      <w:r w:rsidR="008057A9">
        <w:t xml:space="preserve"> </w:t>
      </w:r>
      <w:r w:rsidR="00C51870">
        <w:rPr>
          <w:rFonts w:eastAsiaTheme="minorHAnsi"/>
          <w:lang w:val="en-US"/>
        </w:rPr>
        <w:fldChar w:fldCharType="begin"/>
      </w:r>
      <w:r w:rsidR="001C289B">
        <w:rPr>
          <w:rFonts w:eastAsiaTheme="minorHAnsi"/>
          <w:lang w:val="en-US"/>
        </w:rPr>
        <w:instrText xml:space="preserve"> ADDIN PAPERS2_CITATIONS &lt;citation&gt;&lt;priority&gt;47&lt;/priority&gt;&lt;uuid&gt;6E8F3530-08C2-443C-9A29-A09ACDEED38C&lt;/uuid&gt;&lt;publications&gt;&lt;publication&gt;&lt;subtype&gt;400&lt;/subtype&gt;&lt;title&gt;Tradeoffs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C51870">
        <w:rPr>
          <w:rFonts w:eastAsiaTheme="minorHAnsi"/>
          <w:lang w:val="en-US"/>
        </w:rPr>
        <w:fldChar w:fldCharType="separate"/>
      </w:r>
      <w:r w:rsidR="001C289B">
        <w:rPr>
          <w:rFonts w:eastAsiaTheme="minorHAnsi"/>
          <w:lang w:val="en-GB"/>
        </w:rPr>
        <w:t>(</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w:t>
      </w:r>
      <w:r w:rsidR="00C51870">
        <w:rPr>
          <w:rFonts w:eastAsiaTheme="minorHAnsi"/>
          <w:lang w:val="en-US"/>
        </w:rPr>
        <w:fldChar w:fldCharType="end"/>
      </w:r>
      <w:r w:rsidR="008057A9">
        <w:t xml:space="preserve">. Instead, our results are more congruent </w:t>
      </w:r>
      <w:r w:rsidR="00326DE1">
        <w:t>with</w:t>
      </w:r>
      <w:r w:rsidR="008057A9">
        <w:t xml:space="preserve"> the</w:t>
      </w:r>
      <w:r w:rsidR="000E46CB">
        <w:t xml:space="preserve"> hypothesis that individuals vary in their</w:t>
      </w:r>
      <w:r w:rsidR="008057A9">
        <w:t xml:space="preserve"> </w:t>
      </w:r>
      <w:r w:rsidR="008057A9">
        <w:lastRenderedPageBreak/>
        <w:t xml:space="preserve">acquisition or allocation </w:t>
      </w:r>
      <w:r w:rsidR="000E46CB">
        <w:t>of resources to their physiological system</w:t>
      </w:r>
      <w:r w:rsidR="008057A9">
        <w:t xml:space="preserve"> because certain </w:t>
      </w:r>
      <w:r w:rsidR="008057A9">
        <w:t>individuals were able to maintain a consistent SMR across all temperature</w:t>
      </w:r>
      <w:r w:rsidR="00A36C36">
        <w:t>s</w:t>
      </w:r>
      <w:r w:rsidR="008057A9">
        <w:t>, while others did not</w:t>
      </w:r>
      <w:r w:rsidR="006A2EF8">
        <w:t xml:space="preserve"> </w:t>
      </w:r>
      <w:r w:rsidR="001C289B">
        <w:rPr>
          <w:rFonts w:eastAsiaTheme="minorHAnsi"/>
          <w:lang w:val="en-GB"/>
        </w:rPr>
        <w:t xml:space="preserve">(De Jong &amp; Van </w:t>
      </w:r>
      <w:proofErr w:type="spellStart"/>
      <w:r w:rsidR="001C289B">
        <w:rPr>
          <w:rFonts w:eastAsiaTheme="minorHAnsi"/>
          <w:lang w:val="en-GB"/>
        </w:rPr>
        <w:t>Noordwijk</w:t>
      </w:r>
      <w:proofErr w:type="spellEnd"/>
      <w:r w:rsidR="001C289B">
        <w:rPr>
          <w:rFonts w:eastAsiaTheme="minorHAnsi"/>
          <w:lang w:val="en-GB"/>
        </w:rPr>
        <w:t xml:space="preserve"> 1992; </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w:t>
      </w:r>
      <w:r w:rsidR="001C289B">
        <w:rPr>
          <w:rFonts w:eastAsiaTheme="minorHAnsi"/>
          <w:lang w:val="en-GB"/>
        </w:rPr>
        <w:fldChar w:fldCharType="begin"/>
      </w:r>
      <w:r w:rsidR="001C289B">
        <w:rPr>
          <w:rFonts w:eastAsiaTheme="minorHAnsi"/>
          <w:lang w:val="en-GB"/>
        </w:rPr>
        <w:instrText xml:space="preserve"> ADDIN PAPERS2_CITATIONS &lt;citation&gt;&lt;priority&gt;48&lt;/priority&gt;&lt;uuid&gt;FEE6A39B-B24C-4A8B-8374-596FE17A3F81&lt;/uuid&gt;&lt;publications&gt;&lt;publication&gt;&lt;subtype&gt;400&lt;/subtype&gt;&lt;title&gt;Tradeoffs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fldChar w:fldCharType="end"/>
      </w:r>
      <w:r w:rsidR="00DC1D6B">
        <w:t>.</w:t>
      </w:r>
      <w:r w:rsidRPr="000F5C23">
        <w:t xml:space="preserve"> </w:t>
      </w:r>
      <w:r w:rsidR="008057A9">
        <w:t>Moreover</w:t>
      </w:r>
      <w:r w:rsidR="008057A9">
        <w:t>, c</w:t>
      </w:r>
      <w:r w:rsidRPr="000F5C23">
        <w:t xml:space="preserve">onsistent individual differences in </w:t>
      </w:r>
      <w:r w:rsidR="00E17B36">
        <w:t>SMR</w:t>
      </w:r>
      <w:r>
        <w:t>,</w:t>
      </w:r>
      <w:r w:rsidRPr="000F5C23">
        <w:t xml:space="preserve"> </w:t>
      </w:r>
      <w:r>
        <w:t xml:space="preserve">irrespective of the thermal environment, may be functionally linked with </w:t>
      </w:r>
      <w:r w:rsidRPr="000F5C23">
        <w:t>consistent</w:t>
      </w:r>
      <w:r>
        <w:t xml:space="preserve"> differences in behaviour and life-history. Our results </w:t>
      </w:r>
      <w:r w:rsidR="00326DE1">
        <w:t xml:space="preserve">give precedence to </w:t>
      </w:r>
      <w:r w:rsidR="00E91539" w:rsidRPr="000F5C23">
        <w:t>‘pace-of-life’</w:t>
      </w:r>
      <w:r w:rsidR="00E91539">
        <w:t xml:space="preserve"> </w:t>
      </w:r>
      <w:r w:rsidR="00E36465">
        <w:t xml:space="preserve">theory </w:t>
      </w:r>
      <w:r w:rsidR="00E91539">
        <w:t xml:space="preserve">where </w:t>
      </w:r>
      <w:r>
        <w:t xml:space="preserve">individual differences in energetic expenditure </w:t>
      </w:r>
      <w:r w:rsidR="000C2685">
        <w:t>may</w:t>
      </w:r>
      <w:r w:rsidR="000C2685" w:rsidRPr="000F5C23">
        <w:t xml:space="preserve"> </w:t>
      </w:r>
      <w:r w:rsidRPr="000F5C23">
        <w:t>drive</w:t>
      </w:r>
      <w:r w:rsidR="005A0224">
        <w:t xml:space="preserve"> lead to consistent differences in behaviour and life-history </w:t>
      </w:r>
      <w:r>
        <w:t xml:space="preserve">within the same population </w:t>
      </w:r>
      <w:r>
        <w:rPr>
          <w:rFonts w:eastAsiaTheme="minorHAnsi"/>
          <w:lang w:val="en-US"/>
        </w:rPr>
        <w:fldChar w:fldCharType="begin" w:fldLock="1"/>
      </w:r>
      <w:r w:rsidR="001C289B">
        <w:rPr>
          <w:rFonts w:eastAsiaTheme="minorHAnsi"/>
          <w:lang w:val="en-US"/>
        </w:rPr>
        <w:instrText xml:space="preserve"> ADDIN PAPERS2_CITATIONS &lt;citation&gt;&lt;priority&gt;63&lt;/priority&gt;&lt;uuid&gt;44AB4DC7-84CE-425D-B8BF-4E030D06BD7A&lt;/uuid&gt;&lt;publications&gt;&lt;publication&gt;&lt;subtype&gt;400&lt;/subtype&gt;&lt;title&gt;Are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 xml:space="preserve">(Biro &amp; Stamps 2008; </w:t>
      </w:r>
      <w:proofErr w:type="spellStart"/>
      <w:r w:rsidR="004F7C3B">
        <w:rPr>
          <w:rFonts w:eastAsiaTheme="minorHAnsi"/>
          <w:lang w:val="en-US"/>
        </w:rPr>
        <w:t>Careau</w:t>
      </w:r>
      <w:proofErr w:type="spellEnd"/>
      <w:r w:rsidR="004F7C3B">
        <w:rPr>
          <w:rFonts w:eastAsiaTheme="minorHAnsi"/>
          <w:lang w:val="en-US"/>
        </w:rPr>
        <w:t xml:space="preserve"> </w:t>
      </w:r>
      <w:r w:rsidR="004F7C3B">
        <w:rPr>
          <w:rFonts w:eastAsiaTheme="minorHAnsi"/>
          <w:i/>
          <w:iCs/>
          <w:lang w:val="en-US"/>
        </w:rPr>
        <w:t>et al.</w:t>
      </w:r>
      <w:r w:rsidR="004F7C3B">
        <w:rPr>
          <w:rFonts w:eastAsiaTheme="minorHAnsi"/>
          <w:lang w:val="en-US"/>
        </w:rPr>
        <w:t xml:space="preserve"> 2009)</w:t>
      </w:r>
      <w:r>
        <w:rPr>
          <w:rFonts w:eastAsiaTheme="minorHAnsi"/>
          <w:lang w:val="en-US"/>
        </w:rPr>
        <w:fldChar w:fldCharType="end"/>
      </w:r>
      <w:r w:rsidRPr="000F5C23">
        <w:t xml:space="preserve">. </w:t>
      </w:r>
    </w:p>
    <w:p w14:paraId="4B0B2BB9" w14:textId="77777777" w:rsidR="008A25FA" w:rsidRDefault="008A25FA" w:rsidP="001E0B56">
      <w:pPr>
        <w:spacing w:line="480" w:lineRule="auto"/>
        <w:contextualSpacing/>
      </w:pPr>
    </w:p>
    <w:p w14:paraId="432597F2" w14:textId="086AD434" w:rsidR="0076784C" w:rsidRDefault="00110317" w:rsidP="001E0B56">
      <w:pPr>
        <w:spacing w:line="480" w:lineRule="auto"/>
        <w:contextualSpacing/>
        <w:rPr>
          <w:rFonts w:eastAsiaTheme="minorHAnsi"/>
          <w:lang w:val="en-US"/>
        </w:rPr>
      </w:pPr>
      <w:r>
        <w:t xml:space="preserve">Assuming phenotypic </w:t>
      </w:r>
      <w:r w:rsidR="005303D4">
        <w:t xml:space="preserve">cross-temperature </w:t>
      </w:r>
      <w:r>
        <w:t xml:space="preserve">correlations </w:t>
      </w:r>
      <w:r w:rsidR="00794CD4">
        <w:t>reflect the</w:t>
      </w:r>
      <w:r>
        <w:t xml:space="preserve"> underlying genetic </w:t>
      </w:r>
      <w:r w:rsidR="005303D4">
        <w:t xml:space="preserve">cross-temperature </w:t>
      </w:r>
      <w:r>
        <w:t xml:space="preserve">correlations </w:t>
      </w:r>
      <w:r w:rsidR="006D3483">
        <w:rPr>
          <w:rFonts w:eastAsiaTheme="minorHAnsi"/>
          <w:lang w:val="en-US"/>
        </w:rPr>
        <w:fldChar w:fldCharType="begin" w:fldLock="1"/>
      </w:r>
      <w:r w:rsidR="001C289B">
        <w:rPr>
          <w:rFonts w:eastAsiaTheme="minorHAnsi"/>
          <w:lang w:val="en-US"/>
        </w:rPr>
        <w:instrText xml:space="preserve"> ADDIN PAPERS2_CITATIONS &lt;citation&gt;&lt;priority&gt;49&lt;/priority&gt;&lt;uuid&gt;6C384AF1-2E98-40EE-9748-65E48B3AD7E2&lt;/uuid&gt;&lt;publications&gt;&lt;publication&gt;&lt;subtype&gt;400&lt;/subtype&gt;&lt;title&gt;The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Roff</w:t>
      </w:r>
      <w:proofErr w:type="spellEnd"/>
      <w:r w:rsidR="004F7C3B">
        <w:rPr>
          <w:rFonts w:eastAsiaTheme="minorHAnsi"/>
          <w:lang w:val="en-US"/>
        </w:rPr>
        <w:t xml:space="preserve"> 1995)</w:t>
      </w:r>
      <w:r w:rsidR="006D3483">
        <w:rPr>
          <w:rFonts w:eastAsiaTheme="minorHAnsi"/>
          <w:lang w:val="en-US"/>
        </w:rPr>
        <w:fldChar w:fldCharType="end"/>
      </w:r>
      <w:r>
        <w:t xml:space="preserve">, </w:t>
      </w:r>
      <w:r w:rsidR="005303D4">
        <w:t>our results</w:t>
      </w:r>
      <w:r w:rsidR="00FF22D6">
        <w:t xml:space="preserve"> </w:t>
      </w:r>
      <w:r w:rsidR="00084EB7">
        <w:t>may</w:t>
      </w:r>
      <w:r w:rsidR="00272034">
        <w:t xml:space="preserve"> </w:t>
      </w:r>
      <w:r w:rsidR="005303D4">
        <w:t xml:space="preserve">also </w:t>
      </w:r>
      <w:r w:rsidR="00272034">
        <w:t>have</w:t>
      </w:r>
      <w:r w:rsidR="00BB287C">
        <w:t xml:space="preserve"> important implications in understanding constraints on the evolution of metabolic </w:t>
      </w:r>
      <w:r w:rsidR="00E17B36">
        <w:t xml:space="preserve">thermal </w:t>
      </w:r>
      <w:r w:rsidR="00BB287C">
        <w:t xml:space="preserve">plasticity. </w:t>
      </w:r>
      <w:r w:rsidR="005303D4">
        <w:t xml:space="preserve">The </w:t>
      </w:r>
      <w:r w:rsidR="00A4513B">
        <w:t>strength</w:t>
      </w:r>
      <w:r w:rsidR="00FF22D6">
        <w:t xml:space="preserve"> </w:t>
      </w:r>
      <w:r w:rsidR="005303D4">
        <w:t xml:space="preserve">of correlation in metabolic rate across temperatures </w:t>
      </w:r>
      <w:r w:rsidR="00FF22D6">
        <w:t xml:space="preserve">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1C289B">
        <w:rPr>
          <w:highlight w:val="yellow"/>
        </w:rPr>
        <w:instrText xml:space="preserve"> ADDIN PAPERS2_CITATIONS &lt;citation&gt;&lt;priority&gt;0&lt;/priority&gt;&lt;uuid&gt;2CD30201-F185-45B1-B48B-EE3448FBCA1B&lt;/uuid&gt;&lt;publications&gt;&lt;publication&gt;&lt;subtype&gt;400&lt;/subtype&gt;&lt;title&gt;Adaptive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w:t>
      </w:r>
      <w:r w:rsidR="00530BD9">
        <w:t>this change in</w:t>
      </w:r>
      <w:r w:rsidR="004D03D7">
        <w:t xml:space="preserve"> correlation as</w:t>
      </w:r>
      <w:r w:rsidR="00C5179C">
        <w:t xml:space="preserve"> lizards</w:t>
      </w:r>
      <w:r w:rsidR="00530BD9">
        <w:t>’ CO</w:t>
      </w:r>
      <w:r w:rsidR="00530BD9" w:rsidRPr="001E6AF0">
        <w:rPr>
          <w:vertAlign w:val="subscript"/>
        </w:rPr>
        <w:t>2</w:t>
      </w:r>
      <w:r w:rsidR="00530BD9">
        <w:t xml:space="preserve"> production was more difficult to detect</w:t>
      </w:r>
      <w:r w:rsidR="00C5179C">
        <w:t xml:space="preserve"> </w:t>
      </w:r>
      <w:r w:rsidR="00530BD9">
        <w:t>compared to</w:t>
      </w:r>
      <w:r w:rsidR="00C5179C">
        <w:t xml:space="preserve">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530BD9">
        <w:t xml:space="preserve">Estimation issues and high correlation estimates </w:t>
      </w:r>
      <w:r w:rsidR="00C5179C">
        <w:t>may</w:t>
      </w:r>
      <w:r w:rsidR="004D03D7">
        <w:t xml:space="preserve"> be </w:t>
      </w:r>
      <w:r w:rsidR="00530BD9">
        <w:t xml:space="preserve">a result of deriving correlations from the </w:t>
      </w:r>
      <w:r w:rsidR="00530BD9" w:rsidRPr="00EC13E0">
        <w:t>covariance between the intercept and slope</w:t>
      </w:r>
      <w:r w:rsidR="00530BD9">
        <w:t xml:space="preserve">, which is a key attribute </w:t>
      </w:r>
      <w:r w:rsidR="003069CA">
        <w:t>of function-valued approach</w:t>
      </w:r>
      <w:r w:rsidR="00083ACA">
        <w:t>es</w:t>
      </w:r>
      <w:r w:rsidR="003069CA">
        <w:t xml:space="preserve">. </w:t>
      </w:r>
      <w:r w:rsidR="00D32FD8">
        <w:t>W</w:t>
      </w:r>
      <w:r w:rsidR="003069CA">
        <w:t xml:space="preserve">hen modelling </w:t>
      </w:r>
      <w:r w:rsidR="00A4513B">
        <w:t>using</w:t>
      </w:r>
      <w:r w:rsidR="003069CA">
        <w:t xml:space="preserve"> the character-state approach, the shape of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lastRenderedPageBreak/>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1C289B">
        <w:rPr>
          <w:rFonts w:eastAsiaTheme="minorHAnsi"/>
          <w:lang w:val="en-US"/>
        </w:rPr>
        <w:instrText xml:space="preserve"> ADDIN PAPERS2_CITATIONS &lt;citation&gt;&lt;priority&gt;52&lt;/priority&gt;&lt;uuid&gt;239F8CF1-4CAF-41E5-982F-73CD641166F6&lt;/uuid&gt;&lt;publications&gt;&lt;publication&gt;&lt;subtype&gt;400&lt;/subtype&gt;&lt;publisher&gt;Blackwell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1E0B56">
      <w:pPr>
        <w:spacing w:line="480" w:lineRule="auto"/>
        <w:ind w:firstLine="720"/>
        <w:contextualSpacing/>
      </w:pPr>
    </w:p>
    <w:p w14:paraId="2261E6E6" w14:textId="068786BA" w:rsidR="00444B65" w:rsidRDefault="00E17B36" w:rsidP="001E0B56">
      <w:pPr>
        <w:pStyle w:val="Heading2"/>
        <w:spacing w:line="480" w:lineRule="auto"/>
        <w:contextualSpacing/>
        <w:rPr>
          <w:lang w:val="en-AU"/>
        </w:rPr>
      </w:pPr>
      <w:r>
        <w:rPr>
          <w:lang w:val="en-AU"/>
        </w:rPr>
        <w:t>Population m</w:t>
      </w:r>
      <w:r w:rsidR="001122BD">
        <w:rPr>
          <w:lang w:val="en-AU"/>
        </w:rPr>
        <w:t xml:space="preserve">ass </w:t>
      </w:r>
      <w:r w:rsidR="00444B65">
        <w:rPr>
          <w:lang w:val="en-AU"/>
        </w:rPr>
        <w:t xml:space="preserve">scaling </w:t>
      </w:r>
      <w:r w:rsidR="002C05D6">
        <w:rPr>
          <w:lang w:val="en-AU"/>
        </w:rPr>
        <w:t>across</w:t>
      </w:r>
      <w:r w:rsidR="00444B65">
        <w:rPr>
          <w:lang w:val="en-AU"/>
        </w:rPr>
        <w:t xml:space="preserve"> different temperatures</w:t>
      </w:r>
    </w:p>
    <w:p w14:paraId="33F76C18" w14:textId="724B8D86" w:rsidR="00C96217" w:rsidRDefault="001E6AF0" w:rsidP="001E0B56">
      <w:pPr>
        <w:spacing w:line="480" w:lineRule="auto"/>
        <w:contextualSpacing/>
        <w:rPr>
          <w:rFonts w:eastAsiaTheme="minorHAnsi"/>
          <w:lang w:val="en-US"/>
        </w:rPr>
      </w:pPr>
      <w:r>
        <w:rPr>
          <w:lang w:val="en-AU"/>
        </w:rPr>
        <w:t>Our mass-scaling exponents did not change with temperature, which is in disagreement</w:t>
      </w:r>
      <w:r w:rsidR="00C96217">
        <w:rPr>
          <w:lang w:val="en-AU"/>
        </w:rPr>
        <w:t xml:space="preserve"> with the growing number of studies that show temperature dependence of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&lt;citation&gt;&lt;priority&gt;53&lt;/priority&gt;&lt;uuid&gt;2D8979F3-CFCE-4AA0-8BD6-BB0FBB0AA047&lt;/uuid&gt;&lt;publications&gt;&lt;publication&gt;&lt;subtype&gt;400&lt;/subtype&gt;&lt;title&gt;The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 xml:space="preserve">(Glazier 2005; Killen </w:t>
      </w:r>
      <w:r w:rsidR="00C96217">
        <w:rPr>
          <w:rFonts w:eastAsiaTheme="minorHAnsi"/>
          <w:i/>
          <w:iCs/>
          <w:lang w:val="en-US"/>
        </w:rPr>
        <w:t>et al.</w:t>
      </w:r>
      <w:r w:rsidR="00C96217">
        <w:rPr>
          <w:rFonts w:eastAsiaTheme="minorHAnsi"/>
          <w:lang w:val="en-US"/>
        </w:rPr>
        <w:t xml:space="preserve"> 2010; Price </w:t>
      </w:r>
      <w:r w:rsidR="00C96217">
        <w:rPr>
          <w:rFonts w:eastAsiaTheme="minorHAnsi"/>
          <w:i/>
          <w:iCs/>
          <w:lang w:val="en-US"/>
        </w:rPr>
        <w:t>et al.</w:t>
      </w:r>
      <w:r w:rsidR="00C96217">
        <w:rPr>
          <w:rFonts w:eastAsiaTheme="minorHAnsi"/>
          <w:lang w:val="en-US"/>
        </w:rPr>
        <w:t xml:space="preserve"> 2012; Glazier 2015; </w:t>
      </w:r>
      <w:proofErr w:type="spellStart"/>
      <w:r w:rsidR="00C96217">
        <w:rPr>
          <w:rFonts w:eastAsiaTheme="minorHAnsi"/>
          <w:lang w:val="en-US"/>
        </w:rPr>
        <w:t>Barneche</w:t>
      </w:r>
      <w:proofErr w:type="spellEnd"/>
      <w:r w:rsidR="00C96217">
        <w:rPr>
          <w:rFonts w:eastAsiaTheme="minorHAnsi"/>
          <w:lang w:val="en-US"/>
        </w:rPr>
        <w:t xml:space="preserve"> </w:t>
      </w:r>
      <w:r w:rsidR="00C96217">
        <w:rPr>
          <w:rFonts w:eastAsiaTheme="minorHAnsi"/>
          <w:i/>
          <w:iCs/>
          <w:lang w:val="en-US"/>
        </w:rPr>
        <w:t>et al.</w:t>
      </w:r>
      <w:r w:rsidR="00C96217">
        <w:rPr>
          <w:rFonts w:eastAsiaTheme="minorHAnsi"/>
          <w:lang w:val="en-US"/>
        </w:rPr>
        <w:t xml:space="preserve"> 2016)</w:t>
      </w:r>
      <w:r w:rsidR="00C96217">
        <w:rPr>
          <w:rFonts w:eastAsiaTheme="minorHAnsi"/>
          <w:lang w:val="en-US"/>
        </w:rPr>
        <w:fldChar w:fldCharType="end"/>
      </w:r>
      <w:r w:rsidR="00C96217">
        <w:rPr>
          <w:lang w:val="en-AU"/>
        </w:rPr>
        <w:t xml:space="preserve">. Generally, these studies demonstrate that mass scaling exponents increased with temperature and vary among species of different ecology (e.g. </w:t>
      </w:r>
      <w:r w:rsidR="00C96217">
        <w:rPr>
          <w:lang w:val="en-AU"/>
        </w:rPr>
        <w:t xml:space="preserve">benthic or pelagic lifestyle, </w:t>
      </w:r>
      <w:r w:rsidR="00C96217">
        <w:rPr>
          <w:rFonts w:eastAsiaTheme="minorHAnsi"/>
          <w:lang w:val="en-US"/>
        </w:rPr>
        <w:fldChar w:fldCharType="begin" w:fldLock="1"/>
      </w:r>
      <w:r w:rsidR="001C289B">
        <w:rPr>
          <w:rFonts w:eastAsiaTheme="minorHAnsi"/>
          <w:lang w:val="en-US"/>
        </w:rPr>
        <w:instrText xml:space="preserve"> ADDIN PAPERS2_CITATIONS &lt;citation&gt;&lt;priority&gt;70&lt;/priority&gt;&lt;uuid&gt;F9118135-3E16-4F16-91E6-3CD265B17E2B&lt;/uuid&gt;&lt;publications&gt;&lt;publication&gt;&lt;subtype&gt;400&lt;/subtype&gt;&lt;title&gt;The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 xml:space="preserve">Killen </w:t>
      </w:r>
      <w:r w:rsidR="001C289B">
        <w:rPr>
          <w:rFonts w:eastAsiaTheme="minorHAnsi"/>
          <w:i/>
          <w:iCs/>
          <w:lang w:val="en-GB"/>
        </w:rPr>
        <w:t>et al.</w:t>
      </w:r>
      <w:r w:rsidR="001C289B">
        <w:rPr>
          <w:rFonts w:eastAsiaTheme="minorHAnsi"/>
          <w:lang w:val="en-GB"/>
        </w:rPr>
        <w:t xml:space="preserve"> 2010</w:t>
      </w:r>
      <w:r w:rsidR="00C96217">
        <w:rPr>
          <w:rFonts w:eastAsiaTheme="minorHAnsi"/>
          <w:lang w:val="en-US"/>
        </w:rPr>
        <w:fldChar w:fldCharType="end"/>
      </w:r>
      <w:r w:rsidR="00C96217">
        <w:rPr>
          <w:lang w:val="en-AU"/>
        </w:rPr>
        <w:t xml:space="preserve">). Disparity between our results and these studies may be due to the method with which we quantified mass scaling exponents. In our study, we sampled sexual mature adults </w:t>
      </w:r>
      <w:r w:rsidR="00C96217">
        <w:rPr>
          <w:lang w:val="en-AU"/>
        </w:rPr>
        <w:t xml:space="preserve">repeatedly in order to estimate a static mass scaling relationship, while other studies tend to measure ontogenetic allometry (i.e. measure body mass and metabolic rate throughout development, </w:t>
      </w:r>
      <w:r w:rsidR="00C96217">
        <w:rPr>
          <w:rFonts w:eastAsiaTheme="minorHAnsi"/>
          <w:lang w:val="en-US"/>
        </w:rPr>
        <w:fldChar w:fldCharType="begin" w:fldLock="1"/>
      </w:r>
      <w:r w:rsidR="001C289B">
        <w:rPr>
          <w:rFonts w:eastAsiaTheme="minorHAnsi"/>
          <w:lang w:val="en-US"/>
        </w:rPr>
        <w:instrText xml:space="preserve"> ADDIN PAPERS2_CITATIONS &lt;citation&gt;&lt;priority&gt;71&lt;/priority&gt;&lt;uuid&gt;0153B89D-3841-4A86-8A2D-28823E5182F0&lt;/uuid&gt;&lt;publications&gt;&lt;publication&gt;&lt;subtype&gt;400&lt;/subtype&gt;&lt;title&gt;Ontogenetic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Glazier 2009</w:t>
      </w:r>
      <w:r w:rsidR="00C96217">
        <w:rPr>
          <w:rFonts w:eastAsiaTheme="minorHAnsi"/>
          <w:lang w:val="en-US"/>
        </w:rPr>
        <w:fldChar w:fldCharType="end"/>
      </w:r>
      <w:r w:rsidR="00C96217">
        <w:rPr>
          <w:rFonts w:eastAsiaTheme="minorHAnsi"/>
          <w:lang w:val="en-US"/>
        </w:rPr>
        <w:t>)</w:t>
      </w:r>
      <w:r w:rsidR="00C96217">
        <w:rPr>
          <w:lang w:val="en-AU"/>
        </w:rPr>
        <w:t xml:space="preserve">. The </w:t>
      </w:r>
      <w:r w:rsidR="00C96217">
        <w:rPr>
          <w:lang w:val="en-AU"/>
        </w:rPr>
        <w:t>energetic demands of growth during ontogeny may be more sensitive to changes to temperature and therefore result in temperature-dependence in</w:t>
      </w:r>
      <w:r w:rsidR="00C96217" w:rsidRPr="0023198E">
        <w:rPr>
          <w:lang w:val="en-AU"/>
        </w:rPr>
        <w:t xml:space="preserve"> </w:t>
      </w:r>
      <w:r w:rsidR="00C96217">
        <w:rPr>
          <w:lang w:val="en-AU"/>
        </w:rPr>
        <w:t xml:space="preserve">ontogenetic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&lt;citation&gt;&lt;priority&gt;72&lt;/priority&gt;&lt;uuid&gt;446199E9-F941-4D8A-8119-7C5FA159E31E&lt;/uuid&gt;&lt;publications&gt;&lt;publication&gt;&lt;subtype&gt;400&lt;/subtype&gt;&lt;title&gt;The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 xml:space="preserve">(Hirst, Glazier &amp; Atkinson 2014; </w:t>
      </w:r>
      <w:proofErr w:type="spellStart"/>
      <w:r w:rsidR="00C96217">
        <w:rPr>
          <w:rFonts w:eastAsiaTheme="minorHAnsi"/>
          <w:lang w:val="en-US"/>
        </w:rPr>
        <w:t>Barneche</w:t>
      </w:r>
      <w:proofErr w:type="spellEnd"/>
      <w:r w:rsidR="00C96217">
        <w:rPr>
          <w:rFonts w:eastAsiaTheme="minorHAnsi"/>
          <w:lang w:val="en-US"/>
        </w:rPr>
        <w:t xml:space="preserve"> &amp; Allen 2018)</w:t>
      </w:r>
      <w:r w:rsidR="00C96217">
        <w:rPr>
          <w:rFonts w:eastAsiaTheme="minorHAnsi"/>
          <w:lang w:val="en-US"/>
        </w:rPr>
        <w:fldChar w:fldCharType="end"/>
      </w:r>
      <w:r w:rsidR="00C96217">
        <w:rPr>
          <w:lang w:val="en-AU"/>
        </w:rPr>
        <w:t xml:space="preserve">. In support of this, a recent comparative analysis has shown that development (passing through life stages) shows stronger temperature dependence than growth (increase in mass) </w:t>
      </w:r>
      <w:r w:rsidR="00C96217">
        <w:rPr>
          <w:rFonts w:eastAsiaTheme="minorHAnsi"/>
          <w:lang w:val="en-US"/>
        </w:rPr>
        <w:fldChar w:fldCharType="begin" w:fldLock="1"/>
      </w:r>
      <w:r w:rsidR="001C289B">
        <w:rPr>
          <w:rFonts w:eastAsiaTheme="minorHAnsi"/>
          <w:lang w:val="en-US"/>
        </w:rPr>
        <w:instrText xml:space="preserve"> ADDIN PAPERS2_CITATIONS &lt;citation&gt;&lt;priority&gt;73&lt;/priority&gt;&lt;uuid&gt;68ECFA2D-8DD4-4BDA-A762-74BD35E0B988&lt;/uuid&gt;&lt;publications&gt;&lt;publication&gt;&lt;subtype&gt;400&lt;/subtype&gt;&lt;title&gt;Growth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C96217">
        <w:rPr>
          <w:rFonts w:eastAsiaTheme="minorHAnsi"/>
          <w:lang w:val="en-US"/>
        </w:rPr>
        <w:fldChar w:fldCharType="separate"/>
      </w:r>
      <w:r w:rsidR="00C96217">
        <w:rPr>
          <w:rFonts w:eastAsiaTheme="minorHAnsi"/>
          <w:lang w:val="en-US"/>
        </w:rPr>
        <w:t>(Forster, Hirst &amp; Woodward 2011)</w:t>
      </w:r>
      <w:r w:rsidR="00C96217">
        <w:rPr>
          <w:rFonts w:eastAsiaTheme="minorHAnsi"/>
          <w:lang w:val="en-US"/>
        </w:rPr>
        <w:fldChar w:fldCharType="end"/>
      </w:r>
      <w:r w:rsidR="00C96217">
        <w:rPr>
          <w:rFonts w:eastAsiaTheme="minorHAnsi"/>
          <w:lang w:val="en-US"/>
        </w:rPr>
        <w:t xml:space="preserve">. </w:t>
      </w:r>
    </w:p>
    <w:p w14:paraId="1D8E09A2" w14:textId="77E318BE" w:rsidR="007E7801" w:rsidRDefault="007E7801" w:rsidP="001E0B56">
      <w:pPr>
        <w:spacing w:line="480" w:lineRule="auto"/>
        <w:ind w:firstLine="720"/>
        <w:contextualSpacing/>
        <w:rPr>
          <w:lang w:val="en-AU"/>
        </w:rPr>
      </w:pPr>
      <w:r>
        <w:rPr>
          <w:lang w:val="en-AU"/>
        </w:rPr>
        <w:t>The magnitude and precision of mass scaling exponents may be affected by processes occurring at different hierarchical levels. Genetic and developmental differences that impact the physiological system can maintain variation among individuals (</w:t>
      </w:r>
      <w:proofErr w:type="spellStart"/>
      <w:r>
        <w:rPr>
          <w:lang w:val="en-AU"/>
        </w:rPr>
        <w:t>Dingemanse</w:t>
      </w:r>
      <w:proofErr w:type="spellEnd"/>
      <w:r>
        <w:rPr>
          <w:lang w:val="en-AU"/>
        </w:rPr>
        <w:t xml:space="preserve"> &amp; Wolf 2013). While fluctuations in the internal environment, such as circulating hormones and body </w:t>
      </w:r>
      <w:r>
        <w:rPr>
          <w:lang w:val="en-AU"/>
        </w:rPr>
        <w:lastRenderedPageBreak/>
        <w:t xml:space="preserve">composition, can affect </w:t>
      </w:r>
      <w:r w:rsidR="00E17B36">
        <w:rPr>
          <w:lang w:val="en-AU"/>
        </w:rPr>
        <w:t xml:space="preserve">the </w:t>
      </w:r>
      <w:r>
        <w:rPr>
          <w:lang w:val="en-AU"/>
        </w:rPr>
        <w:t xml:space="preserve">predictability of an individual’s response </w:t>
      </w:r>
      <w:r>
        <w:rPr>
          <w:rFonts w:eastAsiaTheme="minorHAnsi"/>
          <w:lang w:val="en-US"/>
        </w:rPr>
        <w:t xml:space="preserve">(Scott, Mitchell &amp; Evans 1996; McCue 2010; </w:t>
      </w:r>
      <w:proofErr w:type="spellStart"/>
      <w:r>
        <w:rPr>
          <w:rFonts w:eastAsiaTheme="minorHAnsi"/>
          <w:lang w:val="en-US"/>
        </w:rPr>
        <w:t>Dupoué</w:t>
      </w:r>
      <w:proofErr w:type="spellEnd"/>
      <w:r>
        <w:rPr>
          <w:rFonts w:eastAsiaTheme="minorHAnsi"/>
          <w:lang w:val="en-US"/>
        </w:rPr>
        <w:t xml:space="preserve">, </w:t>
      </w:r>
      <w:proofErr w:type="spellStart"/>
      <w:r>
        <w:rPr>
          <w:rFonts w:eastAsiaTheme="minorHAnsi"/>
          <w:lang w:val="en-US"/>
        </w:rPr>
        <w:t>Brischoux</w:t>
      </w:r>
      <w:proofErr w:type="spellEnd"/>
      <w:r>
        <w:rPr>
          <w:rFonts w:eastAsiaTheme="minorHAnsi"/>
          <w:lang w:val="en-US"/>
        </w:rPr>
        <w:t xml:space="preserve">, </w:t>
      </w:r>
      <w:proofErr w:type="spellStart"/>
      <w:r>
        <w:rPr>
          <w:rFonts w:eastAsiaTheme="minorHAnsi"/>
          <w:lang w:val="en-US"/>
        </w:rPr>
        <w:t>Lourdais</w:t>
      </w:r>
      <w:proofErr w:type="spellEnd"/>
      <w:r>
        <w:rPr>
          <w:rFonts w:eastAsiaTheme="minorHAnsi"/>
          <w:lang w:val="en-US"/>
        </w:rPr>
        <w:t xml:space="preserve">, </w:t>
      </w:r>
      <w:proofErr w:type="spellStart"/>
      <w:r>
        <w:rPr>
          <w:rFonts w:eastAsiaTheme="minorHAnsi"/>
          <w:lang w:val="en-US"/>
        </w:rPr>
        <w:t>Angelier</w:t>
      </w:r>
      <w:proofErr w:type="spellEnd"/>
      <w:r>
        <w:rPr>
          <w:rFonts w:eastAsiaTheme="minorHAnsi"/>
          <w:lang w:val="en-US"/>
        </w:rPr>
        <w:t xml:space="preserve"> 2013</w:t>
      </w:r>
      <w:r>
        <w:rPr>
          <w:lang w:val="en-AU"/>
        </w:rPr>
        <w:t>). We show that</w:t>
      </w:r>
      <w:r w:rsidRPr="00DE4DD1">
        <w:rPr>
          <w:lang w:val="en-AU"/>
        </w:rPr>
        <w:t xml:space="preserve"> </w:t>
      </w:r>
      <w:r>
        <w:rPr>
          <w:lang w:val="en-AU"/>
        </w:rPr>
        <w:t xml:space="preserve">mass scaling exponents were generally estimated </w:t>
      </w:r>
      <w:r w:rsidR="00E17B36">
        <w:rPr>
          <w:lang w:val="en-AU"/>
        </w:rPr>
        <w:t xml:space="preserve">with improved precision and were </w:t>
      </w:r>
      <w:r>
        <w:rPr>
          <w:lang w:val="en-AU"/>
        </w:rPr>
        <w:t xml:space="preserve">slightly higher than 0.75, when accounting for within individual level </w:t>
      </w:r>
      <w:r w:rsidR="00AA6663">
        <w:rPr>
          <w:lang w:val="en-AU"/>
        </w:rPr>
        <w:t>effects. Our estimates were</w:t>
      </w:r>
      <w:r>
        <w:rPr>
          <w:lang w:val="en-AU"/>
        </w:rPr>
        <w:t xml:space="preserve"> more in line with </w:t>
      </w:r>
      <w:r w:rsidR="00AA6663">
        <w:rPr>
          <w:lang w:val="en-AU"/>
        </w:rPr>
        <w:t>mass-scaling exponents reported</w:t>
      </w:r>
      <w:r>
        <w:rPr>
          <w:lang w:val="en-AU"/>
        </w:rPr>
        <w:t xml:space="preserve"> from </w:t>
      </w:r>
      <w:r w:rsidR="00AA6663">
        <w:rPr>
          <w:lang w:val="en-AU"/>
        </w:rPr>
        <w:t xml:space="preserve">a </w:t>
      </w:r>
      <w:r>
        <w:rPr>
          <w:lang w:val="en-AU"/>
        </w:rPr>
        <w:t xml:space="preserve">phylogenetically informed analyses in </w:t>
      </w:r>
      <w:r w:rsidR="00AA6663">
        <w:rPr>
          <w:lang w:val="en-AU"/>
        </w:rPr>
        <w:t>s</w:t>
      </w:r>
      <w:r>
        <w:rPr>
          <w:lang w:val="en-AU"/>
        </w:rPr>
        <w:t>quamates</w:t>
      </w:r>
      <w:r w:rsidR="001A34D9">
        <w:rPr>
          <w:lang w:val="en-AU"/>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&lt;citation&gt;&lt;priority&gt;53&lt;/priority&gt;&lt;uuid&gt;7A446475-4203-4850-8567-599FFFEB931D&lt;/uuid&gt;&lt;publications&gt;&lt;publication&gt;&lt;subtype&gt;400&lt;/subtype&gt;&lt;title&gt;The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Pr>
          <w:lang w:val="en-AU"/>
        </w:rPr>
        <w:t>. This</w:t>
      </w:r>
      <w:r w:rsidR="00D43109">
        <w:rPr>
          <w:lang w:val="en-AU"/>
        </w:rPr>
        <w:t xml:space="preserve"> result</w:t>
      </w:r>
      <w:r>
        <w:rPr>
          <w:lang w:val="en-AU"/>
        </w:rPr>
        <w:t xml:space="preserve"> has important implications for current designs of metabolic scaling studies as </w:t>
      </w:r>
      <w:r w:rsidR="00AA6663">
        <w:rPr>
          <w:lang w:val="en-AU"/>
        </w:rPr>
        <w:t xml:space="preserve">SMR </w:t>
      </w:r>
      <w:r>
        <w:rPr>
          <w:lang w:val="en-AU"/>
        </w:rPr>
        <w:t xml:space="preserve">and body mass tend to only be measured once, making them sensitive to sampling error and within-individual ‘noise’. Moreover, predictive models that make use of </w:t>
      </w:r>
      <w:r w:rsidR="00AA6663">
        <w:rPr>
          <w:lang w:val="en-AU"/>
        </w:rPr>
        <w:t>metabolic</w:t>
      </w:r>
      <w:r>
        <w:rPr>
          <w:lang w:val="en-AU"/>
        </w:rPr>
        <w:t xml:space="preserve"> scaling should be more aware of the different sources of variation when trying to extrapolate individual level processes to </w:t>
      </w:r>
      <w:r w:rsidR="00AA6663">
        <w:rPr>
          <w:lang w:val="en-AU"/>
        </w:rPr>
        <w:t>higher levels of biological organisation</w:t>
      </w:r>
      <w:r>
        <w:rPr>
          <w:lang w:val="en-AU"/>
        </w:rPr>
        <w:t xml:space="preserve">. Future work is needed to investigate the degree to which </w:t>
      </w:r>
      <w:r w:rsidR="00AA6663">
        <w:rPr>
          <w:lang w:val="en-AU"/>
        </w:rPr>
        <w:t xml:space="preserve">intra-individual </w:t>
      </w:r>
      <w:r>
        <w:rPr>
          <w:lang w:val="en-AU"/>
        </w:rPr>
        <w:t xml:space="preserve">variance in </w:t>
      </w:r>
      <w:r w:rsidR="00AA6663">
        <w:rPr>
          <w:lang w:val="en-AU"/>
        </w:rPr>
        <w:t xml:space="preserve">SMR </w:t>
      </w:r>
      <w:r>
        <w:rPr>
          <w:lang w:val="en-AU"/>
        </w:rPr>
        <w:t xml:space="preserve">and body mass impact scaling exponents as this has largely been neglected and yet may help elucidate why mass scaling exponents are variable at higher levels of biological organisation (Glazier, 2005).  </w:t>
      </w:r>
    </w:p>
    <w:p w14:paraId="2065BD5A" w14:textId="77777777" w:rsidR="008A25FA" w:rsidRDefault="008A25FA" w:rsidP="001E0B56">
      <w:pPr>
        <w:spacing w:line="480" w:lineRule="auto"/>
        <w:contextualSpacing/>
        <w:rPr>
          <w:lang w:val="en-AU"/>
        </w:rPr>
      </w:pPr>
    </w:p>
    <w:p w14:paraId="1FB7831E" w14:textId="345DEBC9" w:rsidR="00DB5542" w:rsidRPr="00DB5542" w:rsidRDefault="00D24BC6" w:rsidP="001E0B56">
      <w:pPr>
        <w:pStyle w:val="Heading1"/>
        <w:spacing w:line="480" w:lineRule="auto"/>
        <w:contextualSpacing/>
        <w:rPr>
          <w:lang w:val="en-AU"/>
        </w:rPr>
      </w:pPr>
      <w:r>
        <w:rPr>
          <w:lang w:val="en-AU"/>
        </w:rPr>
        <w:t>Conclusion</w:t>
      </w:r>
    </w:p>
    <w:p w14:paraId="6A12FBEE" w14:textId="172305D4" w:rsidR="00575A6F" w:rsidRPr="00575A6F" w:rsidRDefault="002A594C" w:rsidP="001E0B56">
      <w:pPr>
        <w:pStyle w:val="Thesisnormal"/>
        <w:spacing w:line="480" w:lineRule="auto"/>
        <w:contextualSpacing/>
      </w:pPr>
      <w:r>
        <w:t>From our study, it is apparent that metabolic thermal plasticity is indeed repeatable over ecologically relevant time scales and could be subjected to natural selection to shape population reaction norms in the face of a warming climate. Given that within-individual variance declined with increasing temperatures, this may allow selection to operate more efficiently at higher temperatures. Our results show that metabolic reaction norms may not be strictly linear and may even have the capacity to evolve more malleable forms</w:t>
      </w:r>
      <w:r w:rsidR="000E58E5">
        <w:t>.</w:t>
      </w:r>
      <w:r>
        <w:t xml:space="preserve"> </w:t>
      </w:r>
      <w:r w:rsidR="000E58E5">
        <w:t xml:space="preserve">The conclusion </w:t>
      </w:r>
      <w:r>
        <w:t>was</w:t>
      </w:r>
      <w:r w:rsidR="000E58E5">
        <w:t>, to a certain extent,</w:t>
      </w:r>
      <w:r>
        <w:t xml:space="preserve"> dependent on what statistical approach we used. </w:t>
      </w:r>
      <w:r w:rsidR="00837452">
        <w:t xml:space="preserve">Our study </w:t>
      </w:r>
      <w:r w:rsidR="007E7801">
        <w:t xml:space="preserve">highlights </w:t>
      </w:r>
      <w:r w:rsidR="00575A6F">
        <w:t xml:space="preserve">the importance of considering </w:t>
      </w:r>
      <w:r w:rsidR="00725AD1">
        <w:t xml:space="preserve">individual variation in metabolic </w:t>
      </w:r>
      <w:r>
        <w:t xml:space="preserve">thermal </w:t>
      </w:r>
      <w:r w:rsidR="00D7100A">
        <w:t xml:space="preserve">plasticity </w:t>
      </w:r>
      <w:r>
        <w:t>and how it may affect mass-scaling</w:t>
      </w:r>
      <w:r w:rsidR="008A237C">
        <w:t xml:space="preserve">. </w:t>
      </w:r>
      <w:r w:rsidR="0012242A">
        <w:t>Individual v</w:t>
      </w:r>
      <w:r w:rsidR="002B458E">
        <w:t xml:space="preserve">ariation </w:t>
      </w:r>
      <w:r w:rsidR="0012242A">
        <w:t xml:space="preserve">(among and within) </w:t>
      </w:r>
      <w:r w:rsidR="002B458E">
        <w:t xml:space="preserve">in </w:t>
      </w:r>
      <w:r w:rsidR="002B458E">
        <w:lastRenderedPageBreak/>
        <w:t>m</w:t>
      </w:r>
      <w:r w:rsidR="00F41F4F">
        <w:t>etabolic rate and body mas</w:t>
      </w:r>
      <w:r w:rsidR="009A47F2">
        <w:t>s</w:t>
      </w:r>
      <w:r w:rsidR="00F41F4F">
        <w:t xml:space="preserve"> </w:t>
      </w:r>
      <w:r w:rsidR="0012242A">
        <w:t xml:space="preserve">can impact estimates of </w:t>
      </w:r>
      <w:r>
        <w:t>population mass-scaling exponents</w:t>
      </w:r>
      <w:r w:rsidR="0012242A">
        <w:t xml:space="preserve">. If multi-level variation is not corrected for, population mass-scaling exponents </w:t>
      </w:r>
      <w:r w:rsidR="00C80F60">
        <w:t xml:space="preserve">may be </w:t>
      </w:r>
      <w:r w:rsidR="0012242A">
        <w:t>composite</w:t>
      </w:r>
      <w:r>
        <w:t xml:space="preserve"> </w:t>
      </w:r>
      <w:r w:rsidR="0091381A">
        <w:t>of among-</w:t>
      </w:r>
      <w:r w:rsidR="007C76EB">
        <w:t xml:space="preserve"> </w:t>
      </w:r>
      <w:r w:rsidR="0091381A">
        <w:t xml:space="preserve">and within individual effects. This </w:t>
      </w:r>
      <w:r w:rsidR="00C51870">
        <w:t>may be problematic</w:t>
      </w:r>
      <w:r w:rsidR="00D951D6">
        <w:t xml:space="preserve"> particularly in</w:t>
      </w:r>
      <w:r w:rsidR="001D6106">
        <w:t xml:space="preserve"> </w:t>
      </w:r>
      <w:r w:rsidR="0091381A">
        <w:t xml:space="preserve">theoretical models that utilise </w:t>
      </w:r>
      <w:r w:rsidR="00F41F4F">
        <w:t>mass</w:t>
      </w:r>
      <w:r>
        <w:t>-</w:t>
      </w:r>
      <w:r w:rsidR="0091381A">
        <w:t>scaling</w:t>
      </w:r>
      <w:r w:rsidR="001D6106">
        <w:t xml:space="preserve"> </w:t>
      </w:r>
      <w:r w:rsidR="0091381A">
        <w:t xml:space="preserve">to </w:t>
      </w:r>
      <w:r w:rsidR="000765EB">
        <w:t>predict</w:t>
      </w:r>
      <w:r w:rsidR="0091381A">
        <w:t xml:space="preserve"> ecological </w:t>
      </w:r>
      <w:r w:rsidR="00D951D6">
        <w:t xml:space="preserve">system </w:t>
      </w:r>
      <w:r w:rsidR="0091381A">
        <w:t>dynamics</w:t>
      </w:r>
      <w:r w:rsidR="00A007CF">
        <w:t xml:space="preserve">. </w:t>
      </w:r>
      <w:r w:rsidR="00A007CF">
        <w:t>We</w:t>
      </w:r>
      <w:r w:rsidR="00A03F64">
        <w:t xml:space="preserve"> illustrate</w:t>
      </w:r>
      <w:r w:rsidR="00A007CF">
        <w:t>d</w:t>
      </w:r>
      <w:r w:rsidR="00A03F64">
        <w:t xml:space="preserve"> how differences in assumptions </w:t>
      </w:r>
      <w:r w:rsidR="00AB7D25">
        <w:t>between the</w:t>
      </w:r>
      <w:r w:rsidR="00A03F64">
        <w:t xml:space="preserve"> function-valued and character-state approach can influence the </w:t>
      </w:r>
      <w:r>
        <w:t xml:space="preserve">evolutionary </w:t>
      </w:r>
      <w:r w:rsidR="00A03F64">
        <w:t xml:space="preserve">inferences we draw from them. </w:t>
      </w:r>
      <w:r w:rsidR="00D17FE6">
        <w:t>The implications of such methodical differences for experimental evolution and m</w:t>
      </w:r>
      <w:r w:rsidR="00AB7D25">
        <w:t xml:space="preserve">olecular studies elucidating the </w:t>
      </w:r>
      <w:r w:rsidR="00D17FE6">
        <w:t xml:space="preserve">mechanisms </w:t>
      </w:r>
      <w:r w:rsidR="00AB7D25">
        <w:t>of metabolic plasticity</w:t>
      </w:r>
      <w:r w:rsidR="0014710B">
        <w:t xml:space="preserve"> </w:t>
      </w:r>
      <w:r w:rsidR="00D17FE6">
        <w:t xml:space="preserve">would be an illuminating avenue to pursue. </w:t>
      </w:r>
    </w:p>
    <w:p w14:paraId="66B0867B" w14:textId="65A3D85D" w:rsidR="00EF339B" w:rsidRDefault="00EF339B" w:rsidP="001E0B56">
      <w:pPr>
        <w:pStyle w:val="Heading1"/>
        <w:spacing w:line="480" w:lineRule="auto"/>
        <w:contextualSpacing/>
        <w:rPr>
          <w:lang w:val="en-AU"/>
        </w:rPr>
      </w:pPr>
      <w:r>
        <w:rPr>
          <w:lang w:val="en-AU"/>
        </w:rPr>
        <w:t>Author contributions</w:t>
      </w:r>
    </w:p>
    <w:p w14:paraId="59B06105" w14:textId="488527A3" w:rsidR="00F47C4E" w:rsidRPr="00F47C4E" w:rsidRDefault="00F00D9A" w:rsidP="001E0B56">
      <w:pPr>
        <w:spacing w:line="480" w:lineRule="auto"/>
        <w:contextualSpacing/>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FK wrote the first draft and a</w:t>
      </w:r>
      <w:r w:rsidR="00F47C4E">
        <w:rPr>
          <w:lang w:val="en-AU"/>
        </w:rPr>
        <w:t xml:space="preserve">ll authors contributed to </w:t>
      </w:r>
      <w:r w:rsidR="00C51870">
        <w:rPr>
          <w:lang w:val="en-AU"/>
        </w:rPr>
        <w:t>revising</w:t>
      </w:r>
      <w:r w:rsidR="00C51870">
        <w:rPr>
          <w:lang w:val="en-AU"/>
        </w:rPr>
        <w:t xml:space="preserve"> </w:t>
      </w:r>
      <w:r w:rsidR="00F47C4E">
        <w:rPr>
          <w:lang w:val="en-AU"/>
        </w:rPr>
        <w:t>the manuscript</w:t>
      </w:r>
    </w:p>
    <w:p w14:paraId="54467CDE" w14:textId="472EBA5E" w:rsidR="0020537E" w:rsidRDefault="00D24BC6" w:rsidP="001E0B56">
      <w:pPr>
        <w:pStyle w:val="Heading1"/>
        <w:spacing w:line="480" w:lineRule="auto"/>
        <w:contextualSpacing/>
        <w:rPr>
          <w:lang w:val="en-AU"/>
        </w:rPr>
      </w:pPr>
      <w:r>
        <w:rPr>
          <w:lang w:val="en-AU"/>
        </w:rPr>
        <w:t>Acknowledgements</w:t>
      </w:r>
    </w:p>
    <w:p w14:paraId="09AEBEF4" w14:textId="6A1FB80E" w:rsidR="005636D4" w:rsidRPr="005636D4" w:rsidRDefault="00CF6F0E" w:rsidP="001E0B56">
      <w:pPr>
        <w:spacing w:line="480" w:lineRule="auto"/>
        <w:contextualSpacing/>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w:t>
      </w:r>
      <w:r>
        <w:rPr>
          <w:lang w:val="en-AU"/>
        </w:rPr>
        <w:lastRenderedPageBreak/>
        <w:t>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p>
    <w:p w14:paraId="6242466F" w14:textId="3C913EB6" w:rsidR="00EF339B" w:rsidRDefault="00EF339B" w:rsidP="001E0B56">
      <w:pPr>
        <w:pStyle w:val="Heading1"/>
        <w:spacing w:line="480" w:lineRule="auto"/>
        <w:contextualSpacing/>
        <w:rPr>
          <w:lang w:val="en-AU"/>
        </w:rPr>
      </w:pPr>
      <w:r>
        <w:rPr>
          <w:lang w:val="en-AU"/>
        </w:rPr>
        <w:t>Data accessibility</w:t>
      </w:r>
    </w:p>
    <w:p w14:paraId="2B1FB265" w14:textId="18DBB109" w:rsidR="0068239D" w:rsidRPr="0068239D" w:rsidRDefault="0068239D" w:rsidP="001E0B56">
      <w:pPr>
        <w:spacing w:line="480" w:lineRule="auto"/>
        <w:contextualSpacing/>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1E0B56">
      <w:pPr>
        <w:pStyle w:val="Heading1"/>
        <w:spacing w:line="480" w:lineRule="auto"/>
        <w:contextualSpacing/>
        <w:rPr>
          <w:lang w:val="en-AU"/>
        </w:rPr>
      </w:pPr>
      <w:r>
        <w:rPr>
          <w:lang w:val="en-AU"/>
        </w:rPr>
        <w:t>References</w:t>
      </w:r>
    </w:p>
    <w:p w14:paraId="4DCD48D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Allen, A.P., </w:t>
      </w:r>
      <w:proofErr w:type="spellStart"/>
      <w:r>
        <w:rPr>
          <w:rFonts w:eastAsiaTheme="minorHAnsi"/>
          <w:lang w:val="en-GB"/>
        </w:rPr>
        <w:t>Gillooly</w:t>
      </w:r>
      <w:proofErr w:type="spellEnd"/>
      <w:r>
        <w:rPr>
          <w:rFonts w:eastAsiaTheme="minorHAnsi"/>
          <w:lang w:val="en-GB"/>
        </w:rPr>
        <w:t xml:space="preserve">, J.F. &amp; Brown, J.H. (2005) Linking the global carbon cycle to individual metabolism. </w:t>
      </w:r>
      <w:r>
        <w:rPr>
          <w:rFonts w:eastAsiaTheme="minorHAnsi"/>
          <w:i/>
          <w:iCs/>
          <w:lang w:val="en-GB"/>
        </w:rPr>
        <w:t>Functional Ecology</w:t>
      </w:r>
      <w:r>
        <w:rPr>
          <w:rFonts w:eastAsiaTheme="minorHAnsi"/>
          <w:lang w:val="en-GB"/>
        </w:rPr>
        <w:t xml:space="preserve">, </w:t>
      </w:r>
      <w:r>
        <w:rPr>
          <w:rFonts w:eastAsiaTheme="minorHAnsi"/>
          <w:b/>
          <w:bCs/>
          <w:lang w:val="en-GB"/>
        </w:rPr>
        <w:t>19</w:t>
      </w:r>
      <w:r>
        <w:rPr>
          <w:rFonts w:eastAsiaTheme="minorHAnsi"/>
          <w:lang w:val="en-GB"/>
        </w:rPr>
        <w:t>, 202–213.</w:t>
      </w:r>
    </w:p>
    <w:p w14:paraId="5770F1B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Angilletta</w:t>
      </w:r>
      <w:proofErr w:type="spellEnd"/>
      <w:r>
        <w:rPr>
          <w:rFonts w:eastAsiaTheme="minorHAnsi"/>
          <w:lang w:val="en-GB"/>
        </w:rPr>
        <w:t xml:space="preserve">, M.J., Jr, Wilson, R.S., </w:t>
      </w:r>
      <w:proofErr w:type="spellStart"/>
      <w:r>
        <w:rPr>
          <w:rFonts w:eastAsiaTheme="minorHAnsi"/>
          <w:lang w:val="en-GB"/>
        </w:rPr>
        <w:t>Navas</w:t>
      </w:r>
      <w:proofErr w:type="spellEnd"/>
      <w:r>
        <w:rPr>
          <w:rFonts w:eastAsiaTheme="minorHAnsi"/>
          <w:lang w:val="en-GB"/>
        </w:rPr>
        <w:t xml:space="preserve">, C.A. &amp; James, R.S. (2003) </w:t>
      </w:r>
      <w:proofErr w:type="spellStart"/>
      <w:r>
        <w:rPr>
          <w:rFonts w:eastAsiaTheme="minorHAnsi"/>
          <w:lang w:val="en-GB"/>
        </w:rPr>
        <w:t>Tradeoffs</w:t>
      </w:r>
      <w:proofErr w:type="spellEnd"/>
      <w:r>
        <w:rPr>
          <w:rFonts w:eastAsiaTheme="minorHAnsi"/>
          <w:lang w:val="en-GB"/>
        </w:rPr>
        <w:t xml:space="preserve"> and the evolution of thermal reaction norms.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234–240.</w:t>
      </w:r>
    </w:p>
    <w:p w14:paraId="22F6ED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Araya-</w:t>
      </w:r>
      <w:proofErr w:type="spellStart"/>
      <w:r>
        <w:rPr>
          <w:rFonts w:eastAsiaTheme="minorHAnsi"/>
          <w:lang w:val="en-GB"/>
        </w:rPr>
        <w:t>Ajoy</w:t>
      </w:r>
      <w:proofErr w:type="spellEnd"/>
      <w:r>
        <w:rPr>
          <w:rFonts w:eastAsiaTheme="minorHAnsi"/>
          <w:lang w:val="en-GB"/>
        </w:rPr>
        <w:t xml:space="preserve">, Y.G., </w:t>
      </w: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An approach to estimate short-term, long-term and reaction norm repeatability (ed RB O'Hara). </w:t>
      </w:r>
      <w:r>
        <w:rPr>
          <w:rFonts w:eastAsiaTheme="minorHAnsi"/>
          <w:i/>
          <w:iCs/>
          <w:lang w:val="en-GB"/>
        </w:rPr>
        <w:t>Journal of Animal Ecology</w:t>
      </w:r>
      <w:r>
        <w:rPr>
          <w:rFonts w:eastAsiaTheme="minorHAnsi"/>
          <w:lang w:val="en-GB"/>
        </w:rPr>
        <w:t xml:space="preserve">, </w:t>
      </w:r>
      <w:r>
        <w:rPr>
          <w:rFonts w:eastAsiaTheme="minorHAnsi"/>
          <w:b/>
          <w:bCs/>
          <w:lang w:val="en-GB"/>
        </w:rPr>
        <w:t>6</w:t>
      </w:r>
      <w:r>
        <w:rPr>
          <w:rFonts w:eastAsiaTheme="minorHAnsi"/>
          <w:lang w:val="en-GB"/>
        </w:rPr>
        <w:t>, 1462–1473.</w:t>
      </w:r>
    </w:p>
    <w:p w14:paraId="75FC5BA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Arnold, P.A., </w:t>
      </w:r>
      <w:proofErr w:type="spellStart"/>
      <w:r>
        <w:rPr>
          <w:rFonts w:eastAsiaTheme="minorHAnsi"/>
          <w:lang w:val="en-GB"/>
        </w:rPr>
        <w:t>Kruuk</w:t>
      </w:r>
      <w:proofErr w:type="spellEnd"/>
      <w:r>
        <w:rPr>
          <w:rFonts w:eastAsiaTheme="minorHAnsi"/>
          <w:lang w:val="en-GB"/>
        </w:rPr>
        <w:t xml:space="preserve">, L.E.B. &amp; Nicotra, A.B. (2019) How to analyse plant phenotypic plasticity in response to a changing climate. </w:t>
      </w:r>
      <w:r>
        <w:rPr>
          <w:rFonts w:eastAsiaTheme="minorHAnsi"/>
          <w:i/>
          <w:iCs/>
          <w:lang w:val="en-GB"/>
        </w:rPr>
        <w:t xml:space="preserve">New </w:t>
      </w:r>
      <w:proofErr w:type="spellStart"/>
      <w:r>
        <w:rPr>
          <w:rFonts w:eastAsiaTheme="minorHAnsi"/>
          <w:i/>
          <w:iCs/>
          <w:lang w:val="en-GB"/>
        </w:rPr>
        <w:t>Phytologist</w:t>
      </w:r>
      <w:proofErr w:type="spellEnd"/>
      <w:r>
        <w:rPr>
          <w:rFonts w:eastAsiaTheme="minorHAnsi"/>
          <w:lang w:val="en-GB"/>
        </w:rPr>
        <w:t>, 1–17.</w:t>
      </w:r>
    </w:p>
    <w:p w14:paraId="6D55EEB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&amp; Allen, A.P. (2018) The energetics of fish growth and how it constrains food-web trophic structure (ed P </w:t>
      </w:r>
      <w:proofErr w:type="spellStart"/>
      <w:r>
        <w:rPr>
          <w:rFonts w:eastAsiaTheme="minorHAnsi"/>
          <w:lang w:val="en-GB"/>
        </w:rPr>
        <w:t>Mumby</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21</w:t>
      </w:r>
      <w:r>
        <w:rPr>
          <w:rFonts w:eastAsiaTheme="minorHAnsi"/>
          <w:lang w:val="en-GB"/>
        </w:rPr>
        <w:t>, 836–844.</w:t>
      </w:r>
    </w:p>
    <w:p w14:paraId="14B3A77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White, C.R. &amp; Marshall, D.J. (2016) Temperature effects on mass-scaling exponents in colonial animals: a manipulative test. </w:t>
      </w:r>
      <w:r>
        <w:rPr>
          <w:rFonts w:eastAsiaTheme="minorHAnsi"/>
          <w:i/>
          <w:iCs/>
          <w:lang w:val="en-GB"/>
        </w:rPr>
        <w:t>Ecology</w:t>
      </w:r>
      <w:r>
        <w:rPr>
          <w:rFonts w:eastAsiaTheme="minorHAnsi"/>
          <w:lang w:val="en-GB"/>
        </w:rPr>
        <w:t xml:space="preserve">, </w:t>
      </w:r>
      <w:r>
        <w:rPr>
          <w:rFonts w:eastAsiaTheme="minorHAnsi"/>
          <w:b/>
          <w:bCs/>
          <w:lang w:val="en-GB"/>
        </w:rPr>
        <w:t>98</w:t>
      </w:r>
      <w:r>
        <w:rPr>
          <w:rFonts w:eastAsiaTheme="minorHAnsi"/>
          <w:lang w:val="en-GB"/>
        </w:rPr>
        <w:t>, 103–111.</w:t>
      </w:r>
    </w:p>
    <w:p w14:paraId="4B2D4B7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Bartheld</w:t>
      </w:r>
      <w:proofErr w:type="spellEnd"/>
      <w:r>
        <w:rPr>
          <w:rFonts w:eastAsiaTheme="minorHAnsi"/>
          <w:lang w:val="en-GB"/>
        </w:rPr>
        <w:t>, J.L., Gaitán-</w:t>
      </w:r>
      <w:proofErr w:type="spellStart"/>
      <w:r>
        <w:rPr>
          <w:rFonts w:eastAsiaTheme="minorHAnsi"/>
          <w:lang w:val="en-GB"/>
        </w:rPr>
        <w:t>Espitia</w:t>
      </w:r>
      <w:proofErr w:type="spellEnd"/>
      <w:r>
        <w:rPr>
          <w:rFonts w:eastAsiaTheme="minorHAnsi"/>
          <w:lang w:val="en-GB"/>
        </w:rPr>
        <w:t xml:space="preserve">, J.D., </w:t>
      </w:r>
      <w:proofErr w:type="spellStart"/>
      <w:r>
        <w:rPr>
          <w:rFonts w:eastAsiaTheme="minorHAnsi"/>
          <w:lang w:val="en-GB"/>
        </w:rPr>
        <w:t>Artacho</w:t>
      </w:r>
      <w:proofErr w:type="spellEnd"/>
      <w:r>
        <w:rPr>
          <w:rFonts w:eastAsiaTheme="minorHAnsi"/>
          <w:lang w:val="en-GB"/>
        </w:rPr>
        <w:t>, P., Salgado-</w:t>
      </w:r>
      <w:proofErr w:type="spellStart"/>
      <w:r>
        <w:rPr>
          <w:rFonts w:eastAsiaTheme="minorHAnsi"/>
          <w:lang w:val="en-GB"/>
        </w:rPr>
        <w:t>Luarte</w:t>
      </w:r>
      <w:proofErr w:type="spellEnd"/>
      <w:r>
        <w:rPr>
          <w:rFonts w:eastAsiaTheme="minorHAnsi"/>
          <w:lang w:val="en-GB"/>
        </w:rPr>
        <w:t xml:space="preserve">, C., </w:t>
      </w:r>
      <w:proofErr w:type="spellStart"/>
      <w:r>
        <w:rPr>
          <w:rFonts w:eastAsiaTheme="minorHAnsi"/>
          <w:lang w:val="en-GB"/>
        </w:rPr>
        <w:t>Gianoli</w:t>
      </w:r>
      <w:proofErr w:type="spellEnd"/>
      <w:r>
        <w:rPr>
          <w:rFonts w:eastAsiaTheme="minorHAnsi"/>
          <w:lang w:val="en-GB"/>
        </w:rPr>
        <w:t xml:space="preserve">, E. &amp; </w:t>
      </w:r>
      <w:proofErr w:type="spellStart"/>
      <w:r>
        <w:rPr>
          <w:rFonts w:eastAsiaTheme="minorHAnsi"/>
          <w:lang w:val="en-GB"/>
        </w:rPr>
        <w:t>Nespolo</w:t>
      </w:r>
      <w:proofErr w:type="spellEnd"/>
      <w:r>
        <w:rPr>
          <w:rFonts w:eastAsiaTheme="minorHAnsi"/>
          <w:lang w:val="en-GB"/>
        </w:rPr>
        <w:t xml:space="preserve">, R.F. (2015) Energy expenditure and body size are targets of natural selection across a wide geographic range, in a terrestrial invertebrate (ed R </w:t>
      </w:r>
      <w:proofErr w:type="gramStart"/>
      <w:r>
        <w:rPr>
          <w:rFonts w:eastAsiaTheme="minorHAnsi"/>
          <w:lang w:val="en-GB"/>
        </w:rPr>
        <w:t>Van</w:t>
      </w:r>
      <w:proofErr w:type="gramEnd"/>
      <w:r>
        <w:rPr>
          <w:rFonts w:eastAsiaTheme="minorHAnsi"/>
          <w:lang w:val="en-GB"/>
        </w:rPr>
        <w:t xml:space="preserve"> Damme). </w:t>
      </w:r>
      <w:r>
        <w:rPr>
          <w:rFonts w:eastAsiaTheme="minorHAnsi"/>
          <w:i/>
          <w:iCs/>
          <w:lang w:val="en-GB"/>
        </w:rPr>
        <w:t>Functional Ecology</w:t>
      </w:r>
      <w:r>
        <w:rPr>
          <w:rFonts w:eastAsiaTheme="minorHAnsi"/>
          <w:lang w:val="en-GB"/>
        </w:rPr>
        <w:t xml:space="preserve">, </w:t>
      </w:r>
      <w:r>
        <w:rPr>
          <w:rFonts w:eastAsiaTheme="minorHAnsi"/>
          <w:b/>
          <w:bCs/>
          <w:lang w:val="en-GB"/>
        </w:rPr>
        <w:t>29</w:t>
      </w:r>
      <w:r>
        <w:rPr>
          <w:rFonts w:eastAsiaTheme="minorHAnsi"/>
          <w:lang w:val="en-GB"/>
        </w:rPr>
        <w:t>, 1463–1474.</w:t>
      </w:r>
    </w:p>
    <w:p w14:paraId="23B5D58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(2008) Are animal personality traits linked to life-history productivity?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23</w:t>
      </w:r>
      <w:r>
        <w:rPr>
          <w:rFonts w:eastAsiaTheme="minorHAnsi"/>
          <w:lang w:val="en-GB"/>
        </w:rPr>
        <w:t>, 361–368.</w:t>
      </w:r>
    </w:p>
    <w:p w14:paraId="11CD4AB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(2010) Do consistent individual differences in metabolic rate promote consistent individual differences in </w:t>
      </w:r>
      <w:proofErr w:type="spellStart"/>
      <w:r>
        <w:rPr>
          <w:rFonts w:eastAsiaTheme="minorHAnsi"/>
          <w:lang w:val="en-GB"/>
        </w:rPr>
        <w:t>behavior</w:t>
      </w:r>
      <w:proofErr w:type="spellEnd"/>
      <w:r>
        <w:rPr>
          <w:rFonts w:eastAsiaTheme="minorHAnsi"/>
          <w:lang w:val="en-GB"/>
        </w:rPr>
        <w:t xml:space="preserve">?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25</w:t>
      </w:r>
      <w:r>
        <w:rPr>
          <w:rFonts w:eastAsiaTheme="minorHAnsi"/>
          <w:lang w:val="en-GB"/>
        </w:rPr>
        <w:t>, 653–659.</w:t>
      </w:r>
    </w:p>
    <w:p w14:paraId="0BB87B4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Boratyński</w:t>
      </w:r>
      <w:proofErr w:type="spellEnd"/>
      <w:r>
        <w:rPr>
          <w:rFonts w:eastAsiaTheme="minorHAnsi"/>
          <w:lang w:val="en-GB"/>
        </w:rPr>
        <w:t xml:space="preserve">, J.S., </w:t>
      </w:r>
      <w:proofErr w:type="spellStart"/>
      <w:r>
        <w:rPr>
          <w:rFonts w:eastAsiaTheme="minorHAnsi"/>
          <w:lang w:val="en-GB"/>
        </w:rPr>
        <w:t>Jefimow</w:t>
      </w:r>
      <w:proofErr w:type="spellEnd"/>
      <w:r>
        <w:rPr>
          <w:rFonts w:eastAsiaTheme="minorHAnsi"/>
          <w:lang w:val="en-GB"/>
        </w:rPr>
        <w:t xml:space="preserve">, M. &amp; Wojciechowski, M.S. (2017) Individual differences in the phenotypic flexibility of basal metabolic rate in Siberian Hamsters are consistent on short- and long-term timescales. </w:t>
      </w:r>
      <w:r>
        <w:rPr>
          <w:rFonts w:eastAsiaTheme="minorHAnsi"/>
          <w:i/>
          <w:iCs/>
          <w:lang w:val="en-GB"/>
        </w:rPr>
        <w:t>Physiological and Biochemical Zoology</w:t>
      </w:r>
      <w:r>
        <w:rPr>
          <w:rFonts w:eastAsiaTheme="minorHAnsi"/>
          <w:lang w:val="en-GB"/>
        </w:rPr>
        <w:t xml:space="preserve">, </w:t>
      </w:r>
      <w:r>
        <w:rPr>
          <w:rFonts w:eastAsiaTheme="minorHAnsi"/>
          <w:b/>
          <w:bCs/>
          <w:lang w:val="en-GB"/>
        </w:rPr>
        <w:t>90</w:t>
      </w:r>
      <w:r>
        <w:rPr>
          <w:rFonts w:eastAsiaTheme="minorHAnsi"/>
          <w:lang w:val="en-GB"/>
        </w:rPr>
        <w:t>, 139–152.</w:t>
      </w:r>
    </w:p>
    <w:p w14:paraId="3F5DB44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Briffa</w:t>
      </w:r>
      <w:proofErr w:type="spellEnd"/>
      <w:r>
        <w:rPr>
          <w:rFonts w:eastAsiaTheme="minorHAnsi"/>
          <w:lang w:val="en-GB"/>
        </w:rPr>
        <w:t xml:space="preserve">, M., Bridger, D. &amp; Biro, P.A. (2013) How does temperature affect behaviour? Multilevel analysis of plasticity, personality and predictability in hermit crabs. </w:t>
      </w:r>
      <w:r>
        <w:rPr>
          <w:rFonts w:eastAsiaTheme="minorHAnsi"/>
          <w:i/>
          <w:iCs/>
          <w:lang w:val="en-GB"/>
        </w:rPr>
        <w:t>Animal Behaviour</w:t>
      </w:r>
      <w:r>
        <w:rPr>
          <w:rFonts w:eastAsiaTheme="minorHAnsi"/>
          <w:lang w:val="en-GB"/>
        </w:rPr>
        <w:t xml:space="preserve">, </w:t>
      </w:r>
      <w:r>
        <w:rPr>
          <w:rFonts w:eastAsiaTheme="minorHAnsi"/>
          <w:b/>
          <w:bCs/>
          <w:lang w:val="en-GB"/>
        </w:rPr>
        <w:t>86</w:t>
      </w:r>
      <w:r>
        <w:rPr>
          <w:rFonts w:eastAsiaTheme="minorHAnsi"/>
          <w:lang w:val="en-GB"/>
        </w:rPr>
        <w:t>, 47–54.</w:t>
      </w:r>
    </w:p>
    <w:p w14:paraId="08DAA43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Briga</w:t>
      </w:r>
      <w:proofErr w:type="spellEnd"/>
      <w:r>
        <w:rPr>
          <w:rFonts w:eastAsiaTheme="minorHAnsi"/>
          <w:lang w:val="en-GB"/>
        </w:rPr>
        <w:t xml:space="preserve">, M. &amp; Verhulst, S. (2017) Individual variation in metabolic reaction norms over ambient temperature causes low correlation between basal and standard metabolic rate. </w:t>
      </w:r>
      <w:r>
        <w:rPr>
          <w:rFonts w:eastAsiaTheme="minorHAnsi"/>
          <w:i/>
          <w:iCs/>
          <w:lang w:val="en-GB"/>
        </w:rPr>
        <w:t>Journal of Experimental Biology</w:t>
      </w:r>
      <w:r>
        <w:rPr>
          <w:rFonts w:eastAsiaTheme="minorHAnsi"/>
          <w:lang w:val="en-GB"/>
        </w:rPr>
        <w:t xml:space="preserve">, </w:t>
      </w:r>
      <w:r>
        <w:rPr>
          <w:rFonts w:eastAsiaTheme="minorHAnsi"/>
          <w:b/>
          <w:bCs/>
          <w:lang w:val="en-GB"/>
        </w:rPr>
        <w:t>220</w:t>
      </w:r>
      <w:r>
        <w:rPr>
          <w:rFonts w:eastAsiaTheme="minorHAnsi"/>
          <w:lang w:val="en-GB"/>
        </w:rPr>
        <w:t>, jeb.160069.</w:t>
      </w:r>
    </w:p>
    <w:p w14:paraId="46DAE5A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Brommer</w:t>
      </w:r>
      <w:proofErr w:type="spellEnd"/>
      <w:r>
        <w:rPr>
          <w:rFonts w:eastAsiaTheme="minorHAnsi"/>
          <w:lang w:val="en-GB"/>
        </w:rPr>
        <w:t xml:space="preserve">, J.E. (2013) Variation in plasticity of personality traits implies that the ranking of personality measures changes between environmental contexts: calculating the cross-environmental correlation. </w:t>
      </w:r>
      <w:proofErr w:type="spellStart"/>
      <w:r>
        <w:rPr>
          <w:rFonts w:eastAsiaTheme="minorHAnsi"/>
          <w:i/>
          <w:iCs/>
          <w:lang w:val="en-GB"/>
        </w:rPr>
        <w:t>Behavioral</w:t>
      </w:r>
      <w:proofErr w:type="spellEnd"/>
      <w:r>
        <w:rPr>
          <w:rFonts w:eastAsiaTheme="minorHAnsi"/>
          <w:i/>
          <w:iCs/>
          <w:lang w:val="en-GB"/>
        </w:rPr>
        <w:t xml:space="preserve"> Ecology and </w:t>
      </w:r>
      <w:proofErr w:type="spellStart"/>
      <w:r>
        <w:rPr>
          <w:rFonts w:eastAsiaTheme="minorHAnsi"/>
          <w:i/>
          <w:iCs/>
          <w:lang w:val="en-GB"/>
        </w:rPr>
        <w:t>Sociobiology</w:t>
      </w:r>
      <w:proofErr w:type="spellEnd"/>
      <w:r>
        <w:rPr>
          <w:rFonts w:eastAsiaTheme="minorHAnsi"/>
          <w:lang w:val="en-GB"/>
        </w:rPr>
        <w:t xml:space="preserve">, </w:t>
      </w:r>
      <w:r>
        <w:rPr>
          <w:rFonts w:eastAsiaTheme="minorHAnsi"/>
          <w:b/>
          <w:bCs/>
          <w:lang w:val="en-GB"/>
        </w:rPr>
        <w:t>67</w:t>
      </w:r>
      <w:r>
        <w:rPr>
          <w:rFonts w:eastAsiaTheme="minorHAnsi"/>
          <w:lang w:val="en-GB"/>
        </w:rPr>
        <w:t>, 1709–1718.</w:t>
      </w:r>
    </w:p>
    <w:p w14:paraId="23992525" w14:textId="02F19CE0" w:rsidR="001C28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Toward a metabolic theory of ecology.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4064D259" w14:textId="6DB0682B"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Burton, T., Killen, S.S., Armstrong, J.D. &amp; Metcalfe, N.B. (2011) What causes intraspecific variation in resting metabolic rate and what are its ecological consequences? </w:t>
      </w:r>
      <w:r>
        <w:rPr>
          <w:rFonts w:eastAsiaTheme="minorHAnsi"/>
          <w:i/>
          <w:iCs/>
          <w:lang w:val="en-GB"/>
        </w:rPr>
        <w:t>Proceedings of the Royal Society of London B: Biological Sciences</w:t>
      </w:r>
      <w:r>
        <w:rPr>
          <w:rFonts w:eastAsiaTheme="minorHAnsi"/>
          <w:lang w:val="en-GB"/>
        </w:rPr>
        <w:t xml:space="preserve">, </w:t>
      </w:r>
      <w:r>
        <w:rPr>
          <w:rFonts w:eastAsiaTheme="minorHAnsi"/>
          <w:b/>
          <w:bCs/>
          <w:lang w:val="en-GB"/>
        </w:rPr>
        <w:t>278</w:t>
      </w:r>
      <w:r>
        <w:rPr>
          <w:rFonts w:eastAsiaTheme="minorHAnsi"/>
          <w:lang w:val="en-GB"/>
        </w:rPr>
        <w:t>, 3465–3473.</w:t>
      </w:r>
    </w:p>
    <w:p w14:paraId="76E683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Bürkner</w:t>
      </w:r>
      <w:proofErr w:type="spellEnd"/>
      <w:r>
        <w:rPr>
          <w:rFonts w:eastAsiaTheme="minorHAnsi"/>
          <w:lang w:val="en-GB"/>
        </w:rPr>
        <w:t xml:space="preserve">, P.C. (2017) brms: An R package for Bayesian multilevel models using Stan. </w:t>
      </w:r>
      <w:r>
        <w:rPr>
          <w:rFonts w:eastAsiaTheme="minorHAnsi"/>
          <w:i/>
          <w:iCs/>
          <w:lang w:val="en-GB"/>
        </w:rPr>
        <w:t>Journal of Statistical Software</w:t>
      </w:r>
      <w:r>
        <w:rPr>
          <w:rFonts w:eastAsiaTheme="minorHAnsi"/>
          <w:lang w:val="en-GB"/>
        </w:rPr>
        <w:t xml:space="preserve">, </w:t>
      </w:r>
      <w:r>
        <w:rPr>
          <w:rFonts w:eastAsiaTheme="minorHAnsi"/>
          <w:b/>
          <w:bCs/>
          <w:lang w:val="en-GB"/>
        </w:rPr>
        <w:t>80</w:t>
      </w:r>
      <w:r>
        <w:rPr>
          <w:rFonts w:eastAsiaTheme="minorHAnsi"/>
          <w:lang w:val="en-GB"/>
        </w:rPr>
        <w:t>.</w:t>
      </w:r>
    </w:p>
    <w:p w14:paraId="04458C0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w:t>
      </w:r>
      <w:proofErr w:type="spellStart"/>
      <w:r>
        <w:rPr>
          <w:rFonts w:eastAsiaTheme="minorHAnsi"/>
          <w:lang w:val="en-GB"/>
        </w:rPr>
        <w:t>Bininda-Emonds</w:t>
      </w:r>
      <w:proofErr w:type="spellEnd"/>
      <w:r>
        <w:rPr>
          <w:rFonts w:eastAsiaTheme="minorHAnsi"/>
          <w:lang w:val="en-GB"/>
        </w:rPr>
        <w:t xml:space="preserve">, O.R.P., Thomas, D.W., </w:t>
      </w:r>
      <w:proofErr w:type="spellStart"/>
      <w:r>
        <w:rPr>
          <w:rFonts w:eastAsiaTheme="minorHAnsi"/>
          <w:lang w:val="en-GB"/>
        </w:rPr>
        <w:t>Réale</w:t>
      </w:r>
      <w:proofErr w:type="spellEnd"/>
      <w:r>
        <w:rPr>
          <w:rFonts w:eastAsiaTheme="minorHAnsi"/>
          <w:lang w:val="en-GB"/>
        </w:rPr>
        <w:t xml:space="preserve">, D. &amp; Humphries, M.M. (2009) Exploration strategies map along fast–slow metabolic and life-history continua in </w:t>
      </w:r>
      <w:proofErr w:type="spellStart"/>
      <w:r>
        <w:rPr>
          <w:rFonts w:eastAsiaTheme="minorHAnsi"/>
          <w:lang w:val="en-GB"/>
        </w:rPr>
        <w:t>muroid</w:t>
      </w:r>
      <w:proofErr w:type="spellEnd"/>
      <w:r>
        <w:rPr>
          <w:rFonts w:eastAsiaTheme="minorHAnsi"/>
          <w:lang w:val="en-GB"/>
        </w:rPr>
        <w:t xml:space="preserve"> rodents. </w:t>
      </w:r>
      <w:r>
        <w:rPr>
          <w:rFonts w:eastAsiaTheme="minorHAnsi"/>
          <w:i/>
          <w:iCs/>
          <w:lang w:val="en-GB"/>
        </w:rPr>
        <w:t>Functional Ecology</w:t>
      </w:r>
      <w:r>
        <w:rPr>
          <w:rFonts w:eastAsiaTheme="minorHAnsi"/>
          <w:lang w:val="en-GB"/>
        </w:rPr>
        <w:t xml:space="preserve">, </w:t>
      </w:r>
      <w:r>
        <w:rPr>
          <w:rFonts w:eastAsiaTheme="minorHAnsi"/>
          <w:b/>
          <w:bCs/>
          <w:lang w:val="en-GB"/>
        </w:rPr>
        <w:t>23</w:t>
      </w:r>
      <w:r>
        <w:rPr>
          <w:rFonts w:eastAsiaTheme="minorHAnsi"/>
          <w:lang w:val="en-GB"/>
        </w:rPr>
        <w:t>, 150–156.</w:t>
      </w:r>
    </w:p>
    <w:p w14:paraId="7B19024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Gifford, M.E. &amp; Biro, P.A. (2014) Individual (co)variation in thermal reaction norms of standard and maximal metabolic rates in wild-caught slimy salamanders (ed M </w:t>
      </w:r>
      <w:proofErr w:type="spellStart"/>
      <w:r>
        <w:rPr>
          <w:rFonts w:eastAsiaTheme="minorHAnsi"/>
          <w:lang w:val="en-GB"/>
        </w:rPr>
        <w:t>Konarzewski</w:t>
      </w:r>
      <w:proofErr w:type="spellEnd"/>
      <w:r>
        <w:rPr>
          <w:rFonts w:eastAsiaTheme="minorHAnsi"/>
          <w:lang w:val="en-GB"/>
        </w:rPr>
        <w:t xml:space="preserve">). </w:t>
      </w:r>
      <w:r>
        <w:rPr>
          <w:rFonts w:eastAsiaTheme="minorHAnsi"/>
          <w:i/>
          <w:iCs/>
          <w:lang w:val="en-GB"/>
        </w:rPr>
        <w:t>Functional Ecology</w:t>
      </w:r>
      <w:r>
        <w:rPr>
          <w:rFonts w:eastAsiaTheme="minorHAnsi"/>
          <w:lang w:val="en-GB"/>
        </w:rPr>
        <w:t xml:space="preserve">, </w:t>
      </w:r>
      <w:r>
        <w:rPr>
          <w:rFonts w:eastAsiaTheme="minorHAnsi"/>
          <w:b/>
          <w:bCs/>
          <w:lang w:val="en-GB"/>
        </w:rPr>
        <w:t>28</w:t>
      </w:r>
      <w:r>
        <w:rPr>
          <w:rFonts w:eastAsiaTheme="minorHAnsi"/>
          <w:lang w:val="en-GB"/>
        </w:rPr>
        <w:t>, 1175–1186.</w:t>
      </w:r>
    </w:p>
    <w:p w14:paraId="0978C6DE" w14:textId="40F8BB1C"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Schlichting,</w:t>
      </w:r>
      <w:r w:rsidR="001E0B56">
        <w:rPr>
          <w:rFonts w:eastAsiaTheme="minorHAnsi"/>
          <w:lang w:val="en-GB"/>
        </w:rPr>
        <w:t xml:space="preserve"> C. D., </w:t>
      </w:r>
      <w:proofErr w:type="spellStart"/>
      <w:r w:rsidR="001E0B56">
        <w:rPr>
          <w:rFonts w:eastAsiaTheme="minorHAnsi"/>
          <w:lang w:val="en-GB"/>
        </w:rPr>
        <w:t>Pigliucci</w:t>
      </w:r>
      <w:proofErr w:type="spellEnd"/>
      <w:r w:rsidR="001E0B56">
        <w:rPr>
          <w:rFonts w:eastAsiaTheme="minorHAnsi"/>
          <w:lang w:val="en-GB"/>
        </w:rPr>
        <w:t>,</w:t>
      </w:r>
      <w:r>
        <w:rPr>
          <w:rFonts w:eastAsiaTheme="minorHAnsi"/>
          <w:lang w:val="en-GB"/>
        </w:rPr>
        <w:t xml:space="preserve"> M.</w:t>
      </w:r>
      <w:r w:rsidR="001E0B56">
        <w:rPr>
          <w:rFonts w:eastAsiaTheme="minorHAnsi"/>
          <w:lang w:val="en-GB"/>
        </w:rPr>
        <w:t xml:space="preserve"> </w:t>
      </w:r>
      <w:r>
        <w:rPr>
          <w:rFonts w:eastAsiaTheme="minorHAnsi"/>
          <w:lang w:val="en-GB"/>
        </w:rPr>
        <w:t>P. (2010) Phenotypic Evolution: A Reaction Norm Perspective. 1–200.</w:t>
      </w:r>
    </w:p>
    <w:p w14:paraId="7971F6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Clarke, A. (2004) Is there a Universal Temperature Dependence of metabolism? </w:t>
      </w:r>
      <w:r>
        <w:rPr>
          <w:rFonts w:eastAsiaTheme="minorHAnsi"/>
          <w:i/>
          <w:iCs/>
          <w:lang w:val="en-GB"/>
        </w:rPr>
        <w:t>Functional Ecology</w:t>
      </w:r>
      <w:r>
        <w:rPr>
          <w:rFonts w:eastAsiaTheme="minorHAnsi"/>
          <w:lang w:val="en-GB"/>
        </w:rPr>
        <w:t xml:space="preserve">, </w:t>
      </w:r>
      <w:r>
        <w:rPr>
          <w:rFonts w:eastAsiaTheme="minorHAnsi"/>
          <w:b/>
          <w:bCs/>
          <w:lang w:val="en-GB"/>
        </w:rPr>
        <w:t>18</w:t>
      </w:r>
      <w:r>
        <w:rPr>
          <w:rFonts w:eastAsiaTheme="minorHAnsi"/>
          <w:lang w:val="en-GB"/>
        </w:rPr>
        <w:t>, 252–256.</w:t>
      </w:r>
    </w:p>
    <w:p w14:paraId="24030F5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Cleasby</w:t>
      </w:r>
      <w:proofErr w:type="spellEnd"/>
      <w:r>
        <w:rPr>
          <w:rFonts w:eastAsiaTheme="minorHAnsi"/>
          <w:lang w:val="en-GB"/>
        </w:rPr>
        <w:t xml:space="preserve">, I.R., Nakagawa, S. &amp; </w:t>
      </w:r>
      <w:proofErr w:type="spellStart"/>
      <w:r>
        <w:rPr>
          <w:rFonts w:eastAsiaTheme="minorHAnsi"/>
          <w:lang w:val="en-GB"/>
        </w:rPr>
        <w:t>Schielzeth</w:t>
      </w:r>
      <w:proofErr w:type="spellEnd"/>
      <w:r>
        <w:rPr>
          <w:rFonts w:eastAsiaTheme="minorHAnsi"/>
          <w:lang w:val="en-GB"/>
        </w:rPr>
        <w:t xml:space="preserve">, H. (2014) Quantifying the predictability of behaviour: statistical approaches for the study of between-individual variation in the within-individual variance (ed J Hadfield).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27–37.</w:t>
      </w:r>
    </w:p>
    <w:p w14:paraId="2471348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Core Team, R. (2013) Team (2012). R: A language and environment for statistical computing. R Foundation for Statistical Computing, Vienna, Austria.</w:t>
      </w:r>
    </w:p>
    <w:p w14:paraId="25F925C4" w14:textId="54A510E6"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De Jong, G. &amp; Van </w:t>
      </w:r>
      <w:proofErr w:type="spellStart"/>
      <w:r>
        <w:rPr>
          <w:rFonts w:eastAsiaTheme="minorHAnsi"/>
          <w:lang w:val="en-GB"/>
        </w:rPr>
        <w:t>Noordwijk</w:t>
      </w:r>
      <w:proofErr w:type="spellEnd"/>
      <w:r>
        <w:rPr>
          <w:rFonts w:eastAsiaTheme="minorHAnsi"/>
          <w:lang w:val="en-GB"/>
        </w:rPr>
        <w:t>, A.J. (1992) Acquisition and Allocation of Resources: Genetic (</w:t>
      </w:r>
      <w:r w:rsidR="007517F4">
        <w:rPr>
          <w:rFonts w:eastAsiaTheme="minorHAnsi"/>
          <w:lang w:val="en-GB"/>
        </w:rPr>
        <w:t>C</w:t>
      </w:r>
      <w:bookmarkStart w:id="3" w:name="_GoBack"/>
      <w:bookmarkEnd w:id="3"/>
      <w:r w:rsidR="007517F4">
        <w:rPr>
          <w:rFonts w:eastAsiaTheme="minorHAnsi"/>
          <w:lang w:val="en-GB"/>
        </w:rPr>
        <w:t>o</w:t>
      </w:r>
      <w:r>
        <w:rPr>
          <w:rFonts w:eastAsiaTheme="minorHAnsi"/>
          <w:lang w:val="en-GB"/>
        </w:rPr>
        <w:t>)</w:t>
      </w:r>
      <w:r w:rsidR="007517F4">
        <w:rPr>
          <w:rFonts w:eastAsiaTheme="minorHAnsi"/>
          <w:lang w:val="en-GB"/>
        </w:rPr>
        <w:t>V</w:t>
      </w:r>
      <w:r>
        <w:rPr>
          <w:rFonts w:eastAsiaTheme="minorHAnsi"/>
          <w:lang w:val="en-GB"/>
        </w:rPr>
        <w:t xml:space="preserve">ariances, Selection, and Life Histories. </w:t>
      </w:r>
      <w:r>
        <w:rPr>
          <w:rFonts w:eastAsiaTheme="minorHAnsi"/>
          <w:i/>
          <w:iCs/>
          <w:lang w:val="en-GB"/>
        </w:rPr>
        <w:t>The American Naturalist</w:t>
      </w:r>
      <w:r>
        <w:rPr>
          <w:rFonts w:eastAsiaTheme="minorHAnsi"/>
          <w:lang w:val="en-GB"/>
        </w:rPr>
        <w:t xml:space="preserve">, </w:t>
      </w:r>
      <w:r>
        <w:rPr>
          <w:rFonts w:eastAsiaTheme="minorHAnsi"/>
          <w:b/>
          <w:bCs/>
          <w:lang w:val="en-GB"/>
        </w:rPr>
        <w:t>139</w:t>
      </w:r>
      <w:r>
        <w:rPr>
          <w:rFonts w:eastAsiaTheme="minorHAnsi"/>
          <w:lang w:val="en-GB"/>
        </w:rPr>
        <w:t>, 749–770.</w:t>
      </w:r>
    </w:p>
    <w:p w14:paraId="622A9A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Dingemanse</w:t>
      </w:r>
      <w:proofErr w:type="spellEnd"/>
      <w:r>
        <w:rPr>
          <w:rFonts w:eastAsiaTheme="minorHAnsi"/>
          <w:lang w:val="en-GB"/>
        </w:rPr>
        <w:t xml:space="preserve">, N.J. &amp; </w:t>
      </w:r>
      <w:proofErr w:type="spellStart"/>
      <w:r>
        <w:rPr>
          <w:rFonts w:eastAsiaTheme="minorHAnsi"/>
          <w:lang w:val="en-GB"/>
        </w:rPr>
        <w:t>Dochtermann</w:t>
      </w:r>
      <w:proofErr w:type="spellEnd"/>
      <w:r>
        <w:rPr>
          <w:rFonts w:eastAsiaTheme="minorHAnsi"/>
          <w:lang w:val="en-GB"/>
        </w:rPr>
        <w:t xml:space="preserve">, N.A. (2013) Quantifying individual variation in behaviour: mixed‐effect modelling approaches. </w:t>
      </w:r>
      <w:r>
        <w:rPr>
          <w:rFonts w:eastAsiaTheme="minorHAnsi"/>
          <w:i/>
          <w:iCs/>
          <w:lang w:val="en-GB"/>
        </w:rPr>
        <w:t>Journal of Animal Ecology</w:t>
      </w:r>
      <w:r>
        <w:rPr>
          <w:rFonts w:eastAsiaTheme="minorHAnsi"/>
          <w:lang w:val="en-GB"/>
        </w:rPr>
        <w:t xml:space="preserve">, </w:t>
      </w:r>
      <w:r>
        <w:rPr>
          <w:rFonts w:eastAsiaTheme="minorHAnsi"/>
          <w:b/>
          <w:bCs/>
          <w:lang w:val="en-GB"/>
        </w:rPr>
        <w:t>82</w:t>
      </w:r>
      <w:r>
        <w:rPr>
          <w:rFonts w:eastAsiaTheme="minorHAnsi"/>
          <w:lang w:val="en-GB"/>
        </w:rPr>
        <w:t>, 39–54.</w:t>
      </w:r>
    </w:p>
    <w:p w14:paraId="176E94D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Dohm</w:t>
      </w:r>
      <w:proofErr w:type="spellEnd"/>
      <w:r>
        <w:rPr>
          <w:rFonts w:eastAsiaTheme="minorHAnsi"/>
          <w:lang w:val="en-GB"/>
        </w:rPr>
        <w:t xml:space="preserve">, M.R. (2002) Repeatability estimates do not always set an upper limit to heritability. </w:t>
      </w:r>
      <w:r>
        <w:rPr>
          <w:rFonts w:eastAsiaTheme="minorHAnsi"/>
          <w:i/>
          <w:iCs/>
          <w:lang w:val="en-GB"/>
        </w:rPr>
        <w:t>Functional Ecology</w:t>
      </w:r>
      <w:r>
        <w:rPr>
          <w:rFonts w:eastAsiaTheme="minorHAnsi"/>
          <w:lang w:val="en-GB"/>
        </w:rPr>
        <w:t xml:space="preserve">, </w:t>
      </w:r>
      <w:r>
        <w:rPr>
          <w:rFonts w:eastAsiaTheme="minorHAnsi"/>
          <w:b/>
          <w:bCs/>
          <w:lang w:val="en-GB"/>
        </w:rPr>
        <w:t>16</w:t>
      </w:r>
      <w:r>
        <w:rPr>
          <w:rFonts w:eastAsiaTheme="minorHAnsi"/>
          <w:lang w:val="en-GB"/>
        </w:rPr>
        <w:t>, 273–280.</w:t>
      </w:r>
    </w:p>
    <w:p w14:paraId="0850517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Doody, J.S. (2009) Superficial lizards in cold climates: Nest site choice along an elevational gradient. </w:t>
      </w:r>
      <w:r>
        <w:rPr>
          <w:rFonts w:eastAsiaTheme="minorHAnsi"/>
          <w:i/>
          <w:iCs/>
          <w:lang w:val="en-GB"/>
        </w:rPr>
        <w:t>Austral Ecology</w:t>
      </w:r>
      <w:r>
        <w:rPr>
          <w:rFonts w:eastAsiaTheme="minorHAnsi"/>
          <w:lang w:val="en-GB"/>
        </w:rPr>
        <w:t xml:space="preserve">, </w:t>
      </w:r>
      <w:r>
        <w:rPr>
          <w:rFonts w:eastAsiaTheme="minorHAnsi"/>
          <w:b/>
          <w:bCs/>
          <w:lang w:val="en-GB"/>
        </w:rPr>
        <w:t>34</w:t>
      </w:r>
      <w:r>
        <w:rPr>
          <w:rFonts w:eastAsiaTheme="minorHAnsi"/>
          <w:lang w:val="en-GB"/>
        </w:rPr>
        <w:t>, 773–779.</w:t>
      </w:r>
    </w:p>
    <w:p w14:paraId="0C525B3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Falconer, D.S. (1952) The Problem of Environment and Selection. </w:t>
      </w:r>
      <w:r>
        <w:rPr>
          <w:rFonts w:eastAsiaTheme="minorHAnsi"/>
          <w:i/>
          <w:iCs/>
          <w:lang w:val="en-GB"/>
        </w:rPr>
        <w:t>The American Naturalist</w:t>
      </w:r>
      <w:r>
        <w:rPr>
          <w:rFonts w:eastAsiaTheme="minorHAnsi"/>
          <w:lang w:val="en-GB"/>
        </w:rPr>
        <w:t xml:space="preserve">, </w:t>
      </w:r>
      <w:r>
        <w:rPr>
          <w:rFonts w:eastAsiaTheme="minorHAnsi"/>
          <w:b/>
          <w:bCs/>
          <w:lang w:val="en-GB"/>
        </w:rPr>
        <w:t>86</w:t>
      </w:r>
      <w:r>
        <w:rPr>
          <w:rFonts w:eastAsiaTheme="minorHAnsi"/>
          <w:lang w:val="en-GB"/>
        </w:rPr>
        <w:t>, 293–298.</w:t>
      </w:r>
    </w:p>
    <w:p w14:paraId="4E82E33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Forster, J., Hirst, A.G. &amp; Woodward, G. (2011) Growth and Development Rates Have Different Thermal Responses. </w:t>
      </w:r>
      <w:r>
        <w:rPr>
          <w:rFonts w:eastAsiaTheme="minorHAnsi"/>
          <w:i/>
          <w:iCs/>
          <w:lang w:val="en-GB"/>
        </w:rPr>
        <w:t>The American Naturalist</w:t>
      </w:r>
      <w:r>
        <w:rPr>
          <w:rFonts w:eastAsiaTheme="minorHAnsi"/>
          <w:lang w:val="en-GB"/>
        </w:rPr>
        <w:t xml:space="preserve">, </w:t>
      </w:r>
      <w:r>
        <w:rPr>
          <w:rFonts w:eastAsiaTheme="minorHAnsi"/>
          <w:b/>
          <w:bCs/>
          <w:lang w:val="en-GB"/>
        </w:rPr>
        <w:t>178</w:t>
      </w:r>
      <w:r>
        <w:rPr>
          <w:rFonts w:eastAsiaTheme="minorHAnsi"/>
          <w:lang w:val="en-GB"/>
        </w:rPr>
        <w:t>, 668–678.</w:t>
      </w:r>
    </w:p>
    <w:p w14:paraId="0E5292D7"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Friesen, C.R., Johansson, R. &amp; Olsson, M. (2017) Morph-specific metabolic rate and the timing of reproductive senescence in a </w:t>
      </w:r>
      <w:proofErr w:type="spellStart"/>
      <w:r>
        <w:rPr>
          <w:rFonts w:eastAsiaTheme="minorHAnsi"/>
          <w:lang w:val="en-GB"/>
        </w:rPr>
        <w:t>color</w:t>
      </w:r>
      <w:proofErr w:type="spellEnd"/>
      <w:r>
        <w:rPr>
          <w:rFonts w:eastAsiaTheme="minorHAnsi"/>
          <w:lang w:val="en-GB"/>
        </w:rPr>
        <w:t xml:space="preserve"> polymorphic dragon. </w:t>
      </w:r>
      <w:r>
        <w:rPr>
          <w:rFonts w:eastAsiaTheme="minorHAnsi"/>
          <w:i/>
          <w:iCs/>
          <w:lang w:val="en-GB"/>
        </w:rPr>
        <w:t>Journal of Experimental Zoology Part a-Ecological and Integrative Physiology</w:t>
      </w:r>
      <w:r>
        <w:rPr>
          <w:rFonts w:eastAsiaTheme="minorHAnsi"/>
          <w:lang w:val="en-GB"/>
        </w:rPr>
        <w:t xml:space="preserve">, </w:t>
      </w:r>
      <w:r>
        <w:rPr>
          <w:rFonts w:eastAsiaTheme="minorHAnsi"/>
          <w:b/>
          <w:bCs/>
          <w:lang w:val="en-GB"/>
        </w:rPr>
        <w:t>327</w:t>
      </w:r>
      <w:r>
        <w:rPr>
          <w:rFonts w:eastAsiaTheme="minorHAnsi"/>
          <w:lang w:val="en-GB"/>
        </w:rPr>
        <w:t>, 433–443.</w:t>
      </w:r>
    </w:p>
    <w:p w14:paraId="10D7F2E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Ghalambor</w:t>
      </w:r>
      <w:proofErr w:type="spellEnd"/>
      <w:r>
        <w:rPr>
          <w:rFonts w:eastAsiaTheme="minorHAnsi"/>
          <w:lang w:val="en-GB"/>
        </w:rPr>
        <w:t xml:space="preserve">, C.K., McKay, J.K., Carroll, S.P. &amp; REZNICK, D.N. (2007) Adaptive versus non‐adaptive phenotypic plasticity and the potential for contemporary adaptation in new environments. </w:t>
      </w:r>
      <w:r>
        <w:rPr>
          <w:rFonts w:eastAsiaTheme="minorHAnsi"/>
          <w:i/>
          <w:iCs/>
          <w:lang w:val="en-GB"/>
        </w:rPr>
        <w:t>Functional Ecology</w:t>
      </w:r>
      <w:r>
        <w:rPr>
          <w:rFonts w:eastAsiaTheme="minorHAnsi"/>
          <w:lang w:val="en-GB"/>
        </w:rPr>
        <w:t xml:space="preserve">, </w:t>
      </w:r>
      <w:r>
        <w:rPr>
          <w:rFonts w:eastAsiaTheme="minorHAnsi"/>
          <w:b/>
          <w:bCs/>
          <w:lang w:val="en-GB"/>
        </w:rPr>
        <w:t>21</w:t>
      </w:r>
      <w:r>
        <w:rPr>
          <w:rFonts w:eastAsiaTheme="minorHAnsi"/>
          <w:lang w:val="en-GB"/>
        </w:rPr>
        <w:t>, 394–407.</w:t>
      </w:r>
    </w:p>
    <w:p w14:paraId="478DAB7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(2005) Beyond the ‘3/4-power law’: variation in the intra- and interspecific scaling of metabolic rate in animals. </w:t>
      </w:r>
      <w:r>
        <w:rPr>
          <w:rFonts w:eastAsiaTheme="minorHAnsi"/>
          <w:i/>
          <w:iCs/>
          <w:lang w:val="en-GB"/>
        </w:rPr>
        <w:t>Biological Reviews</w:t>
      </w:r>
      <w:r>
        <w:rPr>
          <w:rFonts w:eastAsiaTheme="minorHAnsi"/>
          <w:lang w:val="en-GB"/>
        </w:rPr>
        <w:t xml:space="preserve">, </w:t>
      </w:r>
      <w:r>
        <w:rPr>
          <w:rFonts w:eastAsiaTheme="minorHAnsi"/>
          <w:b/>
          <w:bCs/>
          <w:lang w:val="en-GB"/>
        </w:rPr>
        <w:t>80</w:t>
      </w:r>
      <w:r>
        <w:rPr>
          <w:rFonts w:eastAsiaTheme="minorHAnsi"/>
          <w:lang w:val="en-GB"/>
        </w:rPr>
        <w:t>, 611–662.</w:t>
      </w:r>
    </w:p>
    <w:p w14:paraId="20F77BC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(2009) Ontogenetic body-mass scaling of resting metabolic rate covaries with species-specific metabolic level and body size in spiders and snakes. </w:t>
      </w:r>
      <w:r>
        <w:rPr>
          <w:rFonts w:eastAsiaTheme="minorHAnsi"/>
          <w:i/>
          <w:iCs/>
          <w:lang w:val="en-GB"/>
        </w:rPr>
        <w:t>Comparative Biochemistry and Physiology Part A: Molecular &amp; Integrative Physiology</w:t>
      </w:r>
      <w:r>
        <w:rPr>
          <w:rFonts w:eastAsiaTheme="minorHAnsi"/>
          <w:lang w:val="en-GB"/>
        </w:rPr>
        <w:t xml:space="preserve">, </w:t>
      </w:r>
      <w:r>
        <w:rPr>
          <w:rFonts w:eastAsiaTheme="minorHAnsi"/>
          <w:b/>
          <w:bCs/>
          <w:lang w:val="en-GB"/>
        </w:rPr>
        <w:t>153</w:t>
      </w:r>
      <w:r>
        <w:rPr>
          <w:rFonts w:eastAsiaTheme="minorHAnsi"/>
          <w:lang w:val="en-GB"/>
        </w:rPr>
        <w:t>, 403–407.</w:t>
      </w:r>
    </w:p>
    <w:p w14:paraId="5155283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Glazier, D.S. (2015) Is metabolic rate a universal ‘pacemaker’ for biological processes?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377–407.</w:t>
      </w:r>
    </w:p>
    <w:p w14:paraId="4AF4770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Goulet, C.T., Thompson, M.B. &amp; Chapple, D.G. (2016) Repeatability and correlation of physiological traits: Do ectotherms have a ‘thermal type’? </w:t>
      </w:r>
      <w:r>
        <w:rPr>
          <w:rFonts w:eastAsiaTheme="minorHAnsi"/>
          <w:i/>
          <w:iCs/>
          <w:lang w:val="en-GB"/>
        </w:rPr>
        <w:t>Ecology and evolution</w:t>
      </w:r>
      <w:r>
        <w:rPr>
          <w:rFonts w:eastAsiaTheme="minorHAnsi"/>
          <w:lang w:val="en-GB"/>
        </w:rPr>
        <w:t xml:space="preserve">, </w:t>
      </w:r>
      <w:r>
        <w:rPr>
          <w:rFonts w:eastAsiaTheme="minorHAnsi"/>
          <w:b/>
          <w:bCs/>
          <w:lang w:val="en-GB"/>
        </w:rPr>
        <w:t>7</w:t>
      </w:r>
      <w:r>
        <w:rPr>
          <w:rFonts w:eastAsiaTheme="minorHAnsi"/>
          <w:lang w:val="en-GB"/>
        </w:rPr>
        <w:t>, 710–719.</w:t>
      </w:r>
    </w:p>
    <w:p w14:paraId="1F88535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Hadfield, J.D. (2010) MCMC methods for multi-response generalized linear mixed models: The </w:t>
      </w:r>
      <w:proofErr w:type="spellStart"/>
      <w:r>
        <w:rPr>
          <w:rFonts w:eastAsiaTheme="minorHAnsi"/>
          <w:lang w:val="en-GB"/>
        </w:rPr>
        <w:t>MCMCglmm</w:t>
      </w:r>
      <w:proofErr w:type="spellEnd"/>
      <w:r>
        <w:rPr>
          <w:rFonts w:eastAsiaTheme="minorHAnsi"/>
          <w:lang w:val="en-GB"/>
        </w:rPr>
        <w:t xml:space="preserve"> R package. </w:t>
      </w:r>
      <w:r>
        <w:rPr>
          <w:rFonts w:eastAsiaTheme="minorHAnsi"/>
          <w:i/>
          <w:iCs/>
          <w:lang w:val="en-GB"/>
        </w:rPr>
        <w:t>Journal of Statistical Software</w:t>
      </w:r>
      <w:r>
        <w:rPr>
          <w:rFonts w:eastAsiaTheme="minorHAnsi"/>
          <w:lang w:val="en-GB"/>
        </w:rPr>
        <w:t xml:space="preserve">, </w:t>
      </w:r>
      <w:r>
        <w:rPr>
          <w:rFonts w:eastAsiaTheme="minorHAnsi"/>
          <w:b/>
          <w:bCs/>
          <w:lang w:val="en-GB"/>
        </w:rPr>
        <w:t>33</w:t>
      </w:r>
      <w:r>
        <w:rPr>
          <w:rFonts w:eastAsiaTheme="minorHAnsi"/>
          <w:lang w:val="en-GB"/>
        </w:rPr>
        <w:t>, 1–22.</w:t>
      </w:r>
    </w:p>
    <w:p w14:paraId="4BF10E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Hirst, A.G., Glazier, D.S. &amp; Atkinson, D. (2014) Body shape shifting during growth permits tests that distinguish between competing geometric theories of metabolic scaling (ed D Marshall).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17</w:t>
      </w:r>
      <w:r>
        <w:rPr>
          <w:rFonts w:eastAsiaTheme="minorHAnsi"/>
          <w:lang w:val="en-GB"/>
        </w:rPr>
        <w:t>, 1274–1281.</w:t>
      </w:r>
    </w:p>
    <w:p w14:paraId="79BBFC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Killen, S.S., Atkinson, D. &amp; Glazier, D.S. (2010) The intraspecific scaling of metabolic rate with body mass in fishes depends on lifestyle and temperature.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13</w:t>
      </w:r>
      <w:r>
        <w:rPr>
          <w:rFonts w:eastAsiaTheme="minorHAnsi"/>
          <w:lang w:val="en-GB"/>
        </w:rPr>
        <w:t>, 184–193.</w:t>
      </w:r>
    </w:p>
    <w:p w14:paraId="3BCE9E6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Le Galliard, J.-F., Paquet, M., </w:t>
      </w:r>
      <w:proofErr w:type="spellStart"/>
      <w:r>
        <w:rPr>
          <w:rFonts w:eastAsiaTheme="minorHAnsi"/>
          <w:lang w:val="en-GB"/>
        </w:rPr>
        <w:t>Cisel</w:t>
      </w:r>
      <w:proofErr w:type="spellEnd"/>
      <w:r>
        <w:rPr>
          <w:rFonts w:eastAsiaTheme="minorHAnsi"/>
          <w:lang w:val="en-GB"/>
        </w:rPr>
        <w:t>, M. &amp; Montes-</w:t>
      </w:r>
      <w:proofErr w:type="spellStart"/>
      <w:r>
        <w:rPr>
          <w:rFonts w:eastAsiaTheme="minorHAnsi"/>
          <w:lang w:val="en-GB"/>
        </w:rPr>
        <w:t>Poloni</w:t>
      </w:r>
      <w:proofErr w:type="spellEnd"/>
      <w:r>
        <w:rPr>
          <w:rFonts w:eastAsiaTheme="minorHAnsi"/>
          <w:lang w:val="en-GB"/>
        </w:rPr>
        <w:t xml:space="preserve">, L. (2013) Personality and the pace-of-life syndrome: variation and selection on exploration, metabolism and locomotor performances (ed C Franklin). </w:t>
      </w:r>
      <w:r>
        <w:rPr>
          <w:rFonts w:eastAsiaTheme="minorHAnsi"/>
          <w:i/>
          <w:iCs/>
          <w:lang w:val="en-GB"/>
        </w:rPr>
        <w:t>Functional Ecology</w:t>
      </w:r>
      <w:r>
        <w:rPr>
          <w:rFonts w:eastAsiaTheme="minorHAnsi"/>
          <w:lang w:val="en-GB"/>
        </w:rPr>
        <w:t xml:space="preserve">, </w:t>
      </w:r>
      <w:r>
        <w:rPr>
          <w:rFonts w:eastAsiaTheme="minorHAnsi"/>
          <w:b/>
          <w:bCs/>
          <w:lang w:val="en-GB"/>
        </w:rPr>
        <w:t>27</w:t>
      </w:r>
      <w:r>
        <w:rPr>
          <w:rFonts w:eastAsiaTheme="minorHAnsi"/>
          <w:lang w:val="en-GB"/>
        </w:rPr>
        <w:t>, 136–144.</w:t>
      </w:r>
    </w:p>
    <w:p w14:paraId="009FF5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Lighton</w:t>
      </w:r>
      <w:proofErr w:type="spellEnd"/>
      <w:r>
        <w:rPr>
          <w:rFonts w:eastAsiaTheme="minorHAnsi"/>
          <w:lang w:val="en-GB"/>
        </w:rPr>
        <w:t xml:space="preserve">, J.R.B. (2008) </w:t>
      </w:r>
      <w:r>
        <w:rPr>
          <w:rFonts w:eastAsiaTheme="minorHAnsi"/>
          <w:i/>
          <w:iCs/>
          <w:lang w:val="en-GB"/>
        </w:rPr>
        <w:t>Measuring Metabolic Rates</w:t>
      </w:r>
      <w:r>
        <w:rPr>
          <w:rFonts w:eastAsiaTheme="minorHAnsi"/>
          <w:lang w:val="en-GB"/>
        </w:rPr>
        <w:t>. Oxford University Press, New York, USW.</w:t>
      </w:r>
    </w:p>
    <w:p w14:paraId="1395CF9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Malishev</w:t>
      </w:r>
      <w:proofErr w:type="spellEnd"/>
      <w:r>
        <w:rPr>
          <w:rFonts w:eastAsiaTheme="minorHAnsi"/>
          <w:lang w:val="en-GB"/>
        </w:rPr>
        <w:t xml:space="preserve">, M., Bull, C.M. &amp; Kearney, M.R. (2017) An individual-based model of ectotherm movement integrating metabolic and microclimatic constraints (ed L </w:t>
      </w:r>
      <w:proofErr w:type="spellStart"/>
      <w:r>
        <w:rPr>
          <w:rFonts w:eastAsiaTheme="minorHAnsi"/>
          <w:lang w:val="en-GB"/>
        </w:rPr>
        <w:t>Börger</w:t>
      </w:r>
      <w:proofErr w:type="spellEnd"/>
      <w:r>
        <w:rPr>
          <w:rFonts w:eastAsiaTheme="minorHAnsi"/>
          <w:lang w:val="en-GB"/>
        </w:rPr>
        <w:t xml:space="preserve">). </w:t>
      </w:r>
      <w:r>
        <w:rPr>
          <w:rFonts w:eastAsiaTheme="minorHAnsi"/>
          <w:i/>
          <w:iCs/>
          <w:lang w:val="en-GB"/>
        </w:rPr>
        <w:t>Methods in Ecology …</w:t>
      </w:r>
      <w:r>
        <w:rPr>
          <w:rFonts w:eastAsiaTheme="minorHAnsi"/>
          <w:lang w:val="en-GB"/>
        </w:rPr>
        <w:t xml:space="preserve">, </w:t>
      </w:r>
      <w:r>
        <w:rPr>
          <w:rFonts w:eastAsiaTheme="minorHAnsi"/>
          <w:b/>
          <w:bCs/>
          <w:lang w:val="en-GB"/>
        </w:rPr>
        <w:t>9</w:t>
      </w:r>
      <w:r>
        <w:rPr>
          <w:rFonts w:eastAsiaTheme="minorHAnsi"/>
          <w:lang w:val="en-GB"/>
        </w:rPr>
        <w:t>, 472–489.</w:t>
      </w:r>
    </w:p>
    <w:p w14:paraId="754A0B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Energetics and </w:t>
      </w:r>
      <w:proofErr w:type="spellStart"/>
      <w:r>
        <w:rPr>
          <w:rFonts w:eastAsiaTheme="minorHAnsi"/>
          <w:lang w:val="en-GB"/>
        </w:rPr>
        <w:t>behavior</w:t>
      </w:r>
      <w:proofErr w:type="spellEnd"/>
      <w:r>
        <w:rPr>
          <w:rFonts w:eastAsiaTheme="minorHAnsi"/>
          <w:lang w:val="en-GB"/>
        </w:rPr>
        <w:t xml:space="preserve">: unrequited needs and new directions.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30</w:t>
      </w:r>
      <w:r>
        <w:rPr>
          <w:rFonts w:eastAsiaTheme="minorHAnsi"/>
          <w:lang w:val="en-GB"/>
        </w:rPr>
        <w:t>, 199–206.</w:t>
      </w:r>
    </w:p>
    <w:p w14:paraId="34A2812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Merritt, L., Matthews, P.G.D. &amp; White, C.R. (2013) Performance correlates of resting metabolic rate in garden skinks </w:t>
      </w:r>
      <w:proofErr w:type="spellStart"/>
      <w:r>
        <w:rPr>
          <w:rFonts w:eastAsiaTheme="minorHAnsi"/>
          <w:lang w:val="en-GB"/>
        </w:rPr>
        <w:t>Lampropholis</w:t>
      </w:r>
      <w:proofErr w:type="spellEnd"/>
      <w:r>
        <w:rPr>
          <w:rFonts w:eastAsiaTheme="minorHAnsi"/>
          <w:lang w:val="en-GB"/>
        </w:rPr>
        <w:t xml:space="preserve"> </w:t>
      </w:r>
      <w:proofErr w:type="spellStart"/>
      <w:r>
        <w:rPr>
          <w:rFonts w:eastAsiaTheme="minorHAnsi"/>
          <w:lang w:val="en-GB"/>
        </w:rPr>
        <w:t>delicata</w:t>
      </w:r>
      <w:proofErr w:type="spellEnd"/>
      <w:r>
        <w:rPr>
          <w:rFonts w:eastAsiaTheme="minorHAnsi"/>
          <w:lang w:val="en-GB"/>
        </w:rPr>
        <w:t xml:space="preserve">. </w:t>
      </w:r>
      <w:r>
        <w:rPr>
          <w:rFonts w:eastAsiaTheme="minorHAnsi"/>
          <w:i/>
          <w:iCs/>
          <w:lang w:val="en-GB"/>
        </w:rPr>
        <w:t>Journal of Comparative Physiology B</w:t>
      </w:r>
      <w:r>
        <w:rPr>
          <w:rFonts w:eastAsiaTheme="minorHAnsi"/>
          <w:lang w:val="en-GB"/>
        </w:rPr>
        <w:t xml:space="preserve">, </w:t>
      </w:r>
      <w:r>
        <w:rPr>
          <w:rFonts w:eastAsiaTheme="minorHAnsi"/>
          <w:b/>
          <w:bCs/>
          <w:lang w:val="en-GB"/>
        </w:rPr>
        <w:t>183</w:t>
      </w:r>
      <w:r>
        <w:rPr>
          <w:rFonts w:eastAsiaTheme="minorHAnsi"/>
          <w:lang w:val="en-GB"/>
        </w:rPr>
        <w:t>, 663–673.</w:t>
      </w:r>
    </w:p>
    <w:p w14:paraId="59429F2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&amp; </w:t>
      </w:r>
      <w:proofErr w:type="spellStart"/>
      <w:r>
        <w:rPr>
          <w:rFonts w:eastAsiaTheme="minorHAnsi"/>
          <w:lang w:val="en-GB"/>
        </w:rPr>
        <w:t>Schielzeth</w:t>
      </w:r>
      <w:proofErr w:type="spellEnd"/>
      <w:r>
        <w:rPr>
          <w:rFonts w:eastAsiaTheme="minorHAnsi"/>
          <w:lang w:val="en-GB"/>
        </w:rPr>
        <w:t xml:space="preserve">, H. (2010) Repeatability for Gaussian and non-Gaussian data: a practical guide for biologists. </w:t>
      </w:r>
      <w:r>
        <w:rPr>
          <w:rFonts w:eastAsiaTheme="minorHAnsi"/>
          <w:i/>
          <w:iCs/>
          <w:lang w:val="en-GB"/>
        </w:rPr>
        <w:t>Biological Reviews</w:t>
      </w:r>
      <w:r>
        <w:rPr>
          <w:rFonts w:eastAsiaTheme="minorHAnsi"/>
          <w:lang w:val="en-GB"/>
        </w:rPr>
        <w:t xml:space="preserve">, </w:t>
      </w:r>
      <w:r>
        <w:rPr>
          <w:rFonts w:eastAsiaTheme="minorHAnsi"/>
          <w:b/>
          <w:bCs/>
          <w:lang w:val="en-GB"/>
        </w:rPr>
        <w:t>85</w:t>
      </w:r>
      <w:r>
        <w:rPr>
          <w:rFonts w:eastAsiaTheme="minorHAnsi"/>
          <w:lang w:val="en-GB"/>
        </w:rPr>
        <w:t>, 935–956.</w:t>
      </w:r>
    </w:p>
    <w:p w14:paraId="6BE03BA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Poulin, R., </w:t>
      </w:r>
      <w:proofErr w:type="spellStart"/>
      <w:r>
        <w:rPr>
          <w:rFonts w:eastAsiaTheme="minorHAnsi"/>
          <w:lang w:val="en-GB"/>
        </w:rPr>
        <w:t>Mengersen</w:t>
      </w:r>
      <w:proofErr w:type="spellEnd"/>
      <w:r>
        <w:rPr>
          <w:rFonts w:eastAsiaTheme="minorHAnsi"/>
          <w:lang w:val="en-GB"/>
        </w:rPr>
        <w:t xml:space="preserve">, K., Reinhold, K., </w:t>
      </w:r>
      <w:proofErr w:type="spellStart"/>
      <w:r>
        <w:rPr>
          <w:rFonts w:eastAsiaTheme="minorHAnsi"/>
          <w:lang w:val="en-GB"/>
        </w:rPr>
        <w:t>Engqvist</w:t>
      </w:r>
      <w:proofErr w:type="spellEnd"/>
      <w:r>
        <w:rPr>
          <w:rFonts w:eastAsiaTheme="minorHAnsi"/>
          <w:lang w:val="en-GB"/>
        </w:rPr>
        <w:t xml:space="preserve">, L., </w:t>
      </w:r>
      <w:proofErr w:type="spellStart"/>
      <w:r>
        <w:rPr>
          <w:rFonts w:eastAsiaTheme="minorHAnsi"/>
          <w:lang w:val="en-GB"/>
        </w:rPr>
        <w:t>Lagisz</w:t>
      </w:r>
      <w:proofErr w:type="spellEnd"/>
      <w:r>
        <w:rPr>
          <w:rFonts w:eastAsiaTheme="minorHAnsi"/>
          <w:lang w:val="en-GB"/>
        </w:rPr>
        <w:t xml:space="preserve">, M. &amp; Senior, A.M. (2015) Meta-analysis of variation: ecological and evolutionary applications and beyond (ed RB O'Hara).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143–152.</w:t>
      </w:r>
    </w:p>
    <w:p w14:paraId="145EA25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Norin</w:t>
      </w:r>
      <w:proofErr w:type="spellEnd"/>
      <w:r>
        <w:rPr>
          <w:rFonts w:eastAsiaTheme="minorHAnsi"/>
          <w:lang w:val="en-GB"/>
        </w:rPr>
        <w:t xml:space="preserve">, T. &amp; </w:t>
      </w:r>
      <w:proofErr w:type="spellStart"/>
      <w:r>
        <w:rPr>
          <w:rFonts w:eastAsiaTheme="minorHAnsi"/>
          <w:lang w:val="en-GB"/>
        </w:rPr>
        <w:t>Gamperl</w:t>
      </w:r>
      <w:proofErr w:type="spellEnd"/>
      <w:r>
        <w:rPr>
          <w:rFonts w:eastAsiaTheme="minorHAnsi"/>
          <w:lang w:val="en-GB"/>
        </w:rPr>
        <w:t xml:space="preserve">, A.K. (2018) Metabolic scaling of individuals vs. populations: Evidence for variation in scaling exponents at different hierarchical levels (ed S Killen). </w:t>
      </w:r>
      <w:r>
        <w:rPr>
          <w:rFonts w:eastAsiaTheme="minorHAnsi"/>
          <w:i/>
          <w:iCs/>
          <w:lang w:val="en-GB"/>
        </w:rPr>
        <w:t>Functional Ecology</w:t>
      </w:r>
      <w:r>
        <w:rPr>
          <w:rFonts w:eastAsiaTheme="minorHAnsi"/>
          <w:lang w:val="en-GB"/>
        </w:rPr>
        <w:t xml:space="preserve">, </w:t>
      </w:r>
      <w:r>
        <w:rPr>
          <w:rFonts w:eastAsiaTheme="minorHAnsi"/>
          <w:b/>
          <w:bCs/>
          <w:lang w:val="en-GB"/>
        </w:rPr>
        <w:t>32</w:t>
      </w:r>
      <w:r>
        <w:rPr>
          <w:rFonts w:eastAsiaTheme="minorHAnsi"/>
          <w:lang w:val="en-GB"/>
        </w:rPr>
        <w:t>, 379–388.</w:t>
      </w:r>
    </w:p>
    <w:p w14:paraId="0D86772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Nussey</w:t>
      </w:r>
      <w:proofErr w:type="spellEnd"/>
      <w:r>
        <w:rPr>
          <w:rFonts w:eastAsiaTheme="minorHAnsi"/>
          <w:lang w:val="en-GB"/>
        </w:rPr>
        <w:t xml:space="preserve">, D.H., Wilson, A.J. &amp; </w:t>
      </w:r>
      <w:proofErr w:type="spellStart"/>
      <w:r>
        <w:rPr>
          <w:rFonts w:eastAsiaTheme="minorHAnsi"/>
          <w:lang w:val="en-GB"/>
        </w:rPr>
        <w:t>Brommer</w:t>
      </w:r>
      <w:proofErr w:type="spellEnd"/>
      <w:r>
        <w:rPr>
          <w:rFonts w:eastAsiaTheme="minorHAnsi"/>
          <w:lang w:val="en-GB"/>
        </w:rPr>
        <w:t xml:space="preserve">, J.E. (2007) The evolutionary ecology of individual phenotypic plasticity in wild populations. </w:t>
      </w:r>
      <w:r>
        <w:rPr>
          <w:rFonts w:eastAsiaTheme="minorHAnsi"/>
          <w:i/>
          <w:iCs/>
          <w:lang w:val="en-GB"/>
        </w:rPr>
        <w:t>Journal of evolutionary biology</w:t>
      </w:r>
      <w:r>
        <w:rPr>
          <w:rFonts w:eastAsiaTheme="minorHAnsi"/>
          <w:lang w:val="en-GB"/>
        </w:rPr>
        <w:t xml:space="preserve">, </w:t>
      </w:r>
      <w:r>
        <w:rPr>
          <w:rFonts w:eastAsiaTheme="minorHAnsi"/>
          <w:b/>
          <w:bCs/>
          <w:lang w:val="en-GB"/>
        </w:rPr>
        <w:t>20</w:t>
      </w:r>
      <w:r>
        <w:rPr>
          <w:rFonts w:eastAsiaTheme="minorHAnsi"/>
          <w:lang w:val="en-GB"/>
        </w:rPr>
        <w:t>, 831–844.</w:t>
      </w:r>
    </w:p>
    <w:p w14:paraId="7A96496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Piersma</w:t>
      </w:r>
      <w:proofErr w:type="spellEnd"/>
      <w:r>
        <w:rPr>
          <w:rFonts w:eastAsiaTheme="minorHAnsi"/>
          <w:lang w:val="en-GB"/>
        </w:rPr>
        <w:t xml:space="preserve">, T. &amp; </w:t>
      </w:r>
      <w:proofErr w:type="spellStart"/>
      <w:r>
        <w:rPr>
          <w:rFonts w:eastAsiaTheme="minorHAnsi"/>
          <w:lang w:val="en-GB"/>
        </w:rPr>
        <w:t>Drent</w:t>
      </w:r>
      <w:proofErr w:type="spellEnd"/>
      <w:r>
        <w:rPr>
          <w:rFonts w:eastAsiaTheme="minorHAnsi"/>
          <w:lang w:val="en-GB"/>
        </w:rPr>
        <w:t xml:space="preserve">, J. (2003) Phenotypic flexibility and the evolution of organismal design.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228–233.</w:t>
      </w:r>
    </w:p>
    <w:p w14:paraId="728A77F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Price, C.A., Weitz, J.S., Savage, V.M., </w:t>
      </w:r>
      <w:proofErr w:type="spellStart"/>
      <w:r>
        <w:rPr>
          <w:rFonts w:eastAsiaTheme="minorHAnsi"/>
          <w:lang w:val="en-GB"/>
        </w:rPr>
        <w:t>Stegen</w:t>
      </w:r>
      <w:proofErr w:type="spellEnd"/>
      <w:r>
        <w:rPr>
          <w:rFonts w:eastAsiaTheme="minorHAnsi"/>
          <w:lang w:val="en-GB"/>
        </w:rPr>
        <w:t xml:space="preserve">, J., Clarke, A., </w:t>
      </w:r>
      <w:proofErr w:type="spellStart"/>
      <w:r>
        <w:rPr>
          <w:rFonts w:eastAsiaTheme="minorHAnsi"/>
          <w:lang w:val="en-GB"/>
        </w:rPr>
        <w:t>Coomes</w:t>
      </w:r>
      <w:proofErr w:type="spellEnd"/>
      <w:r>
        <w:rPr>
          <w:rFonts w:eastAsiaTheme="minorHAnsi"/>
          <w:lang w:val="en-GB"/>
        </w:rPr>
        <w:t xml:space="preserve">, D.A., </w:t>
      </w:r>
      <w:proofErr w:type="spellStart"/>
      <w:r>
        <w:rPr>
          <w:rFonts w:eastAsiaTheme="minorHAnsi"/>
          <w:lang w:val="en-GB"/>
        </w:rPr>
        <w:t>Dodds</w:t>
      </w:r>
      <w:proofErr w:type="spellEnd"/>
      <w:r>
        <w:rPr>
          <w:rFonts w:eastAsiaTheme="minorHAnsi"/>
          <w:lang w:val="en-GB"/>
        </w:rPr>
        <w:t xml:space="preserve">, P.S., Etienne, R.S., </w:t>
      </w:r>
      <w:proofErr w:type="spellStart"/>
      <w:r>
        <w:rPr>
          <w:rFonts w:eastAsiaTheme="minorHAnsi"/>
          <w:lang w:val="en-GB"/>
        </w:rPr>
        <w:t>Kerkhoff</w:t>
      </w:r>
      <w:proofErr w:type="spellEnd"/>
      <w:r>
        <w:rPr>
          <w:rFonts w:eastAsiaTheme="minorHAnsi"/>
          <w:lang w:val="en-GB"/>
        </w:rPr>
        <w:t xml:space="preserve">, A.J., McCulloh, K., </w:t>
      </w:r>
      <w:proofErr w:type="spellStart"/>
      <w:r>
        <w:rPr>
          <w:rFonts w:eastAsiaTheme="minorHAnsi"/>
          <w:lang w:val="en-GB"/>
        </w:rPr>
        <w:t>Niklas</w:t>
      </w:r>
      <w:proofErr w:type="spellEnd"/>
      <w:r>
        <w:rPr>
          <w:rFonts w:eastAsiaTheme="minorHAnsi"/>
          <w:lang w:val="en-GB"/>
        </w:rPr>
        <w:t xml:space="preserve">, K.J., </w:t>
      </w:r>
      <w:proofErr w:type="spellStart"/>
      <w:r>
        <w:rPr>
          <w:rFonts w:eastAsiaTheme="minorHAnsi"/>
          <w:lang w:val="en-GB"/>
        </w:rPr>
        <w:t>Olff</w:t>
      </w:r>
      <w:proofErr w:type="spellEnd"/>
      <w:r>
        <w:rPr>
          <w:rFonts w:eastAsiaTheme="minorHAnsi"/>
          <w:lang w:val="en-GB"/>
        </w:rPr>
        <w:t xml:space="preserve">, H. &amp; Swenson, N.G. (2012) Testing the metabolic theory of ecology (ed J </w:t>
      </w:r>
      <w:proofErr w:type="spellStart"/>
      <w:r>
        <w:rPr>
          <w:rFonts w:eastAsiaTheme="minorHAnsi"/>
          <w:lang w:val="en-GB"/>
        </w:rPr>
        <w:t>Chave</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15</w:t>
      </w:r>
      <w:r>
        <w:rPr>
          <w:rFonts w:eastAsiaTheme="minorHAnsi"/>
          <w:lang w:val="en-GB"/>
        </w:rPr>
        <w:t>, 1465–1474.</w:t>
      </w:r>
    </w:p>
    <w:p w14:paraId="452820B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Réale</w:t>
      </w:r>
      <w:proofErr w:type="spellEnd"/>
      <w:r>
        <w:rPr>
          <w:rFonts w:eastAsiaTheme="minorHAnsi"/>
          <w:lang w:val="en-GB"/>
        </w:rPr>
        <w:t xml:space="preserve">, D., </w:t>
      </w:r>
      <w:proofErr w:type="spellStart"/>
      <w:r>
        <w:rPr>
          <w:rFonts w:eastAsiaTheme="minorHAnsi"/>
          <w:lang w:val="en-GB"/>
        </w:rPr>
        <w:t>Garant</w:t>
      </w:r>
      <w:proofErr w:type="spellEnd"/>
      <w:r>
        <w:rPr>
          <w:rFonts w:eastAsiaTheme="minorHAnsi"/>
          <w:lang w:val="en-GB"/>
        </w:rPr>
        <w:t xml:space="preserve">, D., Humphries, M.M., Bergeron, P., </w:t>
      </w:r>
      <w:proofErr w:type="spellStart"/>
      <w:r>
        <w:rPr>
          <w:rFonts w:eastAsiaTheme="minorHAnsi"/>
          <w:lang w:val="en-GB"/>
        </w:rPr>
        <w:t>Careau</w:t>
      </w:r>
      <w:proofErr w:type="spellEnd"/>
      <w:r>
        <w:rPr>
          <w:rFonts w:eastAsiaTheme="minorHAnsi"/>
          <w:lang w:val="en-GB"/>
        </w:rPr>
        <w:t xml:space="preserve">, V. &amp; </w:t>
      </w:r>
      <w:proofErr w:type="spellStart"/>
      <w:r>
        <w:rPr>
          <w:rFonts w:eastAsiaTheme="minorHAnsi"/>
          <w:lang w:val="en-GB"/>
        </w:rPr>
        <w:t>Montiglio</w:t>
      </w:r>
      <w:proofErr w:type="spellEnd"/>
      <w:r>
        <w:rPr>
          <w:rFonts w:eastAsiaTheme="minorHAnsi"/>
          <w:lang w:val="en-GB"/>
        </w:rPr>
        <w:t xml:space="preserve">, P.-O. (2010) Personality and the emergence of the pace-of-life syndrome concept at the population level. </w:t>
      </w:r>
      <w:r>
        <w:rPr>
          <w:rFonts w:eastAsiaTheme="minorHAnsi"/>
          <w:i/>
          <w:iCs/>
          <w:lang w:val="en-GB"/>
        </w:rPr>
        <w:t>Philosophical Transactions of the Royal Society of London B: Biological Sciences</w:t>
      </w:r>
      <w:r>
        <w:rPr>
          <w:rFonts w:eastAsiaTheme="minorHAnsi"/>
          <w:lang w:val="en-GB"/>
        </w:rPr>
        <w:t xml:space="preserve">, </w:t>
      </w:r>
      <w:r>
        <w:rPr>
          <w:rFonts w:eastAsiaTheme="minorHAnsi"/>
          <w:b/>
          <w:bCs/>
          <w:lang w:val="en-GB"/>
        </w:rPr>
        <w:t>365</w:t>
      </w:r>
      <w:r>
        <w:rPr>
          <w:rFonts w:eastAsiaTheme="minorHAnsi"/>
          <w:lang w:val="en-GB"/>
        </w:rPr>
        <w:t>, 4051–4063.</w:t>
      </w:r>
    </w:p>
    <w:p w14:paraId="2F7B969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Roff</w:t>
      </w:r>
      <w:proofErr w:type="spellEnd"/>
      <w:r>
        <w:rPr>
          <w:rFonts w:eastAsiaTheme="minorHAnsi"/>
          <w:lang w:val="en-GB"/>
        </w:rPr>
        <w:t xml:space="preserve">, D.A. (1995) The estimation of genetic correlations from phenotypic correlations: a test of </w:t>
      </w:r>
      <w:proofErr w:type="spellStart"/>
      <w:r>
        <w:rPr>
          <w:rFonts w:eastAsiaTheme="minorHAnsi"/>
          <w:lang w:val="en-GB"/>
        </w:rPr>
        <w:t>Cheverud's</w:t>
      </w:r>
      <w:proofErr w:type="spellEnd"/>
      <w:r>
        <w:rPr>
          <w:rFonts w:eastAsiaTheme="minorHAnsi"/>
          <w:lang w:val="en-GB"/>
        </w:rPr>
        <w:t xml:space="preserve"> conjecture. </w:t>
      </w:r>
      <w:r>
        <w:rPr>
          <w:rFonts w:eastAsiaTheme="minorHAnsi"/>
          <w:i/>
          <w:iCs/>
          <w:lang w:val="en-GB"/>
        </w:rPr>
        <w:t>Heredity</w:t>
      </w:r>
      <w:r>
        <w:rPr>
          <w:rFonts w:eastAsiaTheme="minorHAnsi"/>
          <w:lang w:val="en-GB"/>
        </w:rPr>
        <w:t xml:space="preserve">, </w:t>
      </w:r>
      <w:r>
        <w:rPr>
          <w:rFonts w:eastAsiaTheme="minorHAnsi"/>
          <w:b/>
          <w:bCs/>
          <w:lang w:val="en-GB"/>
        </w:rPr>
        <w:t>74</w:t>
      </w:r>
      <w:r>
        <w:rPr>
          <w:rFonts w:eastAsiaTheme="minorHAnsi"/>
          <w:lang w:val="en-GB"/>
        </w:rPr>
        <w:t>, 481–490.</w:t>
      </w:r>
    </w:p>
    <w:p w14:paraId="42ECB7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Roff</w:t>
      </w:r>
      <w:proofErr w:type="spellEnd"/>
      <w:r>
        <w:rPr>
          <w:rFonts w:eastAsiaTheme="minorHAnsi"/>
          <w:lang w:val="en-US"/>
        </w:rPr>
        <w:t xml:space="preserve">, D.A. (2017) The evolution of genetic correlations: an analysis of patterns. </w:t>
      </w:r>
      <w:r>
        <w:rPr>
          <w:rFonts w:eastAsiaTheme="minorHAnsi"/>
          <w:i/>
          <w:iCs/>
          <w:lang w:val="en-US"/>
        </w:rPr>
        <w:t>Evolution</w:t>
      </w:r>
      <w:r>
        <w:rPr>
          <w:rFonts w:eastAsiaTheme="minorHAnsi"/>
          <w:lang w:val="en-US"/>
        </w:rPr>
        <w:t xml:space="preserve">, </w:t>
      </w:r>
      <w:r>
        <w:rPr>
          <w:rFonts w:eastAsiaTheme="minorHAnsi"/>
          <w:b/>
          <w:bCs/>
          <w:lang w:val="en-US"/>
        </w:rPr>
        <w:t>50</w:t>
      </w:r>
      <w:r>
        <w:rPr>
          <w:rFonts w:eastAsiaTheme="minorHAnsi"/>
          <w:lang w:val="en-US"/>
        </w:rPr>
        <w:t>, 1392–1403.</w:t>
      </w:r>
    </w:p>
    <w:p w14:paraId="33ACD198"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Singer, J.D. &amp; Willett, J.B. (2003) </w:t>
      </w:r>
      <w:r>
        <w:rPr>
          <w:rFonts w:eastAsiaTheme="minorHAnsi"/>
          <w:i/>
          <w:iCs/>
          <w:lang w:val="en-GB"/>
        </w:rPr>
        <w:t xml:space="preserve">Applied Longitudinal Data Analysis: </w:t>
      </w:r>
      <w:proofErr w:type="spellStart"/>
      <w:r>
        <w:rPr>
          <w:rFonts w:eastAsiaTheme="minorHAnsi"/>
          <w:i/>
          <w:iCs/>
          <w:lang w:val="en-GB"/>
        </w:rPr>
        <w:t>Modeling</w:t>
      </w:r>
      <w:proofErr w:type="spellEnd"/>
      <w:r>
        <w:rPr>
          <w:rFonts w:eastAsiaTheme="minorHAnsi"/>
          <w:i/>
          <w:iCs/>
          <w:lang w:val="en-GB"/>
        </w:rPr>
        <w:t xml:space="preserve"> Change and Event Occurrence</w:t>
      </w:r>
      <w:r>
        <w:rPr>
          <w:rFonts w:eastAsiaTheme="minorHAnsi"/>
          <w:lang w:val="en-GB"/>
        </w:rPr>
        <w:t>. Oxford University Press, New York.</w:t>
      </w:r>
    </w:p>
    <w:p w14:paraId="08BF1C9B"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Somero</w:t>
      </w:r>
      <w:proofErr w:type="spellEnd"/>
      <w:r>
        <w:rPr>
          <w:rFonts w:eastAsiaTheme="minorHAnsi"/>
          <w:lang w:val="en-US"/>
        </w:rPr>
        <w:t>, G.N. (1978) Temperature Adaptation of Enzymes: Biological Optimization Through Structure-Function Compromises.</w:t>
      </w:r>
      <w:r>
        <w:rPr>
          <w:rFonts w:eastAsiaTheme="minorHAnsi"/>
          <w:i/>
          <w:iCs/>
          <w:lang w:val="en-US"/>
        </w:rPr>
        <w:t xml:space="preserve"> Annual Review of Ecology and Systematics</w:t>
      </w:r>
      <w:r>
        <w:rPr>
          <w:rFonts w:eastAsiaTheme="minorHAnsi"/>
          <w:lang w:val="en-US"/>
        </w:rPr>
        <w:t xml:space="preserve">, </w:t>
      </w:r>
      <w:r w:rsidRPr="005862FE">
        <w:rPr>
          <w:rFonts w:eastAsiaTheme="minorHAnsi"/>
          <w:b/>
          <w:bCs/>
          <w:lang w:val="en-US"/>
        </w:rPr>
        <w:t>9</w:t>
      </w:r>
      <w:r>
        <w:rPr>
          <w:rFonts w:eastAsiaTheme="minorHAnsi"/>
          <w:lang w:val="en-US"/>
        </w:rPr>
        <w:t>, 1–30.</w:t>
      </w:r>
    </w:p>
    <w:p w14:paraId="2588F30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iCs/>
          <w:lang w:val="en-GB"/>
        </w:rPr>
      </w:pPr>
    </w:p>
    <w:p w14:paraId="6C6A81E9" w14:textId="037473BE"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Uyeda, J.C., Pennell, M.W., Miller, E.T., Maia, R. &amp; McClain, C.R. (2017) The Evolution of Energetic Scaling across the Vertebrate Tree of Life (eds DC Collar and AA Winn). </w:t>
      </w:r>
      <w:r>
        <w:rPr>
          <w:rFonts w:eastAsiaTheme="minorHAnsi"/>
          <w:i/>
          <w:iCs/>
          <w:lang w:val="en-GB"/>
        </w:rPr>
        <w:t>The American Naturalist</w:t>
      </w:r>
      <w:r>
        <w:rPr>
          <w:rFonts w:eastAsiaTheme="minorHAnsi"/>
          <w:lang w:val="en-GB"/>
        </w:rPr>
        <w:t>, 000–000.</w:t>
      </w:r>
    </w:p>
    <w:p w14:paraId="4D06A9F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van de Pol, M. &amp; Wright, J. (2009) A simple method for distinguishing within- versus between-subject effects using mixed models. </w:t>
      </w:r>
      <w:r>
        <w:rPr>
          <w:rFonts w:eastAsiaTheme="minorHAnsi"/>
          <w:i/>
          <w:iCs/>
          <w:lang w:val="en-GB"/>
        </w:rPr>
        <w:t>Animal Behaviour</w:t>
      </w:r>
      <w:r>
        <w:rPr>
          <w:rFonts w:eastAsiaTheme="minorHAnsi"/>
          <w:lang w:val="en-GB"/>
        </w:rPr>
        <w:t xml:space="preserve">, </w:t>
      </w:r>
      <w:r>
        <w:rPr>
          <w:rFonts w:eastAsiaTheme="minorHAnsi"/>
          <w:b/>
          <w:bCs/>
          <w:lang w:val="en-GB"/>
        </w:rPr>
        <w:t>77</w:t>
      </w:r>
      <w:r>
        <w:rPr>
          <w:rFonts w:eastAsiaTheme="minorHAnsi"/>
          <w:lang w:val="en-GB"/>
        </w:rPr>
        <w:t>, 753–758.</w:t>
      </w:r>
    </w:p>
    <w:p w14:paraId="13B2B51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Via, S., </w:t>
      </w:r>
      <w:proofErr w:type="spellStart"/>
      <w:r>
        <w:rPr>
          <w:rFonts w:eastAsiaTheme="minorHAnsi"/>
          <w:lang w:val="en-GB"/>
        </w:rPr>
        <w:t>Gomulkiewicz</w:t>
      </w:r>
      <w:proofErr w:type="spellEnd"/>
      <w:r>
        <w:rPr>
          <w:rFonts w:eastAsiaTheme="minorHAnsi"/>
          <w:lang w:val="en-GB"/>
        </w:rPr>
        <w:t xml:space="preserve">, R., De Jong, G., </w:t>
      </w:r>
      <w:proofErr w:type="spellStart"/>
      <w:r>
        <w:rPr>
          <w:rFonts w:eastAsiaTheme="minorHAnsi"/>
          <w:lang w:val="en-GB"/>
        </w:rPr>
        <w:t>Scheiner</w:t>
      </w:r>
      <w:proofErr w:type="spellEnd"/>
      <w:r>
        <w:rPr>
          <w:rFonts w:eastAsiaTheme="minorHAnsi"/>
          <w:lang w:val="en-GB"/>
        </w:rPr>
        <w:t xml:space="preserve">, S.M., Schlichting, C.D. &amp; Van </w:t>
      </w:r>
      <w:proofErr w:type="spellStart"/>
      <w:r>
        <w:rPr>
          <w:rFonts w:eastAsiaTheme="minorHAnsi"/>
          <w:lang w:val="en-GB"/>
        </w:rPr>
        <w:t>Tienderen</w:t>
      </w:r>
      <w:proofErr w:type="spellEnd"/>
      <w:r>
        <w:rPr>
          <w:rFonts w:eastAsiaTheme="minorHAnsi"/>
          <w:lang w:val="en-GB"/>
        </w:rPr>
        <w:t xml:space="preserve">, P.H. (1995) Adaptive phenotypic plasticity: consensus and controversy.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10</w:t>
      </w:r>
      <w:r>
        <w:rPr>
          <w:rFonts w:eastAsiaTheme="minorHAnsi"/>
          <w:lang w:val="en-GB"/>
        </w:rPr>
        <w:t>, 212–217.</w:t>
      </w:r>
    </w:p>
    <w:p w14:paraId="49DAA0E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Westneat</w:t>
      </w:r>
      <w:proofErr w:type="spellEnd"/>
      <w:r>
        <w:rPr>
          <w:rFonts w:eastAsiaTheme="minorHAnsi"/>
          <w:lang w:val="en-GB"/>
        </w:rPr>
        <w:t xml:space="preserve">, D.F., Wright, J. &amp; </w:t>
      </w:r>
      <w:proofErr w:type="spellStart"/>
      <w:r>
        <w:rPr>
          <w:rFonts w:eastAsiaTheme="minorHAnsi"/>
          <w:lang w:val="en-GB"/>
        </w:rPr>
        <w:t>Dingemanse</w:t>
      </w:r>
      <w:proofErr w:type="spellEnd"/>
      <w:r>
        <w:rPr>
          <w:rFonts w:eastAsiaTheme="minorHAnsi"/>
          <w:lang w:val="en-GB"/>
        </w:rPr>
        <w:t xml:space="preserve">, N.J. (2014) The biology hidden inside residual within-individual phenotypic variation.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729–743.</w:t>
      </w:r>
    </w:p>
    <w:p w14:paraId="635AA9E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White, C.R., Phillips, N.F. &amp; Seymour, R.S. (2006) The scaling and temperature dependence of vertebrate metabolism. </w:t>
      </w:r>
      <w:r>
        <w:rPr>
          <w:rFonts w:eastAsiaTheme="minorHAnsi"/>
          <w:i/>
          <w:iCs/>
          <w:lang w:val="en-GB"/>
        </w:rPr>
        <w:t>Biology …</w:t>
      </w:r>
      <w:r>
        <w:rPr>
          <w:rFonts w:eastAsiaTheme="minorHAnsi"/>
          <w:lang w:val="en-GB"/>
        </w:rPr>
        <w:t xml:space="preserve">, </w:t>
      </w:r>
      <w:r>
        <w:rPr>
          <w:rFonts w:eastAsiaTheme="minorHAnsi"/>
          <w:b/>
          <w:bCs/>
          <w:lang w:val="en-GB"/>
        </w:rPr>
        <w:t>2</w:t>
      </w:r>
      <w:r>
        <w:rPr>
          <w:rFonts w:eastAsiaTheme="minorHAnsi"/>
          <w:lang w:val="en-GB"/>
        </w:rPr>
        <w:t>, 125–127.</w:t>
      </w:r>
    </w:p>
    <w:p w14:paraId="70639E0F" w14:textId="5E35BBFA" w:rsidR="001E0B56" w:rsidRPr="00EF33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lang w:val="en-AU"/>
        </w:rPr>
      </w:pPr>
      <w:r>
        <w:rPr>
          <w:rFonts w:eastAsiaTheme="minorHAnsi"/>
          <w:lang w:val="en-GB"/>
        </w:rPr>
        <w:t xml:space="preserve">Withers, P.C. (1992) </w:t>
      </w:r>
      <w:r>
        <w:rPr>
          <w:rFonts w:eastAsiaTheme="minorHAnsi"/>
          <w:i/>
          <w:iCs/>
          <w:lang w:val="en-GB"/>
        </w:rPr>
        <w:t>Comparative Animal Physiology</w:t>
      </w:r>
      <w:r>
        <w:rPr>
          <w:rFonts w:eastAsiaTheme="minorHAnsi"/>
          <w:lang w:val="en-GB"/>
        </w:rPr>
        <w:t>. Philadelphia: Saunders College Pub.</w:t>
      </w:r>
      <w:r w:rsidR="007517F4" w:rsidRPr="00EF339B">
        <w:rPr>
          <w:lang w:val="en-AU"/>
        </w:rPr>
        <w:t xml:space="preserve"> </w:t>
      </w:r>
    </w:p>
    <w:sectPr w:rsidR="001E0B56" w:rsidRPr="00EF339B" w:rsidSect="00C80465">
      <w:footerReference w:type="even" r:id="rId18"/>
      <w:footerReference w:type="default" r:id="rId1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inichi Nakagawa" w:date="2019-07-17T06:31:00Z" w:initials="SN">
    <w:p w14:paraId="6F5F71DC" w14:textId="77777777" w:rsidR="005A0224" w:rsidRDefault="005A0224">
      <w:pPr>
        <w:pStyle w:val="CommentText"/>
      </w:pPr>
      <w:r>
        <w:rPr>
          <w:rStyle w:val="CommentReference"/>
        </w:rPr>
        <w:annotationRef/>
      </w:r>
      <w:r>
        <w:t>I think this is selling point</w:t>
      </w:r>
    </w:p>
    <w:p w14:paraId="01457897" w14:textId="77777777" w:rsidR="005A0224" w:rsidRDefault="005A0224">
      <w:pPr>
        <w:pStyle w:val="CommentText"/>
      </w:pPr>
    </w:p>
    <w:p w14:paraId="6163E0A1" w14:textId="77777777" w:rsidR="005A0224" w:rsidRDefault="005A0224">
      <w:pPr>
        <w:pStyle w:val="CommentText"/>
      </w:pPr>
      <w:r>
        <w:t xml:space="preserve">Can you please spell </w:t>
      </w:r>
      <w:proofErr w:type="gramStart"/>
      <w:r>
        <w:t>out</w:t>
      </w:r>
      <w:proofErr w:type="gramEnd"/>
    </w:p>
    <w:p w14:paraId="49B3EB93" w14:textId="77777777" w:rsidR="005A0224" w:rsidRDefault="005A0224">
      <w:pPr>
        <w:pStyle w:val="CommentText"/>
      </w:pPr>
    </w:p>
    <w:p w14:paraId="2B0D0628" w14:textId="77777777" w:rsidR="005A0224" w:rsidRDefault="005A0224">
      <w:pPr>
        <w:pStyle w:val="CommentText"/>
      </w:pPr>
    </w:p>
    <w:p w14:paraId="697A04D4" w14:textId="77777777" w:rsidR="005A0224" w:rsidRDefault="005A0224">
      <w:pPr>
        <w:pStyle w:val="CommentText"/>
      </w:pPr>
      <w:r>
        <w:t>The repeatability of metabolic thermal plasticity has rarely, if at all, been estimated.</w:t>
      </w:r>
    </w:p>
    <w:p w14:paraId="7FF09B2E" w14:textId="77777777" w:rsidR="005A0224" w:rsidRDefault="005A0224">
      <w:pPr>
        <w:pStyle w:val="CommentText"/>
      </w:pPr>
    </w:p>
    <w:p w14:paraId="719CB39E" w14:textId="6593420F" w:rsidR="005A0224" w:rsidRDefault="005A0224">
      <w:pPr>
        <w:pStyle w:val="CommentText"/>
      </w:pPr>
      <w:r>
        <w:t>Hight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9CB3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9CB39E" w16cid:durableId="20D93F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46481" w14:textId="77777777" w:rsidR="00CC1D52" w:rsidRDefault="00CC1D52" w:rsidP="00711670">
      <w:r>
        <w:separator/>
      </w:r>
    </w:p>
  </w:endnote>
  <w:endnote w:type="continuationSeparator" w:id="0">
    <w:p w14:paraId="3D751BF0" w14:textId="77777777" w:rsidR="00CC1D52" w:rsidRDefault="00CC1D52"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Content>
      <w:p w14:paraId="08193CEF" w14:textId="714401F1" w:rsidR="005A0224" w:rsidRDefault="005A0224"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5A0224" w:rsidRDefault="005A0224"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Content>
      <w:p w14:paraId="0A16011B" w14:textId="3ED7577D" w:rsidR="005A0224" w:rsidRDefault="005A0224"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762BD1A1" w14:textId="77777777" w:rsidR="005A0224" w:rsidRDefault="005A0224"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F8F3C" w14:textId="77777777" w:rsidR="00CC1D52" w:rsidRDefault="00CC1D52" w:rsidP="00711670">
      <w:r>
        <w:separator/>
      </w:r>
    </w:p>
  </w:footnote>
  <w:footnote w:type="continuationSeparator" w:id="0">
    <w:p w14:paraId="359FB68F" w14:textId="77777777" w:rsidR="00CC1D52" w:rsidRDefault="00CC1D52"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0E32"/>
    <w:multiLevelType w:val="hybridMultilevel"/>
    <w:tmpl w:val="642C7CD0"/>
    <w:lvl w:ilvl="0" w:tplc="0316C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376"/>
    <w:multiLevelType w:val="hybridMultilevel"/>
    <w:tmpl w:val="EF8EA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7E84"/>
    <w:multiLevelType w:val="hybridMultilevel"/>
    <w:tmpl w:val="E3C0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7"/>
  </w:num>
  <w:num w:numId="4">
    <w:abstractNumId w:val="12"/>
  </w:num>
  <w:num w:numId="5">
    <w:abstractNumId w:val="10"/>
  </w:num>
  <w:num w:numId="6">
    <w:abstractNumId w:val="18"/>
  </w:num>
  <w:num w:numId="7">
    <w:abstractNumId w:val="9"/>
  </w:num>
  <w:num w:numId="8">
    <w:abstractNumId w:val="23"/>
  </w:num>
  <w:num w:numId="9">
    <w:abstractNumId w:val="0"/>
  </w:num>
  <w:num w:numId="10">
    <w:abstractNumId w:val="7"/>
  </w:num>
  <w:num w:numId="11">
    <w:abstractNumId w:val="24"/>
  </w:num>
  <w:num w:numId="12">
    <w:abstractNumId w:val="4"/>
  </w:num>
  <w:num w:numId="13">
    <w:abstractNumId w:val="13"/>
  </w:num>
  <w:num w:numId="14">
    <w:abstractNumId w:val="21"/>
  </w:num>
  <w:num w:numId="15">
    <w:abstractNumId w:val="20"/>
  </w:num>
  <w:num w:numId="16">
    <w:abstractNumId w:val="25"/>
  </w:num>
  <w:num w:numId="17">
    <w:abstractNumId w:val="6"/>
  </w:num>
  <w:num w:numId="18">
    <w:abstractNumId w:val="8"/>
  </w:num>
  <w:num w:numId="19">
    <w:abstractNumId w:val="15"/>
  </w:num>
  <w:num w:numId="20">
    <w:abstractNumId w:val="11"/>
  </w:num>
  <w:num w:numId="21">
    <w:abstractNumId w:val="19"/>
  </w:num>
  <w:num w:numId="22">
    <w:abstractNumId w:val="16"/>
  </w:num>
  <w:num w:numId="23">
    <w:abstractNumId w:val="22"/>
  </w:num>
  <w:num w:numId="24">
    <w:abstractNumId w:val="1"/>
  </w:num>
  <w:num w:numId="25">
    <w:abstractNumId w:val="14"/>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nichi Nakagawa">
    <w15:presenceInfo w15:providerId="AD" w15:userId="S::z3437171@ad.unsw.edu.au::2630e6b5-dad5-4913-9a8e-5293ece7e1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0053"/>
    <w:rsid w:val="00000810"/>
    <w:rsid w:val="00001263"/>
    <w:rsid w:val="00003088"/>
    <w:rsid w:val="00003665"/>
    <w:rsid w:val="00003766"/>
    <w:rsid w:val="00004F41"/>
    <w:rsid w:val="00005D6D"/>
    <w:rsid w:val="00006693"/>
    <w:rsid w:val="00006C86"/>
    <w:rsid w:val="0001022E"/>
    <w:rsid w:val="000106C5"/>
    <w:rsid w:val="000108E4"/>
    <w:rsid w:val="00013F68"/>
    <w:rsid w:val="000141EA"/>
    <w:rsid w:val="000147CA"/>
    <w:rsid w:val="00015242"/>
    <w:rsid w:val="000166A4"/>
    <w:rsid w:val="0001682F"/>
    <w:rsid w:val="00017EE7"/>
    <w:rsid w:val="00022081"/>
    <w:rsid w:val="00024369"/>
    <w:rsid w:val="00024588"/>
    <w:rsid w:val="000250BA"/>
    <w:rsid w:val="0002538D"/>
    <w:rsid w:val="000259E6"/>
    <w:rsid w:val="00026D7A"/>
    <w:rsid w:val="000272F9"/>
    <w:rsid w:val="0002758B"/>
    <w:rsid w:val="00027759"/>
    <w:rsid w:val="00027A13"/>
    <w:rsid w:val="00027FFC"/>
    <w:rsid w:val="00030AA8"/>
    <w:rsid w:val="000319F4"/>
    <w:rsid w:val="0003221E"/>
    <w:rsid w:val="0003265F"/>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6DE2"/>
    <w:rsid w:val="00057C7F"/>
    <w:rsid w:val="000600BF"/>
    <w:rsid w:val="00060279"/>
    <w:rsid w:val="00060445"/>
    <w:rsid w:val="00060836"/>
    <w:rsid w:val="00061700"/>
    <w:rsid w:val="00061FC5"/>
    <w:rsid w:val="000621C1"/>
    <w:rsid w:val="00062760"/>
    <w:rsid w:val="000631E4"/>
    <w:rsid w:val="0006353B"/>
    <w:rsid w:val="0006426E"/>
    <w:rsid w:val="000649F2"/>
    <w:rsid w:val="00064B0D"/>
    <w:rsid w:val="0006627B"/>
    <w:rsid w:val="00066B5C"/>
    <w:rsid w:val="00067319"/>
    <w:rsid w:val="000674C8"/>
    <w:rsid w:val="00070243"/>
    <w:rsid w:val="0007027C"/>
    <w:rsid w:val="00070C09"/>
    <w:rsid w:val="0007328D"/>
    <w:rsid w:val="00074694"/>
    <w:rsid w:val="00074E81"/>
    <w:rsid w:val="00075E62"/>
    <w:rsid w:val="00076504"/>
    <w:rsid w:val="000765EB"/>
    <w:rsid w:val="000778A0"/>
    <w:rsid w:val="00077AC5"/>
    <w:rsid w:val="00080ACB"/>
    <w:rsid w:val="000810C3"/>
    <w:rsid w:val="00081438"/>
    <w:rsid w:val="00081D53"/>
    <w:rsid w:val="00082020"/>
    <w:rsid w:val="00082218"/>
    <w:rsid w:val="00082698"/>
    <w:rsid w:val="00082756"/>
    <w:rsid w:val="00083ACA"/>
    <w:rsid w:val="00084266"/>
    <w:rsid w:val="00084EB7"/>
    <w:rsid w:val="00085772"/>
    <w:rsid w:val="00085F9D"/>
    <w:rsid w:val="00087568"/>
    <w:rsid w:val="0009008D"/>
    <w:rsid w:val="000911F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0AFD"/>
    <w:rsid w:val="000A187D"/>
    <w:rsid w:val="000A18B1"/>
    <w:rsid w:val="000A2877"/>
    <w:rsid w:val="000A2A15"/>
    <w:rsid w:val="000A3193"/>
    <w:rsid w:val="000A362E"/>
    <w:rsid w:val="000A37AC"/>
    <w:rsid w:val="000A5467"/>
    <w:rsid w:val="000A582A"/>
    <w:rsid w:val="000A69AC"/>
    <w:rsid w:val="000A7555"/>
    <w:rsid w:val="000A759C"/>
    <w:rsid w:val="000A7896"/>
    <w:rsid w:val="000A7C8B"/>
    <w:rsid w:val="000A7C9A"/>
    <w:rsid w:val="000B0683"/>
    <w:rsid w:val="000B20B3"/>
    <w:rsid w:val="000B279B"/>
    <w:rsid w:val="000B2C8C"/>
    <w:rsid w:val="000B533D"/>
    <w:rsid w:val="000B608E"/>
    <w:rsid w:val="000B65C5"/>
    <w:rsid w:val="000B7030"/>
    <w:rsid w:val="000C25BC"/>
    <w:rsid w:val="000C25C9"/>
    <w:rsid w:val="000C2685"/>
    <w:rsid w:val="000C34A3"/>
    <w:rsid w:val="000C3C32"/>
    <w:rsid w:val="000C4809"/>
    <w:rsid w:val="000C5024"/>
    <w:rsid w:val="000C5D3E"/>
    <w:rsid w:val="000C7B8A"/>
    <w:rsid w:val="000D05A2"/>
    <w:rsid w:val="000D05B0"/>
    <w:rsid w:val="000D090D"/>
    <w:rsid w:val="000D0E93"/>
    <w:rsid w:val="000D2E19"/>
    <w:rsid w:val="000D434C"/>
    <w:rsid w:val="000D452B"/>
    <w:rsid w:val="000D5578"/>
    <w:rsid w:val="000D5837"/>
    <w:rsid w:val="000D5ACD"/>
    <w:rsid w:val="000D635E"/>
    <w:rsid w:val="000D6BD4"/>
    <w:rsid w:val="000E0D16"/>
    <w:rsid w:val="000E1001"/>
    <w:rsid w:val="000E1FB1"/>
    <w:rsid w:val="000E2341"/>
    <w:rsid w:val="000E2CE7"/>
    <w:rsid w:val="000E2DC0"/>
    <w:rsid w:val="000E30E7"/>
    <w:rsid w:val="000E3AB7"/>
    <w:rsid w:val="000E3BF0"/>
    <w:rsid w:val="000E3F86"/>
    <w:rsid w:val="000E4202"/>
    <w:rsid w:val="000E46CB"/>
    <w:rsid w:val="000E54C0"/>
    <w:rsid w:val="000E55C6"/>
    <w:rsid w:val="000E57CE"/>
    <w:rsid w:val="000E58E5"/>
    <w:rsid w:val="000E6162"/>
    <w:rsid w:val="000E6B90"/>
    <w:rsid w:val="000E705C"/>
    <w:rsid w:val="000F076C"/>
    <w:rsid w:val="000F082C"/>
    <w:rsid w:val="000F0F7C"/>
    <w:rsid w:val="000F1083"/>
    <w:rsid w:val="000F12AC"/>
    <w:rsid w:val="000F3248"/>
    <w:rsid w:val="000F3538"/>
    <w:rsid w:val="000F3871"/>
    <w:rsid w:val="000F4B62"/>
    <w:rsid w:val="000F50EB"/>
    <w:rsid w:val="000F5C23"/>
    <w:rsid w:val="000F5FFA"/>
    <w:rsid w:val="000F7F35"/>
    <w:rsid w:val="00100006"/>
    <w:rsid w:val="00100303"/>
    <w:rsid w:val="0010040A"/>
    <w:rsid w:val="00100E72"/>
    <w:rsid w:val="00101F7A"/>
    <w:rsid w:val="001050C2"/>
    <w:rsid w:val="0010572C"/>
    <w:rsid w:val="00106897"/>
    <w:rsid w:val="001072D0"/>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17625"/>
    <w:rsid w:val="001178B4"/>
    <w:rsid w:val="00120075"/>
    <w:rsid w:val="00120F41"/>
    <w:rsid w:val="00121727"/>
    <w:rsid w:val="0012242A"/>
    <w:rsid w:val="00122698"/>
    <w:rsid w:val="001232DF"/>
    <w:rsid w:val="00123786"/>
    <w:rsid w:val="0012386D"/>
    <w:rsid w:val="00124150"/>
    <w:rsid w:val="00125F8B"/>
    <w:rsid w:val="00127E8B"/>
    <w:rsid w:val="00127F21"/>
    <w:rsid w:val="00130E2D"/>
    <w:rsid w:val="00132886"/>
    <w:rsid w:val="00132F07"/>
    <w:rsid w:val="00132F16"/>
    <w:rsid w:val="00133595"/>
    <w:rsid w:val="00133C57"/>
    <w:rsid w:val="00134631"/>
    <w:rsid w:val="00137010"/>
    <w:rsid w:val="00137B27"/>
    <w:rsid w:val="00137D2E"/>
    <w:rsid w:val="0014200F"/>
    <w:rsid w:val="001421BD"/>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39A4"/>
    <w:rsid w:val="001540F1"/>
    <w:rsid w:val="00154EA5"/>
    <w:rsid w:val="00155A2F"/>
    <w:rsid w:val="00156A0F"/>
    <w:rsid w:val="00156F14"/>
    <w:rsid w:val="00160049"/>
    <w:rsid w:val="00160165"/>
    <w:rsid w:val="00160DD1"/>
    <w:rsid w:val="00160ECD"/>
    <w:rsid w:val="0016227F"/>
    <w:rsid w:val="00163B20"/>
    <w:rsid w:val="001647C6"/>
    <w:rsid w:val="0016513D"/>
    <w:rsid w:val="00165379"/>
    <w:rsid w:val="00165A5E"/>
    <w:rsid w:val="00166C06"/>
    <w:rsid w:val="00170440"/>
    <w:rsid w:val="00170A16"/>
    <w:rsid w:val="00170C15"/>
    <w:rsid w:val="001715A6"/>
    <w:rsid w:val="0017375D"/>
    <w:rsid w:val="0017377C"/>
    <w:rsid w:val="00173A17"/>
    <w:rsid w:val="00175BB6"/>
    <w:rsid w:val="00176DCC"/>
    <w:rsid w:val="00177556"/>
    <w:rsid w:val="00180EEA"/>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382A"/>
    <w:rsid w:val="001947E6"/>
    <w:rsid w:val="001958D4"/>
    <w:rsid w:val="00195B72"/>
    <w:rsid w:val="00196780"/>
    <w:rsid w:val="00197372"/>
    <w:rsid w:val="001975B1"/>
    <w:rsid w:val="001A0549"/>
    <w:rsid w:val="001A0C80"/>
    <w:rsid w:val="001A1318"/>
    <w:rsid w:val="001A1CC2"/>
    <w:rsid w:val="001A2397"/>
    <w:rsid w:val="001A2FEB"/>
    <w:rsid w:val="001A34D9"/>
    <w:rsid w:val="001A47EA"/>
    <w:rsid w:val="001A49D6"/>
    <w:rsid w:val="001A4E7F"/>
    <w:rsid w:val="001A5D55"/>
    <w:rsid w:val="001A629E"/>
    <w:rsid w:val="001A69D6"/>
    <w:rsid w:val="001A7D50"/>
    <w:rsid w:val="001B0731"/>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1B97"/>
    <w:rsid w:val="001C2022"/>
    <w:rsid w:val="001C227A"/>
    <w:rsid w:val="001C23CE"/>
    <w:rsid w:val="001C289B"/>
    <w:rsid w:val="001C4FAE"/>
    <w:rsid w:val="001C71A6"/>
    <w:rsid w:val="001C71C7"/>
    <w:rsid w:val="001C730D"/>
    <w:rsid w:val="001D0F9B"/>
    <w:rsid w:val="001D0FC7"/>
    <w:rsid w:val="001D1142"/>
    <w:rsid w:val="001D1459"/>
    <w:rsid w:val="001D207E"/>
    <w:rsid w:val="001D2B17"/>
    <w:rsid w:val="001D48A7"/>
    <w:rsid w:val="001D493C"/>
    <w:rsid w:val="001D4D69"/>
    <w:rsid w:val="001D4E3A"/>
    <w:rsid w:val="001D6106"/>
    <w:rsid w:val="001D6115"/>
    <w:rsid w:val="001D63E9"/>
    <w:rsid w:val="001D6560"/>
    <w:rsid w:val="001D68BD"/>
    <w:rsid w:val="001D7139"/>
    <w:rsid w:val="001E072E"/>
    <w:rsid w:val="001E0B56"/>
    <w:rsid w:val="001E18A5"/>
    <w:rsid w:val="001E1F9D"/>
    <w:rsid w:val="001E3CDB"/>
    <w:rsid w:val="001E4C52"/>
    <w:rsid w:val="001E53C3"/>
    <w:rsid w:val="001E6AF0"/>
    <w:rsid w:val="001E72A6"/>
    <w:rsid w:val="001E7AD4"/>
    <w:rsid w:val="001F0278"/>
    <w:rsid w:val="001F2700"/>
    <w:rsid w:val="001F3AD6"/>
    <w:rsid w:val="001F57E9"/>
    <w:rsid w:val="001F5864"/>
    <w:rsid w:val="001F5CB5"/>
    <w:rsid w:val="001F5DC2"/>
    <w:rsid w:val="001F7AC1"/>
    <w:rsid w:val="001F7BE5"/>
    <w:rsid w:val="00200351"/>
    <w:rsid w:val="00200B2F"/>
    <w:rsid w:val="00202DC5"/>
    <w:rsid w:val="0020431D"/>
    <w:rsid w:val="00204C5D"/>
    <w:rsid w:val="00204ED8"/>
    <w:rsid w:val="00205178"/>
    <w:rsid w:val="0020537E"/>
    <w:rsid w:val="00205DA6"/>
    <w:rsid w:val="002066FD"/>
    <w:rsid w:val="00211266"/>
    <w:rsid w:val="002114EF"/>
    <w:rsid w:val="0021214F"/>
    <w:rsid w:val="002125B3"/>
    <w:rsid w:val="00214562"/>
    <w:rsid w:val="00214A84"/>
    <w:rsid w:val="002155F2"/>
    <w:rsid w:val="00215C7E"/>
    <w:rsid w:val="002165F0"/>
    <w:rsid w:val="002167E1"/>
    <w:rsid w:val="002175AB"/>
    <w:rsid w:val="00217633"/>
    <w:rsid w:val="002178E9"/>
    <w:rsid w:val="00217AC2"/>
    <w:rsid w:val="00223104"/>
    <w:rsid w:val="0022414A"/>
    <w:rsid w:val="00224A4C"/>
    <w:rsid w:val="00225CD6"/>
    <w:rsid w:val="0022681A"/>
    <w:rsid w:val="00226921"/>
    <w:rsid w:val="00226AA9"/>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57FEB"/>
    <w:rsid w:val="00260CA5"/>
    <w:rsid w:val="00260DCC"/>
    <w:rsid w:val="00260EDB"/>
    <w:rsid w:val="0026170B"/>
    <w:rsid w:val="00261DAD"/>
    <w:rsid w:val="0026226E"/>
    <w:rsid w:val="00263284"/>
    <w:rsid w:val="00263670"/>
    <w:rsid w:val="002637BF"/>
    <w:rsid w:val="00263BDD"/>
    <w:rsid w:val="00265653"/>
    <w:rsid w:val="00265709"/>
    <w:rsid w:val="00265AE3"/>
    <w:rsid w:val="00266556"/>
    <w:rsid w:val="00266FB6"/>
    <w:rsid w:val="0026741D"/>
    <w:rsid w:val="002678D4"/>
    <w:rsid w:val="00270243"/>
    <w:rsid w:val="002711B4"/>
    <w:rsid w:val="00272034"/>
    <w:rsid w:val="00272C86"/>
    <w:rsid w:val="00272D1F"/>
    <w:rsid w:val="00273E45"/>
    <w:rsid w:val="002773C7"/>
    <w:rsid w:val="002775C7"/>
    <w:rsid w:val="002809F2"/>
    <w:rsid w:val="00280E82"/>
    <w:rsid w:val="0028229D"/>
    <w:rsid w:val="0028322C"/>
    <w:rsid w:val="00284E2B"/>
    <w:rsid w:val="0028525F"/>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2B62"/>
    <w:rsid w:val="002A320C"/>
    <w:rsid w:val="002A46BE"/>
    <w:rsid w:val="002A594C"/>
    <w:rsid w:val="002A6528"/>
    <w:rsid w:val="002A6813"/>
    <w:rsid w:val="002A6A13"/>
    <w:rsid w:val="002B0709"/>
    <w:rsid w:val="002B0A76"/>
    <w:rsid w:val="002B20F2"/>
    <w:rsid w:val="002B3B17"/>
    <w:rsid w:val="002B3F8A"/>
    <w:rsid w:val="002B44E0"/>
    <w:rsid w:val="002B458E"/>
    <w:rsid w:val="002B4856"/>
    <w:rsid w:val="002B5486"/>
    <w:rsid w:val="002B5E52"/>
    <w:rsid w:val="002B6DC7"/>
    <w:rsid w:val="002B700E"/>
    <w:rsid w:val="002B762D"/>
    <w:rsid w:val="002B7A91"/>
    <w:rsid w:val="002B7ACB"/>
    <w:rsid w:val="002C0383"/>
    <w:rsid w:val="002C05D6"/>
    <w:rsid w:val="002C0FFA"/>
    <w:rsid w:val="002C132D"/>
    <w:rsid w:val="002C1999"/>
    <w:rsid w:val="002C1C11"/>
    <w:rsid w:val="002C1C7E"/>
    <w:rsid w:val="002C29BA"/>
    <w:rsid w:val="002C2D43"/>
    <w:rsid w:val="002C36A5"/>
    <w:rsid w:val="002C7306"/>
    <w:rsid w:val="002C7AFC"/>
    <w:rsid w:val="002D0922"/>
    <w:rsid w:val="002D0C22"/>
    <w:rsid w:val="002D1392"/>
    <w:rsid w:val="002D336F"/>
    <w:rsid w:val="002D5FDA"/>
    <w:rsid w:val="002D6F01"/>
    <w:rsid w:val="002D7566"/>
    <w:rsid w:val="002D75B7"/>
    <w:rsid w:val="002E0230"/>
    <w:rsid w:val="002E3D38"/>
    <w:rsid w:val="002E5143"/>
    <w:rsid w:val="002E563D"/>
    <w:rsid w:val="002E6AF5"/>
    <w:rsid w:val="002E6FE0"/>
    <w:rsid w:val="002E724A"/>
    <w:rsid w:val="002E7367"/>
    <w:rsid w:val="002F0B99"/>
    <w:rsid w:val="002F2584"/>
    <w:rsid w:val="002F2FB6"/>
    <w:rsid w:val="002F7237"/>
    <w:rsid w:val="002F780F"/>
    <w:rsid w:val="00301FF6"/>
    <w:rsid w:val="00302DDC"/>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419E"/>
    <w:rsid w:val="003259E2"/>
    <w:rsid w:val="00326DE1"/>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58E6"/>
    <w:rsid w:val="00346807"/>
    <w:rsid w:val="00346834"/>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76F5B"/>
    <w:rsid w:val="003813F1"/>
    <w:rsid w:val="003817A1"/>
    <w:rsid w:val="003823FA"/>
    <w:rsid w:val="003825E9"/>
    <w:rsid w:val="003827B6"/>
    <w:rsid w:val="00382F68"/>
    <w:rsid w:val="00384470"/>
    <w:rsid w:val="00384D48"/>
    <w:rsid w:val="00384EE0"/>
    <w:rsid w:val="00385585"/>
    <w:rsid w:val="00386A33"/>
    <w:rsid w:val="00386D5C"/>
    <w:rsid w:val="00386D85"/>
    <w:rsid w:val="00387926"/>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285A"/>
    <w:rsid w:val="003A3B49"/>
    <w:rsid w:val="003A3DF2"/>
    <w:rsid w:val="003A4EAE"/>
    <w:rsid w:val="003A54FB"/>
    <w:rsid w:val="003A565F"/>
    <w:rsid w:val="003A6608"/>
    <w:rsid w:val="003A66DF"/>
    <w:rsid w:val="003A6E5E"/>
    <w:rsid w:val="003A6E9C"/>
    <w:rsid w:val="003A78EC"/>
    <w:rsid w:val="003B0167"/>
    <w:rsid w:val="003B1563"/>
    <w:rsid w:val="003B1B2F"/>
    <w:rsid w:val="003B1E2E"/>
    <w:rsid w:val="003B27B0"/>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3A14"/>
    <w:rsid w:val="003D4144"/>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1C8C"/>
    <w:rsid w:val="00412F59"/>
    <w:rsid w:val="0041398F"/>
    <w:rsid w:val="00413EF7"/>
    <w:rsid w:val="00414C15"/>
    <w:rsid w:val="0041615B"/>
    <w:rsid w:val="00420328"/>
    <w:rsid w:val="00420B00"/>
    <w:rsid w:val="00420E50"/>
    <w:rsid w:val="00421111"/>
    <w:rsid w:val="00421E80"/>
    <w:rsid w:val="00423158"/>
    <w:rsid w:val="004248A0"/>
    <w:rsid w:val="004248D1"/>
    <w:rsid w:val="00426F8D"/>
    <w:rsid w:val="00427E63"/>
    <w:rsid w:val="00430799"/>
    <w:rsid w:val="004311F0"/>
    <w:rsid w:val="00431643"/>
    <w:rsid w:val="00431EF1"/>
    <w:rsid w:val="00434B0F"/>
    <w:rsid w:val="0043536D"/>
    <w:rsid w:val="004364E0"/>
    <w:rsid w:val="00437C2A"/>
    <w:rsid w:val="00441115"/>
    <w:rsid w:val="00441B3D"/>
    <w:rsid w:val="00441EAF"/>
    <w:rsid w:val="004423E8"/>
    <w:rsid w:val="004432C9"/>
    <w:rsid w:val="00443A39"/>
    <w:rsid w:val="00444487"/>
    <w:rsid w:val="00444B65"/>
    <w:rsid w:val="00447430"/>
    <w:rsid w:val="004504F1"/>
    <w:rsid w:val="00451189"/>
    <w:rsid w:val="00451B26"/>
    <w:rsid w:val="00451D89"/>
    <w:rsid w:val="0045321C"/>
    <w:rsid w:val="00453EC8"/>
    <w:rsid w:val="0045421D"/>
    <w:rsid w:val="00454CF1"/>
    <w:rsid w:val="00455BCC"/>
    <w:rsid w:val="00456409"/>
    <w:rsid w:val="00456F7B"/>
    <w:rsid w:val="0045748F"/>
    <w:rsid w:val="00460893"/>
    <w:rsid w:val="00460A8C"/>
    <w:rsid w:val="00461616"/>
    <w:rsid w:val="0046276F"/>
    <w:rsid w:val="004628E3"/>
    <w:rsid w:val="00462F85"/>
    <w:rsid w:val="004642B5"/>
    <w:rsid w:val="00464F1B"/>
    <w:rsid w:val="004676B6"/>
    <w:rsid w:val="0047038E"/>
    <w:rsid w:val="00470499"/>
    <w:rsid w:val="0047067B"/>
    <w:rsid w:val="004706FE"/>
    <w:rsid w:val="00472776"/>
    <w:rsid w:val="00472D3B"/>
    <w:rsid w:val="00472DF8"/>
    <w:rsid w:val="0047378A"/>
    <w:rsid w:val="004740D9"/>
    <w:rsid w:val="00474294"/>
    <w:rsid w:val="00475190"/>
    <w:rsid w:val="00475A16"/>
    <w:rsid w:val="00476299"/>
    <w:rsid w:val="00476875"/>
    <w:rsid w:val="00476CC9"/>
    <w:rsid w:val="00476DD3"/>
    <w:rsid w:val="0047711B"/>
    <w:rsid w:val="0047760D"/>
    <w:rsid w:val="00477ECB"/>
    <w:rsid w:val="0048012E"/>
    <w:rsid w:val="00480A46"/>
    <w:rsid w:val="00480A52"/>
    <w:rsid w:val="00480B90"/>
    <w:rsid w:val="00480E83"/>
    <w:rsid w:val="004810C6"/>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058"/>
    <w:rsid w:val="004B197F"/>
    <w:rsid w:val="004B1DDD"/>
    <w:rsid w:val="004B2D1D"/>
    <w:rsid w:val="004B3A24"/>
    <w:rsid w:val="004B46FB"/>
    <w:rsid w:val="004B48F9"/>
    <w:rsid w:val="004B6126"/>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544"/>
    <w:rsid w:val="004D5990"/>
    <w:rsid w:val="004D7001"/>
    <w:rsid w:val="004D7D8F"/>
    <w:rsid w:val="004E0385"/>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4F7C3B"/>
    <w:rsid w:val="00500D06"/>
    <w:rsid w:val="00502E1A"/>
    <w:rsid w:val="0050451E"/>
    <w:rsid w:val="00504A1B"/>
    <w:rsid w:val="00505F87"/>
    <w:rsid w:val="005107D8"/>
    <w:rsid w:val="00510BAE"/>
    <w:rsid w:val="00510C01"/>
    <w:rsid w:val="005117A5"/>
    <w:rsid w:val="005119AD"/>
    <w:rsid w:val="00512332"/>
    <w:rsid w:val="00513E21"/>
    <w:rsid w:val="005147EE"/>
    <w:rsid w:val="00515573"/>
    <w:rsid w:val="005155CF"/>
    <w:rsid w:val="00515BE4"/>
    <w:rsid w:val="00516011"/>
    <w:rsid w:val="00516836"/>
    <w:rsid w:val="00516948"/>
    <w:rsid w:val="005176CC"/>
    <w:rsid w:val="00520BFD"/>
    <w:rsid w:val="00521959"/>
    <w:rsid w:val="005219C7"/>
    <w:rsid w:val="00521E0C"/>
    <w:rsid w:val="00522141"/>
    <w:rsid w:val="0052268C"/>
    <w:rsid w:val="00522F48"/>
    <w:rsid w:val="0052344D"/>
    <w:rsid w:val="005234AB"/>
    <w:rsid w:val="00524BAB"/>
    <w:rsid w:val="00525FE5"/>
    <w:rsid w:val="005266A9"/>
    <w:rsid w:val="005303D4"/>
    <w:rsid w:val="005305CD"/>
    <w:rsid w:val="00530BD9"/>
    <w:rsid w:val="00530ECA"/>
    <w:rsid w:val="00530F8C"/>
    <w:rsid w:val="005312C8"/>
    <w:rsid w:val="0053170A"/>
    <w:rsid w:val="00533443"/>
    <w:rsid w:val="00534FAA"/>
    <w:rsid w:val="00535183"/>
    <w:rsid w:val="005352EE"/>
    <w:rsid w:val="00536AD9"/>
    <w:rsid w:val="00537406"/>
    <w:rsid w:val="005379B6"/>
    <w:rsid w:val="005402D2"/>
    <w:rsid w:val="00541186"/>
    <w:rsid w:val="005421E0"/>
    <w:rsid w:val="00542788"/>
    <w:rsid w:val="00542EED"/>
    <w:rsid w:val="00542F60"/>
    <w:rsid w:val="0054499D"/>
    <w:rsid w:val="005469E3"/>
    <w:rsid w:val="00546EF5"/>
    <w:rsid w:val="005470BA"/>
    <w:rsid w:val="00547CE4"/>
    <w:rsid w:val="00550036"/>
    <w:rsid w:val="005502C6"/>
    <w:rsid w:val="00551379"/>
    <w:rsid w:val="005513FC"/>
    <w:rsid w:val="00551F83"/>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2F9E"/>
    <w:rsid w:val="00563137"/>
    <w:rsid w:val="005636D4"/>
    <w:rsid w:val="00563788"/>
    <w:rsid w:val="00563EE9"/>
    <w:rsid w:val="00564140"/>
    <w:rsid w:val="00564483"/>
    <w:rsid w:val="00565DE6"/>
    <w:rsid w:val="00566244"/>
    <w:rsid w:val="00566694"/>
    <w:rsid w:val="005703C9"/>
    <w:rsid w:val="00571B4E"/>
    <w:rsid w:val="00572C4B"/>
    <w:rsid w:val="005739B9"/>
    <w:rsid w:val="00573E6E"/>
    <w:rsid w:val="00574DF6"/>
    <w:rsid w:val="0057521A"/>
    <w:rsid w:val="005756FF"/>
    <w:rsid w:val="00575A6F"/>
    <w:rsid w:val="00576209"/>
    <w:rsid w:val="00577766"/>
    <w:rsid w:val="00577901"/>
    <w:rsid w:val="00577F5D"/>
    <w:rsid w:val="005803B6"/>
    <w:rsid w:val="0058190A"/>
    <w:rsid w:val="00582FF3"/>
    <w:rsid w:val="00584746"/>
    <w:rsid w:val="005850BF"/>
    <w:rsid w:val="00586099"/>
    <w:rsid w:val="005862FE"/>
    <w:rsid w:val="00586327"/>
    <w:rsid w:val="00586705"/>
    <w:rsid w:val="00586ED3"/>
    <w:rsid w:val="00587F70"/>
    <w:rsid w:val="005911DE"/>
    <w:rsid w:val="005923CF"/>
    <w:rsid w:val="00594005"/>
    <w:rsid w:val="005956D7"/>
    <w:rsid w:val="00596421"/>
    <w:rsid w:val="005967E9"/>
    <w:rsid w:val="005A0224"/>
    <w:rsid w:val="005A1473"/>
    <w:rsid w:val="005A396A"/>
    <w:rsid w:val="005A51A9"/>
    <w:rsid w:val="005A5E7F"/>
    <w:rsid w:val="005A75A4"/>
    <w:rsid w:val="005A7E67"/>
    <w:rsid w:val="005B16B0"/>
    <w:rsid w:val="005B190A"/>
    <w:rsid w:val="005B1AF1"/>
    <w:rsid w:val="005B22DB"/>
    <w:rsid w:val="005B2D2A"/>
    <w:rsid w:val="005B2DD7"/>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2E"/>
    <w:rsid w:val="005C5187"/>
    <w:rsid w:val="005C7336"/>
    <w:rsid w:val="005C7933"/>
    <w:rsid w:val="005C7DB7"/>
    <w:rsid w:val="005D0494"/>
    <w:rsid w:val="005D0663"/>
    <w:rsid w:val="005D31F6"/>
    <w:rsid w:val="005D410F"/>
    <w:rsid w:val="005D4393"/>
    <w:rsid w:val="005D50E3"/>
    <w:rsid w:val="005D518B"/>
    <w:rsid w:val="005D5D57"/>
    <w:rsid w:val="005D6100"/>
    <w:rsid w:val="005D6ABE"/>
    <w:rsid w:val="005D6B28"/>
    <w:rsid w:val="005D736C"/>
    <w:rsid w:val="005E1947"/>
    <w:rsid w:val="005E3082"/>
    <w:rsid w:val="005E35FB"/>
    <w:rsid w:val="005E491D"/>
    <w:rsid w:val="005E4FD4"/>
    <w:rsid w:val="005E6483"/>
    <w:rsid w:val="005E7327"/>
    <w:rsid w:val="005E78DA"/>
    <w:rsid w:val="005E7EA3"/>
    <w:rsid w:val="005F01CD"/>
    <w:rsid w:val="005F21E8"/>
    <w:rsid w:val="005F2C01"/>
    <w:rsid w:val="005F3C74"/>
    <w:rsid w:val="005F52FB"/>
    <w:rsid w:val="005F54C3"/>
    <w:rsid w:val="005F57A0"/>
    <w:rsid w:val="005F5D18"/>
    <w:rsid w:val="005F5EAE"/>
    <w:rsid w:val="005F62AC"/>
    <w:rsid w:val="005F6611"/>
    <w:rsid w:val="006010FC"/>
    <w:rsid w:val="00602807"/>
    <w:rsid w:val="00603616"/>
    <w:rsid w:val="0060381C"/>
    <w:rsid w:val="00604318"/>
    <w:rsid w:val="0060504D"/>
    <w:rsid w:val="006052AB"/>
    <w:rsid w:val="00605500"/>
    <w:rsid w:val="006056B8"/>
    <w:rsid w:val="00605742"/>
    <w:rsid w:val="00605D45"/>
    <w:rsid w:val="006063BB"/>
    <w:rsid w:val="006070B4"/>
    <w:rsid w:val="006070FC"/>
    <w:rsid w:val="00611843"/>
    <w:rsid w:val="00612547"/>
    <w:rsid w:val="00612E1B"/>
    <w:rsid w:val="006138C4"/>
    <w:rsid w:val="006139EA"/>
    <w:rsid w:val="00613AF6"/>
    <w:rsid w:val="00614CA9"/>
    <w:rsid w:val="00614F30"/>
    <w:rsid w:val="00615472"/>
    <w:rsid w:val="00615E1C"/>
    <w:rsid w:val="0061689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5A1"/>
    <w:rsid w:val="00652B33"/>
    <w:rsid w:val="00653297"/>
    <w:rsid w:val="006543A7"/>
    <w:rsid w:val="0065475E"/>
    <w:rsid w:val="00656ADE"/>
    <w:rsid w:val="006570A9"/>
    <w:rsid w:val="00657CDA"/>
    <w:rsid w:val="00657E55"/>
    <w:rsid w:val="006604CB"/>
    <w:rsid w:val="00660BAD"/>
    <w:rsid w:val="00663684"/>
    <w:rsid w:val="0066388A"/>
    <w:rsid w:val="00663BFF"/>
    <w:rsid w:val="00663D09"/>
    <w:rsid w:val="00663DC3"/>
    <w:rsid w:val="006652B6"/>
    <w:rsid w:val="00665994"/>
    <w:rsid w:val="00666E21"/>
    <w:rsid w:val="00667508"/>
    <w:rsid w:val="00667BA4"/>
    <w:rsid w:val="00671153"/>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3FB5"/>
    <w:rsid w:val="00686528"/>
    <w:rsid w:val="006866D7"/>
    <w:rsid w:val="00687FAF"/>
    <w:rsid w:val="00690BF1"/>
    <w:rsid w:val="00690C06"/>
    <w:rsid w:val="006929ED"/>
    <w:rsid w:val="006931BB"/>
    <w:rsid w:val="00693D5F"/>
    <w:rsid w:val="0069471E"/>
    <w:rsid w:val="00694D1A"/>
    <w:rsid w:val="006951A3"/>
    <w:rsid w:val="00696B16"/>
    <w:rsid w:val="00697DB5"/>
    <w:rsid w:val="006A09FE"/>
    <w:rsid w:val="006A2566"/>
    <w:rsid w:val="006A2BA3"/>
    <w:rsid w:val="006A2EF8"/>
    <w:rsid w:val="006A4117"/>
    <w:rsid w:val="006A4ACA"/>
    <w:rsid w:val="006A54E6"/>
    <w:rsid w:val="006A6594"/>
    <w:rsid w:val="006A6E83"/>
    <w:rsid w:val="006A704A"/>
    <w:rsid w:val="006A7703"/>
    <w:rsid w:val="006A7F4F"/>
    <w:rsid w:val="006B00F1"/>
    <w:rsid w:val="006B096C"/>
    <w:rsid w:val="006B14B8"/>
    <w:rsid w:val="006B2D93"/>
    <w:rsid w:val="006B2F2F"/>
    <w:rsid w:val="006B3369"/>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39F"/>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6874"/>
    <w:rsid w:val="006E736C"/>
    <w:rsid w:val="006F0138"/>
    <w:rsid w:val="006F0C2C"/>
    <w:rsid w:val="006F2452"/>
    <w:rsid w:val="006F374F"/>
    <w:rsid w:val="006F3FC5"/>
    <w:rsid w:val="006F4985"/>
    <w:rsid w:val="006F4D88"/>
    <w:rsid w:val="006F5E28"/>
    <w:rsid w:val="006F6E56"/>
    <w:rsid w:val="00700AC4"/>
    <w:rsid w:val="0070177F"/>
    <w:rsid w:val="007025F1"/>
    <w:rsid w:val="00703960"/>
    <w:rsid w:val="00703A36"/>
    <w:rsid w:val="00703C8E"/>
    <w:rsid w:val="0070432A"/>
    <w:rsid w:val="00704DE3"/>
    <w:rsid w:val="0070598E"/>
    <w:rsid w:val="00706ACD"/>
    <w:rsid w:val="00706EEB"/>
    <w:rsid w:val="00707D6F"/>
    <w:rsid w:val="00710B53"/>
    <w:rsid w:val="00711670"/>
    <w:rsid w:val="007124C5"/>
    <w:rsid w:val="00712D13"/>
    <w:rsid w:val="007133CC"/>
    <w:rsid w:val="00713722"/>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988"/>
    <w:rsid w:val="00745EF8"/>
    <w:rsid w:val="0074660B"/>
    <w:rsid w:val="00747078"/>
    <w:rsid w:val="00750E82"/>
    <w:rsid w:val="007516F1"/>
    <w:rsid w:val="007517F4"/>
    <w:rsid w:val="00751914"/>
    <w:rsid w:val="00751CDB"/>
    <w:rsid w:val="0075213F"/>
    <w:rsid w:val="00754EC5"/>
    <w:rsid w:val="00755255"/>
    <w:rsid w:val="0075623E"/>
    <w:rsid w:val="007576FA"/>
    <w:rsid w:val="00757787"/>
    <w:rsid w:val="00757D69"/>
    <w:rsid w:val="007604F9"/>
    <w:rsid w:val="007618C5"/>
    <w:rsid w:val="0076240F"/>
    <w:rsid w:val="00762B32"/>
    <w:rsid w:val="00763781"/>
    <w:rsid w:val="00763E3A"/>
    <w:rsid w:val="00765A44"/>
    <w:rsid w:val="00765C80"/>
    <w:rsid w:val="00766565"/>
    <w:rsid w:val="00766666"/>
    <w:rsid w:val="00766A09"/>
    <w:rsid w:val="0076720A"/>
    <w:rsid w:val="0076784C"/>
    <w:rsid w:val="00770E35"/>
    <w:rsid w:val="00771442"/>
    <w:rsid w:val="007719E7"/>
    <w:rsid w:val="00771E97"/>
    <w:rsid w:val="007722F4"/>
    <w:rsid w:val="007725BD"/>
    <w:rsid w:val="00772DB4"/>
    <w:rsid w:val="00773765"/>
    <w:rsid w:val="00774624"/>
    <w:rsid w:val="007746E0"/>
    <w:rsid w:val="007749EC"/>
    <w:rsid w:val="00774EF2"/>
    <w:rsid w:val="007759D2"/>
    <w:rsid w:val="00776054"/>
    <w:rsid w:val="007764BF"/>
    <w:rsid w:val="00776AE8"/>
    <w:rsid w:val="00776DEF"/>
    <w:rsid w:val="007772E5"/>
    <w:rsid w:val="00777B5F"/>
    <w:rsid w:val="00780766"/>
    <w:rsid w:val="00780B20"/>
    <w:rsid w:val="00781FC7"/>
    <w:rsid w:val="00781FD5"/>
    <w:rsid w:val="00783EA1"/>
    <w:rsid w:val="00783F39"/>
    <w:rsid w:val="0078647C"/>
    <w:rsid w:val="00786EAB"/>
    <w:rsid w:val="00786FAB"/>
    <w:rsid w:val="00787305"/>
    <w:rsid w:val="0079053F"/>
    <w:rsid w:val="007907D0"/>
    <w:rsid w:val="00790EE0"/>
    <w:rsid w:val="0079191C"/>
    <w:rsid w:val="00791978"/>
    <w:rsid w:val="00791A0D"/>
    <w:rsid w:val="00792670"/>
    <w:rsid w:val="007928D6"/>
    <w:rsid w:val="007935AB"/>
    <w:rsid w:val="00793DF0"/>
    <w:rsid w:val="00794C00"/>
    <w:rsid w:val="00794C0A"/>
    <w:rsid w:val="00794CD4"/>
    <w:rsid w:val="007968D4"/>
    <w:rsid w:val="007975EA"/>
    <w:rsid w:val="007976CB"/>
    <w:rsid w:val="00797B29"/>
    <w:rsid w:val="00797FA6"/>
    <w:rsid w:val="007A1282"/>
    <w:rsid w:val="007A168F"/>
    <w:rsid w:val="007A195E"/>
    <w:rsid w:val="007A1EFA"/>
    <w:rsid w:val="007A2FED"/>
    <w:rsid w:val="007A3058"/>
    <w:rsid w:val="007A5200"/>
    <w:rsid w:val="007A5CF0"/>
    <w:rsid w:val="007A6CB1"/>
    <w:rsid w:val="007A6E30"/>
    <w:rsid w:val="007A6F97"/>
    <w:rsid w:val="007A7BE8"/>
    <w:rsid w:val="007A7E3D"/>
    <w:rsid w:val="007B0ABA"/>
    <w:rsid w:val="007B133B"/>
    <w:rsid w:val="007B2395"/>
    <w:rsid w:val="007B33B2"/>
    <w:rsid w:val="007B38E4"/>
    <w:rsid w:val="007B4026"/>
    <w:rsid w:val="007B41FD"/>
    <w:rsid w:val="007B4236"/>
    <w:rsid w:val="007B47C1"/>
    <w:rsid w:val="007B4A7A"/>
    <w:rsid w:val="007B4CAF"/>
    <w:rsid w:val="007B5E29"/>
    <w:rsid w:val="007B67F2"/>
    <w:rsid w:val="007B6CAE"/>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E7801"/>
    <w:rsid w:val="007F141F"/>
    <w:rsid w:val="007F2D4D"/>
    <w:rsid w:val="007F3173"/>
    <w:rsid w:val="007F39EE"/>
    <w:rsid w:val="007F690D"/>
    <w:rsid w:val="007F6B83"/>
    <w:rsid w:val="007F6DD6"/>
    <w:rsid w:val="007F7C29"/>
    <w:rsid w:val="007F7FE9"/>
    <w:rsid w:val="008010B1"/>
    <w:rsid w:val="00801341"/>
    <w:rsid w:val="008019DE"/>
    <w:rsid w:val="008025EF"/>
    <w:rsid w:val="008030C6"/>
    <w:rsid w:val="0080379C"/>
    <w:rsid w:val="00804C28"/>
    <w:rsid w:val="008057A9"/>
    <w:rsid w:val="00806490"/>
    <w:rsid w:val="00807508"/>
    <w:rsid w:val="0081014E"/>
    <w:rsid w:val="0081027D"/>
    <w:rsid w:val="008111A7"/>
    <w:rsid w:val="008112A0"/>
    <w:rsid w:val="0081179C"/>
    <w:rsid w:val="00811B10"/>
    <w:rsid w:val="00811E73"/>
    <w:rsid w:val="00813740"/>
    <w:rsid w:val="00814BCC"/>
    <w:rsid w:val="00816F76"/>
    <w:rsid w:val="00817197"/>
    <w:rsid w:val="00820E81"/>
    <w:rsid w:val="008249BB"/>
    <w:rsid w:val="00825B4E"/>
    <w:rsid w:val="008275E3"/>
    <w:rsid w:val="00827741"/>
    <w:rsid w:val="008303B6"/>
    <w:rsid w:val="00831086"/>
    <w:rsid w:val="008312E8"/>
    <w:rsid w:val="00831F5E"/>
    <w:rsid w:val="00833CFE"/>
    <w:rsid w:val="00835A19"/>
    <w:rsid w:val="00835F5B"/>
    <w:rsid w:val="008366D4"/>
    <w:rsid w:val="00837452"/>
    <w:rsid w:val="00837F4C"/>
    <w:rsid w:val="008416CB"/>
    <w:rsid w:val="0084593A"/>
    <w:rsid w:val="00845F19"/>
    <w:rsid w:val="00845FF5"/>
    <w:rsid w:val="008520C4"/>
    <w:rsid w:val="0085232F"/>
    <w:rsid w:val="0085239C"/>
    <w:rsid w:val="008526B0"/>
    <w:rsid w:val="00852908"/>
    <w:rsid w:val="00855318"/>
    <w:rsid w:val="008559ED"/>
    <w:rsid w:val="00856E27"/>
    <w:rsid w:val="008573B2"/>
    <w:rsid w:val="0086026C"/>
    <w:rsid w:val="00860FB2"/>
    <w:rsid w:val="008611B2"/>
    <w:rsid w:val="00861E2D"/>
    <w:rsid w:val="00862C31"/>
    <w:rsid w:val="008638C8"/>
    <w:rsid w:val="00863B7C"/>
    <w:rsid w:val="008645CE"/>
    <w:rsid w:val="008649A3"/>
    <w:rsid w:val="00864C7C"/>
    <w:rsid w:val="00865C21"/>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A94"/>
    <w:rsid w:val="00890B34"/>
    <w:rsid w:val="008917BF"/>
    <w:rsid w:val="008917C3"/>
    <w:rsid w:val="00891958"/>
    <w:rsid w:val="00892108"/>
    <w:rsid w:val="00893FE9"/>
    <w:rsid w:val="008945F0"/>
    <w:rsid w:val="00894835"/>
    <w:rsid w:val="00896125"/>
    <w:rsid w:val="00897177"/>
    <w:rsid w:val="008A030E"/>
    <w:rsid w:val="008A205C"/>
    <w:rsid w:val="008A237C"/>
    <w:rsid w:val="008A2528"/>
    <w:rsid w:val="008A25FA"/>
    <w:rsid w:val="008A2C1C"/>
    <w:rsid w:val="008A2EA9"/>
    <w:rsid w:val="008A3525"/>
    <w:rsid w:val="008A415A"/>
    <w:rsid w:val="008A44AF"/>
    <w:rsid w:val="008A4F58"/>
    <w:rsid w:val="008A5705"/>
    <w:rsid w:val="008A5C30"/>
    <w:rsid w:val="008A6323"/>
    <w:rsid w:val="008A74A9"/>
    <w:rsid w:val="008A7CC7"/>
    <w:rsid w:val="008B007B"/>
    <w:rsid w:val="008B1CBD"/>
    <w:rsid w:val="008B27C0"/>
    <w:rsid w:val="008B2FA5"/>
    <w:rsid w:val="008B32A4"/>
    <w:rsid w:val="008B40FF"/>
    <w:rsid w:val="008B4A8C"/>
    <w:rsid w:val="008B6A7D"/>
    <w:rsid w:val="008B6BBC"/>
    <w:rsid w:val="008C0D71"/>
    <w:rsid w:val="008C0F01"/>
    <w:rsid w:val="008C1170"/>
    <w:rsid w:val="008C148D"/>
    <w:rsid w:val="008C1503"/>
    <w:rsid w:val="008C4052"/>
    <w:rsid w:val="008C449D"/>
    <w:rsid w:val="008C4DAA"/>
    <w:rsid w:val="008C5C1F"/>
    <w:rsid w:val="008C6431"/>
    <w:rsid w:val="008D0C50"/>
    <w:rsid w:val="008D0D2F"/>
    <w:rsid w:val="008D2C29"/>
    <w:rsid w:val="008D373E"/>
    <w:rsid w:val="008D3F7B"/>
    <w:rsid w:val="008D4FD2"/>
    <w:rsid w:val="008D57AD"/>
    <w:rsid w:val="008D646C"/>
    <w:rsid w:val="008D6AF9"/>
    <w:rsid w:val="008D78E8"/>
    <w:rsid w:val="008D7AF2"/>
    <w:rsid w:val="008E06DB"/>
    <w:rsid w:val="008E0C3C"/>
    <w:rsid w:val="008E1DFF"/>
    <w:rsid w:val="008E269A"/>
    <w:rsid w:val="008E37AE"/>
    <w:rsid w:val="008E4666"/>
    <w:rsid w:val="008E472F"/>
    <w:rsid w:val="008E4826"/>
    <w:rsid w:val="008E5402"/>
    <w:rsid w:val="008E5DAC"/>
    <w:rsid w:val="008E669E"/>
    <w:rsid w:val="008E7593"/>
    <w:rsid w:val="008F1026"/>
    <w:rsid w:val="008F2BB9"/>
    <w:rsid w:val="008F2CFD"/>
    <w:rsid w:val="008F43E4"/>
    <w:rsid w:val="008F4B67"/>
    <w:rsid w:val="008F4BC5"/>
    <w:rsid w:val="008F6D1A"/>
    <w:rsid w:val="008F7D9C"/>
    <w:rsid w:val="00900894"/>
    <w:rsid w:val="00903CAC"/>
    <w:rsid w:val="0090513A"/>
    <w:rsid w:val="00905786"/>
    <w:rsid w:val="00906B13"/>
    <w:rsid w:val="00906D72"/>
    <w:rsid w:val="00910A59"/>
    <w:rsid w:val="009114DB"/>
    <w:rsid w:val="00911DC7"/>
    <w:rsid w:val="009121C6"/>
    <w:rsid w:val="00912471"/>
    <w:rsid w:val="0091381A"/>
    <w:rsid w:val="00914B88"/>
    <w:rsid w:val="00914BD0"/>
    <w:rsid w:val="00914D7D"/>
    <w:rsid w:val="00915ED4"/>
    <w:rsid w:val="009173C3"/>
    <w:rsid w:val="00920335"/>
    <w:rsid w:val="009204F2"/>
    <w:rsid w:val="00922BF6"/>
    <w:rsid w:val="00922D75"/>
    <w:rsid w:val="00924B97"/>
    <w:rsid w:val="00924E5D"/>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BD1"/>
    <w:rsid w:val="00966C82"/>
    <w:rsid w:val="00967412"/>
    <w:rsid w:val="009676CB"/>
    <w:rsid w:val="009706C3"/>
    <w:rsid w:val="009709E7"/>
    <w:rsid w:val="00970BA8"/>
    <w:rsid w:val="0097290D"/>
    <w:rsid w:val="00974524"/>
    <w:rsid w:val="009745BB"/>
    <w:rsid w:val="00974F38"/>
    <w:rsid w:val="00975B3E"/>
    <w:rsid w:val="009810CD"/>
    <w:rsid w:val="009816E5"/>
    <w:rsid w:val="00981883"/>
    <w:rsid w:val="00981EBA"/>
    <w:rsid w:val="00981EFC"/>
    <w:rsid w:val="00983BF0"/>
    <w:rsid w:val="00983F2C"/>
    <w:rsid w:val="00984478"/>
    <w:rsid w:val="00986AC3"/>
    <w:rsid w:val="00987312"/>
    <w:rsid w:val="009902A5"/>
    <w:rsid w:val="00991733"/>
    <w:rsid w:val="009924AF"/>
    <w:rsid w:val="009929BC"/>
    <w:rsid w:val="00993441"/>
    <w:rsid w:val="00993712"/>
    <w:rsid w:val="00993AE9"/>
    <w:rsid w:val="009940CF"/>
    <w:rsid w:val="00996387"/>
    <w:rsid w:val="0099658A"/>
    <w:rsid w:val="009966B1"/>
    <w:rsid w:val="00997045"/>
    <w:rsid w:val="009A003D"/>
    <w:rsid w:val="009A09EA"/>
    <w:rsid w:val="009A1811"/>
    <w:rsid w:val="009A20DF"/>
    <w:rsid w:val="009A2298"/>
    <w:rsid w:val="009A3B5D"/>
    <w:rsid w:val="009A47B0"/>
    <w:rsid w:val="009A47F2"/>
    <w:rsid w:val="009A4D79"/>
    <w:rsid w:val="009A513C"/>
    <w:rsid w:val="009A5C4A"/>
    <w:rsid w:val="009A643D"/>
    <w:rsid w:val="009A7EC2"/>
    <w:rsid w:val="009B164C"/>
    <w:rsid w:val="009B3A1B"/>
    <w:rsid w:val="009B3A6E"/>
    <w:rsid w:val="009B511E"/>
    <w:rsid w:val="009B5A3A"/>
    <w:rsid w:val="009B5B05"/>
    <w:rsid w:val="009B670D"/>
    <w:rsid w:val="009B6F17"/>
    <w:rsid w:val="009B76F8"/>
    <w:rsid w:val="009C0D62"/>
    <w:rsid w:val="009C2CB2"/>
    <w:rsid w:val="009C39CB"/>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07CF"/>
    <w:rsid w:val="00A018E6"/>
    <w:rsid w:val="00A02FB6"/>
    <w:rsid w:val="00A03F64"/>
    <w:rsid w:val="00A05E0B"/>
    <w:rsid w:val="00A063CC"/>
    <w:rsid w:val="00A06AC1"/>
    <w:rsid w:val="00A06B77"/>
    <w:rsid w:val="00A0721B"/>
    <w:rsid w:val="00A07908"/>
    <w:rsid w:val="00A07A29"/>
    <w:rsid w:val="00A107E3"/>
    <w:rsid w:val="00A10A99"/>
    <w:rsid w:val="00A12340"/>
    <w:rsid w:val="00A13288"/>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4300"/>
    <w:rsid w:val="00A351C0"/>
    <w:rsid w:val="00A366E3"/>
    <w:rsid w:val="00A36975"/>
    <w:rsid w:val="00A36C36"/>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59B8"/>
    <w:rsid w:val="00A56702"/>
    <w:rsid w:val="00A5713C"/>
    <w:rsid w:val="00A60475"/>
    <w:rsid w:val="00A6097C"/>
    <w:rsid w:val="00A6296D"/>
    <w:rsid w:val="00A633CB"/>
    <w:rsid w:val="00A639AA"/>
    <w:rsid w:val="00A63E7C"/>
    <w:rsid w:val="00A64AC5"/>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27CB"/>
    <w:rsid w:val="00A83D69"/>
    <w:rsid w:val="00A83F21"/>
    <w:rsid w:val="00A845FC"/>
    <w:rsid w:val="00A847D8"/>
    <w:rsid w:val="00A84A8E"/>
    <w:rsid w:val="00A84F40"/>
    <w:rsid w:val="00A8501F"/>
    <w:rsid w:val="00A85E80"/>
    <w:rsid w:val="00A86246"/>
    <w:rsid w:val="00A8630C"/>
    <w:rsid w:val="00A86757"/>
    <w:rsid w:val="00A870D0"/>
    <w:rsid w:val="00A91269"/>
    <w:rsid w:val="00A91B74"/>
    <w:rsid w:val="00A91F74"/>
    <w:rsid w:val="00A95168"/>
    <w:rsid w:val="00A953A8"/>
    <w:rsid w:val="00A965BE"/>
    <w:rsid w:val="00A96A2E"/>
    <w:rsid w:val="00A97A08"/>
    <w:rsid w:val="00AA0428"/>
    <w:rsid w:val="00AA1B4A"/>
    <w:rsid w:val="00AA1CC2"/>
    <w:rsid w:val="00AA1FAE"/>
    <w:rsid w:val="00AA347A"/>
    <w:rsid w:val="00AA3693"/>
    <w:rsid w:val="00AA3C45"/>
    <w:rsid w:val="00AA45B1"/>
    <w:rsid w:val="00AA5881"/>
    <w:rsid w:val="00AA5B10"/>
    <w:rsid w:val="00AA6663"/>
    <w:rsid w:val="00AA6E52"/>
    <w:rsid w:val="00AB0815"/>
    <w:rsid w:val="00AB133B"/>
    <w:rsid w:val="00AB2001"/>
    <w:rsid w:val="00AB27CD"/>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242"/>
    <w:rsid w:val="00AC63A9"/>
    <w:rsid w:val="00AC6459"/>
    <w:rsid w:val="00AC75D4"/>
    <w:rsid w:val="00AD095F"/>
    <w:rsid w:val="00AD2449"/>
    <w:rsid w:val="00AD3B59"/>
    <w:rsid w:val="00AD49F7"/>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744"/>
    <w:rsid w:val="00AE6F16"/>
    <w:rsid w:val="00AE7594"/>
    <w:rsid w:val="00AF0D12"/>
    <w:rsid w:val="00AF143C"/>
    <w:rsid w:val="00AF2071"/>
    <w:rsid w:val="00AF3ACB"/>
    <w:rsid w:val="00AF3E49"/>
    <w:rsid w:val="00AF450C"/>
    <w:rsid w:val="00AF515F"/>
    <w:rsid w:val="00AF54CC"/>
    <w:rsid w:val="00AF61C0"/>
    <w:rsid w:val="00AF724E"/>
    <w:rsid w:val="00AF794A"/>
    <w:rsid w:val="00B025F1"/>
    <w:rsid w:val="00B066F7"/>
    <w:rsid w:val="00B0696B"/>
    <w:rsid w:val="00B071DB"/>
    <w:rsid w:val="00B07CA3"/>
    <w:rsid w:val="00B1027D"/>
    <w:rsid w:val="00B10D31"/>
    <w:rsid w:val="00B1103D"/>
    <w:rsid w:val="00B1212F"/>
    <w:rsid w:val="00B1227C"/>
    <w:rsid w:val="00B12403"/>
    <w:rsid w:val="00B12425"/>
    <w:rsid w:val="00B13F04"/>
    <w:rsid w:val="00B14058"/>
    <w:rsid w:val="00B143CC"/>
    <w:rsid w:val="00B1581A"/>
    <w:rsid w:val="00B15C9B"/>
    <w:rsid w:val="00B16D3C"/>
    <w:rsid w:val="00B212BD"/>
    <w:rsid w:val="00B21CC2"/>
    <w:rsid w:val="00B21D8E"/>
    <w:rsid w:val="00B22A57"/>
    <w:rsid w:val="00B22D42"/>
    <w:rsid w:val="00B23BFA"/>
    <w:rsid w:val="00B241A7"/>
    <w:rsid w:val="00B24E2C"/>
    <w:rsid w:val="00B251AE"/>
    <w:rsid w:val="00B25707"/>
    <w:rsid w:val="00B2626B"/>
    <w:rsid w:val="00B266EA"/>
    <w:rsid w:val="00B26AD9"/>
    <w:rsid w:val="00B26BF5"/>
    <w:rsid w:val="00B27959"/>
    <w:rsid w:val="00B27E97"/>
    <w:rsid w:val="00B30D32"/>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4A09"/>
    <w:rsid w:val="00B57222"/>
    <w:rsid w:val="00B57511"/>
    <w:rsid w:val="00B57B7C"/>
    <w:rsid w:val="00B619D2"/>
    <w:rsid w:val="00B61F37"/>
    <w:rsid w:val="00B62207"/>
    <w:rsid w:val="00B62239"/>
    <w:rsid w:val="00B63A03"/>
    <w:rsid w:val="00B64193"/>
    <w:rsid w:val="00B6552A"/>
    <w:rsid w:val="00B669FE"/>
    <w:rsid w:val="00B66D82"/>
    <w:rsid w:val="00B6733B"/>
    <w:rsid w:val="00B6752C"/>
    <w:rsid w:val="00B675E6"/>
    <w:rsid w:val="00B67E6F"/>
    <w:rsid w:val="00B710B1"/>
    <w:rsid w:val="00B71172"/>
    <w:rsid w:val="00B725E2"/>
    <w:rsid w:val="00B7289A"/>
    <w:rsid w:val="00B73A58"/>
    <w:rsid w:val="00B753AD"/>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102D"/>
    <w:rsid w:val="00B926BC"/>
    <w:rsid w:val="00B92A2D"/>
    <w:rsid w:val="00B9394B"/>
    <w:rsid w:val="00B93C1F"/>
    <w:rsid w:val="00B95409"/>
    <w:rsid w:val="00B95620"/>
    <w:rsid w:val="00B9623D"/>
    <w:rsid w:val="00B96361"/>
    <w:rsid w:val="00B9642B"/>
    <w:rsid w:val="00B96D93"/>
    <w:rsid w:val="00B97709"/>
    <w:rsid w:val="00BA03BF"/>
    <w:rsid w:val="00BA0C95"/>
    <w:rsid w:val="00BA141D"/>
    <w:rsid w:val="00BA1619"/>
    <w:rsid w:val="00BA3365"/>
    <w:rsid w:val="00BA39EA"/>
    <w:rsid w:val="00BA3E91"/>
    <w:rsid w:val="00BA4C8A"/>
    <w:rsid w:val="00BA4EEB"/>
    <w:rsid w:val="00BA57F8"/>
    <w:rsid w:val="00BA6676"/>
    <w:rsid w:val="00BA680D"/>
    <w:rsid w:val="00BA723C"/>
    <w:rsid w:val="00BA728C"/>
    <w:rsid w:val="00BA7AEB"/>
    <w:rsid w:val="00BA7D87"/>
    <w:rsid w:val="00BA7EDD"/>
    <w:rsid w:val="00BB0E62"/>
    <w:rsid w:val="00BB178F"/>
    <w:rsid w:val="00BB2267"/>
    <w:rsid w:val="00BB287C"/>
    <w:rsid w:val="00BB2B74"/>
    <w:rsid w:val="00BB3228"/>
    <w:rsid w:val="00BB38B1"/>
    <w:rsid w:val="00BB43F7"/>
    <w:rsid w:val="00BB487F"/>
    <w:rsid w:val="00BB489E"/>
    <w:rsid w:val="00BB4A26"/>
    <w:rsid w:val="00BB4BF6"/>
    <w:rsid w:val="00BB571D"/>
    <w:rsid w:val="00BB675E"/>
    <w:rsid w:val="00BB7641"/>
    <w:rsid w:val="00BB7C1F"/>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4BA4"/>
    <w:rsid w:val="00BE5407"/>
    <w:rsid w:val="00BE571A"/>
    <w:rsid w:val="00BE7A59"/>
    <w:rsid w:val="00BE7EF0"/>
    <w:rsid w:val="00BF2130"/>
    <w:rsid w:val="00BF3572"/>
    <w:rsid w:val="00BF3619"/>
    <w:rsid w:val="00BF3C9E"/>
    <w:rsid w:val="00BF417D"/>
    <w:rsid w:val="00BF42E3"/>
    <w:rsid w:val="00BF53BE"/>
    <w:rsid w:val="00BF593A"/>
    <w:rsid w:val="00BF6734"/>
    <w:rsid w:val="00BF7D2B"/>
    <w:rsid w:val="00C0047A"/>
    <w:rsid w:val="00C00B6E"/>
    <w:rsid w:val="00C01F79"/>
    <w:rsid w:val="00C0217E"/>
    <w:rsid w:val="00C0279C"/>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001B"/>
    <w:rsid w:val="00C2139C"/>
    <w:rsid w:val="00C225EF"/>
    <w:rsid w:val="00C25552"/>
    <w:rsid w:val="00C2588D"/>
    <w:rsid w:val="00C25D97"/>
    <w:rsid w:val="00C25F91"/>
    <w:rsid w:val="00C2640E"/>
    <w:rsid w:val="00C26E63"/>
    <w:rsid w:val="00C27523"/>
    <w:rsid w:val="00C3129A"/>
    <w:rsid w:val="00C31574"/>
    <w:rsid w:val="00C32498"/>
    <w:rsid w:val="00C3283A"/>
    <w:rsid w:val="00C3401A"/>
    <w:rsid w:val="00C3413F"/>
    <w:rsid w:val="00C34520"/>
    <w:rsid w:val="00C3493C"/>
    <w:rsid w:val="00C34A66"/>
    <w:rsid w:val="00C34B41"/>
    <w:rsid w:val="00C35420"/>
    <w:rsid w:val="00C3577A"/>
    <w:rsid w:val="00C357FC"/>
    <w:rsid w:val="00C401AC"/>
    <w:rsid w:val="00C41843"/>
    <w:rsid w:val="00C42117"/>
    <w:rsid w:val="00C430B2"/>
    <w:rsid w:val="00C43B63"/>
    <w:rsid w:val="00C44050"/>
    <w:rsid w:val="00C454EA"/>
    <w:rsid w:val="00C4594B"/>
    <w:rsid w:val="00C45BBD"/>
    <w:rsid w:val="00C45D44"/>
    <w:rsid w:val="00C47864"/>
    <w:rsid w:val="00C5099A"/>
    <w:rsid w:val="00C5179C"/>
    <w:rsid w:val="00C51870"/>
    <w:rsid w:val="00C520F2"/>
    <w:rsid w:val="00C524CF"/>
    <w:rsid w:val="00C52F06"/>
    <w:rsid w:val="00C53077"/>
    <w:rsid w:val="00C545F4"/>
    <w:rsid w:val="00C548F8"/>
    <w:rsid w:val="00C559AA"/>
    <w:rsid w:val="00C56219"/>
    <w:rsid w:val="00C57681"/>
    <w:rsid w:val="00C57E38"/>
    <w:rsid w:val="00C609FF"/>
    <w:rsid w:val="00C60AFF"/>
    <w:rsid w:val="00C626C1"/>
    <w:rsid w:val="00C630CF"/>
    <w:rsid w:val="00C6392E"/>
    <w:rsid w:val="00C64B41"/>
    <w:rsid w:val="00C650F9"/>
    <w:rsid w:val="00C65A73"/>
    <w:rsid w:val="00C66941"/>
    <w:rsid w:val="00C67ABC"/>
    <w:rsid w:val="00C67BF6"/>
    <w:rsid w:val="00C70120"/>
    <w:rsid w:val="00C7183B"/>
    <w:rsid w:val="00C726E8"/>
    <w:rsid w:val="00C742BD"/>
    <w:rsid w:val="00C7449C"/>
    <w:rsid w:val="00C74C46"/>
    <w:rsid w:val="00C7638E"/>
    <w:rsid w:val="00C76B5D"/>
    <w:rsid w:val="00C77B86"/>
    <w:rsid w:val="00C80465"/>
    <w:rsid w:val="00C80F60"/>
    <w:rsid w:val="00C82894"/>
    <w:rsid w:val="00C82905"/>
    <w:rsid w:val="00C83EE0"/>
    <w:rsid w:val="00C84205"/>
    <w:rsid w:val="00C845BE"/>
    <w:rsid w:val="00C854AE"/>
    <w:rsid w:val="00C8552C"/>
    <w:rsid w:val="00C85ABD"/>
    <w:rsid w:val="00C86B70"/>
    <w:rsid w:val="00C8741B"/>
    <w:rsid w:val="00C8789C"/>
    <w:rsid w:val="00C87969"/>
    <w:rsid w:val="00C92043"/>
    <w:rsid w:val="00C92541"/>
    <w:rsid w:val="00C92B36"/>
    <w:rsid w:val="00C92F46"/>
    <w:rsid w:val="00C93171"/>
    <w:rsid w:val="00C935B1"/>
    <w:rsid w:val="00C94582"/>
    <w:rsid w:val="00C9491D"/>
    <w:rsid w:val="00C96217"/>
    <w:rsid w:val="00C96EAF"/>
    <w:rsid w:val="00C978CE"/>
    <w:rsid w:val="00C97994"/>
    <w:rsid w:val="00CA07B2"/>
    <w:rsid w:val="00CA1130"/>
    <w:rsid w:val="00CA61E4"/>
    <w:rsid w:val="00CA72A6"/>
    <w:rsid w:val="00CB010D"/>
    <w:rsid w:val="00CB03FD"/>
    <w:rsid w:val="00CB0487"/>
    <w:rsid w:val="00CB0555"/>
    <w:rsid w:val="00CB1A91"/>
    <w:rsid w:val="00CB258A"/>
    <w:rsid w:val="00CB27F4"/>
    <w:rsid w:val="00CB37A8"/>
    <w:rsid w:val="00CB3818"/>
    <w:rsid w:val="00CB3EF0"/>
    <w:rsid w:val="00CB415F"/>
    <w:rsid w:val="00CB685E"/>
    <w:rsid w:val="00CB6D54"/>
    <w:rsid w:val="00CB73A5"/>
    <w:rsid w:val="00CC1D52"/>
    <w:rsid w:val="00CC27F1"/>
    <w:rsid w:val="00CC346A"/>
    <w:rsid w:val="00CC3A69"/>
    <w:rsid w:val="00CC3C74"/>
    <w:rsid w:val="00CC4262"/>
    <w:rsid w:val="00CC4CBA"/>
    <w:rsid w:val="00CC68E4"/>
    <w:rsid w:val="00CC6C94"/>
    <w:rsid w:val="00CC723A"/>
    <w:rsid w:val="00CD0330"/>
    <w:rsid w:val="00CD056E"/>
    <w:rsid w:val="00CD0589"/>
    <w:rsid w:val="00CD0D30"/>
    <w:rsid w:val="00CD13AB"/>
    <w:rsid w:val="00CD2E12"/>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352F"/>
    <w:rsid w:val="00D06082"/>
    <w:rsid w:val="00D065F9"/>
    <w:rsid w:val="00D10AF4"/>
    <w:rsid w:val="00D10B24"/>
    <w:rsid w:val="00D12A6D"/>
    <w:rsid w:val="00D13860"/>
    <w:rsid w:val="00D154A0"/>
    <w:rsid w:val="00D158FB"/>
    <w:rsid w:val="00D15DC3"/>
    <w:rsid w:val="00D15E25"/>
    <w:rsid w:val="00D15FF2"/>
    <w:rsid w:val="00D16557"/>
    <w:rsid w:val="00D16684"/>
    <w:rsid w:val="00D17EB2"/>
    <w:rsid w:val="00D17FE6"/>
    <w:rsid w:val="00D20798"/>
    <w:rsid w:val="00D22E23"/>
    <w:rsid w:val="00D23FDB"/>
    <w:rsid w:val="00D24BC6"/>
    <w:rsid w:val="00D251EE"/>
    <w:rsid w:val="00D254C4"/>
    <w:rsid w:val="00D25FAA"/>
    <w:rsid w:val="00D26731"/>
    <w:rsid w:val="00D2715B"/>
    <w:rsid w:val="00D306B1"/>
    <w:rsid w:val="00D30D87"/>
    <w:rsid w:val="00D32BF9"/>
    <w:rsid w:val="00D32FD8"/>
    <w:rsid w:val="00D3317A"/>
    <w:rsid w:val="00D33BCE"/>
    <w:rsid w:val="00D343F1"/>
    <w:rsid w:val="00D34489"/>
    <w:rsid w:val="00D35B86"/>
    <w:rsid w:val="00D36628"/>
    <w:rsid w:val="00D3701B"/>
    <w:rsid w:val="00D37495"/>
    <w:rsid w:val="00D375DA"/>
    <w:rsid w:val="00D37F2C"/>
    <w:rsid w:val="00D42C71"/>
    <w:rsid w:val="00D43109"/>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3484"/>
    <w:rsid w:val="00D6412D"/>
    <w:rsid w:val="00D65915"/>
    <w:rsid w:val="00D672D1"/>
    <w:rsid w:val="00D70344"/>
    <w:rsid w:val="00D7100A"/>
    <w:rsid w:val="00D72923"/>
    <w:rsid w:val="00D72967"/>
    <w:rsid w:val="00D74131"/>
    <w:rsid w:val="00D744FB"/>
    <w:rsid w:val="00D7492D"/>
    <w:rsid w:val="00D770C2"/>
    <w:rsid w:val="00D77621"/>
    <w:rsid w:val="00D77645"/>
    <w:rsid w:val="00D77FB1"/>
    <w:rsid w:val="00D80A48"/>
    <w:rsid w:val="00D81307"/>
    <w:rsid w:val="00D82DF8"/>
    <w:rsid w:val="00D84540"/>
    <w:rsid w:val="00D862E6"/>
    <w:rsid w:val="00D86B18"/>
    <w:rsid w:val="00D86BAB"/>
    <w:rsid w:val="00D86C92"/>
    <w:rsid w:val="00D901ED"/>
    <w:rsid w:val="00D907AC"/>
    <w:rsid w:val="00D9243B"/>
    <w:rsid w:val="00D94046"/>
    <w:rsid w:val="00D94B02"/>
    <w:rsid w:val="00D9517B"/>
    <w:rsid w:val="00D95185"/>
    <w:rsid w:val="00D951D6"/>
    <w:rsid w:val="00D953A6"/>
    <w:rsid w:val="00D96ED6"/>
    <w:rsid w:val="00D97206"/>
    <w:rsid w:val="00D97D40"/>
    <w:rsid w:val="00D97E18"/>
    <w:rsid w:val="00DA1426"/>
    <w:rsid w:val="00DA1A79"/>
    <w:rsid w:val="00DA3396"/>
    <w:rsid w:val="00DA3B78"/>
    <w:rsid w:val="00DA4547"/>
    <w:rsid w:val="00DA4B03"/>
    <w:rsid w:val="00DA4EC5"/>
    <w:rsid w:val="00DA73E6"/>
    <w:rsid w:val="00DB1CEB"/>
    <w:rsid w:val="00DB2569"/>
    <w:rsid w:val="00DB3BAA"/>
    <w:rsid w:val="00DB4263"/>
    <w:rsid w:val="00DB5344"/>
    <w:rsid w:val="00DB5542"/>
    <w:rsid w:val="00DB57D7"/>
    <w:rsid w:val="00DB597F"/>
    <w:rsid w:val="00DB5E14"/>
    <w:rsid w:val="00DB68C4"/>
    <w:rsid w:val="00DB7EDD"/>
    <w:rsid w:val="00DC0199"/>
    <w:rsid w:val="00DC07C8"/>
    <w:rsid w:val="00DC1D6B"/>
    <w:rsid w:val="00DC4804"/>
    <w:rsid w:val="00DC5166"/>
    <w:rsid w:val="00DC5782"/>
    <w:rsid w:val="00DC5B74"/>
    <w:rsid w:val="00DC5E5A"/>
    <w:rsid w:val="00DC7B52"/>
    <w:rsid w:val="00DD0C00"/>
    <w:rsid w:val="00DD0C79"/>
    <w:rsid w:val="00DD1A90"/>
    <w:rsid w:val="00DD1F37"/>
    <w:rsid w:val="00DD2D2D"/>
    <w:rsid w:val="00DD32E4"/>
    <w:rsid w:val="00DD3E3E"/>
    <w:rsid w:val="00DD4091"/>
    <w:rsid w:val="00DD4095"/>
    <w:rsid w:val="00DD50D2"/>
    <w:rsid w:val="00DD5D41"/>
    <w:rsid w:val="00DD60C7"/>
    <w:rsid w:val="00DD6755"/>
    <w:rsid w:val="00DE02A2"/>
    <w:rsid w:val="00DE03F6"/>
    <w:rsid w:val="00DE16D2"/>
    <w:rsid w:val="00DE2474"/>
    <w:rsid w:val="00DE2E04"/>
    <w:rsid w:val="00DE3228"/>
    <w:rsid w:val="00DE391F"/>
    <w:rsid w:val="00DE4DD1"/>
    <w:rsid w:val="00DE563B"/>
    <w:rsid w:val="00DE5C9E"/>
    <w:rsid w:val="00DE6B68"/>
    <w:rsid w:val="00DF2464"/>
    <w:rsid w:val="00DF257E"/>
    <w:rsid w:val="00DF27AA"/>
    <w:rsid w:val="00DF30E6"/>
    <w:rsid w:val="00DF48C4"/>
    <w:rsid w:val="00DF4EEE"/>
    <w:rsid w:val="00DF5FD8"/>
    <w:rsid w:val="00DF7AF6"/>
    <w:rsid w:val="00E00324"/>
    <w:rsid w:val="00E012A0"/>
    <w:rsid w:val="00E015DF"/>
    <w:rsid w:val="00E01FA4"/>
    <w:rsid w:val="00E030C3"/>
    <w:rsid w:val="00E0313F"/>
    <w:rsid w:val="00E03FB0"/>
    <w:rsid w:val="00E05945"/>
    <w:rsid w:val="00E06F13"/>
    <w:rsid w:val="00E07A6D"/>
    <w:rsid w:val="00E10A14"/>
    <w:rsid w:val="00E1121A"/>
    <w:rsid w:val="00E12380"/>
    <w:rsid w:val="00E13B6C"/>
    <w:rsid w:val="00E13C87"/>
    <w:rsid w:val="00E143C5"/>
    <w:rsid w:val="00E1573F"/>
    <w:rsid w:val="00E15C51"/>
    <w:rsid w:val="00E16C56"/>
    <w:rsid w:val="00E16C72"/>
    <w:rsid w:val="00E16F36"/>
    <w:rsid w:val="00E1736B"/>
    <w:rsid w:val="00E17B36"/>
    <w:rsid w:val="00E17CF5"/>
    <w:rsid w:val="00E21387"/>
    <w:rsid w:val="00E2332A"/>
    <w:rsid w:val="00E24AA1"/>
    <w:rsid w:val="00E26A04"/>
    <w:rsid w:val="00E2787A"/>
    <w:rsid w:val="00E30835"/>
    <w:rsid w:val="00E320C2"/>
    <w:rsid w:val="00E32A79"/>
    <w:rsid w:val="00E34117"/>
    <w:rsid w:val="00E34602"/>
    <w:rsid w:val="00E36465"/>
    <w:rsid w:val="00E364CB"/>
    <w:rsid w:val="00E3698A"/>
    <w:rsid w:val="00E3768B"/>
    <w:rsid w:val="00E4070F"/>
    <w:rsid w:val="00E41F32"/>
    <w:rsid w:val="00E421DB"/>
    <w:rsid w:val="00E4275D"/>
    <w:rsid w:val="00E42960"/>
    <w:rsid w:val="00E430A8"/>
    <w:rsid w:val="00E43F27"/>
    <w:rsid w:val="00E4420D"/>
    <w:rsid w:val="00E45D5F"/>
    <w:rsid w:val="00E46843"/>
    <w:rsid w:val="00E46E69"/>
    <w:rsid w:val="00E47E9B"/>
    <w:rsid w:val="00E5035F"/>
    <w:rsid w:val="00E5060E"/>
    <w:rsid w:val="00E513B7"/>
    <w:rsid w:val="00E51E37"/>
    <w:rsid w:val="00E51FAA"/>
    <w:rsid w:val="00E52952"/>
    <w:rsid w:val="00E52BF4"/>
    <w:rsid w:val="00E53C2F"/>
    <w:rsid w:val="00E54E59"/>
    <w:rsid w:val="00E57730"/>
    <w:rsid w:val="00E57F9B"/>
    <w:rsid w:val="00E606F8"/>
    <w:rsid w:val="00E61257"/>
    <w:rsid w:val="00E6222C"/>
    <w:rsid w:val="00E6226C"/>
    <w:rsid w:val="00E62B62"/>
    <w:rsid w:val="00E636F0"/>
    <w:rsid w:val="00E64197"/>
    <w:rsid w:val="00E66B1F"/>
    <w:rsid w:val="00E66D74"/>
    <w:rsid w:val="00E67B5E"/>
    <w:rsid w:val="00E67F40"/>
    <w:rsid w:val="00E70CC5"/>
    <w:rsid w:val="00E7149A"/>
    <w:rsid w:val="00E71706"/>
    <w:rsid w:val="00E71D18"/>
    <w:rsid w:val="00E73787"/>
    <w:rsid w:val="00E7413B"/>
    <w:rsid w:val="00E750F8"/>
    <w:rsid w:val="00E75F12"/>
    <w:rsid w:val="00E7621F"/>
    <w:rsid w:val="00E768F7"/>
    <w:rsid w:val="00E8004F"/>
    <w:rsid w:val="00E80A95"/>
    <w:rsid w:val="00E81FB0"/>
    <w:rsid w:val="00E82BA1"/>
    <w:rsid w:val="00E82C27"/>
    <w:rsid w:val="00E83BBD"/>
    <w:rsid w:val="00E83F44"/>
    <w:rsid w:val="00E84742"/>
    <w:rsid w:val="00E8652A"/>
    <w:rsid w:val="00E87833"/>
    <w:rsid w:val="00E912AC"/>
    <w:rsid w:val="00E914B0"/>
    <w:rsid w:val="00E91539"/>
    <w:rsid w:val="00E92A7D"/>
    <w:rsid w:val="00E92E28"/>
    <w:rsid w:val="00E94B0B"/>
    <w:rsid w:val="00E97834"/>
    <w:rsid w:val="00EA071E"/>
    <w:rsid w:val="00EA08C2"/>
    <w:rsid w:val="00EA124F"/>
    <w:rsid w:val="00EA18C4"/>
    <w:rsid w:val="00EA2608"/>
    <w:rsid w:val="00EA43BB"/>
    <w:rsid w:val="00EA5AE8"/>
    <w:rsid w:val="00EA6018"/>
    <w:rsid w:val="00EA797A"/>
    <w:rsid w:val="00EB19F5"/>
    <w:rsid w:val="00EB1C7F"/>
    <w:rsid w:val="00EB1E29"/>
    <w:rsid w:val="00EB26F5"/>
    <w:rsid w:val="00EB291B"/>
    <w:rsid w:val="00EB3510"/>
    <w:rsid w:val="00EC155D"/>
    <w:rsid w:val="00EC180D"/>
    <w:rsid w:val="00EC49C9"/>
    <w:rsid w:val="00EC6467"/>
    <w:rsid w:val="00EC649E"/>
    <w:rsid w:val="00EC7442"/>
    <w:rsid w:val="00ED0868"/>
    <w:rsid w:val="00ED133D"/>
    <w:rsid w:val="00ED1AB5"/>
    <w:rsid w:val="00ED4B63"/>
    <w:rsid w:val="00ED4B64"/>
    <w:rsid w:val="00ED5918"/>
    <w:rsid w:val="00EE20C5"/>
    <w:rsid w:val="00EE2745"/>
    <w:rsid w:val="00EE2986"/>
    <w:rsid w:val="00EE30C5"/>
    <w:rsid w:val="00EE34CA"/>
    <w:rsid w:val="00EE3CE3"/>
    <w:rsid w:val="00EE3E40"/>
    <w:rsid w:val="00EE46AB"/>
    <w:rsid w:val="00EE47D0"/>
    <w:rsid w:val="00EE4B52"/>
    <w:rsid w:val="00EE63DF"/>
    <w:rsid w:val="00EE642C"/>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465A"/>
    <w:rsid w:val="00F07851"/>
    <w:rsid w:val="00F0791A"/>
    <w:rsid w:val="00F10536"/>
    <w:rsid w:val="00F10926"/>
    <w:rsid w:val="00F11E30"/>
    <w:rsid w:val="00F14043"/>
    <w:rsid w:val="00F1463D"/>
    <w:rsid w:val="00F1569A"/>
    <w:rsid w:val="00F16119"/>
    <w:rsid w:val="00F175C5"/>
    <w:rsid w:val="00F203F0"/>
    <w:rsid w:val="00F231F8"/>
    <w:rsid w:val="00F235D2"/>
    <w:rsid w:val="00F237D7"/>
    <w:rsid w:val="00F24B1F"/>
    <w:rsid w:val="00F25817"/>
    <w:rsid w:val="00F2625D"/>
    <w:rsid w:val="00F264A7"/>
    <w:rsid w:val="00F2710E"/>
    <w:rsid w:val="00F27EFB"/>
    <w:rsid w:val="00F31CDF"/>
    <w:rsid w:val="00F32144"/>
    <w:rsid w:val="00F330BB"/>
    <w:rsid w:val="00F33177"/>
    <w:rsid w:val="00F3393B"/>
    <w:rsid w:val="00F34018"/>
    <w:rsid w:val="00F361AD"/>
    <w:rsid w:val="00F3645E"/>
    <w:rsid w:val="00F37168"/>
    <w:rsid w:val="00F3778E"/>
    <w:rsid w:val="00F37BA3"/>
    <w:rsid w:val="00F4066B"/>
    <w:rsid w:val="00F407F3"/>
    <w:rsid w:val="00F41F4F"/>
    <w:rsid w:val="00F42110"/>
    <w:rsid w:val="00F44D48"/>
    <w:rsid w:val="00F45804"/>
    <w:rsid w:val="00F45EE2"/>
    <w:rsid w:val="00F47C4E"/>
    <w:rsid w:val="00F51F9A"/>
    <w:rsid w:val="00F523F3"/>
    <w:rsid w:val="00F525BB"/>
    <w:rsid w:val="00F53605"/>
    <w:rsid w:val="00F53BB4"/>
    <w:rsid w:val="00F53C34"/>
    <w:rsid w:val="00F545D0"/>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99F"/>
    <w:rsid w:val="00F80858"/>
    <w:rsid w:val="00F81C96"/>
    <w:rsid w:val="00F821EF"/>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2E9C"/>
    <w:rsid w:val="00FA3489"/>
    <w:rsid w:val="00FA7A72"/>
    <w:rsid w:val="00FB0C06"/>
    <w:rsid w:val="00FB113A"/>
    <w:rsid w:val="00FB27AB"/>
    <w:rsid w:val="00FB3511"/>
    <w:rsid w:val="00FB3778"/>
    <w:rsid w:val="00FB42C5"/>
    <w:rsid w:val="00FB6519"/>
    <w:rsid w:val="00FB7C5E"/>
    <w:rsid w:val="00FC00C3"/>
    <w:rsid w:val="00FC0633"/>
    <w:rsid w:val="00FC0C03"/>
    <w:rsid w:val="00FC1268"/>
    <w:rsid w:val="00FC1CF8"/>
    <w:rsid w:val="00FC267E"/>
    <w:rsid w:val="00FC3650"/>
    <w:rsid w:val="00FC37A3"/>
    <w:rsid w:val="00FC3A2E"/>
    <w:rsid w:val="00FC5186"/>
    <w:rsid w:val="00FC73A3"/>
    <w:rsid w:val="00FD14F6"/>
    <w:rsid w:val="00FD2B74"/>
    <w:rsid w:val="00FD37B7"/>
    <w:rsid w:val="00FD463F"/>
    <w:rsid w:val="00FD472C"/>
    <w:rsid w:val="00FD561C"/>
    <w:rsid w:val="00FD578B"/>
    <w:rsid w:val="00FD63CE"/>
    <w:rsid w:val="00FD742E"/>
    <w:rsid w:val="00FD7709"/>
    <w:rsid w:val="00FD7A6C"/>
    <w:rsid w:val="00FE1A78"/>
    <w:rsid w:val="00FE20D7"/>
    <w:rsid w:val="00FE2668"/>
    <w:rsid w:val="00FE30DA"/>
    <w:rsid w:val="00FE31BB"/>
    <w:rsid w:val="00FE391D"/>
    <w:rsid w:val="00FE4232"/>
    <w:rsid w:val="00FE439B"/>
    <w:rsid w:val="00FE5044"/>
    <w:rsid w:val="00FE7A4B"/>
    <w:rsid w:val="00FF0C8D"/>
    <w:rsid w:val="00FF150A"/>
    <w:rsid w:val="00FF1F49"/>
    <w:rsid w:val="00FF20F4"/>
    <w:rsid w:val="00FF22D6"/>
    <w:rsid w:val="00FF46B3"/>
    <w:rsid w:val="00FF47CC"/>
    <w:rsid w:val="00FF47E9"/>
    <w:rsid w:val="00FF56B6"/>
    <w:rsid w:val="00FF5F14"/>
    <w:rsid w:val="00FF60E9"/>
    <w:rsid w:val="00FF613A"/>
    <w:rsid w:val="00FF7427"/>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 w:type="paragraph" w:customStyle="1" w:styleId="Style1">
    <w:name w:val="Style1"/>
    <w:basedOn w:val="Heading3"/>
    <w:next w:val="Normal"/>
    <w:qFormat/>
    <w:rsid w:val="00BA1619"/>
    <w:pPr>
      <w:spacing w:line="480" w:lineRule="auto"/>
    </w:pPr>
    <w:rPr>
      <w:rFonts w:ascii="Times New Roman" w:hAnsi="Times New Roman"/>
      <w:i/>
    </w:rPr>
  </w:style>
  <w:style w:type="paragraph" w:customStyle="1" w:styleId="Subheading3">
    <w:name w:val="Subheading 3"/>
    <w:basedOn w:val="Heading3"/>
    <w:qFormat/>
    <w:rsid w:val="00BA1619"/>
    <w:pPr>
      <w:spacing w:line="480" w:lineRule="auto"/>
    </w:pPr>
    <w:rPr>
      <w:rFonts w:ascii="Times New Roman" w:hAnsi="Times New Roman"/>
      <w:i/>
      <w:color w:val="000000" w:themeColor="text1"/>
    </w:rPr>
  </w:style>
  <w:style w:type="character" w:styleId="UnresolvedMention">
    <w:name w:val="Unresolved Mention"/>
    <w:basedOn w:val="DefaultParagraphFont"/>
    <w:uiPriority w:val="99"/>
    <w:semiHidden/>
    <w:unhideWhenUsed/>
    <w:rsid w:val="008F2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26986606">
      <w:bodyDiv w:val="1"/>
      <w:marLeft w:val="0"/>
      <w:marRight w:val="0"/>
      <w:marTop w:val="0"/>
      <w:marBottom w:val="0"/>
      <w:divBdr>
        <w:top w:val="none" w:sz="0" w:space="0" w:color="auto"/>
        <w:left w:val="none" w:sz="0" w:space="0" w:color="auto"/>
        <w:bottom w:val="none" w:sz="0" w:space="0" w:color="auto"/>
        <w:right w:val="none" w:sz="0" w:space="0" w:color="auto"/>
      </w:divBdr>
      <w:divsChild>
        <w:div w:id="1663267435">
          <w:marLeft w:val="0"/>
          <w:marRight w:val="0"/>
          <w:marTop w:val="0"/>
          <w:marBottom w:val="0"/>
          <w:divBdr>
            <w:top w:val="none" w:sz="0" w:space="0" w:color="auto"/>
            <w:left w:val="none" w:sz="0" w:space="0" w:color="auto"/>
            <w:bottom w:val="none" w:sz="0" w:space="0" w:color="auto"/>
            <w:right w:val="none" w:sz="0" w:space="0" w:color="auto"/>
          </w:divBdr>
          <w:divsChild>
            <w:div w:id="1212421247">
              <w:marLeft w:val="0"/>
              <w:marRight w:val="0"/>
              <w:marTop w:val="0"/>
              <w:marBottom w:val="0"/>
              <w:divBdr>
                <w:top w:val="none" w:sz="0" w:space="0" w:color="auto"/>
                <w:left w:val="none" w:sz="0" w:space="0" w:color="auto"/>
                <w:bottom w:val="none" w:sz="0" w:space="0" w:color="auto"/>
                <w:right w:val="none" w:sz="0" w:space="0" w:color="auto"/>
              </w:divBdr>
              <w:divsChild>
                <w:div w:id="10057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38556471">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094011715">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nti.kar@gmail.com" TargetMode="External"/><Relationship Id="rId13" Type="http://schemas.openxmlformats.org/officeDocument/2006/relationships/hyperlink" Target="http://www.warthog.ucr.edu/"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8E6B-41EE-304A-B1AA-95C8D6CF7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23302</Words>
  <Characters>132827</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2019-07-02T05:27:00Z</cp:lastPrinted>
  <dcterms:created xsi:type="dcterms:W3CDTF">2019-07-22T04:15:00Z</dcterms:created>
  <dcterms:modified xsi:type="dcterms:W3CDTF">2019-07-22T04:15:00Z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citations="59" publications="59"/&gt;&lt;/info&gt;PAPERS2_INFO_END</vt:lpwstr>
  </property>
</Properties>
</file>