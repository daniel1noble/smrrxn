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Default="00D24BC6" w:rsidP="006237AE">
      <w:pPr>
        <w:pStyle w:val="Heading1"/>
        <w:spacing w:line="360" w:lineRule="auto"/>
        <w:rPr>
          <w:lang w:val="en-AU"/>
        </w:rPr>
      </w:pPr>
      <w:commentRangeStart w:id="0"/>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r w:rsidR="00F3393B">
        <w:rPr>
          <w:lang w:val="en-AU"/>
        </w:rPr>
        <w:t xml:space="preserve"> across different hierarchical levels</w:t>
      </w:r>
      <w:commentRangeEnd w:id="0"/>
      <w:r w:rsidR="005352EE">
        <w:rPr>
          <w:rStyle w:val="CommentReference"/>
          <w:rFonts w:eastAsiaTheme="minorEastAsia" w:cstheme="minorBidi"/>
          <w:b w:val="0"/>
          <w:color w:val="auto"/>
          <w:lang w:val="en-AU"/>
        </w:rPr>
        <w:commentReference w:id="0"/>
      </w:r>
    </w:p>
    <w:p w14:paraId="25265827" w14:textId="77777777" w:rsidR="005352EE" w:rsidRPr="00EF339B" w:rsidRDefault="005352EE" w:rsidP="005352EE">
      <w:pPr>
        <w:spacing w:line="36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5352E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5352EE">
      <w:pPr>
        <w:spacing w:line="360" w:lineRule="auto"/>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5352EE">
      <w:pPr>
        <w:spacing w:line="360" w:lineRule="auto"/>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5352EE">
      <w:pPr>
        <w:spacing w:line="360" w:lineRule="auto"/>
        <w:rPr>
          <w:i/>
        </w:rPr>
      </w:pPr>
      <w:r>
        <w:t>4</w:t>
      </w:r>
      <w:r w:rsidRPr="00061FC5">
        <w:t xml:space="preserve"> </w:t>
      </w:r>
      <w:r>
        <w:t xml:space="preserve">Division of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5352EE">
      <w:pPr>
        <w:spacing w:line="360" w:lineRule="auto"/>
        <w:rPr>
          <w:lang w:val="en-AU"/>
        </w:rPr>
      </w:pPr>
    </w:p>
    <w:p w14:paraId="162EA623" w14:textId="77777777" w:rsidR="005352EE" w:rsidRDefault="005352EE" w:rsidP="005352EE">
      <w:pPr>
        <w:spacing w:line="360" w:lineRule="auto"/>
        <w:rPr>
          <w:lang w:val="en-AU"/>
        </w:rPr>
      </w:pPr>
      <w:r>
        <w:rPr>
          <w:lang w:val="en-AU"/>
        </w:rPr>
        <w:t>Corresponding author: Fonti Kar</w:t>
      </w:r>
    </w:p>
    <w:p w14:paraId="44EB2448" w14:textId="31C2E4FA" w:rsidR="003E15E6" w:rsidRPr="003E15E6" w:rsidRDefault="005352EE" w:rsidP="003E15E6">
      <w:pPr>
        <w:rPr>
          <w:lang w:val="en-AU"/>
        </w:rPr>
      </w:pPr>
      <w:r>
        <w:rPr>
          <w:lang w:val="en-AU"/>
        </w:rPr>
        <w:t xml:space="preserve">Correspondence email: </w:t>
      </w:r>
      <w:hyperlink r:id="rId11" w:history="1">
        <w:r w:rsidR="003E15E6" w:rsidRPr="00311CF6">
          <w:rPr>
            <w:rStyle w:val="Hyperlink"/>
            <w:lang w:val="en-AU"/>
          </w:rPr>
          <w:t>fonti.kar@gmail.com</w:t>
        </w:r>
      </w:hyperlink>
    </w:p>
    <w:p w14:paraId="78719BDC" w14:textId="77777777" w:rsidR="00960CF8" w:rsidRDefault="00960CF8" w:rsidP="006237AE">
      <w:pPr>
        <w:pStyle w:val="Heading1"/>
        <w:spacing w:line="360" w:lineRule="auto"/>
        <w:rPr>
          <w:lang w:val="en-AU"/>
        </w:rPr>
      </w:pPr>
      <w:r>
        <w:rPr>
          <w:lang w:val="en-AU"/>
        </w:rPr>
        <w:t>Abstract</w:t>
      </w:r>
    </w:p>
    <w:p w14:paraId="52B80016" w14:textId="1A86E276"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 and</w:t>
      </w:r>
      <w:r w:rsidRPr="00AF2E85">
        <w:rPr>
          <w:lang w:val="en-AU"/>
        </w:rPr>
        <w:t xml:space="preserve"> is organised in a hierarchical manner</w:t>
      </w:r>
      <w:r w:rsidR="00B520EB">
        <w:rPr>
          <w:lang w:val="en-AU"/>
        </w:rPr>
        <w:t>.</w:t>
      </w:r>
      <w:r w:rsidRPr="00AF2E85">
        <w:rPr>
          <w:lang w:val="en-AU"/>
        </w:rPr>
        <w:t xml:space="preserve"> </w:t>
      </w:r>
      <w:r w:rsidR="00B520EB">
        <w:rPr>
          <w:lang w:val="en-AU"/>
        </w:rPr>
        <w:t>T</w:t>
      </w:r>
      <w:r w:rsidRPr="00AF2E85">
        <w:rPr>
          <w:lang w:val="en-AU"/>
        </w:rPr>
        <w:t xml:space="preserve">he relationship between metabolic rate and body mass can </w:t>
      </w:r>
      <w:r w:rsidR="00B520EB">
        <w:rPr>
          <w:lang w:val="en-AU"/>
        </w:rPr>
        <w:t xml:space="preserve">therefore </w:t>
      </w:r>
      <w:r w:rsidRPr="00AF2E85">
        <w:rPr>
          <w:lang w:val="en-AU"/>
        </w:rPr>
        <w:t xml:space="preserve">vary drastically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7DD19C28" w:rsidR="00EF6DED" w:rsidRDefault="00EF6DED" w:rsidP="006237AE">
      <w:pPr>
        <w:pStyle w:val="ListParagraph"/>
        <w:numPr>
          <w:ilvl w:val="0"/>
          <w:numId w:val="15"/>
        </w:numPr>
        <w:spacing w:line="360" w:lineRule="auto"/>
        <w:rPr>
          <w:lang w:val="en-AU"/>
        </w:rPr>
      </w:pPr>
      <w:r w:rsidRPr="00AF2E85">
        <w:rPr>
          <w:lang w:val="en-AU"/>
        </w:rPr>
        <w:t>Energetic scaling at higher taxonomic levels may be confounded with among- and within-individual effects if variation in metabolic rate and body mass at</w:t>
      </w:r>
      <w:r w:rsidR="00C92B36">
        <w:rPr>
          <w:lang w:val="en-AU"/>
        </w:rPr>
        <w:t xml:space="preserve"> these</w:t>
      </w:r>
      <w:r w:rsidRPr="00AF2E85">
        <w:rPr>
          <w:lang w:val="en-AU"/>
        </w:rPr>
        <w:t xml:space="preserve"> lower levels is not properly modelled. This is because an individual’s energetic expenditure is sensitive to changes in the internal (e.g., body mass) and external environment (e.g., temperature)</w:t>
      </w:r>
      <w:r w:rsidR="00616F92">
        <w:rPr>
          <w:lang w:val="en-AU"/>
        </w:rPr>
        <w:t xml:space="preserve"> which can alter the scaling relationship.</w:t>
      </w:r>
      <w:r w:rsidRPr="00AF2E85">
        <w:rPr>
          <w:lang w:val="en-AU"/>
        </w:rPr>
        <w:t xml:space="preserve"> However, whether </w:t>
      </w:r>
      <w:r w:rsidR="00616F92" w:rsidRPr="00AF2E85">
        <w:rPr>
          <w:lang w:val="en-AU"/>
        </w:rPr>
        <w:t>individuals</w:t>
      </w:r>
      <w:r w:rsidR="00616F92">
        <w:rPr>
          <w:lang w:val="en-AU"/>
        </w:rPr>
        <w:t xml:space="preserve"> </w:t>
      </w:r>
      <w:r w:rsidRPr="00AF2E85">
        <w:rPr>
          <w:lang w:val="en-AU"/>
        </w:rPr>
        <w:t>consistent</w:t>
      </w:r>
      <w:r>
        <w:rPr>
          <w:lang w:val="en-AU"/>
        </w:rPr>
        <w:t>ly</w:t>
      </w:r>
      <w:r w:rsidRPr="00AF2E85">
        <w:rPr>
          <w:lang w:val="en-AU"/>
        </w:rPr>
        <w:t xml:space="preserve"> </w:t>
      </w:r>
      <w:r w:rsidR="00616F92">
        <w:rPr>
          <w:lang w:val="en-AU"/>
        </w:rPr>
        <w:t xml:space="preserve">differ in their sensitivity to the environment (metabolic reaction norms) </w:t>
      </w:r>
      <w:r w:rsidRPr="00AF2E85">
        <w:rPr>
          <w:lang w:val="en-AU"/>
        </w:rPr>
        <w:t>is not well characterised or understood.</w:t>
      </w:r>
    </w:p>
    <w:p w14:paraId="223394B4" w14:textId="7453B8B3" w:rsidR="00EF6DED" w:rsidRDefault="00EF6DED" w:rsidP="006237AE">
      <w:pPr>
        <w:pStyle w:val="ListParagraph"/>
        <w:numPr>
          <w:ilvl w:val="0"/>
          <w:numId w:val="15"/>
        </w:numPr>
        <w:spacing w:line="360" w:lineRule="auto"/>
        <w:rPr>
          <w:lang w:val="en-AU"/>
        </w:rPr>
      </w:pPr>
      <w:r w:rsidRPr="00AF2E85">
        <w:rPr>
          <w:lang w:val="en-AU"/>
        </w:rPr>
        <w:t xml:space="preserve"> 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proofErr w:type="spellStart"/>
      <w:r w:rsidRPr="00AF2E85">
        <w:rPr>
          <w:i/>
          <w:lang w:val="en-AU"/>
        </w:rPr>
        <w:t>Lampropholis</w:t>
      </w:r>
      <w:proofErr w:type="spellEnd"/>
      <w:r w:rsidRPr="00AF2E85">
        <w:rPr>
          <w:i/>
          <w:lang w:val="en-AU"/>
        </w:rPr>
        <w:t xml:space="preserve"> </w:t>
      </w:r>
      <w:proofErr w:type="spellStart"/>
      <w:r w:rsidRPr="00AF2E85">
        <w:rPr>
          <w:i/>
          <w:lang w:val="en-AU"/>
        </w:rPr>
        <w:t>delicata</w:t>
      </w:r>
      <w:proofErr w:type="spellEnd"/>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tested whether </w:t>
      </w:r>
      <w:r w:rsidR="00616F92">
        <w:rPr>
          <w:lang w:val="en-AU"/>
        </w:rPr>
        <w:t xml:space="preserve">the relationship between body mass and metabolic rate </w:t>
      </w:r>
      <w:r w:rsidR="00616F92" w:rsidRPr="00AF2E85">
        <w:rPr>
          <w:lang w:val="en-AU"/>
        </w:rPr>
        <w:t>changed with temperature</w:t>
      </w:r>
      <w:r w:rsidR="00616F92">
        <w:rPr>
          <w:lang w:val="en-AU"/>
        </w:rPr>
        <w:t xml:space="preserve"> and </w:t>
      </w:r>
      <w:r w:rsidRPr="00AF2E85">
        <w:rPr>
          <w:lang w:val="en-AU"/>
        </w:rPr>
        <w:t xml:space="preserve">differed </w:t>
      </w:r>
      <w:r w:rsidR="00616F92">
        <w:rPr>
          <w:lang w:val="en-AU"/>
        </w:rPr>
        <w:t xml:space="preserve">at the among- and within-individual level. </w:t>
      </w:r>
    </w:p>
    <w:p w14:paraId="2FDC94D5" w14:textId="77777777" w:rsidR="00EF6DED" w:rsidRDefault="00EF6DED" w:rsidP="006237AE">
      <w:pPr>
        <w:pStyle w:val="ListParagraph"/>
        <w:numPr>
          <w:ilvl w:val="0"/>
          <w:numId w:val="15"/>
        </w:numPr>
        <w:spacing w:line="360" w:lineRule="auto"/>
        <w:rPr>
          <w:lang w:val="en-AU"/>
        </w:rPr>
      </w:pPr>
      <w:r w:rsidRPr="00AF2E85">
        <w:rPr>
          <w:lang w:val="en-AU"/>
        </w:rPr>
        <w:lastRenderedPageBreak/>
        <w:t>Making use of two statistical frameworks, we found that the thermal metabolic reaction norms are significantly repeatable. We also show that repeatability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provide different evolutionary insights into the how the shape of the reaction norm can be shaped by natural selection.</w:t>
      </w:r>
    </w:p>
    <w:p w14:paraId="3C46883F" w14:textId="25B4312F" w:rsidR="00EF6DED" w:rsidRDefault="00EF6DED" w:rsidP="006237AE">
      <w:pPr>
        <w:pStyle w:val="ListParagraph"/>
        <w:numPr>
          <w:ilvl w:val="0"/>
          <w:numId w:val="15"/>
        </w:numPr>
        <w:spacing w:line="360" w:lineRule="auto"/>
        <w:rPr>
          <w:lang w:val="en-AU"/>
        </w:rPr>
      </w:pPr>
      <w:r w:rsidRPr="00AF2E85">
        <w:rPr>
          <w:lang w:val="en-AU"/>
        </w:rPr>
        <w:t xml:space="preserve">Finally, we show that mass-scaling exponents </w:t>
      </w:r>
      <w:r w:rsidR="00F4066B">
        <w:rPr>
          <w:lang w:val="en-AU"/>
        </w:rPr>
        <w:t xml:space="preserve">did not change with temperature but </w:t>
      </w:r>
      <w:r w:rsidRPr="00AF2E85">
        <w:rPr>
          <w:lang w:val="en-AU"/>
        </w:rPr>
        <w:t>differ substantially at among- and within- individual level</w:t>
      </w:r>
      <w:r w:rsidR="00F4066B">
        <w:rPr>
          <w:lang w:val="en-AU"/>
        </w:rPr>
        <w:t>.</w:t>
      </w:r>
    </w:p>
    <w:p w14:paraId="78E59CB2" w14:textId="2A3C4BD3" w:rsidR="00EF6DED" w:rsidRPr="002E5E93" w:rsidRDefault="00EF6DED" w:rsidP="006237AE">
      <w:pPr>
        <w:pStyle w:val="ListParagraph"/>
        <w:numPr>
          <w:ilvl w:val="0"/>
          <w:numId w:val="15"/>
        </w:numPr>
        <w:spacing w:line="360" w:lineRule="auto"/>
        <w:rPr>
          <w:lang w:val="en-AU"/>
        </w:rPr>
      </w:pPr>
      <w:r w:rsidRPr="00AF2E85">
        <w:rPr>
          <w:lang w:val="en-AU"/>
        </w:rPr>
        <w:t xml:space="preserve"> </w:t>
      </w: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F4066B">
        <w:rPr>
          <w:lang w:val="en-AU"/>
        </w:rPr>
        <w:t xml:space="preserve">. </w:t>
      </w:r>
      <w:r>
        <w:rPr>
          <w:lang w:val="en-AU"/>
        </w:rPr>
        <w:t>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variation.</w:t>
      </w:r>
    </w:p>
    <w:p w14:paraId="1A72D759" w14:textId="01E1C7FD"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3FB09E7C"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many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Westneat</w:t>
      </w:r>
      <w:proofErr w:type="spellEnd"/>
      <w:r>
        <w:rPr>
          <w:rFonts w:eastAsiaTheme="minorHAnsi"/>
          <w:lang w:val="en-US"/>
        </w:rPr>
        <w: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Careau</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Dingemanse</w:t>
      </w:r>
      <w:proofErr w:type="spellEnd"/>
      <w:r w:rsidR="002905E1">
        <w:rPr>
          <w:rFonts w:eastAsiaTheme="minorHAnsi"/>
          <w:lang w:val="en-US"/>
        </w:rPr>
        <w:t xml:space="preserv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Boratyński</w:t>
      </w:r>
      <w:proofErr w:type="spellEnd"/>
      <w:r>
        <w:rPr>
          <w:rFonts w:eastAsiaTheme="minorHAnsi"/>
          <w:lang w:val="en-US"/>
        </w:rPr>
        <w:t xml:space="preserve">, </w:t>
      </w:r>
      <w:proofErr w:type="spellStart"/>
      <w:r>
        <w:rPr>
          <w:rFonts w:eastAsiaTheme="minorHAnsi"/>
          <w:lang w:val="en-US"/>
        </w:rPr>
        <w:t>Jefimow</w:t>
      </w:r>
      <w:proofErr w:type="spellEnd"/>
      <w:r>
        <w:rPr>
          <w:rFonts w:eastAsiaTheme="minorHAnsi"/>
          <w:lang w:val="en-US"/>
        </w:rPr>
        <w:t xml:space="preserve"> &amp; Wojciechowski 2017)</w:t>
      </w:r>
      <w:r>
        <w:rPr>
          <w:rFonts w:eastAsiaTheme="minorHAnsi"/>
          <w:lang w:val="en-US"/>
        </w:rPr>
        <w:fldChar w:fldCharType="end"/>
      </w:r>
      <w:r>
        <w:t>. Resting metabolic rate, in particular, represents an individual’s ‘energetic overhead</w:t>
      </w:r>
      <w:ins w:id="1" w:author="fonti.kar@gmail.com" w:date="2019-01-11T10:34:00Z">
        <w:r w:rsidR="00D3317A">
          <w:t xml:space="preserve">’ </w:t>
        </w:r>
      </w:ins>
      <w:del w:id="2" w:author="fonti.kar@gmail.com" w:date="2019-01-11T10:34:00Z">
        <w:r w:rsidDel="00D3317A">
          <w:delText xml:space="preserve"> cost’</w:delText>
        </w:r>
      </w:del>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del w:id="3" w:author="fonti.kar@gmail.com" w:date="2018-12-31T10:29:00Z">
        <w:r w:rsidDel="00FF47CC">
          <w:fldChar w:fldCharType="begin"/>
        </w:r>
        <w:r w:rsidR="00FF47CC" w:rsidDel="00FF47CC">
          <w:delInstrText xml:space="preserve"> ADDIN PAPERS2_CITATIONS &lt;citation&gt;&lt;priority&gt;0&lt;/priority&gt;&lt;uuid&gt;ED47E1C9-941E-49F6-A66C-34CF193F2592&lt;/uuid&gt;&lt;publications&gt;&lt;publication&gt;&lt;subtype&gt;400&lt;/subtype&gt;&lt;title&gt;Are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delInstrText>
        </w:r>
        <w:r w:rsidDel="00FF47CC">
          <w:fldChar w:fldCharType="end"/>
        </w:r>
      </w:del>
      <w:r>
        <w:t xml:space="preserve"> and </w:t>
      </w:r>
      <w:r w:rsidR="008573B2">
        <w:t>restricts</w:t>
      </w:r>
      <w:r>
        <w:t xml:space="preserve"> how</w:t>
      </w:r>
      <w:r w:rsidR="008573B2">
        <w:t xml:space="preserve"> much</w:t>
      </w:r>
      <w:r>
        <w:t xml:space="preserve"> energy is allocated to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(De Jong &amp; Van </w:t>
      </w:r>
      <w:proofErr w:type="spellStart"/>
      <w:r>
        <w:rPr>
          <w:rFonts w:eastAsiaTheme="minorHAnsi"/>
          <w:lang w:val="en-US"/>
        </w:rPr>
        <w:t>Noordwijk</w:t>
      </w:r>
      <w:proofErr w:type="spellEnd"/>
      <w:r>
        <w:rPr>
          <w:rFonts w:eastAsiaTheme="minorHAnsi"/>
          <w:lang w:val="en-US"/>
        </w:rPr>
        <w:t xml:space="preserve"> 1992; Brown </w:t>
      </w:r>
      <w:r>
        <w:rPr>
          <w:rFonts w:eastAsiaTheme="minorHAnsi"/>
          <w:i/>
          <w:iCs/>
          <w:lang w:val="en-US"/>
        </w:rPr>
        <w:t>et al.</w:t>
      </w:r>
      <w:r>
        <w:rPr>
          <w:rFonts w:eastAsiaTheme="minorHAnsi"/>
          <w:lang w:val="en-US"/>
        </w:rPr>
        <w:t xml:space="preserve"> 2004)</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has been posited as the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Réale</w:t>
      </w:r>
      <w:proofErr w:type="spellEnd"/>
      <w:r w:rsidR="002905E1">
        <w:rPr>
          <w:rFonts w:eastAsiaTheme="minorHAnsi"/>
          <w:lang w:val="en-US"/>
        </w:rPr>
        <w:t xml:space="preserve"> </w:t>
      </w:r>
      <w:r w:rsidR="002905E1">
        <w:rPr>
          <w:rFonts w:eastAsiaTheme="minorHAnsi"/>
          <w:i/>
          <w:iCs/>
          <w:lang w:val="en-US"/>
        </w:rPr>
        <w:t>et al.</w:t>
      </w:r>
      <w:r w:rsidR="002905E1">
        <w:rPr>
          <w:rFonts w:eastAsiaTheme="minorHAnsi"/>
          <w:lang w:val="en-US"/>
        </w:rPr>
        <w:t xml:space="preserve"> 2010; </w:t>
      </w:r>
      <w:proofErr w:type="spellStart"/>
      <w:r w:rsidR="002905E1">
        <w:rPr>
          <w:rFonts w:eastAsiaTheme="minorHAnsi"/>
          <w:lang w:val="en-US"/>
        </w:rPr>
        <w:t>Ricklefs</w:t>
      </w:r>
      <w:proofErr w:type="spellEnd"/>
      <w:r w:rsidR="002905E1">
        <w:rPr>
          <w:rFonts w:eastAsiaTheme="minorHAnsi"/>
          <w:lang w:val="en-US"/>
        </w:rPr>
        <w:t xml:space="preserve"> &amp; </w:t>
      </w:r>
      <w:proofErr w:type="spellStart"/>
      <w:r w:rsidR="002905E1">
        <w:rPr>
          <w:rFonts w:eastAsiaTheme="minorHAnsi"/>
          <w:lang w:val="en-US"/>
        </w:rPr>
        <w:t>Wikelski</w:t>
      </w:r>
      <w:proofErr w:type="spellEnd"/>
      <w:r w:rsidR="002905E1">
        <w:rPr>
          <w:rFonts w:eastAsiaTheme="minorHAnsi"/>
          <w:lang w:val="en-US"/>
        </w:rPr>
        <w:t xml:space="preserve"> 2002; Friesen, Johansson &amp; Olsson 2017; </w:t>
      </w:r>
      <w:proofErr w:type="spellStart"/>
      <w:r w:rsidR="002905E1">
        <w:rPr>
          <w:rFonts w:eastAsiaTheme="minorHAnsi"/>
          <w:lang w:val="en-US"/>
        </w:rPr>
        <w:t>Malishev</w:t>
      </w:r>
      <w:proofErr w:type="spellEnd"/>
      <w:r w:rsidR="002905E1">
        <w:rPr>
          <w:rFonts w:eastAsiaTheme="minorHAnsi"/>
          <w:lang w:val="en-US"/>
        </w:rPr>
        <w:t>, Bull &amp; Kearney 2017)</w:t>
      </w:r>
      <w:r>
        <w:rPr>
          <w:rFonts w:eastAsiaTheme="minorHAnsi"/>
          <w:lang w:val="en-US"/>
        </w:rPr>
        <w:fldChar w:fldCharType="end"/>
      </w:r>
      <w:r>
        <w:t xml:space="preserve">. For example, tropical birds tend to have low basal metabolic rate, produce fewer slow-growing offspring and longer longevity relative to their temperate-region counterparts </w:t>
      </w:r>
      <w:r>
        <w:rPr>
          <w:rFonts w:eastAsiaTheme="minorHAnsi"/>
          <w:lang w:val="en-US"/>
        </w:rPr>
        <w:fldChar w:fldCharType="begin"/>
      </w:r>
      <w:r w:rsidR="002905E1">
        <w:rPr>
          <w:rFonts w:eastAsiaTheme="minorHAnsi"/>
          <w:lang w:val="en-US"/>
        </w:rPr>
        <w: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(Wiersma </w:t>
      </w:r>
      <w:r>
        <w:rPr>
          <w:rFonts w:eastAsiaTheme="minorHAnsi"/>
          <w:i/>
          <w:iCs/>
          <w:lang w:val="en-US"/>
        </w:rPr>
        <w:t>et al.</w:t>
      </w:r>
      <w:r>
        <w:rPr>
          <w:rFonts w:eastAsiaTheme="minorHAnsi"/>
          <w:lang w:val="en-US"/>
        </w:rPr>
        <w:t xml:space="preserve"> 2007; Williams </w:t>
      </w:r>
      <w:r>
        <w:rPr>
          <w:rFonts w:eastAsiaTheme="minorHAnsi"/>
          <w:i/>
          <w:iCs/>
          <w:lang w:val="en-US"/>
        </w:rPr>
        <w:t>et al.</w:t>
      </w:r>
      <w:r>
        <w:rPr>
          <w:rFonts w:eastAsiaTheme="minorHAnsi"/>
          <w:lang w:val="en-US"/>
        </w:rPr>
        <w:t xml:space="preserve"> 2010)</w:t>
      </w:r>
      <w:r>
        <w:rPr>
          <w:rFonts w:eastAsiaTheme="minorHAnsi"/>
          <w:lang w:val="en-US"/>
        </w:rPr>
        <w:fldChar w:fldCharType="end"/>
      </w:r>
      <w:r>
        <w:t xml:space="preserve">. Furthermore, an individual’s </w:t>
      </w:r>
      <w:del w:id="4" w:author="fonti.kar@gmail.com" w:date="2019-01-11T10:34:00Z">
        <w:r w:rsidDel="00D3317A">
          <w:delText xml:space="preserve">metabolism </w:delText>
        </w:r>
      </w:del>
      <w:ins w:id="5" w:author="fonti.kar@gmail.com" w:date="2019-01-11T10:34:00Z">
        <w:r w:rsidR="00D3317A">
          <w:t xml:space="preserve">metabolic rate </w:t>
        </w:r>
      </w:ins>
      <w:r>
        <w:t xml:space="preserve">contributes to the flow of energy, biomass and nutrients in the </w:t>
      </w:r>
      <w:r>
        <w:lastRenderedPageBreak/>
        <w:t>population, which can have</w:t>
      </w:r>
      <w:ins w:id="6" w:author="fonti.kar@gmail.com" w:date="2019-01-11T10:34:00Z">
        <w:r w:rsidR="00D3317A">
          <w:t xml:space="preserve"> an</w:t>
        </w:r>
      </w:ins>
      <w:r>
        <w:t xml:space="preserve"> impact </w:t>
      </w:r>
      <w:ins w:id="7" w:author="fonti.kar@gmail.com" w:date="2019-01-11T10:34:00Z">
        <w:r w:rsidR="00D3317A">
          <w:t xml:space="preserve">on </w:t>
        </w:r>
      </w:ins>
      <w:r>
        <w:t xml:space="preserve">communities and </w:t>
      </w:r>
      <w:del w:id="8" w:author="fonti.kar@gmail.com" w:date="2019-01-11T10:34:00Z">
        <w:r w:rsidDel="00D3317A">
          <w:delText>ecosystesms</w:delText>
        </w:r>
      </w:del>
      <w:ins w:id="9" w:author="fonti.kar@gmail.com" w:date="2019-01-11T10:34:00Z">
        <w:r w:rsidR="00D3317A">
          <w:t>ecosystems</w:t>
        </w:r>
      </w:ins>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w:t>
      </w:r>
      <w:proofErr w:type="spellStart"/>
      <w:r>
        <w:rPr>
          <w:rFonts w:eastAsiaTheme="minorHAnsi"/>
          <w:lang w:val="en-US"/>
        </w:rPr>
        <w:t>Gillooly</w:t>
      </w:r>
      <w:proofErr w:type="spellEnd"/>
      <w:r>
        <w:rPr>
          <w:rFonts w:eastAsiaTheme="minorHAnsi"/>
          <w:lang w:val="en-US"/>
        </w:rPr>
        <w:t xml:space="preserve"> &amp; Brown 2005; </w:t>
      </w:r>
      <w:proofErr w:type="spellStart"/>
      <w:r>
        <w:rPr>
          <w:rFonts w:eastAsiaTheme="minorHAnsi"/>
          <w:lang w:val="en-US"/>
        </w:rPr>
        <w:t>Barneche</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metabolism, there is a growing interest in the proximate and ultimate causes 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Norin</w:t>
      </w:r>
      <w:proofErr w:type="spellEnd"/>
      <w:r>
        <w:rPr>
          <w:rFonts w:eastAsiaTheme="minorHAnsi"/>
          <w:lang w:val="en-US"/>
        </w:rPr>
        <w:t>,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Norin</w:t>
      </w:r>
      <w:proofErr w:type="spellEnd"/>
      <w:r>
        <w:rPr>
          <w:rFonts w:eastAsiaTheme="minorHAnsi"/>
          <w:lang w:val="en-US"/>
        </w:rPr>
        <w:t xml:space="preserve"> &amp; </w:t>
      </w:r>
      <w:proofErr w:type="spellStart"/>
      <w:r>
        <w:rPr>
          <w:rFonts w:eastAsiaTheme="minorHAnsi"/>
          <w:lang w:val="en-US"/>
        </w:rPr>
        <w:t>Gamperl</w:t>
      </w:r>
      <w:proofErr w:type="spellEnd"/>
      <w:r>
        <w:rPr>
          <w:rFonts w:eastAsiaTheme="minorHAnsi"/>
          <w:lang w:val="en-US"/>
        </w:rPr>
        <w:t xml:space="preserve"> 2018)</w:t>
      </w:r>
      <w:r>
        <w:rPr>
          <w:rFonts w:eastAsiaTheme="minorHAnsi"/>
          <w:lang w:val="en-US"/>
        </w:rPr>
        <w:fldChar w:fldCharType="end"/>
      </w:r>
      <w:r>
        <w:t xml:space="preserve">. Understanding the link between the environment and metabolic rate across different hierarchical levels of biological variation can 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D10F2CA" w14:textId="407A5BBB" w:rsidR="007B7566" w:rsidRDefault="005E35FB" w:rsidP="006237AE">
      <w:pPr>
        <w:spacing w:line="36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 xml:space="preserve">ecological processes </w:t>
      </w:r>
      <w:r w:rsidR="00F54B1C">
        <w:rPr>
          <w:lang w:val="en-AU"/>
        </w:rPr>
        <w:t>across</w:t>
      </w:r>
      <w:r w:rsidR="003E3BA7">
        <w:rPr>
          <w:lang w:val="en-AU"/>
        </w:rPr>
        <w:t xml:space="preserve"> population</w:t>
      </w:r>
      <w:r w:rsidR="00F54B1C">
        <w:rPr>
          <w:lang w:val="en-AU"/>
        </w:rPr>
        <w:t>s</w:t>
      </w:r>
      <w:r w:rsidR="003E3BA7">
        <w:rPr>
          <w:lang w:val="en-AU"/>
        </w:rPr>
        <w:t>, communit</w:t>
      </w:r>
      <w:r w:rsidR="00F54B1C">
        <w:rPr>
          <w:lang w:val="en-AU"/>
        </w:rPr>
        <w:t>ies</w:t>
      </w:r>
      <w:r w:rsidR="003E3BA7">
        <w:rPr>
          <w:lang w:val="en-AU"/>
        </w:rPr>
        <w:t xml:space="preserve"> and ecosystems based on physiological</w:t>
      </w:r>
      <w:r w:rsidR="00487122">
        <w:rPr>
          <w:lang w:val="en-AU"/>
        </w:rPr>
        <w:t xml:space="preserve"> </w:t>
      </w:r>
      <w:r w:rsidR="00603616">
        <w:rPr>
          <w:lang w:val="en-AU"/>
        </w:rPr>
        <w:t>rates</w:t>
      </w:r>
      <w:r w:rsidR="00487122">
        <w:rPr>
          <w:lang w:val="en-AU"/>
        </w:rPr>
        <w:t xml:space="preserve"> at the</w:t>
      </w:r>
      <w:r>
        <w:rPr>
          <w:lang w:val="en-AU"/>
        </w:rPr>
        <w:t xml:space="preserve"> individual</w:t>
      </w:r>
      <w:r w:rsidR="00566244">
        <w:rPr>
          <w:lang w:val="en-AU"/>
        </w:rPr>
        <w:t xml:space="preserve"> </w:t>
      </w:r>
      <w:r w:rsidR="00487122">
        <w:rPr>
          <w:lang w:val="en-AU"/>
        </w:rPr>
        <w:t>level</w:t>
      </w:r>
      <w:r>
        <w:rPr>
          <w:lang w:val="en-AU"/>
        </w:rPr>
        <w:t xml:space="preserve">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w:t>
      </w:r>
      <w:proofErr w:type="spellStart"/>
      <w:r w:rsidR="004F268B">
        <w:rPr>
          <w:rFonts w:eastAsiaTheme="minorHAnsi"/>
          <w:lang w:val="en-US"/>
        </w:rPr>
        <w:t>Gillooly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These theories </w:t>
      </w:r>
      <w:r w:rsidR="00487122">
        <w:rPr>
          <w:lang w:val="en-AU"/>
        </w:rPr>
        <w:t xml:space="preserve">rely on </w:t>
      </w:r>
      <w:r>
        <w:rPr>
          <w:lang w:val="en-AU"/>
        </w:rPr>
        <w:t xml:space="preserve">first principles </w:t>
      </w:r>
      <w:r w:rsidR="00F407F3">
        <w:rPr>
          <w:lang w:val="en-AU"/>
        </w:rPr>
        <w:t>from</w:t>
      </w:r>
      <w:r>
        <w:rPr>
          <w:lang w:val="en-AU"/>
        </w:rPr>
        <w:t xml:space="preserve"> chemistry and physics</w:t>
      </w:r>
      <w:r w:rsidR="00C545F4">
        <w:rPr>
          <w:lang w:val="en-AU"/>
        </w:rPr>
        <w:t xml:space="preserve"> to </w:t>
      </w:r>
      <w:r w:rsidR="00F54B1C">
        <w:rPr>
          <w:lang w:val="en-AU"/>
        </w:rPr>
        <w:t xml:space="preserve">explain </w:t>
      </w:r>
      <w:r w:rsidR="00C430B2">
        <w:rPr>
          <w:lang w:val="en-AU"/>
        </w:rPr>
        <w:t>how</w:t>
      </w:r>
      <w:r w:rsidR="00F54B1C">
        <w:rPr>
          <w:lang w:val="en-AU"/>
        </w:rPr>
        <w:t xml:space="preserve"> energetic demands</w:t>
      </w:r>
      <w:r w:rsidR="00C430B2">
        <w:rPr>
          <w:lang w:val="en-AU"/>
        </w:rPr>
        <w:t xml:space="preserve"> change</w:t>
      </w:r>
      <w:r w:rsidR="0073026D">
        <w:rPr>
          <w:lang w:val="en-AU"/>
        </w:rPr>
        <w:t xml:space="preserve"> with</w:t>
      </w:r>
      <w:r w:rsidR="00F54B1C">
        <w:rPr>
          <w:lang w:val="en-AU"/>
        </w:rPr>
        <w:t xml:space="preserve"> body mass</w:t>
      </w:r>
      <w:r w:rsidR="00487122">
        <w:rPr>
          <w:lang w:val="en-AU"/>
        </w:rPr>
        <w:t>.</w:t>
      </w:r>
      <w:r w:rsidR="00F54B1C">
        <w:rPr>
          <w:lang w:val="en-AU"/>
        </w:rPr>
        <w:t xml:space="preserve"> </w:t>
      </w:r>
      <w:r w:rsidR="006604CB">
        <w:rPr>
          <w:lang w:val="en-AU"/>
        </w:rPr>
        <w:t xml:space="preserve">Generally, </w:t>
      </w:r>
      <w:r w:rsidR="00F54B1C">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w:t>
      </w:r>
      <w:proofErr w:type="spellStart"/>
      <w:r w:rsidR="004F268B">
        <w:rPr>
          <w:rFonts w:eastAsiaTheme="minorHAnsi"/>
          <w:lang w:val="en-US"/>
        </w:rPr>
        <w:t>Gillooly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475A16">
        <w:rPr>
          <w:lang w:val="en-AU"/>
        </w:rPr>
        <w:t xml:space="preserve">. </w:t>
      </w:r>
      <w:r w:rsidR="00F407F3">
        <w:rPr>
          <w:lang w:val="en-AU"/>
        </w:rPr>
        <w:t>G</w:t>
      </w:r>
      <w:r w:rsidR="00F54B1C">
        <w:rPr>
          <w:lang w:val="en-AU"/>
        </w:rPr>
        <w:t xml:space="preserve">eneralisation </w:t>
      </w:r>
      <w:r w:rsidR="00F407F3">
        <w:rPr>
          <w:lang w:val="en-AU"/>
        </w:rPr>
        <w:t xml:space="preserve">of these scaling relationships </w:t>
      </w:r>
      <w:r w:rsidR="00C430B2">
        <w:rPr>
          <w:lang w:val="en-AU"/>
        </w:rPr>
        <w:t xml:space="preserve">across </w:t>
      </w:r>
      <w:r w:rsidR="00F407F3">
        <w:rPr>
          <w:lang w:val="en-AU"/>
        </w:rPr>
        <w:t xml:space="preserve">multiple </w:t>
      </w:r>
      <w:r w:rsidR="00C430B2">
        <w:rPr>
          <w:lang w:val="en-AU"/>
        </w:rPr>
        <w:t>levels of</w:t>
      </w:r>
      <w:r w:rsidR="00F54B1C">
        <w:rPr>
          <w:lang w:val="en-AU"/>
        </w:rPr>
        <w:t xml:space="preserve"> biological organisation may be overly </w:t>
      </w:r>
      <w:r w:rsidR="001D207E">
        <w:rPr>
          <w:lang w:val="en-AU"/>
        </w:rPr>
        <w:t xml:space="preserve">simplistic </w:t>
      </w:r>
      <w:r w:rsidR="00C430B2">
        <w:rPr>
          <w:lang w:val="en-AU"/>
        </w:rPr>
        <w:t>given that</w:t>
      </w:r>
      <w:r w:rsidR="001D207E">
        <w:rPr>
          <w:lang w:val="en-AU"/>
        </w:rPr>
        <w:t xml:space="preserve"> physiological mechanisms that </w:t>
      </w:r>
      <w:r w:rsidR="00C430B2">
        <w:rPr>
          <w:lang w:val="en-AU"/>
        </w:rPr>
        <w:t>determine</w:t>
      </w:r>
      <w:r w:rsidR="001D207E">
        <w:rPr>
          <w:lang w:val="en-AU"/>
        </w:rPr>
        <w:t xml:space="preserve"> </w:t>
      </w:r>
      <w:r w:rsidR="00C430B2">
        <w:rPr>
          <w:lang w:val="en-AU"/>
        </w:rPr>
        <w:t xml:space="preserve">how metabolic rate changes with body mass </w:t>
      </w:r>
      <w:r w:rsidR="001D207E">
        <w:rPr>
          <w:lang w:val="en-AU"/>
        </w:rPr>
        <w:t>at the individual level are highly complex and variable</w:t>
      </w:r>
      <w:r w:rsidR="00476DD3">
        <w:rPr>
          <w:lang w:val="en-AU"/>
        </w:rPr>
        <w:t xml:space="preserve"> </w:t>
      </w:r>
      <w:r w:rsidR="00476DD3">
        <w:rPr>
          <w:lang w:val="en-AU"/>
        </w:rPr>
        <w:fldChar w:fldCharType="begin"/>
      </w:r>
      <w:r w:rsidR="002905E1">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476DD3">
        <w:rPr>
          <w:lang w:val="en-AU"/>
        </w:rPr>
        <w:fldChar w:fldCharType="separate"/>
      </w:r>
      <w:r w:rsidR="004F268B">
        <w:rPr>
          <w:rFonts w:eastAsiaTheme="minorHAnsi"/>
          <w:lang w:val="en-US"/>
        </w:rPr>
        <w:t>(Glazier 2005; White &amp; Kearney 2012)</w:t>
      </w:r>
      <w:r w:rsidR="00476DD3">
        <w:rPr>
          <w:lang w:val="en-AU"/>
        </w:rPr>
        <w:fldChar w:fldCharType="end"/>
      </w:r>
      <w:r w:rsidR="001D207E">
        <w:rPr>
          <w:lang w:val="en-AU"/>
        </w:rPr>
        <w:t xml:space="preserve">. </w:t>
      </w:r>
      <w:r w:rsidR="00D5065D">
        <w:rPr>
          <w:lang w:val="en-AU"/>
        </w:rPr>
        <w:t>For example,</w:t>
      </w:r>
      <w:r w:rsidR="00091310">
        <w:rPr>
          <w:lang w:val="en-AU"/>
        </w:rPr>
        <w:t xml:space="preserve"> many</w:t>
      </w:r>
      <w:r w:rsidR="00D5065D">
        <w:rPr>
          <w:lang w:val="en-AU"/>
        </w:rPr>
        <w:t xml:space="preserve"> </w:t>
      </w:r>
      <w:r w:rsidR="00091310">
        <w:rPr>
          <w:lang w:val="en-AU"/>
        </w:rPr>
        <w:t xml:space="preserve">explanations </w:t>
      </w:r>
      <w:r w:rsidR="00F407F3">
        <w:rPr>
          <w:lang w:val="en-AU"/>
        </w:rPr>
        <w:t xml:space="preserve">for </w:t>
      </w:r>
      <w:ins w:id="10" w:author="fonti.kar@gmail.com" w:date="2019-01-11T10:35:00Z">
        <w:r w:rsidR="00D3317A">
          <w:rPr>
            <w:lang w:val="en-AU"/>
          </w:rPr>
          <w:t>‘</w:t>
        </w:r>
      </w:ins>
      <w:r w:rsidR="00FD561C">
        <w:rPr>
          <w:lang w:val="en-AU"/>
        </w:rPr>
        <w:t>universal</w:t>
      </w:r>
      <w:ins w:id="11" w:author="fonti.kar@gmail.com" w:date="2019-01-11T10:35:00Z">
        <w:r w:rsidR="00D3317A">
          <w:rPr>
            <w:lang w:val="en-AU"/>
          </w:rPr>
          <w:t>’</w:t>
        </w:r>
      </w:ins>
      <w:r w:rsidR="00091310">
        <w:rPr>
          <w:lang w:val="en-AU"/>
        </w:rPr>
        <w:t xml:space="preserve"> mass-scaling exponent</w:t>
      </w:r>
      <w:r w:rsidR="00F407F3">
        <w:rPr>
          <w:lang w:val="en-AU"/>
        </w:rPr>
        <w:t>s</w:t>
      </w:r>
      <w:r w:rsidR="00091310">
        <w:rPr>
          <w:lang w:val="en-AU"/>
        </w:rPr>
        <w:t xml:space="preserve"> </w:t>
      </w:r>
      <w:r w:rsidR="00327646">
        <w:rPr>
          <w:lang w:val="en-AU"/>
        </w:rPr>
        <w:t>are</w:t>
      </w:r>
      <w:r w:rsidR="00FD561C">
        <w:rPr>
          <w:lang w:val="en-AU"/>
        </w:rPr>
        <w:t xml:space="preserve"> based on the assumption that</w:t>
      </w:r>
      <w:r w:rsidR="00091310">
        <w:rPr>
          <w:lang w:val="en-AU"/>
        </w:rPr>
        <w:t xml:space="preserve"> supply of </w:t>
      </w:r>
      <w:del w:id="12" w:author="fonti.kar@gmail.com" w:date="2019-01-11T10:35:00Z">
        <w:r w:rsidR="002D0C22" w:rsidDel="00D3317A">
          <w:rPr>
            <w:lang w:val="en-AU"/>
          </w:rPr>
          <w:delText xml:space="preserve">resources such </w:delText>
        </w:r>
        <w:r w:rsidR="00603616" w:rsidDel="00D3317A">
          <w:rPr>
            <w:lang w:val="en-AU"/>
          </w:rPr>
          <w:delText xml:space="preserve">as </w:delText>
        </w:r>
      </w:del>
      <w:r w:rsidR="002D0C22">
        <w:rPr>
          <w:lang w:val="en-AU"/>
        </w:rPr>
        <w:t xml:space="preserve">macronutrients </w:t>
      </w:r>
      <w:r w:rsidR="00091310">
        <w:rPr>
          <w:lang w:val="en-AU"/>
        </w:rPr>
        <w:t xml:space="preserve">to </w:t>
      </w:r>
      <w:r w:rsidR="002D0C22">
        <w:rPr>
          <w:lang w:val="en-AU"/>
        </w:rPr>
        <w:t>the metabolic machinery</w:t>
      </w:r>
      <w:r w:rsidR="00FD561C">
        <w:rPr>
          <w:lang w:val="en-AU"/>
        </w:rPr>
        <w:t xml:space="preserve"> is </w:t>
      </w:r>
      <w:r w:rsidR="00ED133D">
        <w:rPr>
          <w:lang w:val="en-AU"/>
        </w:rPr>
        <w:t>constant</w:t>
      </w:r>
      <w:r w:rsidR="00AA0428">
        <w:rPr>
          <w:lang w:val="en-AU"/>
        </w:rPr>
        <w:t>,</w:t>
      </w:r>
      <w:r w:rsidR="00ED133D">
        <w:rPr>
          <w:lang w:val="en-AU"/>
        </w:rPr>
        <w:t xml:space="preserve"> </w:t>
      </w:r>
      <w:r w:rsidR="002D0C22">
        <w:rPr>
          <w:lang w:val="en-AU"/>
        </w:rPr>
        <w:t>but this</w:t>
      </w:r>
      <w:r w:rsidR="00DA3B78">
        <w:rPr>
          <w:lang w:val="en-AU"/>
        </w:rPr>
        <w:t xml:space="preserve"> is known to vary between individuals (</w:t>
      </w:r>
      <w:r w:rsidR="006D3483">
        <w:rPr>
          <w:rFonts w:eastAsiaTheme="minorHAnsi"/>
          <w:lang w:val="en-US"/>
        </w:rPr>
        <w:fldChar w:fldCharType="begin"/>
      </w:r>
      <w:r w:rsidR="002905E1">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Speakman </w:t>
      </w:r>
      <w:r w:rsidR="004F268B">
        <w:rPr>
          <w:rFonts w:eastAsiaTheme="minorHAnsi"/>
          <w:i/>
          <w:iCs/>
          <w:lang w:val="en-US"/>
        </w:rPr>
        <w:t>et al.</w:t>
      </w:r>
      <w:r w:rsidR="004F268B">
        <w:rPr>
          <w:rFonts w:eastAsiaTheme="minorHAnsi"/>
          <w:lang w:val="en-US"/>
        </w:rPr>
        <w:t xml:space="preserve"> 2004; </w:t>
      </w:r>
      <w:proofErr w:type="spellStart"/>
      <w:r w:rsidR="004F268B">
        <w:rPr>
          <w:rFonts w:eastAsiaTheme="minorHAnsi"/>
          <w:lang w:val="en-US"/>
        </w:rPr>
        <w:t>Steyermark</w:t>
      </w:r>
      <w:proofErr w:type="spellEnd"/>
      <w:r w:rsidR="004F268B">
        <w:rPr>
          <w:rFonts w:eastAsiaTheme="minorHAnsi"/>
          <w:lang w:val="en-US"/>
        </w:rPr>
        <w:t xml:space="preserve"> 2005; Metcalfe 2005)</w:t>
      </w:r>
      <w:r w:rsidR="006D3483">
        <w:rPr>
          <w:rFonts w:eastAsiaTheme="minorHAnsi"/>
          <w:lang w:val="en-US"/>
        </w:rPr>
        <w:fldChar w:fldCharType="end"/>
      </w:r>
      <w:r w:rsidR="00DA3B78">
        <w:rPr>
          <w:lang w:val="en-AU"/>
        </w:rPr>
        <w:t>.</w:t>
      </w:r>
    </w:p>
    <w:p w14:paraId="20F126B8" w14:textId="6DEE25A3" w:rsidR="002E6AF5" w:rsidRDefault="00A725C6" w:rsidP="006237AE">
      <w:pPr>
        <w:spacing w:line="360" w:lineRule="auto"/>
        <w:ind w:firstLine="720"/>
      </w:pPr>
      <w:r>
        <w:rPr>
          <w:lang w:val="en-AU"/>
        </w:rPr>
        <w:t>M</w:t>
      </w:r>
      <w:r w:rsidR="002E6AF5">
        <w:rPr>
          <w:lang w:val="en-AU"/>
        </w:rPr>
        <w:t>ass scaling exponents are influenced by numerous factors, challenging the ‘one-size-fits-all’ line of thinking. Abiotic factors such as temperature,</w:t>
      </w:r>
      <w:ins w:id="13" w:author="fonti.kar@gmail.com" w:date="2019-01-11T10:36:00Z">
        <w:r w:rsidR="00D3317A">
          <w:rPr>
            <w:lang w:val="en-AU"/>
          </w:rPr>
          <w:t xml:space="preserve"> and </w:t>
        </w:r>
      </w:ins>
      <w:del w:id="14" w:author="fonti.kar@gmail.com" w:date="2019-01-11T10:36:00Z">
        <w:r w:rsidR="002E6AF5" w:rsidDel="00D3317A">
          <w:rPr>
            <w:lang w:val="en-AU"/>
          </w:rPr>
          <w:delText xml:space="preserve"> in addition to </w:delText>
        </w:r>
      </w:del>
      <w:r w:rsidR="002E6AF5">
        <w:rPr>
          <w:lang w:val="en-AU"/>
        </w:rPr>
        <w:t>biotic factors such as endo-/</w:t>
      </w:r>
      <w:proofErr w:type="spellStart"/>
      <w:r w:rsidR="002E6AF5">
        <w:rPr>
          <w:lang w:val="en-AU"/>
        </w:rPr>
        <w:t>ectothermy</w:t>
      </w:r>
      <w:proofErr w:type="spellEnd"/>
      <w:r w:rsidR="002E6AF5">
        <w:rPr>
          <w:lang w:val="en-AU"/>
        </w:rPr>
        <w:t xml:space="preserve">, can interact to influence </w:t>
      </w:r>
      <w:r w:rsidR="002E6AF5">
        <w:rPr>
          <w:rFonts w:eastAsiaTheme="minorHAnsi"/>
          <w:lang w:val="en-US"/>
        </w:rPr>
        <w:t xml:space="preserve">how species respond to the environment </w:t>
      </w:r>
      <w:r w:rsidR="00FA7A72">
        <w:rPr>
          <w:rFonts w:eastAsiaTheme="minorHAnsi"/>
          <w:lang w:val="en-US"/>
        </w:rPr>
        <w:t>driving</w:t>
      </w:r>
      <w:r>
        <w:rPr>
          <w:rFonts w:eastAsiaTheme="minorHAnsi"/>
          <w:lang w:val="en-US"/>
        </w:rPr>
        <w:t xml:space="preserve"> variation </w:t>
      </w:r>
      <w:r w:rsidR="002E6AF5">
        <w:rPr>
          <w:rFonts w:eastAsiaTheme="minorHAnsi"/>
          <w:lang w:val="en-US"/>
        </w:rPr>
        <w:t xml:space="preserve">in </w:t>
      </w:r>
      <w:r w:rsidR="002E6AF5">
        <w:rPr>
          <w:lang w:val="en-AU"/>
        </w:rPr>
        <w:t xml:space="preserve">metabolic scaling among species </w:t>
      </w:r>
      <w:r w:rsidR="002E6AF5">
        <w:rPr>
          <w:rFonts w:eastAsiaTheme="minorHAnsi"/>
          <w:lang w:val="en-US"/>
        </w:rPr>
        <w:fldChar w:fldCharType="begin"/>
      </w:r>
      <w:r w:rsidR="002905E1">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Barneche</w:t>
      </w:r>
      <w:proofErr w:type="spellEnd"/>
      <w:r w:rsidR="004F268B">
        <w:rPr>
          <w:rFonts w:eastAsiaTheme="minorHAnsi"/>
          <w:lang w:val="en-US"/>
        </w:rPr>
        <w:t>, White &amp; Marshall 2016</w:t>
      </w:r>
      <w:r w:rsidR="002E6AF5">
        <w:rPr>
          <w:rFonts w:eastAsiaTheme="minorHAnsi"/>
          <w:lang w:val="en-US"/>
        </w:rPr>
        <w:fldChar w:fldCharType="end"/>
      </w:r>
      <w:r w:rsidR="002E6AF5">
        <w:rPr>
          <w:rFonts w:eastAsiaTheme="minorHAnsi"/>
          <w:lang w:val="en-US"/>
        </w:rPr>
        <w:t xml:space="preserve">, </w:t>
      </w:r>
      <w:r w:rsidR="002E6AF5">
        <w:rPr>
          <w:lang w:val="en-AU"/>
        </w:rPr>
        <w:fldChar w:fldCharType="begin"/>
      </w:r>
      <w:r w:rsidR="002905E1">
        <w:rPr>
          <w:lang w:val="en-AU"/>
        </w:rPr>
        <w:instrText xml:space="preserve"> ADDIN PAPERS2_CITATIONS &lt;citation&gt;&lt;priority&gt;0&lt;/priority&gt;&lt;uuid&gt;1317D318-C6BB-42C5-9702-429F4DC8D9AB&lt;/uuid&gt;&lt;publications&gt;&lt;publication&gt;&lt;subtype&gt;400&lt;/subtype&gt;&lt;title&gt;The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2E6AF5">
        <w:rPr>
          <w:lang w:val="en-AU"/>
        </w:rPr>
        <w:fldChar w:fldCharType="separate"/>
      </w:r>
      <w:r w:rsidR="004F268B">
        <w:rPr>
          <w:rFonts w:eastAsiaTheme="minorHAnsi"/>
          <w:lang w:val="en-US"/>
        </w:rPr>
        <w:t xml:space="preserve">Uyeda </w:t>
      </w:r>
      <w:r w:rsidR="004F268B">
        <w:rPr>
          <w:rFonts w:eastAsiaTheme="minorHAnsi"/>
          <w:i/>
          <w:iCs/>
          <w:lang w:val="en-US"/>
        </w:rPr>
        <w:t>et al.</w:t>
      </w:r>
      <w:r w:rsidR="004F268B">
        <w:rPr>
          <w:rFonts w:eastAsiaTheme="minorHAnsi"/>
          <w:lang w:val="en-US"/>
        </w:rPr>
        <w:t xml:space="preserve"> 2017</w:t>
      </w:r>
      <w:r w:rsidR="002E6AF5">
        <w:rPr>
          <w:lang w:val="en-AU"/>
        </w:rPr>
        <w:fldChar w:fldCharType="end"/>
      </w:r>
      <w:r w:rsidR="002E6AF5">
        <w:rPr>
          <w:lang w:val="en-AU"/>
        </w:rPr>
        <w:t xml:space="preserve">, </w:t>
      </w:r>
      <w:r w:rsidR="002E6AF5">
        <w:rPr>
          <w:rFonts w:eastAsiaTheme="minorHAnsi"/>
          <w:lang w:val="en-US"/>
        </w:rPr>
        <w:fldChar w:fldCharType="begin"/>
      </w:r>
      <w:r w:rsidR="002905E1">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Killen, Atkinson &amp; Glazier 2010</w:t>
      </w:r>
      <w:r w:rsidR="002E6AF5">
        <w:rPr>
          <w:rFonts w:eastAsiaTheme="minorHAnsi"/>
          <w:lang w:val="en-US"/>
        </w:rPr>
        <w:fldChar w:fldCharType="end"/>
      </w:r>
      <w:r w:rsidR="002E6AF5">
        <w:rPr>
          <w:lang w:val="en-AU"/>
        </w:rPr>
        <w:t xml:space="preserve">). Interspecific variation in scaling exponents may have true biological meaning, but it may </w:t>
      </w:r>
      <w:r w:rsidR="002E7367">
        <w:rPr>
          <w:lang w:val="en-AU"/>
        </w:rPr>
        <w:t xml:space="preserve">be </w:t>
      </w:r>
      <w:r w:rsidR="00341DBF">
        <w:rPr>
          <w:lang w:val="en-AU"/>
        </w:rPr>
        <w:t xml:space="preserve">a </w:t>
      </w:r>
      <w:r w:rsidR="002E7367">
        <w:rPr>
          <w:lang w:val="en-AU"/>
        </w:rPr>
        <w:t>misleading generalisation</w:t>
      </w:r>
      <w:r w:rsidR="002E6AF5">
        <w:rPr>
          <w:lang w:val="en-AU"/>
        </w:rPr>
        <w:t xml:space="preserve"> where the energetic scaling relationships described at </w:t>
      </w:r>
      <w:del w:id="15" w:author="fonti.kar@gmail.com" w:date="2019-01-11T10:36:00Z">
        <w:r w:rsidR="002E6AF5" w:rsidDel="00D3317A">
          <w:rPr>
            <w:lang w:val="en-AU"/>
          </w:rPr>
          <w:delText>the intraspecific</w:delText>
        </w:r>
      </w:del>
      <w:ins w:id="16" w:author="fonti.kar@gmail.com" w:date="2019-01-11T10:36:00Z">
        <w:r w:rsidR="00D3317A">
          <w:rPr>
            <w:lang w:val="en-AU"/>
          </w:rPr>
          <w:t>lower</w:t>
        </w:r>
      </w:ins>
      <w:r w:rsidR="002E6AF5">
        <w:rPr>
          <w:lang w:val="en-AU"/>
        </w:rPr>
        <w:t xml:space="preserve"> level</w:t>
      </w:r>
      <w:ins w:id="17" w:author="fonti.kar@gmail.com" w:date="2019-01-11T10:36:00Z">
        <w:r w:rsidR="00D3317A">
          <w:rPr>
            <w:lang w:val="en-AU"/>
          </w:rPr>
          <w:t>s</w:t>
        </w:r>
      </w:ins>
      <w:r w:rsidR="002E6AF5">
        <w:rPr>
          <w:lang w:val="en-AU"/>
        </w:rPr>
        <w:t xml:space="preserve"> </w:t>
      </w:r>
      <w:del w:id="18" w:author="fonti.kar@gmail.com" w:date="2019-01-11T10:36:00Z">
        <w:r w:rsidR="002E6AF5" w:rsidDel="00D3317A">
          <w:rPr>
            <w:lang w:val="en-AU"/>
          </w:rPr>
          <w:delText xml:space="preserve">is </w:delText>
        </w:r>
      </w:del>
      <w:ins w:id="19" w:author="fonti.kar@gmail.com" w:date="2019-01-11T10:36:00Z">
        <w:r w:rsidR="00D3317A">
          <w:rPr>
            <w:lang w:val="en-AU"/>
          </w:rPr>
          <w:t xml:space="preserve">are </w:t>
        </w:r>
      </w:ins>
      <w:r w:rsidR="002E6AF5">
        <w:rPr>
          <w:lang w:val="en-AU"/>
        </w:rPr>
        <w:t>incorrectly attributed to broader taxonomic levels (</w:t>
      </w:r>
      <w:r w:rsidR="00F3645E">
        <w:rPr>
          <w:lang w:val="en-AU"/>
        </w:rPr>
        <w:t>v</w:t>
      </w:r>
      <w:r w:rsidR="002E6AF5">
        <w:rPr>
          <w:lang w:val="en-AU"/>
        </w:rPr>
        <w:t xml:space="preserve">an de </w:t>
      </w:r>
      <w:r w:rsidR="002175AB">
        <w:rPr>
          <w:lang w:val="en-AU"/>
        </w:rPr>
        <w:t>P</w:t>
      </w:r>
      <w:r w:rsidR="002E6AF5">
        <w:rPr>
          <w:lang w:val="en-AU"/>
        </w:rPr>
        <w:t xml:space="preserve">ol, 2009). In other words, </w:t>
      </w:r>
      <w:r w:rsidR="00FA7A72">
        <w:rPr>
          <w:lang w:val="en-AU"/>
        </w:rPr>
        <w:t>processes governing shifts in metabolic rate</w:t>
      </w:r>
      <w:r w:rsidR="002E6AF5">
        <w:rPr>
          <w:lang w:val="en-AU"/>
        </w:rPr>
        <w:t xml:space="preserve"> within individual</w:t>
      </w:r>
      <w:r w:rsidR="00FA7A72">
        <w:rPr>
          <w:lang w:val="en-AU"/>
        </w:rPr>
        <w:t>s</w:t>
      </w:r>
      <w:r w:rsidR="002E6AF5">
        <w:rPr>
          <w:lang w:val="en-AU"/>
        </w:rPr>
        <w:t xml:space="preserve"> can impact among-individual relationships </w:t>
      </w:r>
      <w:r w:rsidR="00FA7A72">
        <w:rPr>
          <w:lang w:val="en-AU"/>
        </w:rPr>
        <w:t>that can ultimately</w:t>
      </w:r>
      <w:r w:rsidR="002E6AF5">
        <w:rPr>
          <w:lang w:val="en-AU"/>
        </w:rPr>
        <w:t xml:space="preserve"> </w:t>
      </w:r>
      <w:r w:rsidR="00E80A95">
        <w:rPr>
          <w:lang w:val="en-AU"/>
        </w:rPr>
        <w:t>carry-over</w:t>
      </w:r>
      <w:r w:rsidR="002E6AF5">
        <w:rPr>
          <w:lang w:val="en-AU"/>
        </w:rPr>
        <w:t xml:space="preserve"> to relationships observed at the species level. </w:t>
      </w:r>
      <w:r w:rsidR="002E6AF5">
        <w:t xml:space="preserve">This is potentially problematic in typical metabolic scaling studies where metabolic rate and body mass are averaged across a sample of unique individuals to estimate mass-scaling relationship for an entire species (Fig. 1). </w:t>
      </w:r>
      <w:r w:rsidR="002E6AF5">
        <w:rPr>
          <w:lang w:val="en-AU"/>
        </w:rPr>
        <w:t xml:space="preserve">If </w:t>
      </w:r>
      <w:r w:rsidR="002E6AF5">
        <w:rPr>
          <w:lang w:val="en-AU"/>
        </w:rPr>
        <w:lastRenderedPageBreak/>
        <w:t xml:space="preserve">the goal of metabolic theories is to use among-species energetic scaling as a means to explain large scale ecological processes </w:t>
      </w:r>
      <w:r w:rsidR="002E6AF5">
        <w:rPr>
          <w:rFonts w:eastAsiaTheme="minorHAnsi"/>
          <w:lang w:val="en-US"/>
        </w:rPr>
        <w:fldChar w:fldCharType="begin"/>
      </w:r>
      <w:r w:rsidR="002905E1">
        <w:rPr>
          <w:rFonts w:eastAsiaTheme="minorHAnsi"/>
          <w:lang w:val="en-US"/>
        </w:rPr>
        <w: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(Glazier 2015)</w:t>
      </w:r>
      <w:r w:rsidR="002E6AF5">
        <w:rPr>
          <w:rFonts w:eastAsiaTheme="minorHAnsi"/>
          <w:lang w:val="en-US"/>
        </w:rPr>
        <w:fldChar w:fldCharType="end"/>
      </w:r>
      <w:r w:rsidR="002E6AF5">
        <w:rPr>
          <w:lang w:val="en-AU"/>
        </w:rPr>
        <w:t>, it is in our best interest to correctly model hierarchical variation in metabolic rate</w:t>
      </w:r>
      <w:r w:rsidR="00FA7A72">
        <w:rPr>
          <w:lang w:val="en-AU"/>
        </w:rPr>
        <w:t xml:space="preserve"> to better elucidate the processes driving variation in scaling at higher levels</w:t>
      </w:r>
      <w:r w:rsidR="002E6AF5">
        <w:rPr>
          <w:lang w:val="en-AU"/>
        </w:rPr>
        <w:t xml:space="preserve">. While the mechanisms driving interspecific variability in energetic scaling remains contentious, </w:t>
      </w:r>
      <w:r w:rsidR="002E6AF5">
        <w:t xml:space="preserve">variation in metabolic plasticity across individuals </w:t>
      </w:r>
      <w:r w:rsidR="002E6AF5">
        <w:rPr>
          <w:lang w:val="en-AU"/>
        </w:rPr>
        <w:t>may provide important insight to our understanding.</w:t>
      </w:r>
      <w:r w:rsidR="002E6AF5">
        <w:rPr>
          <w:noProof/>
          <w:lang w:val="en-US"/>
        </w:rPr>
        <w:drawing>
          <wp:inline distT="0" distB="0" distL="0" distR="0" wp14:anchorId="3D4EC73A" wp14:editId="123DD144">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12">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p>
    <w:p w14:paraId="067EFA1F" w14:textId="0FFC8C57" w:rsidR="00C00B6E" w:rsidRDefault="00C00B6E" w:rsidP="006237AE">
      <w:pPr>
        <w:spacing w:line="360" w:lineRule="auto"/>
        <w:rPr>
          <w:lang w:val="en-AU"/>
        </w:rPr>
      </w:pPr>
      <w:r w:rsidRPr="00041169">
        <w:rPr>
          <w:b/>
          <w:sz w:val="21"/>
          <w:lang w:val="en-AU"/>
        </w:rPr>
        <w:t xml:space="preserve">Figure </w:t>
      </w:r>
      <w:r>
        <w:rPr>
          <w:b/>
          <w:sz w:val="21"/>
          <w:lang w:val="en-AU"/>
        </w:rPr>
        <w:t>1</w:t>
      </w:r>
      <w:r>
        <w:rPr>
          <w:sz w:val="21"/>
          <w:lang w:val="en-AU"/>
        </w:rPr>
        <w:t xml:space="preserve"> – Diagram representing the hierarchical organisation of log metabolic rate and log body mass data of three hypothetical species. The large dots represent the mean log metabolic rate and mean log body mass of a given species. The small dots represent the mean log metabolic rate and mean log body mass for one individual in the sample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t>
      </w:r>
      <w:r w:rsidR="00B37369">
        <w:rPr>
          <w:sz w:val="21"/>
          <w:lang w:val="en-AU"/>
        </w:rPr>
        <w:t>,</w:t>
      </w:r>
      <w:r>
        <w:rPr>
          <w:sz w:val="21"/>
          <w:lang w:val="en-AU"/>
        </w:rPr>
        <w:t xml:space="preserve"> and averages of log metabolic rate and log body mass are taken across individuals of the sample to represent the species estimate</w:t>
      </w:r>
      <w:r w:rsidR="00B37369">
        <w:rPr>
          <w:sz w:val="21"/>
          <w:lang w:val="en-AU"/>
        </w:rPr>
        <w:t>, a</w:t>
      </w:r>
      <w:r>
        <w:rPr>
          <w:sz w:val="21"/>
          <w:lang w:val="en-AU"/>
        </w:rPr>
        <w:t xml:space="preserve">fter which, across species metabolic scaling relationship is estimated. </w:t>
      </w:r>
    </w:p>
    <w:p w14:paraId="0BABFE0E" w14:textId="4BB6CF46" w:rsidR="007A6F97" w:rsidRPr="007A6F97" w:rsidRDefault="007A6F97" w:rsidP="006237AE">
      <w:pPr>
        <w:spacing w:line="360" w:lineRule="auto"/>
        <w:rPr>
          <w:lang w:val="en-AU"/>
        </w:rPr>
      </w:pPr>
    </w:p>
    <w:p w14:paraId="52422AEC" w14:textId="1D5ADBA9" w:rsidR="002905E1" w:rsidRDefault="00C00B6E" w:rsidP="006237AE">
      <w:pPr>
        <w:spacing w:line="360" w:lineRule="auto"/>
        <w:ind w:firstLine="720"/>
        <w:rPr>
          <w:rFonts w:eastAsiaTheme="minorHAnsi"/>
          <w:lang w:val="en-US"/>
        </w:rPr>
      </w:pPr>
      <w:r>
        <w:t xml:space="preserve">Individual physiological processes respond to the environment in diverse ways which is expected to lead to individual differences in </w:t>
      </w:r>
      <w:del w:id="20" w:author="fonti.kar@gmail.com" w:date="2019-01-11T10:37:00Z">
        <w:r w:rsidDel="00D3317A">
          <w:delText>the plasticity of metabolic rate</w:delText>
        </w:r>
      </w:del>
      <w:ins w:id="21" w:author="fonti.kar@gmail.com" w:date="2019-01-11T10:37:00Z">
        <w:r w:rsidR="00D3317A">
          <w:t>metabolic plasticity and</w:t>
        </w:r>
      </w:ins>
      <w:ins w:id="22" w:author="fonti.kar@gmail.com" w:date="2019-01-11T10:38:00Z">
        <w:r w:rsidR="00D3317A">
          <w:t xml:space="preserve"> scaling relationships</w:t>
        </w:r>
      </w:ins>
      <w:r>
        <w:t xml:space="preserv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4DAC1422" w:rsidR="00C00B6E" w:rsidRPr="008A7CC7" w:rsidRDefault="002905E1" w:rsidP="006237AE">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Somero</w:t>
      </w:r>
      <w:proofErr w:type="spellEnd"/>
      <w:r w:rsidR="00C00B6E">
        <w:rPr>
          <w:rFonts w:eastAsiaTheme="minorHAnsi"/>
          <w:lang w:val="en-US"/>
        </w:rPr>
        <w:t xml:space="preserve">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Salin</w:t>
      </w:r>
      <w:proofErr w:type="spellEnd"/>
      <w:r w:rsidR="00C00B6E">
        <w:rPr>
          <w:rFonts w:eastAsiaTheme="minorHAnsi"/>
          <w:lang w:val="en-US"/>
        </w:rPr>
        <w:t xml:space="preserve">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change in response to fluctuations in body condition, as well as changes in the thermal environment (reviewed in </w:t>
      </w:r>
      <w:r w:rsidR="00C00B6E">
        <w:rPr>
          <w:rFonts w:eastAsiaTheme="minorHAnsi"/>
          <w:lang w:val="en-US"/>
        </w:rPr>
        <w:lastRenderedPageBreak/>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proofErr w:type="spellStart"/>
      <w:r w:rsidR="00C00B6E">
        <w:rPr>
          <w:rFonts w:eastAsiaTheme="minorHAnsi"/>
          <w:lang w:val="en-US"/>
        </w:rPr>
        <w:t>Seebacher</w:t>
      </w:r>
      <w:proofErr w:type="spellEnd"/>
      <w:r w:rsidR="00C00B6E">
        <w:rPr>
          <w:rFonts w:eastAsiaTheme="minorHAnsi"/>
          <w:lang w:val="en-US"/>
        </w:rPr>
        <w:t xml:space="preserve"> 2005)</w:t>
      </w:r>
      <w:r w:rsidR="00C00B6E">
        <w:rPr>
          <w:rFonts w:eastAsiaTheme="minorHAnsi"/>
          <w:lang w:val="en-US"/>
        </w:rPr>
        <w:fldChar w:fldCharType="end"/>
      </w:r>
      <w:r w:rsidR="00C00B6E">
        <w:t xml:space="preserve">. Individual variation in physiological processes that determine metabolic plasticity to internal and external environments may be a promising explanation for why there is no agreed upon, </w:t>
      </w:r>
      <w:r w:rsidR="00E80A95">
        <w:t>'</w:t>
      </w:r>
      <w:r w:rsidR="00C00B6E">
        <w:t>universal</w:t>
      </w:r>
      <w:r w:rsidR="00E80A95">
        <w:t>’</w:t>
      </w:r>
      <w:r w:rsidR="00C00B6E">
        <w:t xml:space="preserve"> </w:t>
      </w:r>
      <w:del w:id="23" w:author="fonti.kar@gmail.com" w:date="2019-01-11T10:38:00Z">
        <w:r w:rsidR="00C00B6E" w:rsidDel="00D3317A">
          <w:delText>metabolic scaling relationship</w:delText>
        </w:r>
      </w:del>
      <w:ins w:id="24" w:author="fonti.kar@gmail.com" w:date="2019-01-11T10:38:00Z">
        <w:r w:rsidR="00D3317A">
          <w:t>mass-scaling exponent</w:t>
        </w:r>
      </w:ins>
      <w:r w:rsidR="00C00B6E">
        <w:t xml:space="preserve">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w:t>
      </w:r>
      <w:proofErr w:type="spellStart"/>
      <w:r w:rsidR="00C00B6E">
        <w:rPr>
          <w:rFonts w:eastAsiaTheme="minorHAnsi"/>
          <w:lang w:val="en-US"/>
        </w:rPr>
        <w:t>Salin</w:t>
      </w:r>
      <w:proofErr w:type="spellEnd"/>
      <w:r w:rsidR="00C00B6E">
        <w:rPr>
          <w:rFonts w:eastAsiaTheme="minorHAnsi"/>
          <w:lang w:val="en-US"/>
        </w:rPr>
        <w:t xml:space="preserve">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C00B6E">
        <w:t xml:space="preserve"> Given that physiological machinery </w:t>
      </w:r>
      <w:del w:id="25" w:author="fonti.kar@gmail.com" w:date="2019-01-11T10:39:00Z">
        <w:r w:rsidR="00C00B6E" w:rsidDel="00D3317A">
          <w:delText>will adjust</w:delText>
        </w:r>
      </w:del>
      <w:ins w:id="26" w:author="fonti.kar@gmail.com" w:date="2019-01-11T10:39:00Z">
        <w:r w:rsidR="00D3317A">
          <w:t>adjusts</w:t>
        </w:r>
      </w:ins>
      <w:r w:rsidR="00C00B6E">
        <w:t xml:space="preserve"> to oscillations in temperature and body mass within a lifetime of an individual (e.g. seasonal changes), the mass scaling relationship </w:t>
      </w:r>
      <w:del w:id="27" w:author="fonti.kar@gmail.com" w:date="2019-01-11T10:40:00Z">
        <w:r w:rsidR="00C00B6E" w:rsidDel="00D3317A">
          <w:delText xml:space="preserve">with metabolic rate </w:delText>
        </w:r>
      </w:del>
      <w:r w:rsidR="00C00B6E">
        <w:t xml:space="preserve">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4FAD30C7" w:rsidR="009745BB" w:rsidRDefault="009745BB" w:rsidP="006237AE">
      <w:pPr>
        <w:spacing w:line="360" w:lineRule="auto"/>
        <w:ind w:firstLine="720"/>
      </w:pPr>
      <w:r>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(Nakagawa &amp; </w:t>
      </w:r>
      <w:proofErr w:type="spellStart"/>
      <w:r>
        <w:rPr>
          <w:rFonts w:eastAsiaTheme="minorHAnsi"/>
          <w:lang w:val="en-US"/>
        </w:rPr>
        <w:t>Schielzeth</w:t>
      </w:r>
      <w:proofErr w:type="spellEnd"/>
      <w:r>
        <w:rPr>
          <w:rFonts w:eastAsiaTheme="minorHAnsi"/>
          <w:lang w:val="en-US"/>
        </w:rPr>
        <w:t xml:space="preserve">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proofErr w:type="spellStart"/>
      <w:r w:rsidR="002905E1">
        <w:rPr>
          <w:rFonts w:eastAsiaTheme="minorHAnsi"/>
          <w:lang w:val="en-US"/>
        </w:rPr>
        <w:t>Nespolo</w:t>
      </w:r>
      <w:proofErr w:type="spellEnd"/>
      <w:r w:rsidR="002905E1">
        <w:rPr>
          <w:rFonts w:eastAsiaTheme="minorHAnsi"/>
          <w:lang w:val="en-US"/>
        </w:rPr>
        <w:t xml:space="preserve"> &amp; Franco 2007; White, </w:t>
      </w:r>
      <w:proofErr w:type="spellStart"/>
      <w:r w:rsidR="002905E1">
        <w:rPr>
          <w:rFonts w:eastAsiaTheme="minorHAnsi"/>
          <w:lang w:val="en-US"/>
        </w:rPr>
        <w:t>Schimpf</w:t>
      </w:r>
      <w:proofErr w:type="spellEnd"/>
      <w:r w:rsidR="002905E1">
        <w:rPr>
          <w:rFonts w:eastAsiaTheme="minorHAnsi"/>
          <w:lang w:val="en-US"/>
        </w:rPr>
        <w:t xml:space="preserve"> &amp; Cassey 2013; Auer </w:t>
      </w:r>
      <w:r w:rsidR="002905E1">
        <w:rPr>
          <w:rFonts w:eastAsiaTheme="minorHAnsi"/>
          <w:i/>
          <w:iCs/>
          <w:lang w:val="en-US"/>
        </w:rPr>
        <w:t>et al.</w:t>
      </w:r>
      <w:r w:rsidR="002905E1">
        <w:rPr>
          <w:rFonts w:eastAsiaTheme="minorHAnsi"/>
          <w:lang w:val="en-US"/>
        </w:rPr>
        <w:t xml:space="preserve"> 2016)</w:t>
      </w:r>
      <w:r>
        <w:rPr>
          <w:rFonts w:eastAsiaTheme="minorHAnsi"/>
          <w:lang w:val="en-US"/>
        </w:rPr>
        <w:fldChar w:fldCharType="end"/>
      </w:r>
      <w:r>
        <w:t xml:space="preserve">, consistent variation in metabolic plasticity (i.e. metabolic ‘norm of reaction’) has only been reported in only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w:t>
      </w:r>
      <w:proofErr w:type="spellStart"/>
      <w:r w:rsidR="002905E1" w:rsidRPr="00E80A95">
        <w:rPr>
          <w:rFonts w:eastAsiaTheme="minorHAnsi"/>
          <w:lang w:val="en-US"/>
        </w:rPr>
        <w:t>Briga</w:t>
      </w:r>
      <w:proofErr w:type="spellEnd"/>
      <w:r w:rsidR="002905E1" w:rsidRPr="00E80A95">
        <w:rPr>
          <w:rFonts w:eastAsiaTheme="minorHAnsi"/>
          <w:lang w:val="en-US"/>
        </w:rPr>
        <w:t xml:space="preserve">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proofErr w:type="spellStart"/>
      <w:r w:rsidR="002905E1" w:rsidRPr="00E80A95">
        <w:rPr>
          <w:rFonts w:eastAsiaTheme="minorHAnsi"/>
          <w:lang w:val="en-US"/>
        </w:rPr>
        <w:t>Careau</w:t>
      </w:r>
      <w:proofErr w:type="spellEnd"/>
      <w:r w:rsidR="002905E1" w:rsidRPr="00E80A95">
        <w:rPr>
          <w:rFonts w:eastAsiaTheme="minorHAnsi"/>
          <w:lang w:val="en-US"/>
        </w:rPr>
        <w:t>,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w:t>
      </w:r>
      <w:ins w:id="28" w:author="fonti.kar@gmail.com" w:date="2019-01-11T10:41:00Z">
        <w:r w:rsidR="00D3317A">
          <w:t xml:space="preserve">is logistically tedious but </w:t>
        </w:r>
      </w:ins>
      <w:del w:id="29" w:author="fonti.kar@gmail.com" w:date="2019-01-11T10:41:00Z">
        <w:r w:rsidDel="00D3317A">
          <w:delText xml:space="preserve">is </w:delText>
        </w:r>
        <w:r w:rsidR="00B37369" w:rsidDel="00D3317A">
          <w:delText xml:space="preserve">the </w:delText>
        </w:r>
      </w:del>
      <w:r>
        <w:t>fundamental</w:t>
      </w:r>
      <w:r w:rsidR="00B37369">
        <w:t xml:space="preserve"> </w:t>
      </w:r>
      <w:del w:id="30" w:author="fonti.kar@gmail.com" w:date="2019-01-11T10:40:00Z">
        <w:r w:rsidR="00B37369" w:rsidDel="00D3317A">
          <w:delText>first</w:delText>
        </w:r>
        <w:r w:rsidDel="00D3317A">
          <w:delText xml:space="preserve"> </w:delText>
        </w:r>
        <w:r w:rsidR="00B37369" w:rsidDel="00D3317A">
          <w:delText xml:space="preserve">step </w:delText>
        </w:r>
      </w:del>
      <w:r>
        <w:t xml:space="preserve">in understanding the capacity for plasticity itself to evolve. </w:t>
      </w:r>
      <w:del w:id="31" w:author="fonti.kar@gmail.com" w:date="2019-01-11T10:42:00Z">
        <w:r w:rsidDel="00D3317A">
          <w:delText xml:space="preserve">However, measuring reaction norms </w:delText>
        </w:r>
      </w:del>
      <w:del w:id="32" w:author="fonti.kar@gmail.com" w:date="2019-01-11T10:41:00Z">
        <w:r w:rsidDel="00D3317A">
          <w:delText xml:space="preserve">is logistically tedious </w:delText>
        </w:r>
      </w:del>
      <w:del w:id="33" w:author="fonti.kar@gmail.com" w:date="2019-01-11T10:42:00Z">
        <w:r w:rsidDel="00D3317A">
          <w:delText xml:space="preserve">and requires </w:delText>
        </w:r>
      </w:del>
      <w:ins w:id="34" w:author="fonti.kar@gmail.com" w:date="2019-01-11T10:42:00Z">
        <w:r w:rsidR="00D3317A">
          <w:t>R</w:t>
        </w:r>
      </w:ins>
      <w:del w:id="35" w:author="fonti.kar@gmail.com" w:date="2019-01-11T10:42:00Z">
        <w:r w:rsidDel="00D3317A">
          <w:delText>r</w:delText>
        </w:r>
      </w:del>
      <w:r>
        <w:t xml:space="preserve">epeated measures of </w:t>
      </w:r>
      <w:ins w:id="36" w:author="fonti.kar@gmail.com" w:date="2019-01-11T10:42:00Z">
        <w:r w:rsidR="00D3317A">
          <w:t xml:space="preserve">reaction norms </w:t>
        </w:r>
      </w:ins>
      <w:del w:id="37" w:author="fonti.kar@gmail.com" w:date="2019-01-11T10:42:00Z">
        <w:r w:rsidDel="00D3317A">
          <w:delText xml:space="preserve">the same individuals </w:delText>
        </w:r>
      </w:del>
      <w:r>
        <w:t>over an ecologically relevant duration</w:t>
      </w:r>
      <w:ins w:id="38" w:author="fonti.kar@gmail.com" w:date="2019-01-11T10:42:00Z">
        <w:r w:rsidR="00D3317A">
          <w:t xml:space="preserve"> </w:t>
        </w:r>
      </w:ins>
      <w:del w:id="39" w:author="fonti.kar@gmail.com" w:date="2019-01-11T10:42:00Z">
        <w:r w:rsidDel="00D3317A">
          <w:delText xml:space="preserve">. Repeated measures </w:delText>
        </w:r>
      </w:del>
      <w:del w:id="40" w:author="fonti.kar@gmail.com" w:date="2019-01-11T10:40:00Z">
        <w:r w:rsidDel="00D3317A">
          <w:delText>are potentially extremely</w:delText>
        </w:r>
      </w:del>
      <w:ins w:id="41" w:author="fonti.kar@gmail.com" w:date="2019-01-11T10:40:00Z">
        <w:r w:rsidR="00D3317A">
          <w:t>may be</w:t>
        </w:r>
      </w:ins>
      <w:r>
        <w:t xml:space="preserve"> important for metabolic scaling studies</w:t>
      </w:r>
      <w:ins w:id="42" w:author="fonti.kar@gmail.com" w:date="2019-01-11T10:40:00Z">
        <w:r w:rsidR="00D3317A">
          <w:t xml:space="preserve"> as </w:t>
        </w:r>
      </w:ins>
      <w:del w:id="43" w:author="fonti.kar@gmail.com" w:date="2019-01-11T10:40:00Z">
        <w:r w:rsidR="00B37369" w:rsidDel="00D3317A">
          <w:delText>.</w:delText>
        </w:r>
        <w:r w:rsidDel="00D3317A">
          <w:delText xml:space="preserve"> </w:delText>
        </w:r>
        <w:r w:rsidR="00B37369" w:rsidDel="00D3317A">
          <w:delText>H</w:delText>
        </w:r>
        <w:r w:rsidDel="00D3317A">
          <w:delText xml:space="preserve">owever </w:delText>
        </w:r>
      </w:del>
      <w:r>
        <w:t>body mass and metabolic rate tend to be measured only once</w:t>
      </w:r>
      <w:ins w:id="44" w:author="fonti.kar@gmail.com" w:date="2019-01-11T10:43:00Z">
        <w:r w:rsidR="00137D2E">
          <w:t xml:space="preserve"> making </w:t>
        </w:r>
      </w:ins>
      <w:del w:id="45" w:author="fonti.kar@gmail.com" w:date="2019-01-11T10:42:00Z">
        <w:r w:rsidDel="00137D2E">
          <w:delText>,</w:delText>
        </w:r>
      </w:del>
      <w:del w:id="46" w:author="fonti.kar@gmail.com" w:date="2019-01-11T10:43:00Z">
        <w:r w:rsidDel="00137D2E">
          <w:delText xml:space="preserve"> mak</w:delText>
        </w:r>
      </w:del>
      <w:ins w:id="47" w:author="fonti.kar@gmail.com" w:date="2019-01-11T10:42:00Z">
        <w:r w:rsidR="00137D2E">
          <w:t xml:space="preserve"> </w:t>
        </w:r>
      </w:ins>
      <w:del w:id="48" w:author="fonti.kar@gmail.com" w:date="2019-01-11T10:42:00Z">
        <w:r w:rsidDel="00137D2E">
          <w:delText xml:space="preserve">ing </w:delText>
        </w:r>
      </w:del>
      <w:r>
        <w:t xml:space="preserve">these studies </w:t>
      </w:r>
      <w:del w:id="49" w:author="fonti.kar@gmail.com" w:date="2019-01-11T10:43:00Z">
        <w:r w:rsidDel="00137D2E">
          <w:delText xml:space="preserve">strongly </w:delText>
        </w:r>
      </w:del>
      <w:r>
        <w:t>susceptible to sampling variability</w:t>
      </w:r>
      <w:ins w:id="50" w:author="fonti.kar@gmail.com" w:date="2019-01-11T10:43:00Z">
        <w:r w:rsidR="00137D2E">
          <w:t>,</w:t>
        </w:r>
      </w:ins>
      <w:del w:id="51" w:author="fonti.kar@gmail.com" w:date="2019-01-11T10:43:00Z">
        <w:r w:rsidDel="00137D2E">
          <w:delText xml:space="preserve"> if mass-scaling relationships exhibits low repeatability.</w:delText>
        </w:r>
      </w:del>
      <w:r>
        <w:t xml:space="preserve"> </w:t>
      </w:r>
    </w:p>
    <w:p w14:paraId="20B2B84C" w14:textId="3904FD6C" w:rsidR="009745BB" w:rsidRDefault="009745BB" w:rsidP="006237AE">
      <w:pPr>
        <w:spacing w:line="360" w:lineRule="auto"/>
        <w:ind w:firstLine="720"/>
      </w:pPr>
      <w:r>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xml:space="preserve">). </w:t>
      </w:r>
      <w:del w:id="52" w:author="fonti.kar@gmail.com" w:date="2019-01-11T10:43:00Z">
        <w:r w:rsidDel="00137D2E">
          <w:delText>The c</w:delText>
        </w:r>
      </w:del>
      <w:ins w:id="53" w:author="fonti.kar@gmail.com" w:date="2019-01-11T10:43:00Z">
        <w:r w:rsidR="00137D2E">
          <w:t>C</w:t>
        </w:r>
      </w:ins>
      <w:r>
        <w:t xml:space="preserve">haracter-state approach models phenotypic change in a set of environments as discrete ‘states’ or categories. In contrast, </w:t>
      </w:r>
      <w:del w:id="54" w:author="fonti.kar@gmail.com" w:date="2019-01-11T10:43:00Z">
        <w:r w:rsidDel="00137D2E">
          <w:delText xml:space="preserve">in </w:delText>
        </w:r>
      </w:del>
      <w:r>
        <w:t>the function-valued approach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xml:space="preserve">, </w:t>
      </w:r>
      <w:ins w:id="55" w:author="fonti.kar@gmail.com" w:date="2019-01-11T10:43:00Z">
        <w:r w:rsidR="00137D2E">
          <w:t xml:space="preserve"> describes </w:t>
        </w:r>
      </w:ins>
      <w:r>
        <w:t xml:space="preserve">changes in a trait across an environmental </w:t>
      </w:r>
      <w:del w:id="56" w:author="fonti.kar@gmail.com" w:date="2019-01-11T10:43:00Z">
        <w:r w:rsidDel="00137D2E">
          <w:delText xml:space="preserve">range </w:delText>
        </w:r>
      </w:del>
      <w:ins w:id="57" w:author="fonti.kar@gmail.com" w:date="2019-01-11T10:43:00Z">
        <w:r w:rsidR="00137D2E">
          <w:t xml:space="preserve">gradient using </w:t>
        </w:r>
      </w:ins>
      <w:del w:id="58" w:author="fonti.kar@gmail.com" w:date="2019-01-11T10:43:00Z">
        <w:r w:rsidDel="00137D2E">
          <w:delText xml:space="preserve">is described by </w:delText>
        </w:r>
      </w:del>
      <w:r>
        <w:t>parameters of a mathematical function. In this circumstance, the model parameters (e.g. intercept and slope) are the main targets of selection.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no study has </w:t>
      </w:r>
      <w:r>
        <w:lastRenderedPageBreak/>
        <w:t xml:space="preserve">assessed the merits of both approaches in understanding individual variation in reaction norms. </w:t>
      </w:r>
    </w:p>
    <w:p w14:paraId="1ACF6D6C" w14:textId="7E2C2C55"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approaches to answer the following </w:t>
      </w:r>
      <w:r w:rsidR="00AA0428">
        <w:t xml:space="preserve">four </w:t>
      </w:r>
      <w:r w:rsidR="00444B65">
        <w:t xml:space="preserve">questions </w:t>
      </w:r>
      <w:r w:rsidR="006A6594">
        <w:t>to better understand whether metabolic plasticity has the capacity to undergo selection</w:t>
      </w:r>
      <w:ins w:id="59" w:author="fonti.kar@gmail.com" w:date="2019-01-11T10:45:00Z">
        <w:r w:rsidR="00137D2E">
          <w:t xml:space="preserve"> and the consequences of mass-scaling exponents when </w:t>
        </w:r>
      </w:ins>
      <w:ins w:id="60" w:author="fonti.kar@gmail.com" w:date="2019-01-11T10:46:00Z">
        <w:r w:rsidR="00137D2E">
          <w:t xml:space="preserve">hierarchical variation is </w:t>
        </w:r>
      </w:ins>
      <w:ins w:id="61" w:author="fonti.kar@gmail.com" w:date="2019-01-11T10:47:00Z">
        <w:r w:rsidR="00643672">
          <w:t>accounted for</w:t>
        </w:r>
      </w:ins>
      <w:r w:rsidR="00444B65">
        <w:t xml:space="preserve">. </w:t>
      </w:r>
      <w:ins w:id="62" w:author="fonti.kar@gmail.com" w:date="2019-01-11T10:44:00Z">
        <w:r w:rsidR="00137D2E">
          <w:t xml:space="preserve">More specifically, we ask </w:t>
        </w:r>
      </w:ins>
      <w:r w:rsidR="00444B65">
        <w:t>(</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 xml:space="preserve">(4) </w:t>
      </w:r>
      <w:del w:id="63" w:author="fonti.kar@gmail.com" w:date="2019-01-11T10:46:00Z">
        <w:r w:rsidR="00B15C9B" w:rsidDel="00643672">
          <w:delText>D</w:delText>
        </w:r>
        <w:r w:rsidR="00B15C9B" w:rsidRPr="007B38E4" w:rsidDel="00643672">
          <w:delText xml:space="preserve">oes </w:delText>
        </w:r>
      </w:del>
      <w:ins w:id="64" w:author="fonti.kar@gmail.com" w:date="2019-01-11T10:46:00Z">
        <w:r w:rsidR="00643672">
          <w:t xml:space="preserve">How does </w:t>
        </w:r>
      </w:ins>
      <w:r w:rsidR="00C3129A">
        <w:t>the relationship between metabolism and body size</w:t>
      </w:r>
      <w:r w:rsidR="00C3129A" w:rsidRPr="007B38E4">
        <w:t xml:space="preserve"> </w:t>
      </w:r>
      <w:del w:id="65" w:author="fonti.kar@gmail.com" w:date="2019-01-11T10:47:00Z">
        <w:r w:rsidR="00B15C9B" w:rsidRPr="007B38E4" w:rsidDel="00643672">
          <w:delText xml:space="preserve">differ </w:delText>
        </w:r>
      </w:del>
      <w:ins w:id="66" w:author="fonti.kar@gmail.com" w:date="2019-01-11T10:47:00Z">
        <w:r w:rsidR="00643672">
          <w:t xml:space="preserve">change when variation </w:t>
        </w:r>
        <w:r w:rsidR="00643672" w:rsidRPr="007B38E4">
          <w:t xml:space="preserve"> </w:t>
        </w:r>
      </w:ins>
      <w:r w:rsidR="00B15C9B" w:rsidRPr="007B38E4">
        <w:t xml:space="preserve">at the </w:t>
      </w:r>
      <w:r w:rsidR="00B15C9B">
        <w:t>among</w:t>
      </w:r>
      <w:r w:rsidR="00B15C9B" w:rsidRPr="007B38E4">
        <w:t>- and within- individual leve</w:t>
      </w:r>
      <w:ins w:id="67" w:author="fonti.kar@gmail.com" w:date="2019-01-11T10:47:00Z">
        <w:r w:rsidR="00643672">
          <w:t>l is properly partitioned?</w:t>
        </w:r>
      </w:ins>
      <w:del w:id="68" w:author="fonti.kar@gmail.com" w:date="2019-01-11T10:47:00Z">
        <w:r w:rsidR="00B15C9B" w:rsidRPr="007B38E4" w:rsidDel="00643672">
          <w:delText>l?</w:delText>
        </w:r>
      </w:del>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4DEE7A29" w:rsidR="00B37A5A" w:rsidRPr="00B178E1" w:rsidRDefault="00FE1A78" w:rsidP="006237AE">
      <w:pPr>
        <w:pStyle w:val="Thesisbodytext"/>
        <w:spacing w:line="360" w:lineRule="auto"/>
      </w:pPr>
      <w:r>
        <w:t>Forty</w:t>
      </w:r>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An animal collection was approved by the New South Wales National Parks and </w:t>
      </w:r>
      <w:proofErr w:type="spellStart"/>
      <w:r w:rsidR="00B37A5A">
        <w:t>Wildelife</w:t>
      </w:r>
      <w:proofErr w:type="spellEnd"/>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721D7E49" w14:textId="04CF35FB" w:rsidR="00D24BC6" w:rsidRDefault="00D24BC6" w:rsidP="006237AE">
      <w:pPr>
        <w:pStyle w:val="Heading2"/>
        <w:spacing w:line="360" w:lineRule="auto"/>
        <w:rPr>
          <w:lang w:val="en-AU"/>
        </w:rPr>
      </w:pPr>
      <w:r>
        <w:rPr>
          <w:lang w:val="en-AU"/>
        </w:rPr>
        <w:t>Quantifying metabolic reaction norms</w:t>
      </w:r>
    </w:p>
    <w:p w14:paraId="194ECE19" w14:textId="6C919BFE"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body temperature) </w:t>
      </w:r>
      <w:r w:rsidR="00B37A5A">
        <w:t xml:space="preserve">in a </w:t>
      </w:r>
      <w:r w:rsidR="005107D8">
        <w:t>resting</w:t>
      </w:r>
      <w:r w:rsidR="00B37A5A">
        <w:t>, post-absorptive</w:t>
      </w:r>
      <w:r w:rsidR="00FE1A78">
        <w:t xml:space="preserve"> state</w:t>
      </w:r>
      <w:r w:rsidR="005107D8">
        <w:t xml:space="preserve"> but also includes energetic costs of </w:t>
      </w:r>
      <w:r w:rsidR="005107D8">
        <w:lastRenderedPageBreak/>
        <w:t xml:space="preserve">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w:t>
      </w:r>
      <w:proofErr w:type="spellStart"/>
      <w:r w:rsidR="00B37A5A">
        <w:t>C at</w:t>
      </w:r>
      <w:proofErr w:type="spellEnd"/>
      <w:r w:rsidR="00B37A5A">
        <w:t xml:space="preserve">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w:t>
      </w:r>
      <w:proofErr w:type="spellStart"/>
      <w:r w:rsidR="00B37A5A">
        <w:t>LabWit</w:t>
      </w:r>
      <w:proofErr w:type="spellEnd"/>
      <w:r w:rsidR="00B37A5A">
        <w:t>, ZXSD-R1090) to precisely control the ambient temperature at which measurements were taken (+/- 1ºC)</w:t>
      </w:r>
      <w:r w:rsidR="00035FEB">
        <w:t xml:space="preserve">. In order to account for the </w:t>
      </w:r>
      <w:r w:rsidR="00912471">
        <w:t xml:space="preserve">carry over </w:t>
      </w:r>
      <w:r w:rsidR="00035FEB">
        <w:t>effects of extreme temperatures experienced by an individual on subsequent</w:t>
      </w:r>
      <w:r w:rsidR="00912471">
        <w:t xml:space="preserve"> metabolic</w:t>
      </w:r>
      <w:r w:rsidR="00035FEB">
        <w:t xml:space="preserve"> measurements at other temperature, </w:t>
      </w:r>
      <w:r w:rsidR="00FE1A78">
        <w:t>the</w:t>
      </w:r>
      <w:r w:rsidR="00B37A5A">
        <w:t xml:space="preserve"> temperature order was randomly allocated to the incubators across the three days, within each sampling session.</w:t>
      </w:r>
    </w:p>
    <w:p w14:paraId="7F4543FC" w14:textId="6B01E3BB" w:rsidR="00B37A5A" w:rsidRDefault="000F50EB" w:rsidP="00642D67">
      <w:pPr>
        <w:pStyle w:val="Thesisnormal"/>
        <w:spacing w:line="36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1F4E0F83" w14:textId="0A10EF73"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del w:id="69" w:author="fonti.kar@gmail.com" w:date="2019-01-11T10:49:00Z">
        <w:r w:rsidR="002905E1" w:rsidDel="005E6483">
          <w:rPr>
            <w:rFonts w:eastAsiaTheme="minorHAnsi"/>
            <w:lang w:val="en-US"/>
          </w:rPr>
          <w:delText>(</w:delText>
        </w:r>
      </w:del>
      <w:proofErr w:type="spellStart"/>
      <w:r w:rsidR="002905E1">
        <w:rPr>
          <w:rFonts w:eastAsiaTheme="minorHAnsi"/>
          <w:lang w:val="en-US"/>
        </w:rPr>
        <w:t>Lighton</w:t>
      </w:r>
      <w:proofErr w:type="spellEnd"/>
      <w:r w:rsidR="002905E1">
        <w:rPr>
          <w:rFonts w:eastAsiaTheme="minorHAnsi"/>
          <w:lang w:val="en-US"/>
        </w:rPr>
        <w:t xml:space="preserve"> </w:t>
      </w:r>
      <w:ins w:id="70" w:author="fonti.kar@gmail.com" w:date="2019-01-11T10:49:00Z">
        <w:r w:rsidR="005E6483">
          <w:rPr>
            <w:rFonts w:eastAsiaTheme="minorHAnsi"/>
            <w:lang w:val="en-US"/>
          </w:rPr>
          <w:t>(</w:t>
        </w:r>
      </w:ins>
      <w:r w:rsidR="002905E1">
        <w:rPr>
          <w:rFonts w:eastAsiaTheme="minorHAnsi"/>
          <w:lang w:val="en-US"/>
        </w:rPr>
        <w:t>2008)</w:t>
      </w:r>
      <w:r w:rsidR="002905E1">
        <w:rPr>
          <w:rFonts w:eastAsiaTheme="minorHAnsi"/>
          <w:lang w:val="en-US"/>
        </w:rPr>
        <w:fldChar w:fldCharType="end"/>
      </w:r>
      <w:r w:rsidR="00B37A5A">
        <w:t xml:space="preserve">: </w:t>
      </w:r>
    </w:p>
    <w:p w14:paraId="10B5DCE6" w14:textId="77777777" w:rsidR="00B37A5A" w:rsidRPr="00FC045C" w:rsidRDefault="00B37A5A" w:rsidP="006237AE">
      <w:pPr>
        <w:pStyle w:val="Thesisnormal"/>
        <w:spacing w:line="360" w:lineRule="auto"/>
        <w:jc w:val="both"/>
        <w:rPr>
          <w:rFonts w:cs="Times New Roman"/>
        </w:rPr>
      </w:pPr>
      <w:proofErr w:type="spellStart"/>
      <w:r>
        <w:rPr>
          <w:rFonts w:cs="Times New Roman"/>
        </w:rPr>
        <w:t>Eqn</w:t>
      </w:r>
      <w:proofErr w:type="spellEnd"/>
      <w:r>
        <w:rPr>
          <w:rFonts w:cs="Times New Roman"/>
        </w:rPr>
        <w:t>: 1</w:t>
      </w:r>
    </w:p>
    <w:p w14:paraId="03692CD4" w14:textId="60EF91D7" w:rsidR="00B37A5A" w:rsidRPr="00FC045C" w:rsidRDefault="004642B5"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 xml:space="preserve">is the </w:t>
      </w:r>
      <w:r>
        <w:lastRenderedPageBreak/>
        <w:t>volume of the chamber (146</w:t>
      </w:r>
      <w:r w:rsidR="0048012E" w:rsidRPr="0076694D">
        <w:t>mL</w:t>
      </w:r>
      <w:r>
        <w:t xml:space="preserve">),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0A371672" w14:textId="77777777" w:rsidR="005E6483" w:rsidRDefault="00B37A5A" w:rsidP="006237AE">
      <w:pPr>
        <w:pStyle w:val="Thesisnormal"/>
        <w:spacing w:line="360" w:lineRule="auto"/>
        <w:rPr>
          <w:ins w:id="71" w:author="fonti.kar@gmail.com" w:date="2019-01-11T10:50:00Z"/>
        </w:rPr>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17375D">
        <w:t>We used a complete dataset of 24</w:t>
      </w:r>
      <w:r w:rsidR="00993AE9">
        <w:t>18 observations</w:t>
      </w:r>
      <w:ins w:id="72" w:author="fonti.kar@gmail.com" w:date="2019-01-11T10:49:00Z">
        <w:r w:rsidR="005E6483">
          <w:t xml:space="preserve">. </w:t>
        </w:r>
      </w:ins>
      <w:del w:id="73" w:author="fonti.kar@gmail.com" w:date="2019-01-11T10:49:00Z">
        <w:r w:rsidR="00993AE9" w:rsidDel="005E6483">
          <w:delText xml:space="preserve"> (</w:delText>
        </w:r>
      </w:del>
      <w:ins w:id="74" w:author="fonti.kar@gmail.com" w:date="2019-01-11T10:50:00Z">
        <w:r w:rsidR="005E6483">
          <w:t>F</w:t>
        </w:r>
      </w:ins>
      <w:del w:id="75" w:author="fonti.kar@gmail.com" w:date="2019-01-11T10:50:00Z">
        <w:r w:rsidR="00993AE9" w:rsidDel="005E6483">
          <w:delText>f</w:delText>
        </w:r>
      </w:del>
      <w:r w:rsidR="00993AE9">
        <w:t xml:space="preserve">or more details on </w:t>
      </w:r>
      <w:del w:id="76" w:author="fonti.kar@gmail.com" w:date="2019-01-11T10:50:00Z">
        <w:r w:rsidR="00665994" w:rsidDel="005E6483">
          <w:delText xml:space="preserve">the </w:delText>
        </w:r>
      </w:del>
      <w:r w:rsidR="00993AE9">
        <w:t xml:space="preserve">data </w:t>
      </w:r>
      <w:r w:rsidR="00665994">
        <w:t xml:space="preserve">cleaning </w:t>
      </w:r>
      <w:del w:id="77" w:author="fonti.kar@gmail.com" w:date="2019-01-11T10:50:00Z">
        <w:r w:rsidR="00665994" w:rsidDel="005E6483">
          <w:delText>process</w:delText>
        </w:r>
        <w:r w:rsidR="00993AE9" w:rsidDel="005E6483">
          <w:delText xml:space="preserve"> </w:delText>
        </w:r>
      </w:del>
      <w:r w:rsidR="00993AE9">
        <w:t xml:space="preserve">see </w:t>
      </w:r>
      <w:r w:rsidR="00CB685E">
        <w:t>electronic supplementary materials</w:t>
      </w:r>
      <w:r w:rsidR="00B5440E">
        <w:t xml:space="preserve"> (ESM)</w:t>
      </w:r>
      <w:del w:id="78" w:author="fonti.kar@gmail.com" w:date="2019-01-11T10:50:00Z">
        <w:r w:rsidR="00993AE9" w:rsidDel="005E6483">
          <w:delText>)</w:delText>
        </w:r>
      </w:del>
      <w:r w:rsidR="001C4FAE">
        <w:t xml:space="preserve">. </w:t>
      </w:r>
      <w:ins w:id="79" w:author="fonti.kar@gmail.com" w:date="2019-01-11T10:50:00Z">
        <w:r w:rsidR="005E6483">
          <w:t>All d</w:t>
        </w:r>
      </w:ins>
      <w:del w:id="80" w:author="fonti.kar@gmail.com" w:date="2019-01-11T10:50:00Z">
        <w:r w:rsidR="001C4FAE" w:rsidDel="005E6483">
          <w:delText>D</w:delText>
        </w:r>
      </w:del>
      <w:r w:rsidR="001C4FAE">
        <w:t>ata and code with which to generate our results are openly available via the Open Science Framework (see Data Accessibility).</w:t>
      </w:r>
      <w:r w:rsidR="00993AE9">
        <w:t xml:space="preserve"> </w:t>
      </w:r>
    </w:p>
    <w:p w14:paraId="6D7923DE" w14:textId="79205477" w:rsidR="00993AE9" w:rsidRPr="005E6483" w:rsidRDefault="00993AE9" w:rsidP="005E6483">
      <w:pPr>
        <w:pStyle w:val="Thesisnormal"/>
        <w:spacing w:line="360" w:lineRule="auto"/>
        <w:ind w:firstLine="720"/>
        <w:rPr>
          <w:rPrChange w:id="81" w:author="fonti.kar@gmail.com" w:date="2019-01-11T10:50:00Z">
            <w:rPr>
              <w:highlight w:val="yellow"/>
            </w:rPr>
          </w:rPrChange>
        </w:rPr>
        <w:pPrChange w:id="82" w:author="fonti.kar@gmail.com" w:date="2019-01-11T10:50:00Z">
          <w:pPr>
            <w:pStyle w:val="Thesisnormal"/>
            <w:spacing w:line="360" w:lineRule="auto"/>
          </w:pPr>
        </w:pPrChange>
      </w:pPr>
      <w:r>
        <w:t xml:space="preserve">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00B37A5A" w:rsidRPr="00522F48">
        <w:t xml:space="preserve"> log-transformed.</w:t>
      </w:r>
      <w:r w:rsidR="001C4FAE">
        <w:t xml:space="preserve"> </w:t>
      </w:r>
      <w:r w:rsidR="00B37A5A" w:rsidRPr="00522F48">
        <w:t>Collinearity</w:t>
      </w:r>
      <w:r w:rsidR="00B37A5A">
        <w:t xml:space="preserve"> between our predictor variables were checked using </w:t>
      </w:r>
      <w:r w:rsidR="007B4CAF">
        <w:t xml:space="preserve">a </w:t>
      </w:r>
      <w:r w:rsidR="00B37A5A">
        <w:t>scatterplot matri</w:t>
      </w:r>
      <w:r w:rsidR="007B4CAF">
        <w:t>x (Fig. S1)</w:t>
      </w:r>
      <w:r w:rsidR="00B5440E">
        <w:t xml:space="preserve"> and</w:t>
      </w:r>
      <w:r w:rsidR="00B37A5A">
        <w:t xml:space="preserve"> Pearson correlation coefficients are presented in Table S</w:t>
      </w:r>
      <w:r w:rsidR="007B4CAF">
        <w:t>2</w:t>
      </w:r>
      <w:r w:rsidR="00B37A5A">
        <w:t xml:space="preserve">. </w:t>
      </w:r>
      <w:r w:rsidR="004F1A1A">
        <w:t>Initial analyses show that t</w:t>
      </w:r>
      <w:r w:rsidR="00B37A5A">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B37A5A" w:rsidRPr="00EF0BC9">
        <w:rPr>
          <w:vertAlign w:val="subscript"/>
        </w:rPr>
        <w:t>2</w:t>
      </w:r>
      <w:r w:rsidR="00B37A5A">
        <w:rPr>
          <w:vertAlign w:val="subscript"/>
        </w:rPr>
        <w:t xml:space="preserve"> </w:t>
      </w:r>
      <w:r w:rsidR="00B37A5A">
        <w:t xml:space="preserve">between </w:t>
      </w:r>
      <w:r w:rsidR="00794C00">
        <w:t xml:space="preserve">blocks </w:t>
      </w:r>
      <w:r w:rsidR="00B37A5A">
        <w:t xml:space="preserve">of lizards or incubators therefore </w:t>
      </w:r>
      <w:r w:rsidR="00794C00">
        <w:t xml:space="preserve">these parameters were </w:t>
      </w:r>
      <w:r w:rsidR="00B37A5A">
        <w:t>not included in our final models</w:t>
      </w:r>
      <w:r w:rsidR="004F1A1A">
        <w:t xml:space="preserve"> (see ESM for these analys</w:t>
      </w:r>
      <w:r w:rsidR="007B4CAF">
        <w:t>is</w:t>
      </w:r>
      <w:r w:rsidR="004F1A1A">
        <w:t>)</w:t>
      </w:r>
      <w:r w:rsidR="00B37A5A">
        <w:t>.</w:t>
      </w:r>
      <w:r w:rsidR="00886D8F">
        <w:t xml:space="preserve"> </w:t>
      </w:r>
      <w:r w:rsidR="00B5440E">
        <w:t xml:space="preserve">Although lizards were kept in 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70243">
        <w:t>the</w:t>
      </w:r>
      <w:r w:rsidR="00912471">
        <w:t xml:space="preserve"> </w:t>
      </w:r>
      <w:r w:rsidR="00912471" w:rsidRPr="00912471">
        <w:t xml:space="preserve">model </w:t>
      </w:r>
      <w:r w:rsidR="00912471" w:rsidRPr="00061FC5">
        <w:t xml:space="preserve">containing ‘previous temperature experience’ as a covariate was better supported </w:t>
      </w:r>
      <w:del w:id="83" w:author="fonti.kar@gmail.com" w:date="2019-01-11T10:51:00Z">
        <w:r w:rsidR="00127E8B" w:rsidDel="005E6483">
          <w:delText>(</w:delText>
        </w:r>
        <m:oMath>
          <m:r>
            <w:rPr>
              <w:rFonts w:ascii="Cambria Math" w:hAnsi="Cambria Math"/>
            </w:rPr>
            <m:t xml:space="preserve">∆ </m:t>
          </m:r>
        </m:oMath>
        <w:r w:rsidR="00127E8B" w:rsidDel="005E6483">
          <w:delText>wAIC</w:delText>
        </w:r>
        <w:r w:rsidR="003A13C6" w:rsidDel="005E6483">
          <w:delText xml:space="preserve"> (Full model – reduced model) = </w:delText>
        </w:r>
        <w:r w:rsidR="003A13C6" w:rsidRPr="000233AE" w:rsidDel="005E6483">
          <w:rPr>
            <w:color w:val="000000"/>
          </w:rPr>
          <w:delText>-4.73</w:delText>
        </w:r>
        <w:r w:rsidR="003A13C6" w:rsidDel="005E6483">
          <w:rPr>
            <w:color w:val="000000"/>
          </w:rPr>
          <w:delText xml:space="preserve"> </w:delText>
        </w:r>
        <w:r w:rsidR="00127E8B" w:rsidDel="005E6483">
          <w:delText xml:space="preserve">and </w:delText>
        </w:r>
        <m:oMath>
          <m:r>
            <w:rPr>
              <w:rFonts w:ascii="Cambria Math" w:hAnsi="Cambria Math"/>
            </w:rPr>
            <m:t xml:space="preserve">∆ </m:t>
          </m:r>
        </m:oMath>
        <w:r w:rsidR="00127E8B" w:rsidDel="005E6483">
          <w:delText>loo</w:delText>
        </w:r>
        <w:r w:rsidR="003A13C6" w:rsidDel="005E6483">
          <w:delText xml:space="preserve"> = </w:delText>
        </w:r>
        <w:r w:rsidR="003A13C6" w:rsidRPr="000233AE" w:rsidDel="005E6483">
          <w:rPr>
            <w:color w:val="000000"/>
          </w:rPr>
          <w:delText>-4.73</w:delText>
        </w:r>
        <w:r w:rsidR="00127E8B" w:rsidDel="005E6483">
          <w:delText>)</w:delText>
        </w:r>
      </w:del>
      <w:r>
        <w:t xml:space="preserve"> </w:t>
      </w:r>
      <w:r w:rsidR="00912471" w:rsidRPr="00061FC5">
        <w:t>compared to a model with</w:t>
      </w:r>
      <w:ins w:id="84" w:author="fonti.kar@gmail.com" w:date="2019-01-11T10:51:00Z">
        <w:r w:rsidR="005E6483">
          <w:t>out</w:t>
        </w:r>
      </w:ins>
      <w:r w:rsidR="00912471" w:rsidRPr="00061FC5">
        <w:t xml:space="preserve"> it</w:t>
      </w:r>
      <w:del w:id="85" w:author="fonti.kar@gmail.com" w:date="2019-01-11T10:51:00Z">
        <w:r w:rsidR="00912471" w:rsidRPr="00061FC5" w:rsidDel="005E6483">
          <w:delText xml:space="preserve"> excluded</w:delText>
        </w:r>
      </w:del>
      <w:ins w:id="86" w:author="fonti.kar@gmail.com" w:date="2019-01-11T10:51:00Z">
        <w:r w:rsidR="005E6483">
          <w:t xml:space="preserve"> </w:t>
        </w:r>
      </w:ins>
      <w:del w:id="87" w:author="fonti.kar@gmail.com" w:date="2019-01-11T10:51:00Z">
        <w:r w:rsidR="00912471" w:rsidRPr="00061FC5" w:rsidDel="005E6483">
          <w:delText>,</w:delText>
        </w:r>
      </w:del>
      <w:ins w:id="88" w:author="fonti.kar@gmail.com" w:date="2019-01-11T10:51:00Z">
        <w:r w:rsidR="005E6483">
          <w:t>(</w:t>
        </w:r>
        <m:oMath>
          <m:r>
            <w:rPr>
              <w:rFonts w:ascii="Cambria Math" w:hAnsi="Cambria Math"/>
            </w:rPr>
            <m:t xml:space="preserve">∆ </m:t>
          </m:r>
        </m:oMath>
        <w:r w:rsidR="005E6483">
          <w:t xml:space="preserve">wAIC (Full model – 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ins>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del w:id="89" w:author="fonti.kar@gmail.com" w:date="2019-01-11T10:51:00Z">
        <w:r w:rsidR="007B4CAF" w:rsidDel="005E6483">
          <w:delText>. s</w:delText>
        </w:r>
        <w:r w:rsidR="00912471" w:rsidRPr="002B44E0" w:rsidDel="005E6483">
          <w:delText>ee ESM for</w:delText>
        </w:r>
        <w:r w:rsidR="00061FC5" w:rsidDel="005E6483">
          <w:delText xml:space="preserve"> more</w:delText>
        </w:r>
        <w:r w:rsidR="00912471" w:rsidRPr="002B44E0" w:rsidDel="005E6483">
          <w:delText xml:space="preserve"> details</w:delText>
        </w:r>
      </w:del>
      <w:r w:rsidR="00912471" w:rsidRPr="002B44E0">
        <w:t>)</w:t>
      </w:r>
      <w:r w:rsidR="00912471">
        <w:t>.</w:t>
      </w:r>
    </w:p>
    <w:p w14:paraId="7E2A8BBA" w14:textId="15AE4FAF" w:rsidR="007935AB" w:rsidRDefault="00C82894" w:rsidP="006237AE">
      <w:pPr>
        <w:pStyle w:val="Thesisnormal"/>
        <w:spacing w:line="360" w:lineRule="auto"/>
        <w:ind w:firstLine="720"/>
      </w:pPr>
      <w:r>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Bürkner</w:t>
      </w:r>
      <w:proofErr w:type="spellEnd"/>
      <w:r w:rsidR="004F268B">
        <w:rPr>
          <w:rFonts w:eastAsiaTheme="minorHAnsi"/>
          <w:lang w:val="en-US"/>
        </w:rPr>
        <w:t xml:space="preserve">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2B762D">
        <w:t xml:space="preserve">For every model, </w:t>
      </w:r>
      <w:r w:rsidR="00741B62">
        <w:t>we pooled the posterior estimates for multiple chains. For ‘</w:t>
      </w:r>
      <w:proofErr w:type="spellStart"/>
      <w:r w:rsidR="00741B62">
        <w:t>brms</w:t>
      </w:r>
      <w:proofErr w:type="spellEnd"/>
      <w:r w:rsidR="00741B62">
        <w:t xml:space="preserve">’ models, </w:t>
      </w:r>
      <w:r w:rsidR="00993AE9">
        <w:t xml:space="preserve">we used default priors and </w:t>
      </w:r>
      <w:r w:rsidR="00741B62">
        <w:t>ran 4 chains of 2000 iterations with a burn in of 1000</w:t>
      </w:r>
      <w:r w:rsidR="00D26731">
        <w:t xml:space="preserve"> and a thinning interval of 1</w:t>
      </w:r>
      <w:r w:rsidR="00741B62">
        <w:t>. For ‘</w:t>
      </w:r>
      <w:proofErr w:type="spellStart"/>
      <w:r w:rsidR="00741B62">
        <w:t>MCMCglmm</w:t>
      </w:r>
      <w:proofErr w:type="spellEnd"/>
      <w:r w:rsidR="00741B62">
        <w:t>’ models,</w:t>
      </w:r>
      <w:r w:rsidR="00993AE9">
        <w:t xml:space="preserve"> we used uninformative, </w:t>
      </w:r>
      <w:r w:rsidR="006F2452">
        <w:t xml:space="preserve">parameter </w:t>
      </w:r>
      <w:r w:rsidR="00993AE9">
        <w:t xml:space="preserve">expanded priors to assist with model convergence </w:t>
      </w:r>
      <w:r w:rsidR="003F1CB2">
        <w:rPr>
          <w:rFonts w:eastAsiaTheme="minorHAnsi"/>
          <w:lang w:val="en-US"/>
        </w:rPr>
        <w:fldChar w:fldCharType="begin"/>
      </w:r>
      <w:r w:rsidR="002905E1">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993AE9">
        <w:t>. W</w:t>
      </w:r>
      <w:r w:rsidR="00741B62">
        <w:t xml:space="preserve">e ran 3 chains of </w:t>
      </w:r>
      <w:r w:rsidR="00741B62" w:rsidRPr="00741B62">
        <w:t>7510000</w:t>
      </w:r>
      <w:r w:rsidR="00741B62">
        <w:t xml:space="preserve"> iterations with a burn in of 10000 and</w:t>
      </w:r>
      <w:r w:rsidR="00D26731">
        <w:t xml:space="preserve"> a thinning interval of 5000</w:t>
      </w:r>
      <w:r w:rsidR="00993AE9">
        <w:t xml:space="preserve"> for our ‘</w:t>
      </w:r>
      <w:proofErr w:type="spellStart"/>
      <w:r w:rsidR="00993AE9">
        <w:t>MCMCglmm</w:t>
      </w:r>
      <w:proofErr w:type="spellEnd"/>
      <w:r w:rsidR="00993AE9">
        <w:t>’ models</w:t>
      </w:r>
      <w:r w:rsidR="00D26731">
        <w:t xml:space="preserve">. </w:t>
      </w:r>
      <w:r w:rsidR="00064B0D">
        <w:t>All models were checked for proper</w:t>
      </w:r>
      <w:r w:rsidR="00D26731">
        <w:t xml:space="preserve"> mixing and </w:t>
      </w:r>
      <w:r w:rsidR="00993AE9">
        <w:t xml:space="preserve">convergence </w:t>
      </w:r>
      <w:r w:rsidR="00D26731">
        <w:t xml:space="preserve">by visually inspecting trace plots and ensuring </w:t>
      </w:r>
      <w:r w:rsidR="00F574C3">
        <w:t xml:space="preserve">scale reduction factors </w:t>
      </w:r>
      <w:del w:id="90" w:author="fonti.kar@gmail.com" w:date="2019-01-11T10:52:00Z">
        <w:r w:rsidR="00F574C3" w:rsidDel="005E6483">
          <w:delText xml:space="preserve">(i.e. </w:delText>
        </w:r>
        <w:r w:rsidR="008734E7" w:rsidDel="005E6483">
          <w:delText>Rhat values</w:delText>
        </w:r>
        <w:r w:rsidR="00F574C3" w:rsidDel="005E6483">
          <w:delText>)</w:delText>
        </w:r>
        <w:r w:rsidR="008734E7" w:rsidDel="005E6483">
          <w:delText xml:space="preserve"> </w:delText>
        </w:r>
      </w:del>
      <w:r w:rsidR="008734E7">
        <w:t xml:space="preserve">are </w:t>
      </w:r>
      <w:r w:rsidR="005A51A9">
        <w:t xml:space="preserve">smaller </w:t>
      </w:r>
      <w:r w:rsidR="008734E7">
        <w:t>than 1.1</w:t>
      </w:r>
      <w:r w:rsidR="00D26731">
        <w:t xml:space="preserve">. We also checked whether our chains were </w:t>
      </w:r>
      <w:r w:rsidR="005A51A9">
        <w:t xml:space="preserve">not </w:t>
      </w:r>
      <w:r w:rsidR="00D26731">
        <w:t xml:space="preserve">autocorrelated. </w:t>
      </w:r>
      <w:r w:rsidR="008019DE">
        <w:t xml:space="preserve">We present </w:t>
      </w:r>
      <w:ins w:id="91" w:author="fonti.kar@gmail.com" w:date="2019-01-11T10:52:00Z">
        <w:r w:rsidR="00A36975">
          <w:t xml:space="preserve">pooled </w:t>
        </w:r>
      </w:ins>
      <w:r w:rsidR="008019DE">
        <w:t xml:space="preserve">posterior means and their 95% credible intervals. </w:t>
      </w:r>
      <w:r w:rsidR="00993AE9">
        <w:t>Below, we present our model structure</w:t>
      </w:r>
      <w:r w:rsidR="00665994">
        <w:t>s</w:t>
      </w:r>
      <w:r w:rsidR="00993AE9">
        <w:t xml:space="preserve"> following </w:t>
      </w:r>
      <w:r w:rsidR="003F1CB2">
        <w:rPr>
          <w:rFonts w:eastAsiaTheme="minorHAnsi"/>
          <w:lang w:val="en-US"/>
        </w:rPr>
        <w:fldChar w:fldCharType="begin"/>
      </w:r>
      <w:r w:rsidR="002905E1">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O'Hara </w:t>
      </w:r>
      <w:ins w:id="92" w:author="fonti.kar@gmail.com" w:date="2019-01-11T10:52:00Z">
        <w:r w:rsidR="005E6483">
          <w:rPr>
            <w:rFonts w:eastAsiaTheme="minorHAnsi"/>
            <w:lang w:val="en-US"/>
          </w:rPr>
          <w:t>(</w:t>
        </w:r>
      </w:ins>
      <w:r w:rsidR="004F268B">
        <w:rPr>
          <w:rFonts w:eastAsiaTheme="minorHAnsi"/>
          <w:lang w:val="en-US"/>
        </w:rPr>
        <w:t>2009</w:t>
      </w:r>
      <w:ins w:id="93" w:author="fonti.kar@gmail.com" w:date="2019-01-11T10:52:00Z">
        <w:r w:rsidR="005E6483">
          <w:rPr>
            <w:rFonts w:eastAsiaTheme="minorHAnsi"/>
            <w:lang w:val="en-US"/>
          </w:rPr>
          <w:t>)</w:t>
        </w:r>
      </w:ins>
      <w:del w:id="94" w:author="fonti.kar@gmail.com" w:date="2019-01-11T10:52:00Z">
        <w:r w:rsidR="006C1800" w:rsidDel="005E6483">
          <w:rPr>
            <w:rFonts w:eastAsiaTheme="minorHAnsi"/>
            <w:lang w:val="en-US"/>
          </w:rPr>
          <w:delText xml:space="preserve"> </w:delText>
        </w:r>
      </w:del>
      <w:r w:rsidR="003F1CB2">
        <w:rPr>
          <w:rFonts w:eastAsiaTheme="minorHAnsi"/>
          <w:lang w:val="en-US"/>
        </w:rPr>
        <w:fldChar w:fldCharType="end"/>
      </w:r>
      <w:del w:id="95" w:author="fonti.kar@gmail.com" w:date="2019-01-11T10:52:00Z">
        <w:r w:rsidR="00993AE9" w:rsidDel="005E6483">
          <w:delText>(see code for further details)</w:delText>
        </w:r>
      </w:del>
      <w:r w:rsidR="00993AE9">
        <w:t>.</w:t>
      </w:r>
    </w:p>
    <w:p w14:paraId="02AA062E" w14:textId="4D0B78AB" w:rsidR="009A5C4A" w:rsidRDefault="009A5C4A" w:rsidP="006237AE">
      <w:pPr>
        <w:pStyle w:val="Heading2"/>
        <w:spacing w:line="360" w:lineRule="auto"/>
      </w:pPr>
      <w:r>
        <w:t>Repeatability of thermal reaction norms</w:t>
      </w:r>
    </w:p>
    <w:p w14:paraId="1C19BE03" w14:textId="5A61E780" w:rsidR="00022081" w:rsidRPr="00D770C2" w:rsidRDefault="008C0D71" w:rsidP="006237AE">
      <w:pPr>
        <w:spacing w:line="360" w:lineRule="auto"/>
        <w:rPr>
          <w:rPrChange w:id="96" w:author="fonti.kar@gmail.com" w:date="2019-01-11T10:53:00Z">
            <w:rPr>
              <w:lang w:val="en-AU"/>
            </w:rPr>
          </w:rPrChange>
        </w:rPr>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ins w:id="97" w:author="fonti.kar@gmail.com" w:date="2019-01-11T10:52:00Z">
        <w:r w:rsidR="00D770C2">
          <w:rPr>
            <w:lang w:val="en-AU"/>
          </w:rPr>
          <w:t xml:space="preserve"> in metabolism</w:t>
        </w:r>
      </w:ins>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lastRenderedPageBreak/>
        <w:t>individual</w:t>
      </w:r>
      <w:r w:rsidR="00B025F1" w:rsidRPr="00522F48">
        <w:rPr>
          <w:lang w:val="en-AU"/>
        </w:rPr>
        <w:t>s.</w:t>
      </w:r>
      <w:r w:rsidR="000674C8" w:rsidRPr="00522F48">
        <w:rPr>
          <w:lang w:val="en-AU"/>
        </w:rPr>
        <w:t xml:space="preserve"> </w:t>
      </w:r>
      <w:ins w:id="98" w:author="fonti.kar@gmail.com" w:date="2019-01-11T10:53:00Z">
        <w:r w:rsidR="00D770C2">
          <w:rPr>
            <w:lang w:val="en-AU"/>
          </w:rPr>
          <w:t>All function-valued models were run using ‘</w:t>
        </w:r>
        <w:proofErr w:type="spellStart"/>
        <w:r w:rsidR="00D770C2">
          <w:rPr>
            <w:lang w:val="en-AU"/>
          </w:rPr>
          <w:t>MCMCglmm</w:t>
        </w:r>
        <w:proofErr w:type="spellEnd"/>
        <w:r w:rsidR="00D770C2">
          <w:rPr>
            <w:lang w:val="en-AU"/>
          </w:rPr>
          <w:t xml:space="preserve">’, while the character-state model </w:t>
        </w:r>
        <w:proofErr w:type="gramStart"/>
        <w:r w:rsidR="00D770C2">
          <w:rPr>
            <w:lang w:val="en-AU"/>
          </w:rPr>
          <w:t>were</w:t>
        </w:r>
        <w:proofErr w:type="gramEnd"/>
        <w:r w:rsidR="00D770C2">
          <w:rPr>
            <w:lang w:val="en-AU"/>
          </w:rPr>
          <w:t xml:space="preserve"> run using ‘</w:t>
        </w:r>
        <w:proofErr w:type="spellStart"/>
        <w:r w:rsidR="00D770C2">
          <w:rPr>
            <w:lang w:val="en-AU"/>
          </w:rPr>
          <w:t>brms</w:t>
        </w:r>
        <w:proofErr w:type="spellEnd"/>
        <w:r w:rsidR="00D770C2">
          <w:rPr>
            <w:lang w:val="en-AU"/>
          </w:rPr>
          <w:t>’.</w:t>
        </w:r>
        <w:r w:rsidR="00D770C2" w:rsidRPr="00522F48">
          <w:rPr>
            <w:lang w:val="en-AU"/>
          </w:rPr>
          <w:t xml:space="preserve"> </w:t>
        </w:r>
      </w:ins>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7976CB">
        <w:rPr>
          <w:lang w:val="en-AU"/>
        </w:rPr>
        <w:t>.</w:t>
      </w:r>
      <w:r>
        <w:t xml:space="preserve">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individual reaction norms </w:t>
      </w:r>
      <w:r w:rsidR="00DB1CEB">
        <w:t xml:space="preserve">within-individual and among </w:t>
      </w:r>
      <w:r>
        <w:t>sampling sessions</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measurements will be assigned the series ID of ID005_session5. </w:t>
      </w:r>
      <w:del w:id="99" w:author="fonti.kar@gmail.com" w:date="2019-01-11T10:53:00Z">
        <w:r w:rsidR="00DB1CEB" w:rsidDel="00F44D48">
          <w:delText>This allows us to assess variation among sessions</w:delText>
        </w:r>
        <w:r w:rsidR="00070243" w:rsidDel="00F44D48">
          <w:delText xml:space="preserve">, </w:delText>
        </w:r>
        <w:r w:rsidR="00DB1CEB" w:rsidDel="00F44D48">
          <w:delText xml:space="preserve">within same individual throughout the course of the experiment. </w:delText>
        </w:r>
      </w:del>
      <w:r w:rsidR="00DB1CEB">
        <w:t>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proofErr w:type="spellStart"/>
      <w:r w:rsidR="004F268B">
        <w:rPr>
          <w:rFonts w:eastAsiaTheme="minorHAnsi"/>
          <w:lang w:val="en-US"/>
        </w:rPr>
        <w:t>Mathot</w:t>
      </w:r>
      <w:proofErr w:type="spellEnd"/>
      <w:r w:rsidR="004F268B">
        <w:rPr>
          <w:rFonts w:eastAsiaTheme="minorHAnsi"/>
          <w:lang w:val="en-US"/>
        </w:rPr>
        <w:t xml:space="preserve"> &amp; </w:t>
      </w:r>
      <w:proofErr w:type="spellStart"/>
      <w:r w:rsidR="004F268B">
        <w:rPr>
          <w:rFonts w:eastAsiaTheme="minorHAnsi"/>
          <w:lang w:val="en-US"/>
        </w:rPr>
        <w:t>Dingemanse</w:t>
      </w:r>
      <w:proofErr w:type="spellEnd"/>
      <w:r w:rsidR="004F268B">
        <w:rPr>
          <w:rFonts w:eastAsiaTheme="minorHAnsi"/>
          <w:lang w:val="en-US"/>
        </w:rPr>
        <w:t xml:space="preserv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0A2877">
        <w:t>)</w:t>
      </w:r>
    </w:p>
    <w:p w14:paraId="4C077DA6" w14:textId="06557315" w:rsidR="009A5C4A" w:rsidRDefault="00062760" w:rsidP="006237AE">
      <w:pPr>
        <w:pStyle w:val="Heading2"/>
        <w:spacing w:line="360" w:lineRule="auto"/>
      </w:pPr>
      <w:r>
        <w:t xml:space="preserve">Reaction norm </w:t>
      </w:r>
      <w:r w:rsidR="007B47C1">
        <w:t>i</w:t>
      </w:r>
      <w:r w:rsidR="009A5C4A">
        <w:t xml:space="preserve">ntercept – average </w:t>
      </w:r>
      <w:ins w:id="100" w:author="fonti.kar@gmail.com" w:date="2019-01-11T10:54:00Z">
        <w:r w:rsidR="00F44D48">
          <w:t xml:space="preserve">metabolic </w:t>
        </w:r>
      </w:ins>
      <w:r w:rsidR="009A5C4A">
        <w:t>response</w:t>
      </w:r>
      <w:ins w:id="101" w:author="fonti.kar@gmail.com" w:date="2019-01-11T10:54:00Z">
        <w:r w:rsidR="007F690D">
          <w:t xml:space="preserve"> at each temperature</w:t>
        </w:r>
      </w:ins>
    </w:p>
    <w:p w14:paraId="620E05CE" w14:textId="7C651972" w:rsidR="007F690D" w:rsidRDefault="003662EC" w:rsidP="006237AE">
      <w:pPr>
        <w:spacing w:line="360" w:lineRule="auto"/>
        <w:rPr>
          <w:ins w:id="102" w:author="fonti.kar@gmail.com" w:date="2019-01-11T10:59:00Z"/>
          <w:lang w:val="en-AU"/>
        </w:rPr>
      </w:pPr>
      <w:r>
        <w:rPr>
          <w:lang w:val="en-AU"/>
        </w:rPr>
        <w:t xml:space="preserve">Repeatable </w:t>
      </w:r>
      <w:ins w:id="103" w:author="fonti.kar@gmail.com" w:date="2019-01-11T12:19:00Z">
        <w:r w:rsidR="00D2715B">
          <w:rPr>
            <w:lang w:val="en-AU"/>
          </w:rPr>
          <w:t xml:space="preserve">reaction norm </w:t>
        </w:r>
      </w:ins>
      <w:r>
        <w:rPr>
          <w:lang w:val="en-AU"/>
        </w:rPr>
        <w:t xml:space="preserve">intercepts </w:t>
      </w:r>
      <w:del w:id="104" w:author="fonti.kar@gmail.com" w:date="2019-01-11T10:58:00Z">
        <w:r w:rsidR="0047378A" w:rsidDel="007F690D">
          <w:rPr>
            <w:lang w:val="en-AU"/>
          </w:rPr>
          <w:delText>describe</w:delText>
        </w:r>
        <w:r w:rsidDel="007F690D">
          <w:rPr>
            <w:lang w:val="en-AU"/>
          </w:rPr>
          <w:delText xml:space="preserve"> whether</w:delText>
        </w:r>
      </w:del>
      <w:ins w:id="105" w:author="fonti.kar@gmail.com" w:date="2019-01-11T10:58:00Z">
        <w:r w:rsidR="007F690D">
          <w:rPr>
            <w:lang w:val="en-AU"/>
          </w:rPr>
          <w:t>indicate that</w:t>
        </w:r>
      </w:ins>
      <w:r>
        <w:rPr>
          <w:lang w:val="en-AU"/>
        </w:rPr>
        <w:t xml:space="preserve">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ins w:id="106" w:author="fonti.kar@gmail.com" w:date="2019-01-11T12:12:00Z">
        <w:r w:rsidR="00A14E03">
          <w:rPr>
            <w:lang w:val="en-AU"/>
          </w:rPr>
          <w:t xml:space="preserve">Typically, the intercept represents the average trait value when </w:t>
        </w:r>
      </w:ins>
      <w:ins w:id="107" w:author="fonti.kar@gmail.com" w:date="2019-01-11T12:19:00Z">
        <w:r w:rsidR="00D2715B">
          <w:rPr>
            <w:lang w:val="en-AU"/>
          </w:rPr>
          <w:t>x</w:t>
        </w:r>
      </w:ins>
      <w:ins w:id="108" w:author="fonti.kar@gmail.com" w:date="2019-01-11T12:12:00Z">
        <w:r w:rsidR="00A14E03">
          <w:rPr>
            <w:lang w:val="en-AU"/>
          </w:rPr>
          <w:t xml:space="preserve"> = 0 (i.e. </w:t>
        </w:r>
      </w:ins>
      <w:ins w:id="109" w:author="fonti.kar@gmail.com" w:date="2019-01-11T12:19:00Z">
        <w:r w:rsidR="00D2715B">
          <w:rPr>
            <w:lang w:val="en-AU"/>
          </w:rPr>
          <w:t>lo</w:t>
        </w:r>
      </w:ins>
      <w:ins w:id="110" w:author="fonti.kar@gmail.com" w:date="2019-01-11T12:20:00Z">
        <w:r w:rsidR="00D2715B">
          <w:rPr>
            <w:lang w:val="en-AU"/>
          </w:rPr>
          <w:t>g temperature = 0</w:t>
        </w:r>
      </w:ins>
      <w:ins w:id="111" w:author="fonti.kar@gmail.com" w:date="2019-01-11T12:12:00Z">
        <w:r w:rsidR="00A14E03">
          <w:rPr>
            <w:lang w:val="en-AU"/>
          </w:rPr>
          <w:t>)</w:t>
        </w:r>
      </w:ins>
      <w:ins w:id="112" w:author="fonti.kar@gmail.com" w:date="2019-01-11T12:13:00Z">
        <w:r w:rsidR="00A14E03">
          <w:rPr>
            <w:lang w:val="en-AU"/>
          </w:rPr>
          <w:t xml:space="preserve">. </w:t>
        </w:r>
      </w:ins>
      <w:ins w:id="113" w:author="fonti.kar@gmail.com" w:date="2019-01-11T12:15:00Z">
        <w:r w:rsidR="00BA3E91">
          <w:rPr>
            <w:lang w:val="en-AU"/>
          </w:rPr>
          <w:t xml:space="preserve">We compared three methods of calculating </w:t>
        </w:r>
      </w:ins>
      <w:ins w:id="114" w:author="fonti.kar@gmail.com" w:date="2019-01-11T12:19:00Z">
        <w:r w:rsidR="00D2715B">
          <w:rPr>
            <w:lang w:val="en-AU"/>
          </w:rPr>
          <w:t xml:space="preserve">adjusted </w:t>
        </w:r>
      </w:ins>
      <w:ins w:id="115" w:author="fonti.kar@gmail.com" w:date="2019-01-11T12:15:00Z">
        <w:r w:rsidR="00BA3E91">
          <w:rPr>
            <w:lang w:val="en-AU"/>
          </w:rPr>
          <w:t>repeatability of the intercept</w:t>
        </w:r>
      </w:ins>
      <w:ins w:id="116" w:author="fonti.kar@gmail.com" w:date="2019-01-11T12:19:00Z">
        <w:r w:rsidR="00D2715B">
          <w:rPr>
            <w:lang w:val="en-AU"/>
          </w:rPr>
          <w:t xml:space="preserve"> (</w:t>
        </w:r>
      </w:ins>
      <w:ins w:id="117" w:author="fonti.kar@gmail.com" w:date="2019-01-11T12:43:00Z">
        <w:r w:rsidR="0002538D">
          <w:rPr>
            <w:lang w:val="en-AU"/>
          </w:rPr>
          <w:t>herea</w:t>
        </w:r>
      </w:ins>
      <w:ins w:id="118" w:author="fonti.kar@gmail.com" w:date="2019-01-11T12:44:00Z">
        <w:r w:rsidR="0002538D">
          <w:rPr>
            <w:lang w:val="en-AU"/>
          </w:rPr>
          <w:t xml:space="preserve">fter referred to as ‘repeatability’, </w:t>
        </w:r>
      </w:ins>
      <w:ins w:id="119" w:author="fonti.kar@gmail.com" w:date="2019-01-11T12:19:00Z">
        <w:r w:rsidR="00D2715B">
          <w:rPr>
            <w:rFonts w:eastAsiaTheme="minorHAnsi"/>
            <w:lang w:val="en-US"/>
          </w:rPr>
          <w:t xml:space="preserve">Nakagawa &amp; </w:t>
        </w:r>
        <w:proofErr w:type="spellStart"/>
        <w:r w:rsidR="00D2715B">
          <w:rPr>
            <w:rFonts w:eastAsiaTheme="minorHAnsi"/>
            <w:lang w:val="en-US"/>
          </w:rPr>
          <w:t>Schielzeth</w:t>
        </w:r>
        <w:proofErr w:type="spellEnd"/>
        <w:r w:rsidR="00D2715B">
          <w:rPr>
            <w:rFonts w:eastAsiaTheme="minorHAnsi"/>
            <w:lang w:val="en-US"/>
          </w:rPr>
          <w:t xml:space="preserve"> 2010</w:t>
        </w:r>
        <w:r w:rsidR="00D2715B">
          <w:rPr>
            <w:lang w:val="en-AU"/>
          </w:rPr>
          <w:t>)</w:t>
        </w:r>
      </w:ins>
      <w:ins w:id="120" w:author="fonti.kar@gmail.com" w:date="2019-01-11T12:15:00Z">
        <w:r w:rsidR="00BA3E91">
          <w:rPr>
            <w:lang w:val="en-AU"/>
          </w:rPr>
          <w:t>.</w:t>
        </w:r>
      </w:ins>
    </w:p>
    <w:p w14:paraId="69AC131D" w14:textId="2F69A6AA" w:rsidR="009A003D" w:rsidRDefault="00A14E03" w:rsidP="006237AE">
      <w:pPr>
        <w:spacing w:line="360" w:lineRule="auto"/>
        <w:rPr>
          <w:lang w:val="en-AU"/>
        </w:rPr>
      </w:pPr>
      <w:ins w:id="121" w:author="fonti.kar@gmail.com" w:date="2019-01-11T12:14:00Z">
        <w:r>
          <w:rPr>
            <w:lang w:val="en-AU"/>
          </w:rPr>
          <w:t xml:space="preserve">The first </w:t>
        </w:r>
      </w:ins>
      <w:ins w:id="122" w:author="fonti.kar@gmail.com" w:date="2019-01-11T12:30:00Z">
        <w:r w:rsidR="00AB527C">
          <w:rPr>
            <w:lang w:val="en-AU"/>
          </w:rPr>
          <w:t xml:space="preserve">function-valued </w:t>
        </w:r>
      </w:ins>
      <w:ins w:id="123" w:author="fonti.kar@gmail.com" w:date="2019-01-11T12:14:00Z">
        <w:r>
          <w:rPr>
            <w:lang w:val="en-AU"/>
          </w:rPr>
          <w:t xml:space="preserve">method involves </w:t>
        </w:r>
      </w:ins>
      <w:del w:id="124" w:author="fonti.kar@gmail.com" w:date="2019-01-11T10:56:00Z">
        <w:r w:rsidR="0047378A" w:rsidDel="007F690D">
          <w:rPr>
            <w:lang w:val="en-AU"/>
          </w:rPr>
          <w:delText>W</w:delText>
        </w:r>
        <w:r w:rsidR="00635411" w:rsidDel="007F690D">
          <w:rPr>
            <w:lang w:val="en-AU"/>
          </w:rPr>
          <w:delText xml:space="preserve">e </w:delText>
        </w:r>
        <w:r w:rsidR="0047378A" w:rsidDel="007F690D">
          <w:rPr>
            <w:lang w:val="en-AU"/>
          </w:rPr>
          <w:delText xml:space="preserve">first </w:delText>
        </w:r>
        <w:r w:rsidR="00635411" w:rsidDel="007F690D">
          <w:rPr>
            <w:lang w:val="en-AU"/>
          </w:rPr>
          <w:delText>used</w:delText>
        </w:r>
        <w:r w:rsidR="00B675E6" w:rsidDel="007F690D">
          <w:rPr>
            <w:lang w:val="en-AU"/>
          </w:rPr>
          <w:delText xml:space="preserve"> </w:delText>
        </w:r>
        <w:r w:rsidR="00783EA1" w:rsidDel="007F690D">
          <w:rPr>
            <w:lang w:val="en-AU"/>
          </w:rPr>
          <w:delText xml:space="preserve">function-valued </w:delText>
        </w:r>
        <w:r w:rsidR="000674C8" w:rsidDel="007F690D">
          <w:rPr>
            <w:lang w:val="en-AU"/>
          </w:rPr>
          <w:delText xml:space="preserve">models </w:delText>
        </w:r>
        <w:r w:rsidR="00B675E6" w:rsidDel="007F690D">
          <w:rPr>
            <w:lang w:val="en-AU"/>
          </w:rPr>
          <w:delText>to estimate the repeatability of the intercept of individual reaction norms. This class of model</w:delText>
        </w:r>
        <w:r w:rsidR="00035262" w:rsidDel="007F690D">
          <w:rPr>
            <w:lang w:val="en-AU"/>
          </w:rPr>
          <w:delText>s</w:delText>
        </w:r>
        <w:r w:rsidR="00B675E6" w:rsidDel="007F690D">
          <w:rPr>
            <w:lang w:val="en-AU"/>
          </w:rPr>
          <w:delText xml:space="preserve"> </w:delText>
        </w:r>
        <w:r w:rsidR="00783EA1" w:rsidDel="007F690D">
          <w:rPr>
            <w:lang w:val="en-AU"/>
          </w:rPr>
          <w:delText xml:space="preserve">assumes that the intercept </w:delText>
        </w:r>
        <w:r w:rsidR="00B675E6" w:rsidDel="007F690D">
          <w:rPr>
            <w:lang w:val="en-AU"/>
          </w:rPr>
          <w:delText xml:space="preserve">covaries with </w:delText>
        </w:r>
        <w:r w:rsidR="00783EA1" w:rsidDel="007F690D">
          <w:rPr>
            <w:lang w:val="en-AU"/>
          </w:rPr>
          <w:delText xml:space="preserve">the slope of the </w:delText>
        </w:r>
        <w:r w:rsidR="000674C8" w:rsidDel="007F690D">
          <w:rPr>
            <w:lang w:val="en-AU"/>
          </w:rPr>
          <w:delText xml:space="preserve">linear </w:delText>
        </w:r>
        <w:r w:rsidR="00783EA1" w:rsidDel="007F690D">
          <w:rPr>
            <w:lang w:val="en-AU"/>
          </w:rPr>
          <w:delText xml:space="preserve">reaction norm. </w:delText>
        </w:r>
      </w:del>
      <w:del w:id="125" w:author="fonti.kar@gmail.com" w:date="2019-01-11T10:58:00Z">
        <w:r w:rsidR="00783EA1" w:rsidDel="007F690D">
          <w:rPr>
            <w:lang w:val="en-AU"/>
          </w:rPr>
          <w:delText>T</w:delText>
        </w:r>
      </w:del>
      <w:del w:id="126" w:author="fonti.kar@gmail.com" w:date="2019-01-11T12:12:00Z">
        <w:r w:rsidR="00783EA1" w:rsidDel="00A14E03">
          <w:rPr>
            <w:lang w:val="en-AU"/>
          </w:rPr>
          <w:delText xml:space="preserve">he intercept represents the average trait value when log temperature = 0 (i.e. 1ºC), </w:delText>
        </w:r>
      </w:del>
      <w:del w:id="127" w:author="fonti.kar@gmail.com" w:date="2019-01-11T12:14:00Z">
        <w:r w:rsidR="00783EA1" w:rsidDel="00A14E03">
          <w:rPr>
            <w:lang w:val="en-AU"/>
          </w:rPr>
          <w:delText xml:space="preserve">however this can be </w:delText>
        </w:r>
      </w:del>
      <w:r w:rsidR="00783EA1">
        <w:rPr>
          <w:lang w:val="en-AU"/>
        </w:rPr>
        <w:t>set</w:t>
      </w:r>
      <w:ins w:id="128" w:author="fonti.kar@gmail.com" w:date="2019-01-11T12:14:00Z">
        <w:r>
          <w:rPr>
            <w:lang w:val="en-AU"/>
          </w:rPr>
          <w:t xml:space="preserve">ting the intercept </w:t>
        </w:r>
      </w:ins>
      <w:del w:id="129" w:author="fonti.kar@gmail.com" w:date="2019-01-11T12:14:00Z">
        <w:r w:rsidR="00783EA1" w:rsidDel="00A14E03">
          <w:rPr>
            <w:lang w:val="en-AU"/>
          </w:rPr>
          <w:delText xml:space="preserve"> </w:delText>
        </w:r>
      </w:del>
      <w:del w:id="130" w:author="fonti.kar@gmail.com" w:date="2019-01-11T10:56:00Z">
        <w:r w:rsidR="00783EA1" w:rsidDel="007F690D">
          <w:rPr>
            <w:lang w:val="en-AU"/>
          </w:rPr>
          <w:delText xml:space="preserve">at a </w:delText>
        </w:r>
        <w:r w:rsidR="000674C8" w:rsidDel="007F690D">
          <w:rPr>
            <w:lang w:val="en-AU"/>
          </w:rPr>
          <w:delText>biologically</w:delText>
        </w:r>
      </w:del>
      <w:ins w:id="131" w:author="fonti.kar@gmail.com" w:date="2019-01-11T12:14:00Z">
        <w:r>
          <w:rPr>
            <w:lang w:val="en-AU"/>
          </w:rPr>
          <w:t>at</w:t>
        </w:r>
      </w:ins>
      <w:ins w:id="132" w:author="fonti.kar@gmail.com" w:date="2019-01-11T10:56:00Z">
        <w:r w:rsidR="007F690D">
          <w:rPr>
            <w:lang w:val="en-AU"/>
          </w:rPr>
          <w:t xml:space="preserve"> a</w:t>
        </w:r>
      </w:ins>
      <w:r w:rsidR="000674C8">
        <w:rPr>
          <w:lang w:val="en-AU"/>
        </w:rPr>
        <w:t xml:space="preserve"> relevant</w:t>
      </w:r>
      <w:r w:rsidR="00783EA1">
        <w:rPr>
          <w:lang w:val="en-AU"/>
        </w:rPr>
        <w:t xml:space="preserve"> temperature by mean-</w:t>
      </w:r>
      <w:proofErr w:type="spellStart"/>
      <w:r w:rsidR="00783EA1">
        <w:rPr>
          <w:lang w:val="en-AU"/>
        </w:rPr>
        <w:t>centering</w:t>
      </w:r>
      <w:proofErr w:type="spellEnd"/>
      <w:del w:id="133" w:author="fonti.kar@gmail.com" w:date="2019-01-11T10:56:00Z">
        <w:r w:rsidR="0047378A" w:rsidDel="007F690D">
          <w:rPr>
            <w:lang w:val="en-AU"/>
          </w:rPr>
          <w:delText xml:space="preserve"> at a given temperature of interest</w:delText>
        </w:r>
      </w:del>
      <w:r w:rsidR="00783EA1">
        <w:rPr>
          <w:lang w:val="en-AU"/>
        </w:rPr>
        <w:t>.</w:t>
      </w:r>
      <w:del w:id="134" w:author="fonti.kar@gmail.com" w:date="2019-01-11T10:58:00Z">
        <w:r w:rsidR="00783EA1" w:rsidDel="007F690D">
          <w:rPr>
            <w:lang w:val="en-AU"/>
          </w:rPr>
          <w:delText xml:space="preserve"> </w:delText>
        </w:r>
        <w:r w:rsidR="00041169" w:rsidDel="007F690D">
          <w:rPr>
            <w:lang w:val="en-AU"/>
          </w:rPr>
          <w:delText xml:space="preserve">Using </w:delText>
        </w:r>
        <w:r w:rsidR="00124150" w:rsidDel="007F690D">
          <w:rPr>
            <w:lang w:val="en-AU"/>
          </w:rPr>
          <w:delText>‘</w:delText>
        </w:r>
        <w:r w:rsidR="00041169" w:rsidDel="007F690D">
          <w:rPr>
            <w:lang w:val="en-AU"/>
          </w:rPr>
          <w:delText>MCMCglmm</w:delText>
        </w:r>
        <w:r w:rsidR="00124150" w:rsidDel="007F690D">
          <w:rPr>
            <w:lang w:val="en-AU"/>
          </w:rPr>
          <w:delText>’</w:delText>
        </w:r>
        <w:r w:rsidR="00041169" w:rsidDel="007F690D">
          <w:rPr>
            <w:lang w:val="en-AU"/>
          </w:rPr>
          <w:delText>,</w:delText>
        </w:r>
      </w:del>
      <w:r w:rsidR="00041169">
        <w:rPr>
          <w:lang w:val="en-AU"/>
        </w:rPr>
        <w:t xml:space="preserve"> </w:t>
      </w:r>
      <w:ins w:id="135" w:author="fonti.kar@gmail.com" w:date="2019-01-11T12:16:00Z">
        <w:r w:rsidR="00BA3E91">
          <w:rPr>
            <w:lang w:val="en-AU"/>
          </w:rPr>
          <w:t xml:space="preserve">We fitted six models, each </w:t>
        </w:r>
        <w:proofErr w:type="spellStart"/>
        <w:r w:rsidR="00BA3E91">
          <w:rPr>
            <w:lang w:val="en-AU"/>
          </w:rPr>
          <w:t>centered</w:t>
        </w:r>
        <w:proofErr w:type="spellEnd"/>
        <w:r w:rsidR="00BA3E91">
          <w:rPr>
            <w:lang w:val="en-AU"/>
          </w:rPr>
          <w:t xml:space="preserve"> on a different measurement temperature </w:t>
        </w:r>
      </w:ins>
      <w:ins w:id="136" w:author="fonti.kar@gmail.com" w:date="2019-01-11T12:35:00Z">
        <w:r w:rsidR="000C7B8A">
          <w:rPr>
            <w:lang w:val="en-AU"/>
          </w:rPr>
          <w:t>with the following structure</w:t>
        </w:r>
      </w:ins>
      <w:ins w:id="137" w:author="fonti.kar@gmail.com" w:date="2019-01-11T12:16:00Z">
        <w:r w:rsidR="00BA3E91">
          <w:rPr>
            <w:lang w:val="en-AU"/>
          </w:rPr>
          <w:t>,</w:t>
        </w:r>
      </w:ins>
      <w:del w:id="138" w:author="fonti.kar@gmail.com" w:date="2019-01-11T12:15:00Z">
        <w:r w:rsidR="00041169" w:rsidDel="00BA3E91">
          <w:rPr>
            <w:lang w:val="en-AU"/>
          </w:rPr>
          <w:delText>w</w:delText>
        </w:r>
      </w:del>
      <w:del w:id="139" w:author="fonti.kar@gmail.com" w:date="2019-01-11T12:16:00Z">
        <w:r w:rsidR="00783EA1" w:rsidDel="00BA3E91">
          <w:rPr>
            <w:lang w:val="en-AU"/>
          </w:rPr>
          <w:delText>e fitted six models to estimate the repeatability of the intercept at each measuremen</w:delText>
        </w:r>
        <w:r w:rsidR="009A003D" w:rsidDel="00BA3E91">
          <w:rPr>
            <w:lang w:val="en-AU"/>
          </w:rPr>
          <w:delText>t temperature where</w:delText>
        </w:r>
      </w:del>
    </w:p>
    <w:p w14:paraId="7C5FBE3E" w14:textId="633CECC1" w:rsidR="0080379C" w:rsidRDefault="00F042A0"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proofErr w:type="spellStart"/>
      <w:r w:rsidR="009A003D" w:rsidRPr="0052268C">
        <w:rPr>
          <w:lang w:val="en-AU"/>
        </w:rPr>
        <w:t>zlogBodyMass</w:t>
      </w:r>
      <w:proofErr w:type="spellEnd"/>
      <w:r w:rsidR="009A003D" w:rsidRPr="0052268C">
        <w:rPr>
          <w:lang w:val="en-AU"/>
        </w:rPr>
        <w:t xml:space="preserve"> </w:t>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w:t>
      </w:r>
      <w:r w:rsidR="00124150">
        <w:rPr>
          <w:lang w:val="en-AU"/>
        </w:rPr>
        <w:t xml:space="preserve">1+ </w:t>
      </w:r>
      <w:proofErr w:type="spellStart"/>
      <w:r w:rsidR="009A003D">
        <w:rPr>
          <w:lang w:val="en-AU"/>
        </w:rPr>
        <w:t>logTemp</w:t>
      </w:r>
      <w:r w:rsidR="009A003D" w:rsidRPr="009A003D">
        <w:rPr>
          <w:vertAlign w:val="subscript"/>
          <w:lang w:val="en-AU"/>
        </w:rPr>
        <w:t>cen</w:t>
      </w:r>
      <w:proofErr w:type="spellEnd"/>
      <w:r w:rsidR="00124150">
        <w:rPr>
          <w:vertAlign w:val="subscript"/>
          <w:lang w:val="en-AU"/>
        </w:rPr>
        <w:t xml:space="preserve"> </w:t>
      </w:r>
      <w:r w:rsidR="00124150">
        <w:rPr>
          <w:lang w:val="en-AU"/>
        </w:rPr>
        <w:t>| ID</w:t>
      </w:r>
      <w:r w:rsidR="009A003D">
        <w:rPr>
          <w:lang w:val="en-AU"/>
        </w:rPr>
        <w:t xml:space="preserve">) + </w:t>
      </w:r>
      <w:r w:rsidR="00124150">
        <w:rPr>
          <w:lang w:val="en-AU"/>
        </w:rPr>
        <w:t xml:space="preserve">(1+ </w:t>
      </w:r>
      <w:proofErr w:type="spellStart"/>
      <w:r w:rsidR="00124150">
        <w:rPr>
          <w:lang w:val="en-AU"/>
        </w:rPr>
        <w:t>logTemp</w:t>
      </w:r>
      <w:r w:rsidR="00124150" w:rsidRPr="009A003D">
        <w:rPr>
          <w:vertAlign w:val="subscript"/>
          <w:lang w:val="en-AU"/>
        </w:rPr>
        <w:t>cen</w:t>
      </w:r>
      <w:proofErr w:type="spellEnd"/>
      <w:r w:rsidR="00124150">
        <w:rPr>
          <w:vertAlign w:val="subscript"/>
          <w:lang w:val="en-AU"/>
        </w:rPr>
        <w:t xml:space="preserve"> </w:t>
      </w:r>
      <w:r w:rsidR="00124150">
        <w:rPr>
          <w:lang w:val="en-AU"/>
        </w:rPr>
        <w:t xml:space="preserve">| </w:t>
      </w:r>
      <w:proofErr w:type="spellStart"/>
      <w:r w:rsidR="00124150">
        <w:rPr>
          <w:lang w:val="en-AU"/>
        </w:rPr>
        <w:t>seriesID</w:t>
      </w:r>
      <w:proofErr w:type="spellEnd"/>
      <w:r w:rsidR="00124150">
        <w:rPr>
          <w:lang w:val="en-AU"/>
        </w:rPr>
        <w:t>)</w:t>
      </w:r>
    </w:p>
    <w:p w14:paraId="21DA4F6D" w14:textId="5B2374F9" w:rsidR="00CC4CBA" w:rsidRDefault="009A003D" w:rsidP="006237AE">
      <w:pPr>
        <w:pStyle w:val="Thesisnormal"/>
        <w:spacing w:line="360" w:lineRule="auto"/>
      </w:pPr>
      <w:r>
        <w:t xml:space="preserve">where </w:t>
      </w:r>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F6E7D">
        <w:t>,</w:t>
      </w:r>
      <w:r w:rsidR="00F042A0">
        <w:t xml:space="preserve"> </w:t>
      </w:r>
      <w:proofErr w:type="spellStart"/>
      <w:r>
        <w:t>logTemp</w:t>
      </w:r>
      <w:r w:rsidRPr="009A003D">
        <w:rPr>
          <w:vertAlign w:val="subscript"/>
        </w:rPr>
        <w:t>cen</w:t>
      </w:r>
      <w:proofErr w:type="spellEnd"/>
      <w:r>
        <w:t xml:space="preserve"> is </w:t>
      </w:r>
      <w:r w:rsidR="00CF6E7D">
        <w:t>the mean-</w:t>
      </w:r>
      <w:proofErr w:type="spellStart"/>
      <w:r w:rsidR="00CF6E7D">
        <w:t>centered</w:t>
      </w:r>
      <w:proofErr w:type="spellEnd"/>
      <w:r w:rsidR="00CF6E7D">
        <w:t xml:space="preserve"> </w:t>
      </w:r>
      <w:r w:rsidR="000674C8">
        <w:t xml:space="preserve">log temperature in degrees </w:t>
      </w:r>
      <w:r w:rsidR="0033702C">
        <w:t>Celsius</w:t>
      </w:r>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w:t>
      </w:r>
      <w:r w:rsidR="00456409">
        <w:t>. For example</w:t>
      </w:r>
      <w:ins w:id="140" w:author="fonti.kar@gmail.com" w:date="2019-01-08T16:02:00Z">
        <w:r w:rsidR="00A22440">
          <w:t>,</w:t>
        </w:r>
      </w:ins>
      <w:r w:rsidR="00456409">
        <w:t xml:space="preserve"> if a model is </w:t>
      </w:r>
      <w:proofErr w:type="spellStart"/>
      <w:r w:rsidR="00456409">
        <w:t>centered</w:t>
      </w:r>
      <w:proofErr w:type="spellEnd"/>
      <w:r w:rsidR="00456409">
        <w:t xml:space="preserve"> at log(22ºC) the </w:t>
      </w:r>
      <w:proofErr w:type="spellStart"/>
      <w:r w:rsidR="00456409">
        <w:t>logTempcen</w:t>
      </w:r>
      <w:proofErr w:type="spellEnd"/>
      <w:r w:rsidR="00456409">
        <w:t xml:space="preserve"> value</w:t>
      </w:r>
      <w:r w:rsidR="00F042A0">
        <w:rPr>
          <w:vertAlign w:val="subscript"/>
        </w:rPr>
        <w:t xml:space="preserve"> </w:t>
      </w:r>
      <w:r>
        <w:t>= 0</w:t>
      </w:r>
      <w:r w:rsidR="00F042A0">
        <w:t xml:space="preserve">, </w:t>
      </w:r>
      <w:r w:rsidR="00456409">
        <w:t xml:space="preserve">and value for </w:t>
      </w:r>
      <w:r w:rsidR="00F042A0">
        <w:t>log(24ºC)</w:t>
      </w:r>
      <w:r w:rsidR="00456409">
        <w:t xml:space="preserve"> </w:t>
      </w:r>
      <w:proofErr w:type="spellStart"/>
      <w:r w:rsidR="00F042A0" w:rsidRPr="00456409">
        <w:t>centered</w:t>
      </w:r>
      <w:proofErr w:type="spellEnd"/>
      <w:r w:rsidR="00F042A0" w:rsidRPr="00456409">
        <w:t xml:space="preserve"> at 22ºC</w:t>
      </w:r>
      <w:r w:rsidR="00F042A0">
        <w:t xml:space="preserve"> = 0.09</w:t>
      </w:r>
      <w:r w:rsidR="00456409">
        <w:t xml:space="preserve"> (see data for more details)</w:t>
      </w:r>
      <w:r w:rsidR="00CF6E7D">
        <w:t>,</w:t>
      </w:r>
      <w:r w:rsidR="00F042A0">
        <w:t xml:space="preserve"> </w:t>
      </w:r>
      <w:proofErr w:type="spellStart"/>
      <w:r w:rsidR="00F042A0">
        <w:t>zlogBodyMass</w:t>
      </w:r>
      <w:proofErr w:type="spellEnd"/>
      <w:r w:rsidR="00F042A0">
        <w:t xml:space="preserve"> is log-transformed body mass that is t</w:t>
      </w:r>
      <w:r w:rsidR="00CF6E7D">
        <w:t xml:space="preserve">hen subsequently z-transformed, </w:t>
      </w:r>
      <w:proofErr w:type="spellStart"/>
      <w:r w:rsidR="00F042A0">
        <w:t>logPriorTemp</w:t>
      </w:r>
      <w:proofErr w:type="spellEnd"/>
      <w:r w:rsidR="00F042A0">
        <w:t xml:space="preserve"> is log-transformed previous temperature</w:t>
      </w:r>
      <w:r w:rsidR="008B6BBC">
        <w:t xml:space="preserve">. </w:t>
      </w:r>
      <w:ins w:id="141" w:author="fonti.kar@gmail.com" w:date="2019-01-11T12:18:00Z">
        <w:r w:rsidR="00D65915">
          <w:t>I</w:t>
        </w:r>
      </w:ins>
      <w:del w:id="142" w:author="fonti.kar@gmail.com" w:date="2019-01-11T12:18:00Z">
        <w:r w:rsidR="008B6BBC" w:rsidDel="00D65915">
          <w:delText>We fitted i</w:delText>
        </w:r>
      </w:del>
      <w:r w:rsidR="008B6BBC">
        <w:t xml:space="preserve">ndividual ID </w:t>
      </w:r>
      <w:r w:rsidR="00124150">
        <w:t xml:space="preserve">and series ID </w:t>
      </w:r>
      <w:ins w:id="143" w:author="fonti.kar@gmail.com" w:date="2019-01-11T12:18:00Z">
        <w:r w:rsidR="00D65915">
          <w:t xml:space="preserve">were included </w:t>
        </w:r>
      </w:ins>
      <w:r w:rsidR="008B6BBC">
        <w:t>as random intercept</w:t>
      </w:r>
      <w:r w:rsidR="00124150">
        <w:t>s</w:t>
      </w:r>
      <w:r w:rsidR="008B6BBC">
        <w:t xml:space="preserve"> and </w:t>
      </w:r>
      <w:proofErr w:type="spellStart"/>
      <w:r w:rsidR="008B6BBC">
        <w:t>logTempcen</w:t>
      </w:r>
      <w:proofErr w:type="spellEnd"/>
      <w:r w:rsidR="008B6BBC">
        <w:t xml:space="preserve"> as random slope</w:t>
      </w:r>
      <w:r w:rsidR="00124150">
        <w:t>s</w:t>
      </w:r>
      <w:r w:rsidR="00D16557">
        <w:t xml:space="preserve">. </w:t>
      </w:r>
      <w:del w:id="144" w:author="fonti.kar@gmail.com" w:date="2019-01-11T12:17:00Z">
        <w:r w:rsidR="00CC4CBA" w:rsidDel="00D65915">
          <w:delText>For each of these models, we calculated a</w:delText>
        </w:r>
      </w:del>
      <w:del w:id="145" w:author="fonti.kar@gmail.com" w:date="2019-01-11T12:44:00Z">
        <w:r w:rsidR="00CC4CBA" w:rsidDel="0002538D">
          <w:delText xml:space="preserve">djusted </w:delText>
        </w:r>
      </w:del>
      <w:ins w:id="146" w:author="fonti.kar@gmail.com" w:date="2019-01-11T12:44:00Z">
        <w:r w:rsidR="0002538D">
          <w:t>R</w:t>
        </w:r>
      </w:ins>
      <w:del w:id="147" w:author="fonti.kar@gmail.com" w:date="2019-01-11T12:44:00Z">
        <w:r w:rsidR="00CC4CBA" w:rsidDel="0002538D">
          <w:delText>r</w:delText>
        </w:r>
      </w:del>
      <w:r w:rsidR="00CC4CBA">
        <w:t xml:space="preserve">epeatability </w:t>
      </w:r>
      <w:r w:rsidR="002E5143">
        <w:t>(eq</w:t>
      </w:r>
      <w:ins w:id="148" w:author="fonti.kar@gmail.com" w:date="2019-01-11T12:16:00Z">
        <w:r w:rsidR="00547CE4">
          <w:t>uatio</w:t>
        </w:r>
      </w:ins>
      <w:r w:rsidR="002E5143">
        <w:t>n 2)</w:t>
      </w:r>
      <w:r w:rsidR="00CC4CBA">
        <w:t xml:space="preserve">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following </w:t>
      </w:r>
      <w:r w:rsidR="00CC4CBA">
        <w:fldChar w:fldCharType="begin"/>
      </w:r>
      <w:r w:rsidR="002905E1">
        <w:instrText xml:space="preserve"> ADDIN PAPERS2_CITATIONS &lt;citation&gt;&lt;priority&gt;0&lt;/priority&gt;&lt;uuid&gt;D9B60392-7928-4B23-8B61-3257861C7B27&lt;/uuid&gt;&lt;publications&gt;&lt;publication&gt;&lt;subtype&gt;400&lt;/subtype&gt;&lt;title&gt;An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2015</w:t>
      </w:r>
      <w:r w:rsidR="00CC4CBA">
        <w:fldChar w:fldCharType="end"/>
      </w:r>
      <w:ins w:id="149" w:author="fonti.kar@gmail.com" w:date="2019-01-11T12:16:00Z">
        <w:r w:rsidR="00547CE4">
          <w:t>.</w:t>
        </w:r>
      </w:ins>
      <w:del w:id="150" w:author="fonti.kar@gmail.com" w:date="2019-01-11T12:16:00Z">
        <w:r w:rsidR="007976CB" w:rsidDel="00547CE4">
          <w:delText>,</w:delText>
        </w:r>
        <w:r w:rsidR="002E5143" w:rsidDel="00547CE4">
          <w:delText xml:space="preserve"> </w:delText>
        </w:r>
        <w:r w:rsidR="00CC4CBA" w:rsidDel="00547CE4">
          <w:delText>using the entire posterior distributions of the relevant variance components:</w:delText>
        </w:r>
      </w:del>
    </w:p>
    <w:p w14:paraId="0FB7F123" w14:textId="376EB568" w:rsidR="00CC4CBA" w:rsidRPr="00FC045C" w:rsidRDefault="00CC4CBA" w:rsidP="006237AE">
      <w:pPr>
        <w:pStyle w:val="Thesisnormal"/>
        <w:spacing w:line="360" w:lineRule="auto"/>
        <w:ind w:firstLine="720"/>
        <w:rPr>
          <w:rFonts w:cs="Times New Roman"/>
        </w:rPr>
      </w:pPr>
      <w:r>
        <w:t>Eq</w:t>
      </w:r>
      <w:ins w:id="151" w:author="fonti.kar@gmail.com" w:date="2019-01-11T12:17:00Z">
        <w:r w:rsidR="00547CE4">
          <w:t>uatio</w:t>
        </w:r>
      </w:ins>
      <w:r>
        <w:t>n 2:</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7EE0F482" w:rsidR="00A46B5C" w:rsidRDefault="00066B5C" w:rsidP="006237AE">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ins w:id="152" w:author="fonti.kar@gmail.com" w:date="2019-01-11T12:18:00Z">
                <w:rPr>
                  <w:rFonts w:ascii="Cambria Math" w:hAnsi="Cambria Math" w:cs="Times New Roman"/>
                </w:rPr>
                <m:t>intercept at T</m:t>
              </w:ins>
            </m:r>
            <m:r>
              <w:del w:id="153" w:author="fonti.kar@gmail.com" w:date="2019-01-11T12:18:00Z">
                <w:rPr>
                  <w:rFonts w:ascii="Cambria Math" w:hAnsi="Cambria Math" w:cs="Times New Roman"/>
                </w:rPr>
                <m:t>T</m:t>
              </w:del>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r w:rsidR="0033702C">
        <w:t xml:space="preserve">according to </w:t>
      </w:r>
      <w:r w:rsidR="00A46B5C">
        <w:fldChar w:fldCharType="begin"/>
      </w:r>
      <w:r w:rsidR="002905E1">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2015</w:t>
      </w:r>
      <w:r w:rsidR="00A46B5C">
        <w:fldChar w:fldCharType="end"/>
      </w:r>
      <w:r w:rsidR="00A46B5C">
        <w:t>.</w:t>
      </w:r>
      <w:r w:rsidR="00A46B5C" w:rsidRPr="00A46B5C">
        <w:t xml:space="preserve"> </w:t>
      </w:r>
    </w:p>
    <w:p w14:paraId="389CEBBC" w14:textId="22828AC2" w:rsidR="004F6D6B" w:rsidRPr="002B44E0" w:rsidRDefault="004F6D6B" w:rsidP="006237AE">
      <w:pPr>
        <w:pStyle w:val="Thesisnormal"/>
        <w:spacing w:line="360" w:lineRule="auto"/>
        <w:ind w:firstLine="720"/>
      </w:pPr>
      <w:r>
        <w:t>E</w:t>
      </w:r>
      <w:r w:rsidRPr="002B44E0">
        <w:t>q</w:t>
      </w:r>
      <w:ins w:id="154" w:author="fonti.kar@gmail.com" w:date="2019-01-11T12:25:00Z">
        <w:r w:rsidR="00DD1F37">
          <w:t>uatio</w:t>
        </w:r>
      </w:ins>
      <w:r w:rsidRPr="002B44E0">
        <w:t xml:space="preserve">n 4: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70C5865" w14:textId="27C8BAFF" w:rsidR="004F6D6B" w:rsidRPr="002B44E0" w:rsidRDefault="004F6D6B" w:rsidP="006237AE">
      <w:pPr>
        <w:pStyle w:val="Thesisnormal"/>
        <w:spacing w:line="360" w:lineRule="auto"/>
        <w:ind w:firstLine="720"/>
      </w:pPr>
      <w:r w:rsidRPr="002B44E0">
        <w:t>Eq</w:t>
      </w:r>
      <w:ins w:id="155" w:author="fonti.kar@gmail.com" w:date="2019-01-11T12:25:00Z">
        <w:r w:rsidR="00DD1F37">
          <w:t>uatio</w:t>
        </w:r>
      </w:ins>
      <w:r w:rsidRPr="002B44E0">
        <w:t>n 5:</w:t>
      </w:r>
    </w:p>
    <w:p w14:paraId="36382053" w14:textId="0CA9A073" w:rsidR="00A46B5C" w:rsidRPr="002B44E0" w:rsidRDefault="004642B5" w:rsidP="006237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D506172" w14:textId="506F7D42" w:rsidR="00356771" w:rsidRDefault="00A46B5C" w:rsidP="006237AE">
      <w:pPr>
        <w:pStyle w:val="Thesisnormal"/>
        <w:spacing w:line="360" w:lineRule="auto"/>
      </w:pPr>
      <w:r w:rsidRPr="002B44E0">
        <w:t xml:space="preserve">where </w:t>
      </w:r>
      <w:r w:rsidRPr="002B44E0">
        <w:rPr>
          <w:i/>
        </w:rPr>
        <w:t>V</w:t>
      </w:r>
      <w:r w:rsidRPr="002B44E0">
        <w:rPr>
          <w:i/>
          <w:vertAlign w:val="subscript"/>
        </w:rPr>
        <w:t>e0</w:t>
      </w:r>
      <w:r w:rsidRPr="002B44E0">
        <w:t xml:space="preserve"> is the residual variance. </w:t>
      </w:r>
      <w:r w:rsidR="002E5143" w:rsidRPr="002B44E0">
        <w:t>‘</w:t>
      </w:r>
      <w:r w:rsidRPr="002B44E0">
        <w:t>Short-term</w:t>
      </w:r>
      <w:r w:rsidR="002E5143" w:rsidRPr="002B44E0">
        <w:t>’</w:t>
      </w:r>
      <w:r w:rsidRPr="002B44E0">
        <w:t xml:space="preserve"> repeatability can be interpreted</w:t>
      </w:r>
      <w:r w:rsidRPr="00F82147">
        <w:t xml:space="preserve">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sampling session</w:t>
      </w:r>
      <w:r w:rsidRPr="00F82147">
        <w:t xml:space="preserve">. In contrast, </w:t>
      </w:r>
      <w:r w:rsidR="00035262">
        <w:t>‘</w:t>
      </w:r>
      <w:r w:rsidRPr="00F82147">
        <w:t>long-term</w:t>
      </w:r>
      <w:r w:rsidR="00035262">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Nakagawa &amp; </w:t>
      </w:r>
      <w:proofErr w:type="spellStart"/>
      <w:r w:rsidR="004F268B">
        <w:rPr>
          <w:rFonts w:eastAsiaTheme="minorHAnsi"/>
          <w:lang w:val="en-US"/>
        </w:rPr>
        <w:t>Schielzeth</w:t>
      </w:r>
      <w:proofErr w:type="spellEnd"/>
      <w:r w:rsidR="004F268B">
        <w:rPr>
          <w:rFonts w:eastAsiaTheme="minorHAnsi"/>
          <w:lang w:val="en-US"/>
        </w:rPr>
        <w:t xml:space="preserve"> 2010)</w:t>
      </w:r>
      <w:r w:rsidR="003F1CB2">
        <w:rPr>
          <w:rFonts w:eastAsiaTheme="minorHAnsi"/>
          <w:lang w:val="en-US"/>
        </w:rPr>
        <w:fldChar w:fldCharType="end"/>
      </w:r>
      <w:r>
        <w:t>.</w:t>
      </w:r>
    </w:p>
    <w:p w14:paraId="523AB279" w14:textId="2B26B1C0" w:rsidR="00124150" w:rsidRDefault="00FF79AC" w:rsidP="006237AE">
      <w:pPr>
        <w:pStyle w:val="Thesisnormal"/>
        <w:spacing w:line="360" w:lineRule="auto"/>
        <w:ind w:firstLine="720"/>
      </w:pPr>
      <w:del w:id="156" w:author="fonti.kar@gmail.com" w:date="2019-01-11T12:21:00Z">
        <w:r w:rsidDel="00DD1F37">
          <w:delText>We also used</w:delText>
        </w:r>
      </w:del>
      <w:ins w:id="157" w:author="fonti.kar@gmail.com" w:date="2019-01-11T12:21:00Z">
        <w:r w:rsidR="00DD1F37">
          <w:t>The second</w:t>
        </w:r>
      </w:ins>
      <w:r>
        <w:t xml:space="preserve"> </w:t>
      </w:r>
      <w:ins w:id="158" w:author="fonti.kar@gmail.com" w:date="2019-01-11T12:30:00Z">
        <w:r w:rsidR="00AB527C">
          <w:t xml:space="preserve">function-valued </w:t>
        </w:r>
      </w:ins>
      <w:del w:id="159" w:author="fonti.kar@gmail.com" w:date="2019-01-11T12:22:00Z">
        <w:r w:rsidDel="00DD1F37">
          <w:delText>a</w:delText>
        </w:r>
        <w:r w:rsidR="00E92E28" w:rsidDel="00DD1F37">
          <w:delText xml:space="preserve">nother </w:delText>
        </w:r>
      </w:del>
      <w:r w:rsidR="00E92E28">
        <w:t xml:space="preserve">method </w:t>
      </w:r>
      <w:ins w:id="160" w:author="fonti.kar@gmail.com" w:date="2019-01-11T12:23:00Z">
        <w:r w:rsidR="00DD1F37">
          <w:t xml:space="preserve">requires deriving </w:t>
        </w:r>
      </w:ins>
      <w:ins w:id="161" w:author="fonti.kar@gmail.com" w:date="2019-01-11T12:25:00Z">
        <w:r w:rsidR="00B529F7">
          <w:t xml:space="preserve">‘conditional’ </w:t>
        </w:r>
      </w:ins>
      <w:del w:id="162" w:author="fonti.kar@gmail.com" w:date="2019-01-11T12:22:00Z">
        <w:r w:rsidR="00E92E28" w:rsidDel="00DD1F37">
          <w:delText xml:space="preserve">to </w:delText>
        </w:r>
      </w:del>
      <w:ins w:id="163" w:author="fonti.kar@gmail.com" w:date="2019-01-11T12:22:00Z">
        <w:r w:rsidR="00DD1F37">
          <w:t xml:space="preserve">repeatability </w:t>
        </w:r>
      </w:ins>
      <w:ins w:id="164" w:author="fonti.kar@gmail.com" w:date="2019-01-11T12:23:00Z">
        <w:r w:rsidR="00DD1F37">
          <w:t xml:space="preserve">of </w:t>
        </w:r>
      </w:ins>
      <w:ins w:id="165" w:author="fonti.kar@gmail.com" w:date="2019-01-11T12:22:00Z">
        <w:r w:rsidR="00DD1F37">
          <w:t>intercept</w:t>
        </w:r>
      </w:ins>
      <w:ins w:id="166" w:author="fonti.kar@gmail.com" w:date="2019-01-11T12:24:00Z">
        <w:r w:rsidR="00DD1F37">
          <w:t>s</w:t>
        </w:r>
      </w:ins>
      <w:ins w:id="167" w:author="fonti.kar@gmail.com" w:date="2019-01-11T12:22:00Z">
        <w:r w:rsidR="00DD1F37">
          <w:t xml:space="preserve"> at </w:t>
        </w:r>
        <w:r w:rsidR="00DD1F37" w:rsidRPr="00322DD9">
          <w:t>each temperature</w:t>
        </w:r>
        <w:r w:rsidR="00DD1F37">
          <w:t xml:space="preserve"> </w:t>
        </w:r>
      </w:ins>
      <w:ins w:id="168" w:author="fonti.kar@gmail.com" w:date="2019-01-11T12:23:00Z">
        <w:r w:rsidR="00DD1F37">
          <w:t>from the covariance of the intercept and slope</w:t>
        </w:r>
      </w:ins>
      <w:ins w:id="169" w:author="fonti.kar@gmail.com" w:date="2019-01-11T12:24:00Z">
        <w:r w:rsidR="00DD1F37">
          <w:t xml:space="preserve"> (</w:t>
        </w:r>
      </w:ins>
      <w:ins w:id="170" w:author="fonti.kar@gmail.com" w:date="2019-01-11T12:25:00Z">
        <w:r w:rsidR="00B529F7">
          <w:rPr>
            <w:rFonts w:eastAsiaTheme="minorHAnsi"/>
            <w:lang w:val="en-US"/>
          </w:rPr>
          <w:fldChar w:fldCharType="begin"/>
        </w:r>
        <w:r w:rsidR="00B529F7">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Singer &amp; Willett 2003</w:t>
        </w:r>
        <w:r w:rsidR="00B529F7">
          <w:rPr>
            <w:rFonts w:eastAsiaTheme="minorHAnsi"/>
            <w:lang w:val="en-US"/>
          </w:rPr>
          <w:fldChar w:fldCharType="end"/>
        </w:r>
        <w:r w:rsidR="00B529F7">
          <w:rPr>
            <w:rFonts w:eastAsiaTheme="minorHAnsi"/>
            <w:lang w:val="en-US"/>
          </w:rPr>
          <w:t xml:space="preserve"> </w:t>
        </w:r>
        <w:r w:rsidR="00B529F7" w:rsidRPr="00322DD9">
          <w:t>and</w:t>
        </w:r>
        <w:r w:rsidR="00B529F7">
          <w:t xml:space="preserve"> </w:t>
        </w:r>
        <w:r w:rsidR="00B529F7">
          <w:rPr>
            <w:rFonts w:eastAsiaTheme="minorHAnsi"/>
            <w:lang w:val="en-US"/>
          </w:rPr>
          <w:fldChar w:fldCharType="begin"/>
        </w:r>
        <w:r w:rsidR="00B529F7">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B529F7">
          <w:rPr>
            <w:rFonts w:eastAsiaTheme="minorHAnsi"/>
            <w:lang w:val="en-US"/>
          </w:rPr>
          <w:fldChar w:fldCharType="separate"/>
        </w:r>
        <w:proofErr w:type="spellStart"/>
        <w:r w:rsidR="00B529F7">
          <w:rPr>
            <w:rFonts w:eastAsiaTheme="minorHAnsi"/>
            <w:lang w:val="en-US"/>
          </w:rPr>
          <w:t>Briffa</w:t>
        </w:r>
        <w:proofErr w:type="spellEnd"/>
        <w:r w:rsidR="00B529F7">
          <w:rPr>
            <w:rFonts w:eastAsiaTheme="minorHAnsi"/>
            <w:lang w:val="en-US"/>
          </w:rPr>
          <w:t>, Bridger &amp; Biro 2013</w:t>
        </w:r>
        <w:r w:rsidR="00B529F7">
          <w:rPr>
            <w:rFonts w:eastAsiaTheme="minorHAnsi"/>
            <w:lang w:val="en-US"/>
          </w:rPr>
          <w:fldChar w:fldCharType="end"/>
        </w:r>
      </w:ins>
      <w:del w:id="171" w:author="fonti.kar@gmail.com" w:date="2019-01-11T12:23:00Z">
        <w:r w:rsidR="00E92E28" w:rsidDel="00DD1F37">
          <w:delText>deriv</w:delText>
        </w:r>
      </w:del>
      <w:del w:id="172" w:author="fonti.kar@gmail.com" w:date="2019-01-11T12:22:00Z">
        <w:r w:rsidR="00E92E28" w:rsidDel="00DD1F37">
          <w:delText>e</w:delText>
        </w:r>
      </w:del>
      <w:del w:id="173" w:author="fonti.kar@gmail.com" w:date="2019-01-11T12:23:00Z">
        <w:r w:rsidDel="00DD1F37">
          <w:delText xml:space="preserve"> </w:delText>
        </w:r>
      </w:del>
      <w:del w:id="174" w:author="fonti.kar@gmail.com" w:date="2019-01-11T12:25:00Z">
        <w:r w:rsidDel="00B529F7">
          <w:delText>‘conditional’</w:delText>
        </w:r>
        <w:r w:rsidR="00E92E28" w:rsidDel="00B529F7">
          <w:delText xml:space="preserve"> repeatability</w:delText>
        </w:r>
      </w:del>
      <w:del w:id="175" w:author="fonti.kar@gmail.com" w:date="2019-01-11T12:24:00Z">
        <w:r w:rsidR="00E92E28" w:rsidDel="00DD1F37">
          <w:delText xml:space="preserve"> </w:delText>
        </w:r>
        <w:r w:rsidR="002E5143" w:rsidDel="00DD1F37">
          <w:delText>(</w:delText>
        </w:r>
      </w:del>
      <w:del w:id="176" w:author="fonti.kar@gmail.com" w:date="2019-01-11T12:25:00Z">
        <w:r w:rsidR="002E5143" w:rsidDel="00B529F7">
          <w:delText>eq</w:delText>
        </w:r>
        <w:r w:rsidR="002E5143" w:rsidDel="00DD1F37">
          <w:delText>n</w:delText>
        </w:r>
        <w:r w:rsidR="002E5143" w:rsidDel="00B529F7">
          <w:delText xml:space="preserve"> 6</w:delText>
        </w:r>
      </w:del>
      <w:r w:rsidR="002E5143">
        <w:t>)</w:t>
      </w:r>
      <w:del w:id="177" w:author="fonti.kar@gmail.com" w:date="2019-01-11T12:26:00Z">
        <w:r w:rsidR="00E92E28" w:rsidDel="00B529F7">
          <w:delText xml:space="preserve"> for </w:delText>
        </w:r>
      </w:del>
      <w:del w:id="178" w:author="fonti.kar@gmail.com" w:date="2019-01-11T12:22:00Z">
        <w:r w:rsidR="00E92E28" w:rsidDel="00DD1F37">
          <w:delText xml:space="preserve">intercept values at </w:delText>
        </w:r>
        <w:r w:rsidR="00E92E28" w:rsidRPr="00322DD9" w:rsidDel="00DD1F37">
          <w:delText>each</w:delText>
        </w:r>
        <w:r w:rsidRPr="00322DD9" w:rsidDel="00DD1F37">
          <w:delText xml:space="preserve"> temperature </w:delText>
        </w:r>
      </w:del>
      <w:del w:id="179" w:author="fonti.kar@gmail.com" w:date="2019-01-11T12:26:00Z">
        <w:r w:rsidRPr="00322DD9" w:rsidDel="00B529F7">
          <w:delText>following</w:delText>
        </w:r>
      </w:del>
      <w:del w:id="180" w:author="fonti.kar@gmail.com" w:date="2019-01-11T12:25:00Z">
        <w:r w:rsidRPr="00322DD9" w:rsidDel="00B529F7">
          <w:delText xml:space="preserve"> </w:delText>
        </w:r>
        <w:r w:rsidR="003F1CB2" w:rsidDel="00B529F7">
          <w:rPr>
            <w:rFonts w:eastAsiaTheme="minorHAnsi"/>
            <w:lang w:val="en-US"/>
          </w:rPr>
          <w:fldChar w:fldCharType="begin"/>
        </w:r>
        <w:r w:rsidR="002905E1" w:rsidDel="00B529F7">
          <w:rPr>
            <w:rFonts w:eastAsiaTheme="minorHAnsi"/>
            <w:lang w:val="en-US"/>
          </w:rPr>
          <w:del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delInstrText>
        </w:r>
        <w:r w:rsidR="003F1CB2" w:rsidDel="00B529F7">
          <w:rPr>
            <w:rFonts w:eastAsiaTheme="minorHAnsi"/>
            <w:lang w:val="en-US"/>
          </w:rPr>
          <w:fldChar w:fldCharType="separate"/>
        </w:r>
        <w:r w:rsidR="004F268B" w:rsidDel="00B529F7">
          <w:rPr>
            <w:rFonts w:eastAsiaTheme="minorHAnsi"/>
            <w:lang w:val="en-US"/>
          </w:rPr>
          <w:delText>Singer &amp; Willett 2003</w:delText>
        </w:r>
        <w:r w:rsidR="003F1CB2" w:rsidDel="00B529F7">
          <w:rPr>
            <w:rFonts w:eastAsiaTheme="minorHAnsi"/>
            <w:lang w:val="en-US"/>
          </w:rPr>
          <w:fldChar w:fldCharType="end"/>
        </w:r>
        <w:r w:rsidR="00127E8B" w:rsidDel="00B529F7">
          <w:rPr>
            <w:rFonts w:eastAsiaTheme="minorHAnsi"/>
            <w:lang w:val="en-US"/>
          </w:rPr>
          <w:delText xml:space="preserve"> </w:delText>
        </w:r>
        <w:r w:rsidR="002E5143" w:rsidRPr="00322DD9" w:rsidDel="00B529F7">
          <w:delText>and</w:delText>
        </w:r>
        <w:r w:rsidR="00356771" w:rsidDel="00B529F7">
          <w:delText xml:space="preserve"> </w:delText>
        </w:r>
        <w:r w:rsidR="003F1CB2" w:rsidDel="00B529F7">
          <w:rPr>
            <w:rFonts w:eastAsiaTheme="minorHAnsi"/>
            <w:lang w:val="en-US"/>
          </w:rPr>
          <w:fldChar w:fldCharType="begin"/>
        </w:r>
        <w:r w:rsidR="002905E1" w:rsidDel="00B529F7">
          <w:rPr>
            <w:rFonts w:eastAsiaTheme="minorHAnsi"/>
            <w:lang w:val="en-US"/>
          </w:rPr>
          <w:del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delInstrText>
        </w:r>
        <w:r w:rsidR="003F1CB2" w:rsidDel="00B529F7">
          <w:rPr>
            <w:rFonts w:eastAsiaTheme="minorHAnsi"/>
            <w:lang w:val="en-US"/>
          </w:rPr>
          <w:fldChar w:fldCharType="separate"/>
        </w:r>
        <w:r w:rsidR="004F268B" w:rsidDel="00B529F7">
          <w:rPr>
            <w:rFonts w:eastAsiaTheme="minorHAnsi"/>
            <w:lang w:val="en-US"/>
          </w:rPr>
          <w:delText>Briffa, Bridger &amp; Biro 2013</w:delText>
        </w:r>
        <w:r w:rsidR="003F1CB2" w:rsidDel="00B529F7">
          <w:rPr>
            <w:rFonts w:eastAsiaTheme="minorHAnsi"/>
            <w:lang w:val="en-US"/>
          </w:rPr>
          <w:fldChar w:fldCharType="end"/>
        </w:r>
      </w:del>
      <w:r w:rsidRPr="00322DD9">
        <w:t xml:space="preserve">. </w:t>
      </w:r>
      <w:r w:rsidR="00384470">
        <w:t>To the best of our knowledge, the</w:t>
      </w:r>
      <w:ins w:id="181" w:author="fonti.kar@gmail.com" w:date="2019-01-11T12:26:00Z">
        <w:r w:rsidR="00AB527C">
          <w:t xml:space="preserve"> </w:t>
        </w:r>
      </w:ins>
      <w:del w:id="182" w:author="fonti.kar@gmail.com" w:date="2019-01-11T12:26:00Z">
        <w:r w:rsidR="00384470" w:rsidDel="00B529F7">
          <w:delText xml:space="preserve"> </w:delText>
        </w:r>
      </w:del>
      <w:r w:rsidR="00384470">
        <w:t>method to derive ‘conditional’ repeatability has not been extended to multiple random effects.</w:t>
      </w:r>
      <w:ins w:id="183" w:author="fonti.kar@gmail.com" w:date="2019-01-11T12:31:00Z">
        <w:r w:rsidR="00AB527C">
          <w:t xml:space="preserve"> We therefore,</w:t>
        </w:r>
      </w:ins>
      <w:del w:id="184" w:author="fonti.kar@gmail.com" w:date="2019-01-11T12:31:00Z">
        <w:r w:rsidR="00384470" w:rsidDel="00AB527C">
          <w:delText xml:space="preserve"> </w:delText>
        </w:r>
      </w:del>
      <w:ins w:id="185" w:author="fonti.kar@gmail.com" w:date="2019-01-11T12:27:00Z">
        <w:r w:rsidR="00AB527C" w:rsidRPr="00322DD9">
          <w:t xml:space="preserve"> fitted </w:t>
        </w:r>
      </w:ins>
      <w:ins w:id="186" w:author="fonti.kar@gmail.com" w:date="2019-01-11T12:29:00Z">
        <w:r w:rsidR="00AB527C">
          <w:t xml:space="preserve">a </w:t>
        </w:r>
      </w:ins>
      <w:ins w:id="187" w:author="fonti.kar@gmail.com" w:date="2019-01-11T12:27:00Z">
        <w:r w:rsidR="00AB527C" w:rsidRPr="00322DD9">
          <w:t>model</w:t>
        </w:r>
      </w:ins>
      <w:ins w:id="188" w:author="fonti.kar@gmail.com" w:date="2019-01-11T12:29:00Z">
        <w:r w:rsidR="00AB527C">
          <w:t xml:space="preserve"> </w:t>
        </w:r>
      </w:ins>
      <w:ins w:id="189" w:author="fonti.kar@gmail.com" w:date="2019-01-11T12:31:00Z">
        <w:r w:rsidR="00AB527C">
          <w:t xml:space="preserve">that has </w:t>
        </w:r>
      </w:ins>
      <w:ins w:id="190" w:author="fonti.kar@gmail.com" w:date="2019-01-11T12:36:00Z">
        <w:r w:rsidR="000C7B8A">
          <w:t>the following</w:t>
        </w:r>
      </w:ins>
      <w:ins w:id="191" w:author="fonti.kar@gmail.com" w:date="2019-01-11T12:31:00Z">
        <w:r w:rsidR="00AB527C">
          <w:t xml:space="preserve"> structure</w:t>
        </w:r>
      </w:ins>
      <w:ins w:id="192" w:author="fonti.kar@gmail.com" w:date="2019-01-11T12:36:00Z">
        <w:r w:rsidR="000C7B8A">
          <w:t xml:space="preserve">, </w:t>
        </w:r>
      </w:ins>
      <w:del w:id="193" w:author="fonti.kar@gmail.com" w:date="2019-01-11T12:27:00Z">
        <w:r w:rsidR="00384470" w:rsidDel="00AB527C">
          <w:delText>As a consequence, w</w:delText>
        </w:r>
        <w:r w:rsidR="00B675E6" w:rsidRPr="00322DD9" w:rsidDel="00AB527C">
          <w:delText xml:space="preserve">e fitted </w:delText>
        </w:r>
        <w:r w:rsidR="004E2DC3" w:rsidDel="00AB527C">
          <w:delText xml:space="preserve">the </w:delText>
        </w:r>
        <w:r w:rsidR="009B5B05" w:rsidDel="00AB527C">
          <w:delText xml:space="preserve">following </w:delText>
        </w:r>
      </w:del>
      <w:del w:id="194" w:author="fonti.kar@gmail.com" w:date="2019-01-11T12:26:00Z">
        <w:r w:rsidR="00356771" w:rsidDel="00AB527C">
          <w:delText>‘</w:delText>
        </w:r>
        <w:r w:rsidR="00B675E6" w:rsidRPr="00322DD9" w:rsidDel="00AB527C">
          <w:delText>MCMCglmm</w:delText>
        </w:r>
        <w:r w:rsidR="00356771" w:rsidDel="00AB527C">
          <w:delText>’</w:delText>
        </w:r>
        <w:r w:rsidRPr="00322DD9" w:rsidDel="00AB527C">
          <w:delText xml:space="preserve"> </w:delText>
        </w:r>
      </w:del>
      <w:del w:id="195" w:author="fonti.kar@gmail.com" w:date="2019-01-11T12:27:00Z">
        <w:r w:rsidRPr="00322DD9" w:rsidDel="00AB527C">
          <w:delText>model</w:delText>
        </w:r>
        <w:r w:rsidR="004E2DC3" w:rsidDel="00AB527C">
          <w:delText xml:space="preserve"> which is similar to previous function-valued models, except that session number </w:delText>
        </w:r>
        <w:r w:rsidR="00C07769" w:rsidDel="00AB527C">
          <w:delText>was</w:delText>
        </w:r>
        <w:r w:rsidR="004E2DC3" w:rsidDel="00AB527C">
          <w:delText xml:space="preserve"> included as a fixed predictor (as opposed to seriesID)</w:delText>
        </w:r>
        <w:r w:rsidR="00524BAB" w:rsidDel="00AB527C">
          <w:delText xml:space="preserve">. </w:delText>
        </w:r>
      </w:del>
    </w:p>
    <w:p w14:paraId="141662A8" w14:textId="77C39A39" w:rsidR="00124150" w:rsidRDefault="00A965BE" w:rsidP="006237AE">
      <w:pPr>
        <w:pStyle w:val="Thesisnormal"/>
        <w:spacing w:line="36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w:t>
      </w:r>
      <w:r w:rsidR="00322DD9" w:rsidRPr="00322DD9">
        <w:t xml:space="preserve"> </w:t>
      </w:r>
      <w:proofErr w:type="spellStart"/>
      <w:r w:rsidR="00322DD9" w:rsidRPr="00322DD9">
        <w:t>session</w:t>
      </w:r>
      <w:ins w:id="196" w:author="fonti.kar@gmail.com" w:date="2019-01-11T12:39:00Z">
        <w:r w:rsidR="00082020">
          <w:t>ID</w:t>
        </w:r>
      </w:ins>
      <w:proofErr w:type="spellEnd"/>
      <w:r w:rsidR="00322DD9" w:rsidRPr="00322DD9">
        <w:t xml:space="preserve"> +</w:t>
      </w:r>
      <w:r w:rsidR="00124150">
        <w:t xml:space="preserve">(1+ </w:t>
      </w:r>
      <w:proofErr w:type="spellStart"/>
      <w:r w:rsidR="00124150">
        <w:t>logTemp</w:t>
      </w:r>
      <w:proofErr w:type="spellEnd"/>
      <w:r w:rsidR="00124150">
        <w:rPr>
          <w:vertAlign w:val="subscript"/>
        </w:rPr>
        <w:t xml:space="preserve"> </w:t>
      </w:r>
      <w:r w:rsidR="00124150">
        <w:t>| ID)</w:t>
      </w:r>
    </w:p>
    <w:p w14:paraId="1EB9FB0D" w14:textId="248D07C3" w:rsidR="00FF79AC" w:rsidRPr="002B762D" w:rsidRDefault="000C7B8A" w:rsidP="006237AE">
      <w:pPr>
        <w:pStyle w:val="Thesisnormal"/>
        <w:spacing w:line="360" w:lineRule="auto"/>
      </w:pPr>
      <w:ins w:id="197" w:author="fonti.kar@gmail.com" w:date="2019-01-11T12:37:00Z">
        <w:r>
          <w:t>where</w:t>
        </w:r>
      </w:ins>
      <w:ins w:id="198" w:author="fonti.kar@gmail.com" w:date="2019-01-11T12:36:00Z">
        <w:r>
          <w:t xml:space="preserve"> </w:t>
        </w:r>
        <w:proofErr w:type="spellStart"/>
        <w:r>
          <w:t>session</w:t>
        </w:r>
      </w:ins>
      <w:ins w:id="199" w:author="fonti.kar@gmail.com" w:date="2019-01-11T12:39:00Z">
        <w:r w:rsidR="00082020">
          <w:t>ID</w:t>
        </w:r>
      </w:ins>
      <w:proofErr w:type="spellEnd"/>
      <w:ins w:id="200" w:author="fonti.kar@gmail.com" w:date="2019-01-11T12:36:00Z">
        <w:r>
          <w:t xml:space="preserve"> </w:t>
        </w:r>
      </w:ins>
      <w:ins w:id="201" w:author="fonti.kar@gmail.com" w:date="2019-01-11T12:37:00Z">
        <w:r>
          <w:t>is the sampling session when measurements took place</w:t>
        </w:r>
      </w:ins>
      <w:ins w:id="202" w:author="fonti.kar@gmail.com" w:date="2019-01-11T12:38:00Z">
        <w:r w:rsidR="00F659CD">
          <w:t xml:space="preserve">. Note that session </w:t>
        </w:r>
        <w:proofErr w:type="gramStart"/>
        <w:r w:rsidR="00F659CD">
          <w:t xml:space="preserve">is </w:t>
        </w:r>
      </w:ins>
      <w:ins w:id="203" w:author="fonti.kar@gmail.com" w:date="2019-01-11T12:36:00Z">
        <w:r>
          <w:t xml:space="preserve"> included</w:t>
        </w:r>
        <w:proofErr w:type="gramEnd"/>
        <w:r>
          <w:t xml:space="preserve"> as a fixed predictor, as opposed to using </w:t>
        </w:r>
        <w:proofErr w:type="spellStart"/>
        <w:r>
          <w:t>seriesID</w:t>
        </w:r>
        <w:proofErr w:type="spellEnd"/>
        <w:r>
          <w:t xml:space="preserve"> as a random effect. </w:t>
        </w:r>
      </w:ins>
      <w:del w:id="204" w:author="fonti.kar@gmail.com" w:date="2019-01-11T12:36:00Z">
        <w:r w:rsidR="00A965BE" w:rsidRPr="00322DD9" w:rsidDel="000C7B8A">
          <w:delText xml:space="preserve">This allowed us </w:delText>
        </w:r>
        <w:r w:rsidR="002E5143" w:rsidRPr="00322DD9" w:rsidDel="000C7B8A">
          <w:delText>to</w:delText>
        </w:r>
      </w:del>
      <w:ins w:id="205" w:author="fonti.kar@gmail.com" w:date="2019-01-11T12:36:00Z">
        <w:r>
          <w:t>T</w:t>
        </w:r>
      </w:ins>
      <w:del w:id="206" w:author="fonti.kar@gmail.com" w:date="2019-01-11T12:36:00Z">
        <w:r w:rsidR="00FF79AC" w:rsidRPr="00322DD9" w:rsidDel="000C7B8A">
          <w:delText xml:space="preserve"> derive t</w:delText>
        </w:r>
      </w:del>
      <w:r w:rsidR="00FF79AC" w:rsidRPr="00322DD9">
        <w:t>emperature-specific repeatability estimates</w:t>
      </w:r>
      <w:ins w:id="207" w:author="fonti.kar@gmail.com" w:date="2019-01-11T12:36:00Z">
        <w:r>
          <w:t xml:space="preserve"> were derived</w:t>
        </w:r>
      </w:ins>
      <w:r w:rsidR="00FF79AC" w:rsidRPr="00322DD9">
        <w:t xml:space="preserve"> </w:t>
      </w:r>
      <w:del w:id="208" w:author="fonti.kar@gmail.com" w:date="2019-01-11T12:45:00Z">
        <w:r w:rsidR="00FF79AC" w:rsidRPr="00322DD9" w:rsidDel="00BD12DB">
          <w:delText>using the covariance of the</w:delText>
        </w:r>
        <w:r w:rsidR="00FF79AC" w:rsidDel="00BD12DB">
          <w:delText xml:space="preserve"> intercept and slope</w:delText>
        </w:r>
        <w:r w:rsidR="00307D53" w:rsidDel="00BD12DB">
          <w:delText xml:space="preserve"> at each temperature</w:delText>
        </w:r>
        <w:r w:rsidR="00124150" w:rsidDel="00BD12DB">
          <w:delText xml:space="preserve"> </w:delText>
        </w:r>
      </w:del>
      <w:r w:rsidR="00124150">
        <w:t>using</w:t>
      </w:r>
      <w:ins w:id="209" w:author="fonti.kar@gmail.com" w:date="2019-01-11T12:45:00Z">
        <w:r w:rsidR="00BD12DB">
          <w:t xml:space="preserve"> equation 6,</w:t>
        </w:r>
      </w:ins>
    </w:p>
    <w:p w14:paraId="5A00F40E" w14:textId="77777777" w:rsidR="0002538D" w:rsidRDefault="00FF79AC" w:rsidP="006237AE">
      <w:pPr>
        <w:pStyle w:val="Thesisnormal"/>
        <w:spacing w:line="360" w:lineRule="auto"/>
        <w:ind w:firstLine="720"/>
      </w:pPr>
      <w:r>
        <w:t>Eq</w:t>
      </w:r>
      <w:ins w:id="210" w:author="fonti.kar@gmail.com" w:date="2019-01-11T12:33:00Z">
        <w:r w:rsidR="000C7B8A">
          <w:t>uatio</w:t>
        </w:r>
      </w:ins>
      <w:r>
        <w:t>n 6:</w:t>
      </w:r>
    </w:p>
    <w:p w14:paraId="0B0C2BB1" w14:textId="64248BDB" w:rsidR="00FF79AC" w:rsidRDefault="0002538D" w:rsidP="006237AE">
      <w:pPr>
        <w:pStyle w:val="Thesisnormal"/>
        <w:spacing w:line="360" w:lineRule="auto"/>
        <w:ind w:firstLine="720"/>
      </w:pPr>
      <m:oMathPara>
        <m:oMath>
          <m:r>
            <w:del w:id="211" w:author="fonti.kar@gmail.com" w:date="2019-01-11T12:45:00Z">
              <w:rPr>
                <w:rFonts w:ascii="Cambria Math" w:hAnsi="Cambria Math" w:cs="Times New Roman"/>
              </w:rPr>
              <m:t xml:space="preserve"> </m:t>
            </w:del>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10E20C20" w:rsidR="00B710B1" w:rsidRDefault="00FF79AC" w:rsidP="006237AE">
      <w:pPr>
        <w:pStyle w:val="Thesisnormal"/>
        <w:spacing w:line="36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w:t>
      </w:r>
      <w:r w:rsidR="000108E4">
        <w:t>s</w:t>
      </w:r>
      <w:r>
        <w:t xml:space="preserve"> and individual slope</w:t>
      </w:r>
      <w:r w:rsidR="000108E4">
        <w:t>s</w:t>
      </w:r>
      <w:r>
        <w:t xml:space="preserve"> and </w:t>
      </w:r>
      <w:r w:rsidRPr="00510A57">
        <w:rPr>
          <w:i/>
        </w:rPr>
        <w:t>T</w:t>
      </w:r>
      <w:r>
        <w:t xml:space="preserve"> is the measurement temperature at which repeatability is estimated. </w:t>
      </w:r>
    </w:p>
    <w:p w14:paraId="718F806F" w14:textId="64F7715C" w:rsidR="002155F2" w:rsidRDefault="00F659CD" w:rsidP="006237AE">
      <w:pPr>
        <w:pStyle w:val="Thesisnormal"/>
        <w:spacing w:line="360" w:lineRule="auto"/>
        <w:ind w:firstLine="720"/>
      </w:pPr>
      <w:ins w:id="212" w:author="fonti.kar@gmail.com" w:date="2019-01-11T12:38:00Z">
        <w:r>
          <w:t xml:space="preserve">The final method to calculate temperature-specific repeatability uses the character-state method described by Hunt 2014 (see also </w:t>
        </w:r>
        <w:proofErr w:type="spellStart"/>
        <w:r>
          <w:rPr>
            <w:rFonts w:eastAsiaTheme="minorHAnsi"/>
            <w:lang w:val="en-US"/>
          </w:rPr>
          <w:t>Houslay</w:t>
        </w:r>
        <w:proofErr w:type="spellEnd"/>
        <w:r>
          <w:rPr>
            <w:rFonts w:eastAsiaTheme="minorHAnsi"/>
            <w:lang w:val="en-US"/>
          </w:rPr>
          <w:t xml:space="preserve"> 2017)</w:t>
        </w:r>
        <w:r>
          <w:t xml:space="preserve">. This approach assumes </w:t>
        </w:r>
        <w:r>
          <w:lastRenderedPageBreak/>
          <w:t>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are ‘distinct’ categorical traits that are correlated.</w:t>
        </w:r>
      </w:ins>
      <w:del w:id="213" w:author="fonti.kar@gmail.com" w:date="2019-01-11T12:38:00Z">
        <w:r w:rsidR="00041169" w:rsidDel="00F659CD">
          <w:delText xml:space="preserve">The character-state approach can also be used to calculate temperature-specific adjusted repeatability. </w:delText>
        </w:r>
        <w:r w:rsidR="00464F1B" w:rsidDel="00F659CD">
          <w:delText>This approach</w:delText>
        </w:r>
        <w:r w:rsidR="006D39A0" w:rsidDel="00F659CD">
          <w:delText xml:space="preserve"> estimates </w:delText>
        </w:r>
        <w:r w:rsidR="00041169" w:rsidDel="00F659CD">
          <w:delText>variation of log</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41169" w:rsidDel="00F659CD">
          <w:delText xml:space="preserve"> at each temperature </w:delText>
        </w:r>
        <w:r w:rsidR="000A2877" w:rsidDel="00F659CD">
          <w:delText xml:space="preserve">and assumes </w:delText>
        </w:r>
        <w:r w:rsidR="001B7CCF" w:rsidDel="00F659CD">
          <w:delText>they are ‘distinct’</w:delText>
        </w:r>
        <w:r w:rsidR="00384470" w:rsidDel="00F659CD">
          <w:delText xml:space="preserve"> categorical</w:delText>
        </w:r>
        <w:r w:rsidR="001B7CCF" w:rsidDel="00F659CD">
          <w:delText xml:space="preserve"> traits that are correlated</w:delText>
        </w:r>
        <w:r w:rsidR="000A2877" w:rsidDel="00F659CD">
          <w:delText>.</w:delText>
        </w:r>
      </w:del>
      <w:r w:rsidR="000A2877">
        <w:t xml:space="preserve"> </w:t>
      </w:r>
      <w:del w:id="214" w:author="fonti.kar@gmail.com" w:date="2019-01-11T12:38:00Z">
        <w:r w:rsidR="00F45804" w:rsidDel="00F659CD">
          <w:delText xml:space="preserve">Using ‘brms’, </w:delText>
        </w:r>
      </w:del>
      <w:ins w:id="215" w:author="fonti.kar@gmail.com" w:date="2019-01-11T12:39:00Z">
        <w:r>
          <w:t>W</w:t>
        </w:r>
      </w:ins>
      <w:del w:id="216" w:author="fonti.kar@gmail.com" w:date="2019-01-11T12:39:00Z">
        <w:r w:rsidR="00F45804" w:rsidDel="00F659CD">
          <w:delText>w</w:delText>
        </w:r>
      </w:del>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del w:id="217" w:author="fonti.kar@gmail.com" w:date="2019-01-02T14:27:00Z">
        <w:r w:rsidR="000A2877" w:rsidDel="00CB685E">
          <w:delText>V</w:delText>
        </w:r>
        <w:r w:rsidR="000A2877" w:rsidRPr="001B7CCF" w:rsidDel="00CB685E">
          <w:rPr>
            <w:vertAlign w:val="subscript"/>
          </w:rPr>
          <w:delText>CO</w:delText>
        </w:r>
        <w:r w:rsidR="000A2877" w:rsidRPr="00831F5E" w:rsidDel="00CB685E">
          <w:rPr>
            <w:vertAlign w:val="subscript"/>
          </w:rPr>
          <w:delText>2</w:delText>
        </w:r>
      </w:del>
      <w:r w:rsidR="000A2877">
        <w:t xml:space="preserve"> measured at each temperature </w:t>
      </w:r>
      <w:del w:id="218" w:author="fonti.kar@gmail.com" w:date="2019-01-11T12:39:00Z">
        <w:r w:rsidR="00124150" w:rsidDel="00082020">
          <w:delText>as response variables</w:delText>
        </w:r>
        <w:r w:rsidR="002E0230" w:rsidDel="00082020">
          <w:delText xml:space="preserve"> </w:delText>
        </w:r>
      </w:del>
      <w:r w:rsidR="002E0230">
        <w:t>as a 6 x 6 response matrix</w:t>
      </w:r>
      <w:r w:rsidR="004D7001">
        <w:t xml:space="preserve">. </w:t>
      </w:r>
    </w:p>
    <w:p w14:paraId="0FBBBE09" w14:textId="7A897AD3" w:rsidR="004D7001" w:rsidRPr="004D7001" w:rsidRDefault="004642B5" w:rsidP="006237AE">
      <w:pPr>
        <w:pStyle w:val="Thesisnormal"/>
        <w:spacing w:line="360" w:lineRule="auto"/>
        <w:ind w:firstLine="720"/>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4D7001">
        <w:t>(1|session</w:t>
      </w:r>
      <w:ins w:id="219" w:author="fonti.kar@gmail.com" w:date="2019-01-11T12:40:00Z">
        <w:r w:rsidR="00082020">
          <w:t>ID</w:t>
        </w:r>
      </w:ins>
      <w:r w:rsidR="00B93C1F">
        <w:t>)</w:t>
      </w:r>
    </w:p>
    <w:p w14:paraId="5EE77DA0" w14:textId="27750627" w:rsidR="00EE34CA" w:rsidRDefault="00EE34CA" w:rsidP="006237AE">
      <w:pPr>
        <w:pStyle w:val="Thesisnormal"/>
        <w:spacing w:line="360" w:lineRule="auto"/>
      </w:pPr>
      <w:r>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w:t>
      </w:r>
      <w:proofErr w:type="spellStart"/>
      <w:r>
        <w:t>olic</w:t>
      </w:r>
      <w:proofErr w:type="spellEnd"/>
      <w:r>
        <w:t xml:space="preserve"> rate for individual 1 in sampling session 1 at 22ºC</w:t>
      </w:r>
      <w:r w:rsidR="00D343F1">
        <w:t xml:space="preserve"> and so forth</w:t>
      </w:r>
      <w:r>
        <w:t>.</w:t>
      </w:r>
      <w:r w:rsidR="00D343F1">
        <w:t xml:space="preserve"> </w:t>
      </w:r>
      <w:r>
        <w:t xml:space="preserve">Note that temperature is no longer a predictor as this is now part of the response. We also included individual ID and sampling session </w:t>
      </w:r>
      <w:del w:id="220" w:author="fonti.kar@gmail.com" w:date="2019-01-11T12:40:00Z">
        <w:r w:rsidDel="00082020">
          <w:delText xml:space="preserve">number </w:delText>
        </w:r>
      </w:del>
      <w:r>
        <w:t xml:space="preserve">as random intercepts. </w:t>
      </w:r>
    </w:p>
    <w:p w14:paraId="05BCF2AC" w14:textId="62CD759D" w:rsidR="00877E4B" w:rsidRPr="002E5143" w:rsidRDefault="00F45804" w:rsidP="006237AE">
      <w:pPr>
        <w:pStyle w:val="Thesisnormal"/>
        <w:spacing w:line="360" w:lineRule="auto"/>
      </w:pPr>
      <w:r>
        <w:rPr>
          <w:rFonts w:cs="Times New Roman"/>
          <w:lang w:val="en-US"/>
        </w:rPr>
        <w:t xml:space="preserve">This </w:t>
      </w:r>
      <w:r>
        <w:t xml:space="preserve">process requires a substantial amount of data because the model estimates </w:t>
      </w:r>
      <w:del w:id="221" w:author="fonti.kar@gmail.com" w:date="2019-01-11T12:40:00Z">
        <w:r w:rsidDel="00C77B86">
          <w:delText xml:space="preserve">‘intercepts’ at each temperature and their </w:delText>
        </w:r>
      </w:del>
      <w:r>
        <w:t>variance</w:t>
      </w:r>
      <w:ins w:id="222" w:author="fonti.kar@gmail.com" w:date="2019-01-11T12:40:00Z">
        <w:r w:rsidR="00C77B86">
          <w:t xml:space="preserve">, as well as their </w:t>
        </w:r>
      </w:ins>
      <w:del w:id="223" w:author="fonti.kar@gmail.com" w:date="2019-01-11T12:40:00Z">
        <w:r w:rsidDel="00C77B86">
          <w:delText>-</w:delText>
        </w:r>
      </w:del>
      <w:r>
        <w:t>covariance</w:t>
      </w:r>
      <w:ins w:id="224" w:author="fonti.kar@gmail.com" w:date="2019-01-11T12:41:00Z">
        <w:r w:rsidR="00C77B86">
          <w:t>s</w:t>
        </w:r>
      </w:ins>
      <w:r>
        <w:t xml:space="preserve"> with every other temperature </w:t>
      </w:r>
      <w:r w:rsidR="00877E4B">
        <w:rPr>
          <w:shd w:val="clear" w:color="auto" w:fill="FFFFFF"/>
        </w:rPr>
        <w:t xml:space="preserve">at the </w:t>
      </w:r>
      <w:r>
        <w:rPr>
          <w:shd w:val="clear" w:color="auto" w:fill="FFFFFF"/>
        </w:rPr>
        <w:t>among-</w:t>
      </w:r>
      <w:r w:rsidR="00877E4B">
        <w:rPr>
          <w:shd w:val="clear" w:color="auto" w:fill="FFFFFF"/>
        </w:rPr>
        <w:t xml:space="preserve">individual and </w:t>
      </w:r>
      <w:r>
        <w:rPr>
          <w:shd w:val="clear" w:color="auto" w:fill="FFFFFF"/>
        </w:rPr>
        <w:t>within-individual</w:t>
      </w:r>
      <w:r w:rsidR="00877E4B">
        <w:rPr>
          <w:shd w:val="clear" w:color="auto" w:fill="FFFFFF"/>
        </w:rPr>
        <w:t xml:space="preserve"> level</w:t>
      </w:r>
      <w:r>
        <w:rPr>
          <w:shd w:val="clear" w:color="auto" w:fill="FFFFFF"/>
        </w:rPr>
        <w:t xml:space="preserve"> </w:t>
      </w:r>
      <w:r>
        <w:rPr>
          <w:rFonts w:cs="Times New Roman"/>
          <w:lang w:val="en-US"/>
        </w:rPr>
        <w:fldChar w:fldCharType="begin"/>
      </w:r>
      <w:r w:rsidR="002905E1">
        <w:rPr>
          <w:rFonts w:cs="Times New Roman"/>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cs="Times New Roman"/>
          <w:lang w:val="en-US"/>
        </w:rPr>
        <w:fldChar w:fldCharType="separate"/>
      </w:r>
      <w:r w:rsidR="004F268B">
        <w:rPr>
          <w:rFonts w:eastAsiaTheme="minorHAnsi"/>
          <w:lang w:val="en-US"/>
        </w:rPr>
        <w:t>(Hunt 2014</w:t>
      </w:r>
      <w:r w:rsidR="00183D91">
        <w:rPr>
          <w:rFonts w:eastAsiaTheme="minorHAnsi"/>
          <w:lang w:val="en-US"/>
        </w:rPr>
        <w:t>;</w:t>
      </w:r>
      <w:r>
        <w:rPr>
          <w:rFonts w:cs="Times New Roman"/>
          <w:lang w:val="en-US"/>
        </w:rPr>
        <w:fldChar w:fldCharType="end"/>
      </w:r>
      <w:r w:rsidR="00183D91">
        <w:rPr>
          <w:rFonts w:cs="Times New Roman"/>
          <w:lang w:val="en-US"/>
        </w:rPr>
        <w:t xml:space="preserve"> </w:t>
      </w:r>
      <w:proofErr w:type="spellStart"/>
      <w:r>
        <w:rPr>
          <w:rFonts w:eastAsiaTheme="minorHAnsi"/>
          <w:lang w:val="en-US"/>
        </w:rPr>
        <w:t>Houslay</w:t>
      </w:r>
      <w:proofErr w:type="spellEnd"/>
      <w:r w:rsidR="00E82BA1">
        <w:rPr>
          <w:rFonts w:eastAsiaTheme="minorHAnsi"/>
          <w:lang w:val="en-US"/>
        </w:rPr>
        <w:t xml:space="preserve"> 2017)</w:t>
      </w:r>
      <w:r w:rsidR="006C5382">
        <w:rPr>
          <w:rFonts w:eastAsiaTheme="minorHAnsi"/>
          <w:lang w:val="en-US"/>
        </w:rPr>
        <w:t>.</w:t>
      </w:r>
      <w:r w:rsidR="001B7CCF">
        <w:rPr>
          <w:shd w:val="clear" w:color="auto" w:fill="FFFFFF"/>
        </w:rPr>
        <w:t xml:space="preserve"> </w:t>
      </w:r>
      <w:r>
        <w:rPr>
          <w:shd w:val="clear" w:color="auto" w:fill="FFFFFF"/>
        </w:rPr>
        <w:t xml:space="preserve">Using the variance-covariance matrix, we </w:t>
      </w:r>
      <w:r w:rsidR="00877E4B">
        <w:rPr>
          <w:shd w:val="clear" w:color="auto" w:fill="FFFFFF"/>
        </w:rPr>
        <w:t>calculate</w:t>
      </w:r>
      <w:r>
        <w:rPr>
          <w:shd w:val="clear" w:color="auto" w:fill="FFFFFF"/>
        </w:rPr>
        <w:t>d</w:t>
      </w:r>
      <w:r w:rsidR="00877E4B">
        <w:rPr>
          <w:shd w:val="clear" w:color="auto" w:fill="FFFFFF"/>
        </w:rPr>
        <w:t xml:space="preserve"> </w:t>
      </w:r>
      <w:r w:rsidR="002E5143">
        <w:rPr>
          <w:shd w:val="clear" w:color="auto" w:fill="FFFFFF"/>
        </w:rPr>
        <w:t xml:space="preserve">temperature specific </w:t>
      </w:r>
      <w:del w:id="225" w:author="fonti.kar@gmail.com" w:date="2019-01-11T12:45:00Z">
        <w:r w:rsidR="00877E4B" w:rsidDel="00BD12DB">
          <w:rPr>
            <w:shd w:val="clear" w:color="auto" w:fill="FFFFFF"/>
          </w:rPr>
          <w:delText xml:space="preserve">adjusted </w:delText>
        </w:r>
      </w:del>
      <w:r w:rsidR="00877E4B">
        <w:rPr>
          <w:shd w:val="clear" w:color="auto" w:fill="FFFFFF"/>
        </w:rPr>
        <w:t>repeatability</w:t>
      </w:r>
      <w:ins w:id="226" w:author="fonti.kar@gmail.com" w:date="2019-01-11T12:43:00Z">
        <w:r w:rsidR="0002538D">
          <w:rPr>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02538D">
          <w:rPr>
            <w:shd w:val="clear" w:color="auto" w:fill="FFFFFF"/>
          </w:rPr>
          <w:t>)</w:t>
        </w:r>
      </w:ins>
      <w:r w:rsidR="00877E4B">
        <w:rPr>
          <w:shd w:val="clear" w:color="auto" w:fill="FFFFFF"/>
        </w:rPr>
        <w:t xml:space="preserve"> following</w:t>
      </w:r>
      <w:r w:rsidR="00464F1B">
        <w:rPr>
          <w:shd w:val="clear" w:color="auto" w:fill="FFFFFF"/>
        </w:rPr>
        <w:t xml:space="preserve"> Equation 8. Indeed, this equation is equivalent to Equation 4, except that it is using temperature-specific variance components</w:t>
      </w:r>
      <w:r w:rsidR="00877E4B">
        <w:rPr>
          <w:shd w:val="clear" w:color="auto" w:fill="FFFFFF"/>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(Nakagawa &amp; </w:t>
      </w:r>
      <w:proofErr w:type="spellStart"/>
      <w:r w:rsidR="004F268B">
        <w:rPr>
          <w:rFonts w:eastAsiaTheme="minorHAnsi"/>
          <w:lang w:val="en-US"/>
        </w:rPr>
        <w:t>Schielzeth</w:t>
      </w:r>
      <w:proofErr w:type="spellEnd"/>
      <w:r w:rsidR="004F268B">
        <w:rPr>
          <w:rFonts w:eastAsiaTheme="minorHAnsi"/>
          <w:lang w:val="en-US"/>
        </w:rPr>
        <w:t xml:space="preserve"> 2010)</w:t>
      </w:r>
      <w:r w:rsidR="003F1CB2">
        <w:rPr>
          <w:rFonts w:eastAsiaTheme="minorHAnsi"/>
          <w:lang w:val="en-US"/>
        </w:rPr>
        <w:fldChar w:fldCharType="end"/>
      </w:r>
      <w:r w:rsidR="00877E4B">
        <w:rPr>
          <w:shd w:val="clear" w:color="auto" w:fill="FFFFFF"/>
        </w:rPr>
        <w:t>.</w:t>
      </w:r>
    </w:p>
    <w:p w14:paraId="3A4CA909" w14:textId="77777777" w:rsidR="00D06082" w:rsidRDefault="00877E4B" w:rsidP="006237AE">
      <w:pPr>
        <w:pStyle w:val="Thesisnormal"/>
        <w:spacing w:line="360" w:lineRule="auto"/>
        <w:ind w:firstLine="720"/>
        <w:rPr>
          <w:ins w:id="227" w:author="fonti.kar@gmail.com" w:date="2019-01-11T12:41:00Z"/>
        </w:rPr>
      </w:pPr>
      <w:r>
        <w:t>Eq</w:t>
      </w:r>
      <w:ins w:id="228" w:author="fonti.kar@gmail.com" w:date="2019-01-11T12:41:00Z">
        <w:r w:rsidR="00D06082">
          <w:t>uatio</w:t>
        </w:r>
      </w:ins>
      <w:r>
        <w:t xml:space="preserve">n 8: </w:t>
      </w:r>
    </w:p>
    <w:p w14:paraId="1CACE201" w14:textId="21AE645B" w:rsidR="00877E4B" w:rsidRPr="00B67376" w:rsidRDefault="00877E4B" w:rsidP="006237AE">
      <w:pPr>
        <w:pStyle w:val="Thesisnormal"/>
        <w:spacing w:line="360" w:lineRule="auto"/>
        <w:ind w:firstLine="720"/>
      </w:pPr>
      <m:oMathPara>
        <m:oMath>
          <m:r>
            <w:del w:id="229" w:author="fonti.kar@gmail.com" w:date="2019-01-11T12:41:00Z">
              <m:rPr>
                <m:sty m:val="p"/>
              </m:rPr>
              <w:rPr>
                <w:rFonts w:ascii="Cambria Math" w:hAnsi="Cambria Math" w:cs="Times New Roman"/>
              </w:rPr>
              <w:br/>
            </w:del>
          </m:r>
        </m:oMath>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F01C59" w14:textId="1B5BFE28" w:rsidR="00877E4B" w:rsidDel="0002538D" w:rsidRDefault="008B40FF" w:rsidP="006237AE">
      <w:pPr>
        <w:spacing w:line="360" w:lineRule="auto"/>
        <w:rPr>
          <w:del w:id="230" w:author="fonti.kar@gmail.com" w:date="2019-01-11T12:43:00Z"/>
        </w:rPr>
      </w:pPr>
      <w:r>
        <w:rPr>
          <w:shd w:val="clear" w:color="auto" w:fill="FFFFFF"/>
        </w:rPr>
        <w:t>w</w:t>
      </w:r>
      <w:r w:rsidR="00877E4B">
        <w:rPr>
          <w:shd w:val="clear" w:color="auto" w:fill="FFFFFF"/>
        </w:rPr>
        <w:t>here</w:t>
      </w:r>
      <m:oMath>
        <m:r>
          <w:rPr>
            <w:rFonts w:ascii="Cambria Math" w:hAnsi="Cambria Math"/>
            <w:shd w:val="clear" w:color="auto" w:fill="FFFFFF"/>
          </w:rPr>
          <m:t xml:space="preserve"> </m:t>
        </m:r>
        <m:sSub>
          <m:sSubPr>
            <m:ctrlPr>
              <w:del w:id="231" w:author="fonti.kar@gmail.com" w:date="2019-01-11T12:43:00Z">
                <w:rPr>
                  <w:rFonts w:ascii="Cambria Math" w:hAnsi="Cambria Math"/>
                  <w:i/>
                </w:rPr>
              </w:del>
            </m:ctrlPr>
          </m:sSubPr>
          <m:e>
            <m:r>
              <w:del w:id="232" w:author="fonti.kar@gmail.com" w:date="2019-01-11T12:43:00Z">
                <w:rPr>
                  <w:rFonts w:ascii="Cambria Math" w:hAnsi="Cambria Math"/>
                </w:rPr>
                <m:t>R</m:t>
              </w:del>
            </m:r>
          </m:e>
          <m:sub>
            <m:r>
              <w:del w:id="233" w:author="fonti.kar@gmail.com" w:date="2019-01-11T12:43:00Z">
                <w:rPr>
                  <w:rFonts w:ascii="Cambria Math" w:hAnsi="Cambria Math"/>
                </w:rPr>
                <m:t>T</m:t>
              </w:del>
            </m:r>
          </m:sub>
        </m:sSub>
      </m:oMath>
      <w:del w:id="234" w:author="fonti.kar@gmail.com" w:date="2019-01-11T12:43:00Z">
        <w:r w:rsidDel="0002538D">
          <w:rPr>
            <w:shd w:val="clear" w:color="auto" w:fill="FFFFFF"/>
          </w:rPr>
          <w:delText xml:space="preserve"> refers to the adjust repeatability at a</w:delText>
        </w:r>
        <w:r w:rsidR="00877E4B" w:rsidDel="0002538D">
          <w:rPr>
            <w:shd w:val="clear" w:color="auto" w:fill="FFFFFF"/>
          </w:rPr>
          <w:delText xml:space="preserve"> </w:delText>
        </w:r>
        <w:r w:rsidDel="0002538D">
          <w:rPr>
            <w:shd w:val="clear" w:color="auto" w:fill="FFFFFF"/>
          </w:rPr>
          <w:delText>given</w:delText>
        </w:r>
        <w:r w:rsidR="00877E4B" w:rsidDel="0002538D">
          <w:rPr>
            <w:shd w:val="clear" w:color="auto" w:fill="FFFFFF"/>
          </w:rPr>
          <w:delText xml:space="preserve"> temperature</w:delText>
        </w:r>
        <w:r w:rsidDel="0002538D">
          <w:rPr>
            <w:shd w:val="clear" w:color="auto" w:fill="FFFFFF"/>
          </w:rPr>
          <w:delText xml:space="preserve">; </w:delText>
        </w:r>
      </w:del>
      <w:r w:rsidRPr="00510A57">
        <w:rPr>
          <w:i/>
        </w:rPr>
        <w:t>V</w:t>
      </w:r>
      <w:r w:rsidRPr="00510A57">
        <w:rPr>
          <w:i/>
          <w:vertAlign w:val="subscript"/>
        </w:rPr>
        <w:t>ind0</w:t>
      </w:r>
      <w:r>
        <w:rPr>
          <w:i/>
          <w:vertAlign w:val="subscript"/>
        </w:rPr>
        <w:t>,T</w:t>
      </w:r>
      <w:r w:rsidRPr="00510A57">
        <w:t xml:space="preserve"> </w:t>
      </w:r>
    </w:p>
    <w:p w14:paraId="21E91198" w14:textId="36234FE8" w:rsidR="00877E4B" w:rsidRDefault="008B40FF" w:rsidP="006237AE">
      <w:pPr>
        <w:spacing w:line="360" w:lineRule="auto"/>
      </w:pPr>
      <w:r>
        <w:t>represents the individual intercept,</w:t>
      </w:r>
      <w:r w:rsidR="006C5382" w:rsidRPr="006C5382">
        <w:rPr>
          <w:i/>
        </w:rPr>
        <w:t xml:space="preserve"> </w:t>
      </w:r>
      <w:r w:rsidR="006C5382" w:rsidRPr="00510A57">
        <w:rPr>
          <w:i/>
        </w:rPr>
        <w:t>V</w:t>
      </w:r>
      <w:r w:rsidR="006C5382" w:rsidRPr="00510A57">
        <w:rPr>
          <w:i/>
          <w:vertAlign w:val="subscript"/>
        </w:rPr>
        <w:t>series0</w:t>
      </w:r>
      <w:r w:rsidR="006C5382">
        <w:rPr>
          <w:i/>
          <w:vertAlign w:val="subscript"/>
        </w:rPr>
        <w:t xml:space="preserve">,T </w:t>
      </w:r>
      <w:r w:rsidR="006C5382" w:rsidRPr="00510A57">
        <w:t xml:space="preserve"> </w:t>
      </w:r>
      <w:r w:rsidR="006C5382">
        <w:t xml:space="preserve">is the </w:t>
      </w:r>
      <w:r>
        <w:t xml:space="preserve">series intercept and </w:t>
      </w:r>
      <w:r w:rsidR="006C5382" w:rsidRPr="00510A57">
        <w:rPr>
          <w:i/>
        </w:rPr>
        <w:t>V</w:t>
      </w:r>
      <w:r w:rsidR="006C5382">
        <w:rPr>
          <w:i/>
          <w:vertAlign w:val="subscript"/>
        </w:rPr>
        <w:t>e</w:t>
      </w:r>
      <w:r w:rsidR="006C5382" w:rsidRPr="00510A57">
        <w:rPr>
          <w:i/>
          <w:vertAlign w:val="subscript"/>
        </w:rPr>
        <w:t>0</w:t>
      </w:r>
      <w:r w:rsidR="006C5382">
        <w:rPr>
          <w:i/>
          <w:vertAlign w:val="subscript"/>
        </w:rPr>
        <w:t>,T</w:t>
      </w:r>
      <w:r w:rsidR="006C5382">
        <w:t xml:space="preserve">  is the </w:t>
      </w:r>
      <w:r>
        <w:t>residual variance component at a given temperature</w:t>
      </w:r>
      <w:r w:rsidR="006C5382">
        <w:t>.</w:t>
      </w:r>
    </w:p>
    <w:p w14:paraId="64FB7C7F" w14:textId="28652C6D" w:rsidR="009A5C4A" w:rsidRDefault="009A5C4A" w:rsidP="006237AE">
      <w:pPr>
        <w:pStyle w:val="Heading2"/>
        <w:spacing w:line="360" w:lineRule="auto"/>
      </w:pPr>
      <w:r>
        <w:t>Slope – plasticity</w:t>
      </w:r>
    </w:p>
    <w:p w14:paraId="1C239487" w14:textId="101C9291" w:rsidR="0043536D" w:rsidRDefault="00703C8E" w:rsidP="006237AE">
      <w:pPr>
        <w:spacing w:line="360" w:lineRule="auto"/>
        <w:rPr>
          <w:lang w:val="en-AU"/>
        </w:rPr>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del w:id="235" w:author="fonti.kar@gmail.com" w:date="2019-01-11T12:47:00Z">
        <w:r w:rsidR="00981EFC" w:rsidDel="00BD12DB">
          <w:delText xml:space="preserve">One can use any of the </w:delText>
        </w:r>
      </w:del>
      <m:oMath>
        <m:sSub>
          <m:sSubPr>
            <m:ctrlPr>
              <w:del w:id="236" w:author="fonti.kar@gmail.com" w:date="2019-01-11T12:46:00Z">
                <w:rPr>
                  <w:rFonts w:ascii="Cambria Math" w:hAnsi="Cambria Math"/>
                  <w:i/>
                </w:rPr>
              </w:del>
            </m:ctrlPr>
          </m:sSubPr>
          <m:e>
            <m:r>
              <w:del w:id="237" w:author="fonti.kar@gmail.com" w:date="2019-01-11T12:46:00Z">
                <w:rPr>
                  <w:rFonts w:ascii="Cambria Math" w:hAnsi="Cambria Math"/>
                </w:rPr>
                <m:t>R</m:t>
              </w:del>
            </m:r>
          </m:e>
          <m:sub>
            <m:r>
              <w:del w:id="238" w:author="fonti.kar@gmail.com" w:date="2019-01-11T12:46:00Z">
                <w:rPr>
                  <w:rFonts w:ascii="Cambria Math" w:hAnsi="Cambria Math"/>
                </w:rPr>
                <m:t>intercept at T</m:t>
              </w:del>
            </m:r>
          </m:sub>
        </m:sSub>
        <m:r>
          <w:del w:id="239" w:author="fonti.kar@gmail.com" w:date="2019-01-11T12:46:00Z">
            <m:rPr>
              <m:sty m:val="p"/>
            </m:rPr>
            <w:rPr>
              <w:rFonts w:ascii="Cambria Math" w:hAnsi="Cambria Math"/>
            </w:rPr>
            <m:t xml:space="preserve"> </m:t>
          </w:del>
        </m:r>
      </m:oMath>
      <w:del w:id="240" w:author="fonti.kar@gmail.com" w:date="2019-01-11T12:46:00Z">
        <w:r w:rsidR="00981EFC" w:rsidDel="00BD12DB">
          <w:delText>t</w:delText>
        </w:r>
      </w:del>
      <w:del w:id="241" w:author="fonti.kar@gmail.com" w:date="2019-01-11T12:47:00Z">
        <w:r w:rsidR="00981EFC" w:rsidDel="00BD12DB">
          <w:delText>o calculate the repeatability of the slope</w:delText>
        </w:r>
        <w:r w:rsidR="00AE1929" w:rsidDel="00BD12DB">
          <w:delText>.</w:delText>
        </w:r>
        <w:r w:rsidR="00981EFC" w:rsidDel="00BD12DB">
          <w:delText xml:space="preserve"> </w:delText>
        </w:r>
      </w:del>
      <w:r w:rsidR="00AE1929">
        <w:t>W</w:t>
      </w:r>
      <w:r w:rsidR="00981EFC">
        <w:t xml:space="preserve">e used the following </w:t>
      </w:r>
      <w:r w:rsidR="000B0683">
        <w:t>function-valued model</w:t>
      </w:r>
      <w:r w:rsidR="00981EFC">
        <w:t xml:space="preserve"> that has the same structure as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models </w:t>
      </w:r>
      <w:del w:id="242" w:author="fonti.kar@gmail.com" w:date="2019-01-11T12:47:00Z">
        <w:r w:rsidR="00981EFC" w:rsidDel="00BD12DB">
          <w:delText xml:space="preserve">but </w:delText>
        </w:r>
      </w:del>
      <w:ins w:id="243" w:author="fonti.kar@gmail.com" w:date="2019-01-11T12:47:00Z">
        <w:r w:rsidR="00BD12DB">
          <w:t xml:space="preserve">except that </w:t>
        </w:r>
      </w:ins>
      <w:proofErr w:type="spellStart"/>
      <w:r w:rsidR="00981EFC">
        <w:t>logTemp</w:t>
      </w:r>
      <w:proofErr w:type="spellEnd"/>
      <w:r w:rsidR="00981EFC">
        <w:t xml:space="preserve"> is not mean-</w:t>
      </w:r>
      <w:proofErr w:type="spellStart"/>
      <w:r w:rsidR="00981EFC">
        <w:t>centered</w:t>
      </w:r>
      <w:proofErr w:type="spellEnd"/>
      <w:r w:rsidR="00981EFC">
        <w:t>. This is because we also used this model to derive cross-temperature correlations (see below).</w:t>
      </w:r>
    </w:p>
    <w:p w14:paraId="730ECC63" w14:textId="337ECBC7" w:rsidR="0043536D" w:rsidRDefault="00287480" w:rsidP="006237AE">
      <w:pPr>
        <w:spacing w:line="360" w:lineRule="auto"/>
        <w:jc w:val="center"/>
      </w:pPr>
      <w:r>
        <w:rPr>
          <w:lang w:val="en-AU"/>
        </w:rPr>
        <w:t>l</w:t>
      </w:r>
      <w:r w:rsidR="0043536D" w:rsidRPr="00100303">
        <w:rPr>
          <w:lang w:val="en-AU"/>
        </w:rPr>
        <w:t>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3536D" w:rsidRPr="00100303">
        <w:t xml:space="preserve"> </w:t>
      </w:r>
      <w:r w:rsidR="0043536D">
        <w:t xml:space="preserve">~ </w:t>
      </w:r>
      <w:proofErr w:type="spellStart"/>
      <w:r w:rsidR="0043536D">
        <w:rPr>
          <w:lang w:val="en-AU"/>
        </w:rPr>
        <w:t>logTemp</w:t>
      </w:r>
      <w:proofErr w:type="spellEnd"/>
      <w:r w:rsidR="0043536D">
        <w:rPr>
          <w:lang w:val="en-AU"/>
        </w:rPr>
        <w:t xml:space="preserve"> + </w:t>
      </w:r>
      <w:proofErr w:type="spellStart"/>
      <w:r w:rsidR="0043536D" w:rsidRPr="0052268C">
        <w:rPr>
          <w:lang w:val="en-AU"/>
        </w:rPr>
        <w:t>zlogBodyMass</w:t>
      </w:r>
      <w:proofErr w:type="spellEnd"/>
      <w:r w:rsidR="0043536D" w:rsidRPr="0052268C">
        <w:rPr>
          <w:lang w:val="en-AU"/>
        </w:rPr>
        <w:t xml:space="preserve"> </w:t>
      </w:r>
      <w:r w:rsidR="0043536D">
        <w:rPr>
          <w:lang w:val="en-AU"/>
        </w:rPr>
        <w:t xml:space="preserve">+ </w:t>
      </w:r>
      <w:proofErr w:type="spellStart"/>
      <w:r w:rsidR="0043536D">
        <w:rPr>
          <w:lang w:val="en-AU"/>
        </w:rPr>
        <w:t>logPriorTemp</w:t>
      </w:r>
      <w:proofErr w:type="spellEnd"/>
      <w:r w:rsidR="0043536D">
        <w:rPr>
          <w:lang w:val="en-AU"/>
        </w:rPr>
        <w:t xml:space="preserve"> + (1+ </w:t>
      </w:r>
      <w:proofErr w:type="spellStart"/>
      <w:r w:rsidR="0043536D">
        <w:rPr>
          <w:lang w:val="en-AU"/>
        </w:rPr>
        <w:t>logTemp</w:t>
      </w:r>
      <w:proofErr w:type="spellEnd"/>
      <w:r w:rsidR="0043536D">
        <w:rPr>
          <w:vertAlign w:val="subscript"/>
          <w:lang w:val="en-AU"/>
        </w:rPr>
        <w:t xml:space="preserve"> </w:t>
      </w:r>
      <w:r w:rsidR="0043536D">
        <w:rPr>
          <w:lang w:val="en-AU"/>
        </w:rPr>
        <w:t xml:space="preserve">| ID) + (1+ </w:t>
      </w:r>
      <w:proofErr w:type="spellStart"/>
      <w:r w:rsidR="0043536D">
        <w:rPr>
          <w:lang w:val="en-AU"/>
        </w:rPr>
        <w:t>logTemp</w:t>
      </w:r>
      <w:proofErr w:type="spellEnd"/>
      <w:r w:rsidR="0043536D">
        <w:rPr>
          <w:vertAlign w:val="subscript"/>
          <w:lang w:val="en-AU"/>
        </w:rPr>
        <w:t xml:space="preserve"> </w:t>
      </w:r>
      <w:r w:rsidR="0043536D">
        <w:rPr>
          <w:lang w:val="en-AU"/>
        </w:rPr>
        <w:t xml:space="preserve">| </w:t>
      </w:r>
      <w:proofErr w:type="spellStart"/>
      <w:r w:rsidR="0043536D">
        <w:rPr>
          <w:lang w:val="en-AU"/>
        </w:rPr>
        <w:t>seriesID</w:t>
      </w:r>
      <w:proofErr w:type="spellEnd"/>
      <w:r w:rsidR="0043536D">
        <w:rPr>
          <w:lang w:val="en-AU"/>
        </w:rPr>
        <w:t>)</w:t>
      </w:r>
    </w:p>
    <w:p w14:paraId="7E5326ED" w14:textId="5C521306" w:rsidR="004364E0" w:rsidRDefault="00287480" w:rsidP="006237AE">
      <w:pPr>
        <w:pStyle w:val="Thesisnormal"/>
        <w:spacing w:line="360" w:lineRule="auto"/>
      </w:pPr>
      <w:r>
        <w:t>Th</w:t>
      </w:r>
      <w:r w:rsidR="00AE1929">
        <w:t xml:space="preserve">e above </w:t>
      </w:r>
      <w:r>
        <w:t>model</w:t>
      </w:r>
      <w:r w:rsidR="0043536D">
        <w:t xml:space="preserve"> was used</w:t>
      </w:r>
      <w:r w:rsidR="00B757F0">
        <w:t xml:space="preserve"> </w:t>
      </w:r>
      <w:r w:rsidR="000B0683">
        <w:t>to calculate the repeatability of the slop</w:t>
      </w:r>
      <w:r w:rsidR="005923CF">
        <w:t>e</w:t>
      </w:r>
      <w:r w:rsidR="000B0683">
        <w:t xml:space="preserve"> </w:t>
      </w:r>
      <w:r w:rsidR="005923CF">
        <w:t>following</w:t>
      </w:r>
      <w:r w:rsidR="00A16F88">
        <w:t>,</w:t>
      </w:r>
      <w:r w:rsidR="000B0683">
        <w:t xml:space="preserve"> </w:t>
      </w:r>
    </w:p>
    <w:p w14:paraId="4785CDA3" w14:textId="017466C5" w:rsidR="00BD12DB" w:rsidRDefault="000B0683" w:rsidP="006237AE">
      <w:pPr>
        <w:pStyle w:val="Thesisnormal"/>
        <w:spacing w:line="360" w:lineRule="auto"/>
        <w:ind w:firstLine="720"/>
        <w:rPr>
          <w:ins w:id="244" w:author="fonti.kar@gmail.com" w:date="2019-01-11T12:47:00Z"/>
        </w:rPr>
      </w:pPr>
      <w:r>
        <w:t>Eq</w:t>
      </w:r>
      <w:ins w:id="245" w:author="fonti.kar@gmail.com" w:date="2019-01-11T12:47:00Z">
        <w:r w:rsidR="00BD12DB">
          <w:t>uati</w:t>
        </w:r>
      </w:ins>
      <w:ins w:id="246" w:author="fonti.kar@gmail.com" w:date="2019-01-11T12:49:00Z">
        <w:r w:rsidR="00CD0589">
          <w:t>o</w:t>
        </w:r>
      </w:ins>
      <w:r>
        <w:t>n 9:</w:t>
      </w:r>
    </w:p>
    <w:p w14:paraId="07943CF4" w14:textId="61DFB158" w:rsidR="000B0683" w:rsidRPr="00DE5D86" w:rsidRDefault="004642B5" w:rsidP="006237AE">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36C6D5B9" w:rsidR="0080379C" w:rsidRPr="0080379C" w:rsidRDefault="000B0683" w:rsidP="006237AE">
      <w:pPr>
        <w:pStyle w:val="Thesisnormal"/>
        <w:spacing w:line="360" w:lineRule="auto"/>
      </w:pPr>
      <w:r>
        <w:lastRenderedPageBreak/>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 </w:t>
      </w:r>
      <w:r w:rsidR="00FC73A3">
        <w:t xml:space="preserve">The </w:t>
      </w:r>
      <w:r w:rsidR="00BB0E62">
        <w:t>character state approach</w:t>
      </w:r>
      <w:r w:rsidR="00FC73A3">
        <w:t xml:space="preserve"> does not estimate a slope because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xml:space="preserve">, However, one can assess the thermal plasticity of a trait by </w:t>
      </w:r>
      <w:r w:rsidR="00BB0E62">
        <w:t xml:space="preserve">identifying changes in repeatability </w:t>
      </w:r>
      <w:r w:rsidR="00FC73A3">
        <w:t xml:space="preserve">across temperatures </w:t>
      </w:r>
      <w:r w:rsidR="00E7413B">
        <w:t>using R</w:t>
      </w:r>
      <w:r w:rsidR="00E7413B" w:rsidRPr="00E7413B">
        <w:rPr>
          <w:vertAlign w:val="subscript"/>
        </w:rPr>
        <w:t>T</w:t>
      </w:r>
      <w:r w:rsidR="00E7413B">
        <w:t xml:space="preserve"> (eq</w:t>
      </w:r>
      <w:ins w:id="247" w:author="fonti.kar@gmail.com" w:date="2019-01-11T12:48:00Z">
        <w:r w:rsidR="00BD12DB">
          <w:t>uatio</w:t>
        </w:r>
      </w:ins>
      <w:r w:rsidR="00E7413B">
        <w:t>n 8)</w:t>
      </w:r>
      <w:ins w:id="248" w:author="fonti.kar@gmail.com" w:date="2019-01-11T12:48:00Z">
        <w:r w:rsidR="00350FF6">
          <w:t>. å</w:t>
        </w:r>
      </w:ins>
      <w:del w:id="249" w:author="fonti.kar@gmail.com" w:date="2019-01-11T12:48:00Z">
        <w:r w:rsidR="00FC73A3" w:rsidDel="00BD12DB">
          <w:delText>. This</w:delText>
        </w:r>
        <w:r w:rsidR="00BB0E62" w:rsidDel="00BD12DB">
          <w:delText xml:space="preserve"> is </w:delText>
        </w:r>
        <w:r w:rsidR="00BB0E62" w:rsidDel="00350FF6">
          <w:delText>conceptually the same</w:delText>
        </w:r>
        <w:r w:rsidR="00BB0E62" w:rsidDel="00BD12DB">
          <w:delText xml:space="preserve"> as quantifying whether slopes are repeatable or not</w:delText>
        </w:r>
        <w:r w:rsidR="00FC73A3" w:rsidDel="00BD12DB">
          <w:delText xml:space="preserve"> </w:delText>
        </w:r>
        <w:r w:rsidR="00FC1268" w:rsidDel="00BD12DB">
          <w:delText xml:space="preserve">as </w:delText>
        </w:r>
        <w:r w:rsidR="00FC73A3" w:rsidDel="00BD12DB">
          <w:delText>in the function-valued approach</w:delText>
        </w:r>
        <w:r w:rsidR="00BB0E62" w:rsidDel="00BD12DB">
          <w:delText xml:space="preserve">. </w:delText>
        </w:r>
      </w:del>
    </w:p>
    <w:p w14:paraId="63523364" w14:textId="279CCA75" w:rsidR="009A5C4A" w:rsidRDefault="009A5C4A" w:rsidP="006237AE">
      <w:pPr>
        <w:pStyle w:val="Heading2"/>
        <w:spacing w:line="360" w:lineRule="auto"/>
      </w:pPr>
      <w:r>
        <w:t>Cross-temperature correlations in metabolic rate</w:t>
      </w:r>
    </w:p>
    <w:p w14:paraId="4E536350" w14:textId="3CFC9C40" w:rsidR="00B57B7C" w:rsidRPr="004364E0" w:rsidRDefault="006E467C" w:rsidP="006237AE">
      <w:pPr>
        <w:spacing w:line="360" w:lineRule="auto"/>
        <w:rPr>
          <w:lang w:val="en-AU"/>
        </w:rPr>
      </w:pPr>
      <w:r w:rsidRPr="00035262">
        <w:rPr>
          <w:i/>
          <w:lang w:val="en-AU"/>
        </w:rPr>
        <w:t>A priori</w:t>
      </w:r>
      <w:r>
        <w:rPr>
          <w:lang w:val="en-AU"/>
        </w:rPr>
        <w:t>, we expect m</w:t>
      </w:r>
      <w:r w:rsidR="00441EAF">
        <w:rPr>
          <w:lang w:val="en-AU"/>
        </w:rPr>
        <w:t xml:space="preserve">etabolic rate measured at one temperature </w:t>
      </w:r>
      <w:del w:id="250" w:author="fonti.kar@gmail.com" w:date="2019-01-11T12:49:00Z">
        <w:r w:rsidR="00441EAF" w:rsidDel="00B37C96">
          <w:rPr>
            <w:lang w:val="en-AU"/>
          </w:rPr>
          <w:delText xml:space="preserve">will </w:delText>
        </w:r>
      </w:del>
      <w:ins w:id="251" w:author="fonti.kar@gmail.com" w:date="2019-01-11T12:49:00Z">
        <w:r w:rsidR="00B37C96">
          <w:rPr>
            <w:lang w:val="en-AU"/>
          </w:rPr>
          <w:t xml:space="preserve">to </w:t>
        </w:r>
      </w:ins>
      <w:r w:rsidR="00441EAF">
        <w:rPr>
          <w:lang w:val="en-AU"/>
        </w:rPr>
        <w:t xml:space="preserve">be correlated with metabolic rate measured at another temperature. We estimated these cross-environment correlations using both statistical approaches. </w:t>
      </w:r>
      <w:ins w:id="252" w:author="fonti.kar@gmail.com" w:date="2019-01-11T12:51:00Z">
        <w:r w:rsidR="00B37C96">
          <w:rPr>
            <w:lang w:val="en-AU"/>
          </w:rPr>
          <w:t>C</w:t>
        </w:r>
      </w:ins>
      <w:del w:id="253" w:author="fonti.kar@gmail.com" w:date="2019-01-11T12:51:00Z">
        <w:r w:rsidR="00441EAF" w:rsidDel="00B37C96">
          <w:rPr>
            <w:lang w:val="en-AU"/>
          </w:rPr>
          <w:delText>While</w:delText>
        </w:r>
        <w:r w:rsidR="00AB3AD8" w:rsidDel="00B37C96">
          <w:rPr>
            <w:lang w:val="en-AU"/>
          </w:rPr>
          <w:delText xml:space="preserve"> c</w:delText>
        </w:r>
      </w:del>
      <w:r w:rsidR="00AB3AD8">
        <w:rPr>
          <w:lang w:val="en-AU"/>
        </w:rPr>
        <w:t>orrelations</w:t>
      </w:r>
      <w:r w:rsidR="003C0991">
        <w:rPr>
          <w:lang w:val="en-AU"/>
        </w:rPr>
        <w:t xml:space="preserve"> </w:t>
      </w:r>
      <w:del w:id="254" w:author="fonti.kar@gmail.com" w:date="2019-01-11T12:50:00Z">
        <w:r w:rsidR="00441EAF" w:rsidDel="00B37C96">
          <w:rPr>
            <w:lang w:val="en-AU"/>
          </w:rPr>
          <w:delText xml:space="preserve">can </w:delText>
        </w:r>
        <w:r w:rsidR="003827B6" w:rsidDel="00B37C96">
          <w:rPr>
            <w:lang w:val="en-AU"/>
          </w:rPr>
          <w:delText xml:space="preserve">be </w:delText>
        </w:r>
        <w:r w:rsidR="00441EAF" w:rsidDel="00B37C96">
          <w:rPr>
            <w:lang w:val="en-AU"/>
          </w:rPr>
          <w:delText>estimated</w:delText>
        </w:r>
      </w:del>
      <w:ins w:id="255" w:author="fonti.kar@gmail.com" w:date="2019-01-11T12:50:00Z">
        <w:r w:rsidR="00B37C96">
          <w:rPr>
            <w:lang w:val="en-AU"/>
          </w:rPr>
          <w:t>are</w:t>
        </w:r>
      </w:ins>
      <w:ins w:id="256" w:author="fonti.kar@gmail.com" w:date="2019-01-11T12:51:00Z">
        <w:r w:rsidR="00B37C96">
          <w:rPr>
            <w:lang w:val="en-AU"/>
          </w:rPr>
          <w:t xml:space="preserve"> </w:t>
        </w:r>
      </w:ins>
      <w:del w:id="257" w:author="fonti.kar@gmail.com" w:date="2019-01-11T12:51:00Z">
        <w:r w:rsidR="00441EAF" w:rsidDel="00B37C96">
          <w:rPr>
            <w:lang w:val="en-AU"/>
          </w:rPr>
          <w:delText xml:space="preserve"> </w:delText>
        </w:r>
      </w:del>
      <w:del w:id="258" w:author="fonti.kar@gmail.com" w:date="2019-01-11T12:52:00Z">
        <w:r w:rsidR="003C0991" w:rsidDel="00B37C96">
          <w:rPr>
            <w:lang w:val="en-AU"/>
          </w:rPr>
          <w:delText>directly</w:delText>
        </w:r>
      </w:del>
      <w:ins w:id="259" w:author="fonti.kar@gmail.com" w:date="2019-01-11T12:52:00Z">
        <w:r w:rsidR="00B37C96">
          <w:rPr>
            <w:lang w:val="en-AU"/>
          </w:rPr>
          <w:t>conveniently</w:t>
        </w:r>
      </w:ins>
      <w:ins w:id="260" w:author="fonti.kar@gmail.com" w:date="2019-01-11T12:51:00Z">
        <w:r w:rsidR="00B37C96">
          <w:rPr>
            <w:lang w:val="en-AU"/>
          </w:rPr>
          <w:t xml:space="preserve"> estimated</w:t>
        </w:r>
      </w:ins>
      <w:r w:rsidR="003C0991">
        <w:rPr>
          <w:lang w:val="en-AU"/>
        </w:rPr>
        <w:t xml:space="preserve"> </w:t>
      </w:r>
      <w:del w:id="261" w:author="fonti.kar@gmail.com" w:date="2019-01-11T12:51:00Z">
        <w:r w:rsidR="003C0991" w:rsidDel="00B37C96">
          <w:rPr>
            <w:lang w:val="en-AU"/>
          </w:rPr>
          <w:delText xml:space="preserve">from the </w:delText>
        </w:r>
      </w:del>
      <w:ins w:id="262" w:author="fonti.kar@gmail.com" w:date="2019-01-11T12:51:00Z">
        <w:r w:rsidR="00B37C96">
          <w:rPr>
            <w:lang w:val="en-AU"/>
          </w:rPr>
          <w:t xml:space="preserve">by </w:t>
        </w:r>
      </w:ins>
      <w:r w:rsidR="003C0991">
        <w:rPr>
          <w:lang w:val="en-AU"/>
        </w:rPr>
        <w:t>character-state model</w:t>
      </w:r>
      <w:ins w:id="263" w:author="fonti.kar@gmail.com" w:date="2019-01-11T12:51:00Z">
        <w:r w:rsidR="00B37C96">
          <w:rPr>
            <w:lang w:val="en-AU"/>
          </w:rPr>
          <w:t>s</w:t>
        </w:r>
      </w:ins>
      <w:r w:rsidR="003C0991">
        <w:rPr>
          <w:lang w:val="en-AU"/>
        </w:rPr>
        <w:t xml:space="preserve"> at both the among</w:t>
      </w:r>
      <w:r w:rsidR="002D0922">
        <w:rPr>
          <w:lang w:val="en-AU"/>
        </w:rPr>
        <w:t>-</w:t>
      </w:r>
      <w:r w:rsidR="003C0991">
        <w:rPr>
          <w:lang w:val="en-AU"/>
        </w:rPr>
        <w:t xml:space="preserve"> and within individual level</w:t>
      </w:r>
      <w:ins w:id="264" w:author="fonti.kar@gmail.com" w:date="2019-01-11T12:49:00Z">
        <w:r w:rsidR="00B37C96">
          <w:rPr>
            <w:lang w:val="en-AU"/>
          </w:rPr>
          <w:t xml:space="preserve">. </w:t>
        </w:r>
      </w:ins>
      <w:ins w:id="265" w:author="fonti.kar@gmail.com" w:date="2019-01-11T12:52:00Z">
        <w:r w:rsidR="00B37C96">
          <w:rPr>
            <w:lang w:val="en-AU"/>
          </w:rPr>
          <w:t xml:space="preserve">Whereas in function-valued models, </w:t>
        </w:r>
      </w:ins>
      <w:ins w:id="266" w:author="fonti.kar@gmail.com" w:date="2019-01-11T12:54:00Z">
        <w:r w:rsidR="00B37C96" w:rsidRPr="00100303">
          <w:rPr>
            <w:lang w:val="en-AU"/>
          </w:rPr>
          <w:t>within-individual-among-sampling-session level</w:t>
        </w:r>
        <w:r w:rsidR="00B37C96">
          <w:rPr>
            <w:lang w:val="en-AU"/>
          </w:rPr>
          <w:t xml:space="preserve"> </w:t>
        </w:r>
      </w:ins>
      <w:ins w:id="267" w:author="fonti.kar@gmail.com" w:date="2019-01-11T12:52:00Z">
        <w:r w:rsidR="00B37C96">
          <w:rPr>
            <w:lang w:val="en-AU"/>
          </w:rPr>
          <w:t xml:space="preserve">correlations </w:t>
        </w:r>
      </w:ins>
      <w:ins w:id="268" w:author="fonti.kar@gmail.com" w:date="2019-01-11T12:53:00Z">
        <w:r w:rsidR="00B37C96">
          <w:rPr>
            <w:lang w:val="en-AU"/>
          </w:rPr>
          <w:t>need to be</w:t>
        </w:r>
      </w:ins>
      <w:ins w:id="269" w:author="fonti.kar@gmail.com" w:date="2019-01-11T12:52:00Z">
        <w:r w:rsidR="00B37C96" w:rsidRPr="00100303">
          <w:rPr>
            <w:lang w:val="en-AU"/>
          </w:rPr>
          <w:t xml:space="preserve"> </w:t>
        </w:r>
        <w:r w:rsidR="00B37C96">
          <w:rPr>
            <w:lang w:val="en-AU"/>
          </w:rPr>
          <w:t>derived</w:t>
        </w:r>
        <w:r w:rsidR="00B37C96" w:rsidRPr="00100303">
          <w:rPr>
            <w:lang w:val="en-AU"/>
          </w:rPr>
          <w:t xml:space="preserve"> using matrix algebra</w:t>
        </w:r>
      </w:ins>
      <w:del w:id="270" w:author="fonti.kar@gmail.com" w:date="2019-01-11T12:49:00Z">
        <w:r w:rsidR="003C0991" w:rsidDel="00B37C96">
          <w:rPr>
            <w:lang w:val="en-AU"/>
          </w:rPr>
          <w:delText xml:space="preserve"> (</w:delText>
        </w:r>
        <w:r w:rsidR="00441EAF" w:rsidDel="00B37C96">
          <w:rPr>
            <w:lang w:val="en-AU"/>
          </w:rPr>
          <w:delText xml:space="preserve">by </w:delText>
        </w:r>
        <w:r w:rsidR="003C0991" w:rsidDel="00B37C96">
          <w:rPr>
            <w:lang w:val="en-AU"/>
          </w:rPr>
          <w:delText xml:space="preserve">setting rescor = T in </w:delText>
        </w:r>
        <w:r w:rsidR="002D0922" w:rsidDel="00B37C96">
          <w:rPr>
            <w:lang w:val="en-AU"/>
          </w:rPr>
          <w:delText>‘</w:delText>
        </w:r>
        <w:r w:rsidR="003C0991" w:rsidDel="00B37C96">
          <w:rPr>
            <w:lang w:val="en-AU"/>
          </w:rPr>
          <w:delText>brms</w:delText>
        </w:r>
        <w:r w:rsidR="002D0922" w:rsidDel="00B37C96">
          <w:rPr>
            <w:lang w:val="en-AU"/>
          </w:rPr>
          <w:delText>’</w:delText>
        </w:r>
        <w:r w:rsidR="003C0991" w:rsidDel="00B37C96">
          <w:rPr>
            <w:lang w:val="en-AU"/>
          </w:rPr>
          <w:delText xml:space="preserve"> or rcov </w:delText>
        </w:r>
        <w:r w:rsidR="00441EAF" w:rsidDel="00B37C96">
          <w:rPr>
            <w:lang w:val="en-AU"/>
          </w:rPr>
          <w:delText xml:space="preserve">= ~us(trait):units in </w:delText>
        </w:r>
        <w:r w:rsidR="002D0922" w:rsidDel="00B37C96">
          <w:rPr>
            <w:lang w:val="en-AU"/>
          </w:rPr>
          <w:delText>‘</w:delText>
        </w:r>
        <w:r w:rsidR="00441EAF" w:rsidDel="00B37C96">
          <w:rPr>
            <w:lang w:val="en-AU"/>
          </w:rPr>
          <w:delText>MCMCglmm</w:delText>
        </w:r>
        <w:r w:rsidR="002D0922" w:rsidDel="00B37C96">
          <w:rPr>
            <w:lang w:val="en-AU"/>
          </w:rPr>
          <w:delText>’</w:delText>
        </w:r>
        <w:r w:rsidR="00441EAF" w:rsidDel="00B37C96">
          <w:rPr>
            <w:lang w:val="en-AU"/>
          </w:rPr>
          <w:delText>),</w:delText>
        </w:r>
        <w:r w:rsidR="003C0991" w:rsidDel="00B37C96">
          <w:rPr>
            <w:lang w:val="en-AU"/>
          </w:rPr>
          <w:delText xml:space="preserve"> </w:delText>
        </w:r>
      </w:del>
      <w:ins w:id="271" w:author="fonti.kar@gmail.com" w:date="2019-01-11T12:53:00Z">
        <w:r w:rsidR="00B37C96">
          <w:rPr>
            <w:lang w:val="en-AU"/>
          </w:rPr>
          <w:t xml:space="preserve"> as</w:t>
        </w:r>
      </w:ins>
      <w:del w:id="272" w:author="fonti.kar@gmail.com" w:date="2019-01-11T12:49:00Z">
        <w:r w:rsidR="00441EAF" w:rsidDel="00B37C96">
          <w:rPr>
            <w:lang w:val="en-AU"/>
          </w:rPr>
          <w:delText>t</w:delText>
        </w:r>
      </w:del>
      <w:del w:id="273" w:author="fonti.kar@gmail.com" w:date="2019-01-11T12:53:00Z">
        <w:r w:rsidR="00441EAF" w:rsidDel="00B37C96">
          <w:rPr>
            <w:lang w:val="en-AU"/>
          </w:rPr>
          <w:delText>hese</w:delText>
        </w:r>
        <w:r w:rsidR="00C04CFD" w:rsidDel="00B37C96">
          <w:rPr>
            <w:lang w:val="en-AU"/>
          </w:rPr>
          <w:delText xml:space="preserve"> are not directly estimated </w:delText>
        </w:r>
        <w:r w:rsidR="00441EAF" w:rsidDel="00B37C96">
          <w:rPr>
            <w:lang w:val="en-AU"/>
          </w:rPr>
          <w:delText xml:space="preserve">from </w:delText>
        </w:r>
        <w:r w:rsidR="00441EAF" w:rsidRPr="00100303" w:rsidDel="00B37C96">
          <w:rPr>
            <w:lang w:val="en-AU"/>
          </w:rPr>
          <w:delText>function-valued models</w:delText>
        </w:r>
        <w:r w:rsidR="003827B6" w:rsidRPr="00100303" w:rsidDel="00B37C96">
          <w:rPr>
            <w:lang w:val="en-AU"/>
          </w:rPr>
          <w:delText xml:space="preserve"> as</w:delText>
        </w:r>
      </w:del>
      <w:r w:rsidR="003827B6" w:rsidRPr="00100303">
        <w:rPr>
          <w:lang w:val="en-AU"/>
        </w:rPr>
        <w:t xml:space="preserve"> they are part of the </w:t>
      </w:r>
      <w:del w:id="274" w:author="fonti.kar@gmail.com" w:date="2019-01-11T12:53:00Z">
        <w:r w:rsidR="003827B6" w:rsidRPr="00100303" w:rsidDel="00B37C96">
          <w:rPr>
            <w:lang w:val="en-AU"/>
          </w:rPr>
          <w:delText xml:space="preserve">general </w:delText>
        </w:r>
      </w:del>
      <w:r w:rsidR="003827B6" w:rsidRPr="00100303">
        <w:rPr>
          <w:lang w:val="en-AU"/>
        </w:rPr>
        <w:t>slope describing the reaction norm</w:t>
      </w:r>
      <w:r w:rsidR="00441EAF" w:rsidRPr="00100303">
        <w:rPr>
          <w:lang w:val="en-AU"/>
        </w:rPr>
        <w:t xml:space="preserve">. </w:t>
      </w:r>
      <w:del w:id="275" w:author="fonti.kar@gmail.com" w:date="2019-01-11T12:54:00Z">
        <w:r w:rsidR="00441EAF" w:rsidRPr="00100303" w:rsidDel="00B37C96">
          <w:rPr>
            <w:lang w:val="en-AU"/>
          </w:rPr>
          <w:delText>H</w:delText>
        </w:r>
        <w:r w:rsidR="00C04CFD" w:rsidRPr="00100303" w:rsidDel="00B37C96">
          <w:rPr>
            <w:lang w:val="en-AU"/>
          </w:rPr>
          <w:delText>owever</w:delText>
        </w:r>
        <w:r w:rsidR="00441EAF" w:rsidRPr="00100303" w:rsidDel="00B37C96">
          <w:rPr>
            <w:lang w:val="en-AU"/>
          </w:rPr>
          <w:delText>,</w:delText>
        </w:r>
        <w:r w:rsidR="00C04CFD" w:rsidRPr="00100303" w:rsidDel="00B37C96">
          <w:rPr>
            <w:lang w:val="en-AU"/>
          </w:rPr>
          <w:delText xml:space="preserve"> </w:delText>
        </w:r>
        <w:r w:rsidR="00441EAF" w:rsidRPr="00100303" w:rsidDel="00B37C96">
          <w:rPr>
            <w:lang w:val="en-AU"/>
          </w:rPr>
          <w:delText>correlations</w:delText>
        </w:r>
        <w:r w:rsidR="00C04CFD" w:rsidRPr="00100303" w:rsidDel="00B37C96">
          <w:rPr>
            <w:lang w:val="en-AU"/>
          </w:rPr>
          <w:delText xml:space="preserve"> can </w:delText>
        </w:r>
      </w:del>
      <w:del w:id="276" w:author="fonti.kar@gmail.com" w:date="2019-01-11T12:52:00Z">
        <w:r w:rsidR="00C04CFD" w:rsidRPr="00100303" w:rsidDel="00B37C96">
          <w:rPr>
            <w:lang w:val="en-AU"/>
          </w:rPr>
          <w:delText xml:space="preserve">be </w:delText>
        </w:r>
        <w:r w:rsidR="002D0922" w:rsidDel="00B37C96">
          <w:rPr>
            <w:lang w:val="en-AU"/>
          </w:rPr>
          <w:delText>derived</w:delText>
        </w:r>
        <w:r w:rsidR="00C04CFD" w:rsidRPr="00100303" w:rsidDel="00B37C96">
          <w:rPr>
            <w:lang w:val="en-AU"/>
          </w:rPr>
          <w:delText xml:space="preserve"> </w:delText>
        </w:r>
        <w:r w:rsidR="00441EAF" w:rsidRPr="00100303" w:rsidDel="00B37C96">
          <w:rPr>
            <w:lang w:val="en-AU"/>
          </w:rPr>
          <w:delText xml:space="preserve">from function-valued models </w:delText>
        </w:r>
        <w:r w:rsidR="00C04CFD" w:rsidRPr="00100303" w:rsidDel="00B37C96">
          <w:rPr>
            <w:lang w:val="en-AU"/>
          </w:rPr>
          <w:delText>using</w:delText>
        </w:r>
        <w:r w:rsidR="00572C4B" w:rsidRPr="00100303" w:rsidDel="00B37C96">
          <w:rPr>
            <w:lang w:val="en-AU"/>
          </w:rPr>
          <w:delText xml:space="preserve"> matrix algebra </w:delText>
        </w:r>
      </w:del>
      <w:del w:id="277" w:author="fonti.kar@gmail.com" w:date="2019-01-11T12:54:00Z">
        <w:r w:rsidR="00572C4B" w:rsidRPr="00100303" w:rsidDel="00B37C96">
          <w:rPr>
            <w:lang w:val="en-AU"/>
          </w:rPr>
          <w:delText>and</w:delText>
        </w:r>
        <w:r w:rsidR="00C04CFD" w:rsidRPr="00100303" w:rsidDel="00B37C96">
          <w:rPr>
            <w:lang w:val="en-AU"/>
          </w:rPr>
          <w:delText xml:space="preserve"> the variance-covariance matrix of the intercept and slope</w:delText>
        </w:r>
      </w:del>
      <w:del w:id="278" w:author="fonti.kar@gmail.com" w:date="2019-01-11T12:53:00Z">
        <w:r w:rsidR="00C04CFD" w:rsidRPr="00100303" w:rsidDel="00B37C96">
          <w:rPr>
            <w:lang w:val="en-AU"/>
          </w:rPr>
          <w:delText xml:space="preserve"> following</w:delText>
        </w:r>
        <w:r w:rsidR="003F1CB2" w:rsidDel="00B37C96">
          <w:rPr>
            <w:rFonts w:eastAsiaTheme="minorHAnsi"/>
            <w:lang w:val="en-US"/>
          </w:rPr>
          <w:fldChar w:fldCharType="begin"/>
        </w:r>
        <w:r w:rsidR="002905E1" w:rsidDel="00B37C96">
          <w:rPr>
            <w:rFonts w:eastAsiaTheme="minorHAnsi"/>
            <w:lang w:val="en-US"/>
          </w:rPr>
          <w:del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delInstrText>
        </w:r>
        <w:r w:rsidR="003F1CB2" w:rsidDel="00B37C96">
          <w:rPr>
            <w:rFonts w:eastAsiaTheme="minorHAnsi"/>
            <w:lang w:val="en-US"/>
          </w:rPr>
          <w:fldChar w:fldCharType="separate"/>
        </w:r>
        <w:r w:rsidR="004F268B" w:rsidDel="00B37C96">
          <w:rPr>
            <w:rFonts w:eastAsiaTheme="minorHAnsi"/>
            <w:lang w:val="en-US"/>
          </w:rPr>
          <w:delText>(Brommer 2013)</w:delText>
        </w:r>
        <w:r w:rsidR="003F1CB2" w:rsidDel="00B37C96">
          <w:rPr>
            <w:rFonts w:eastAsiaTheme="minorHAnsi"/>
            <w:lang w:val="en-US"/>
          </w:rPr>
          <w:fldChar w:fldCharType="end"/>
        </w:r>
      </w:del>
      <w:del w:id="279" w:author="fonti.kar@gmail.com" w:date="2019-01-11T12:54:00Z">
        <w:r w:rsidR="00C04CFD" w:rsidRPr="00100303" w:rsidDel="00B37C96">
          <w:rPr>
            <w:lang w:val="en-AU"/>
          </w:rPr>
          <w:delText xml:space="preserve">. </w:delText>
        </w:r>
      </w:del>
      <w:r w:rsidR="00C04CFD" w:rsidRPr="00100303">
        <w:rPr>
          <w:lang w:val="en-AU"/>
        </w:rPr>
        <w:t xml:space="preserve">We derived correlations </w:t>
      </w:r>
      <w:ins w:id="280" w:author="fonti.kar@gmail.com" w:date="2019-01-11T12:53:00Z">
        <w:r w:rsidR="00B37C96" w:rsidRPr="00100303">
          <w:rPr>
            <w:lang w:val="en-AU"/>
          </w:rPr>
          <w:t>following</w:t>
        </w:r>
        <w:r w:rsidR="00B37C96">
          <w:rPr>
            <w:lang w:val="en-AU"/>
          </w:rPr>
          <w:t xml:space="preserve"> </w:t>
        </w:r>
        <w:r w:rsidR="00B37C96">
          <w:rPr>
            <w:rFonts w:eastAsiaTheme="minorHAnsi"/>
            <w:lang w:val="en-US"/>
          </w:rPr>
          <w:fldChar w:fldCharType="begin"/>
        </w:r>
        <w:r w:rsidR="00B37C96">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B37C96">
          <w:rPr>
            <w:rFonts w:eastAsiaTheme="minorHAnsi"/>
            <w:lang w:val="en-US"/>
          </w:rPr>
          <w:fldChar w:fldCharType="separate"/>
        </w:r>
        <w:proofErr w:type="spellStart"/>
        <w:r w:rsidR="00B37C96">
          <w:rPr>
            <w:rFonts w:eastAsiaTheme="minorHAnsi"/>
            <w:lang w:val="en-US"/>
          </w:rPr>
          <w:t>Brommer</w:t>
        </w:r>
        <w:proofErr w:type="spellEnd"/>
        <w:r w:rsidR="00B37C96">
          <w:rPr>
            <w:rFonts w:eastAsiaTheme="minorHAnsi"/>
            <w:lang w:val="en-US"/>
          </w:rPr>
          <w:t xml:space="preserve"> (2013)</w:t>
        </w:r>
        <w:r w:rsidR="00B37C96">
          <w:rPr>
            <w:rFonts w:eastAsiaTheme="minorHAnsi"/>
            <w:lang w:val="en-US"/>
          </w:rPr>
          <w:fldChar w:fldCharType="end"/>
        </w:r>
      </w:ins>
      <w:ins w:id="281" w:author="fonti.kar@gmail.com" w:date="2019-01-11T12:54:00Z">
        <w:r w:rsidR="00B37C96">
          <w:rPr>
            <w:rFonts w:eastAsiaTheme="minorHAnsi"/>
            <w:lang w:val="en-US"/>
          </w:rPr>
          <w:t xml:space="preserve"> using </w:t>
        </w:r>
      </w:ins>
      <w:del w:id="282" w:author="fonti.kar@gmail.com" w:date="2019-01-11T12:54:00Z">
        <w:r w:rsidR="00B57B7C" w:rsidRPr="00100303" w:rsidDel="00B37C96">
          <w:rPr>
            <w:lang w:val="en-AU"/>
          </w:rPr>
          <w:delText xml:space="preserve">from </w:delText>
        </w:r>
      </w:del>
      <w:r w:rsidR="0043536D">
        <w:rPr>
          <w:lang w:val="en-AU"/>
        </w:rPr>
        <w:t>the</w:t>
      </w:r>
      <w:r w:rsidR="00B57B7C" w:rsidRPr="00100303">
        <w:rPr>
          <w:lang w:val="en-AU"/>
        </w:rPr>
        <w:t xml:space="preserve"> </w:t>
      </w:r>
      <w:del w:id="283" w:author="fonti.kar@gmail.com" w:date="2019-01-11T12:54:00Z">
        <w:r w:rsidR="00B57B7C" w:rsidRPr="00100303" w:rsidDel="00B37C96">
          <w:rPr>
            <w:lang w:val="en-AU"/>
          </w:rPr>
          <w:delText xml:space="preserve">function-valued </w:delText>
        </w:r>
      </w:del>
      <w:r w:rsidR="00B57B7C" w:rsidRPr="00100303">
        <w:rPr>
          <w:lang w:val="en-AU"/>
        </w:rPr>
        <w:t>model</w:t>
      </w:r>
      <w:r w:rsidR="00572C4B" w:rsidRPr="00100303">
        <w:rPr>
          <w:lang w:val="en-AU"/>
        </w:rPr>
        <w:t xml:space="preserve"> </w:t>
      </w:r>
      <w:r w:rsidR="0043536D">
        <w:rPr>
          <w:lang w:val="en-AU"/>
        </w:rPr>
        <w:t>that we used to calculate the repeatability of the slope (see above).</w:t>
      </w:r>
      <w:r w:rsidR="002D0922" w:rsidRPr="00100303">
        <w:rPr>
          <w:lang w:val="en-AU"/>
        </w:rPr>
        <w:t xml:space="preserve"> </w:t>
      </w:r>
      <w:del w:id="284" w:author="fonti.kar@gmail.com" w:date="2019-01-11T12:54:00Z">
        <w:r w:rsidR="00F45804" w:rsidDel="00B37C96">
          <w:delText>This enabled us to</w:delText>
        </w:r>
        <w:r w:rsidR="002D0922" w:rsidDel="00B37C96">
          <w:rPr>
            <w:lang w:val="en-AU"/>
          </w:rPr>
          <w:delText xml:space="preserve"> calculate correlations at the </w:delText>
        </w:r>
        <w:r w:rsidR="002D0922" w:rsidRPr="00100303" w:rsidDel="00B37C96">
          <w:rPr>
            <w:lang w:val="en-AU"/>
          </w:rPr>
          <w:delText>among and within-individual-among-sampling-session level</w:delText>
        </w:r>
        <w:r w:rsidR="002D0922" w:rsidDel="00B37C96">
          <w:rPr>
            <w:lang w:val="en-AU"/>
          </w:rPr>
          <w:delText xml:space="preserve">. </w:delText>
        </w:r>
      </w:del>
      <w:r w:rsidR="004364E0">
        <w:t>T</w:t>
      </w:r>
      <w:r w:rsidR="00EC180D">
        <w:t xml:space="preserve">he variance-covariance </w:t>
      </w:r>
      <w:r w:rsidR="00041169">
        <w:t>(</w:t>
      </w:r>
      <w:r w:rsidR="00041169" w:rsidRPr="0003221E">
        <w:rPr>
          <w:i/>
        </w:rPr>
        <w:t>K</w:t>
      </w:r>
      <w:r w:rsidR="00041169">
        <w:t xml:space="preserve">) </w:t>
      </w:r>
      <w:r w:rsidR="004364E0">
        <w:t>from t</w:t>
      </w:r>
      <w:r w:rsidR="00EC180D">
        <w:t>his model is</w:t>
      </w:r>
      <w:r w:rsidR="00870580">
        <w:t xml:space="preserve"> </w:t>
      </w:r>
      <w:r w:rsidR="00EC180D">
        <w:t>denoted as</w:t>
      </w:r>
      <w:r w:rsidR="00B95620">
        <w:t xml:space="preserve">: </w:t>
      </w:r>
    </w:p>
    <w:p w14:paraId="450FA120" w14:textId="49460133" w:rsidR="003D60FF" w:rsidRDefault="00EC180D" w:rsidP="006237AE">
      <w:pPr>
        <w:spacing w:line="360" w:lineRule="auto"/>
        <w:ind w:firstLine="720"/>
        <w:rPr>
          <w:lang w:val="en-AU"/>
        </w:rPr>
      </w:pPr>
      <w:r>
        <w:rPr>
          <w:lang w:val="en-AU"/>
        </w:rPr>
        <w:t>Eq</w:t>
      </w:r>
      <w:ins w:id="285" w:author="fonti.kar@gmail.com" w:date="2019-01-11T12:55:00Z">
        <w:r w:rsidR="00B37C96">
          <w:rPr>
            <w:lang w:val="en-AU"/>
          </w:rPr>
          <w:t>uatio</w:t>
        </w:r>
      </w:ins>
      <w:r>
        <w:rPr>
          <w:lang w:val="en-AU"/>
        </w:rPr>
        <w:t>n 10:</w:t>
      </w:r>
    </w:p>
    <w:p w14:paraId="25FCF442" w14:textId="6F425B67" w:rsidR="00EC180D" w:rsidRDefault="00CF3544" w:rsidP="006237AE">
      <w:pPr>
        <w:spacing w:line="36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483DB697" w:rsidR="00A72343" w:rsidRDefault="00EC180D" w:rsidP="006237AE">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FC73A3">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sidR="00A91269">
        <w:rPr>
          <w:lang w:val="en-AU"/>
        </w:rPr>
        <w:t xml:space="preserve"> </w:t>
      </w:r>
      <w:r>
        <w:rPr>
          <w:lang w:val="en-AU"/>
        </w:rPr>
        <w:t xml:space="preserve">is the covariance of the slope and intercept. </w:t>
      </w:r>
      <w:r w:rsidR="00A72343">
        <w:rPr>
          <w:lang w:val="en-AU"/>
        </w:rPr>
        <w:t xml:space="preserve">The six measurement temperatures can be represented as a </w:t>
      </w:r>
      <w:r w:rsidR="00127E8B">
        <w:rPr>
          <w:lang w:val="en-AU"/>
        </w:rPr>
        <w:t>2 x 6</w:t>
      </w:r>
      <w:r w:rsidR="00A72343">
        <w:rPr>
          <w:lang w:val="en-AU"/>
        </w:rPr>
        <w:t xml:space="preserve"> </w:t>
      </w:r>
      <w:r w:rsidR="008D646C">
        <w:rPr>
          <w:lang w:val="en-AU"/>
        </w:rPr>
        <w:t>matrix</w:t>
      </w:r>
      <w:r w:rsidR="00A72343">
        <w:rPr>
          <w:lang w:val="en-AU"/>
        </w:rPr>
        <w:t>,</w:t>
      </w:r>
    </w:p>
    <w:p w14:paraId="352FA734" w14:textId="4E153D14" w:rsidR="003C0991" w:rsidRDefault="00BD2E0B" w:rsidP="006237AE">
      <w:pPr>
        <w:spacing w:line="360" w:lineRule="auto"/>
        <w:ind w:firstLine="720"/>
        <w:rPr>
          <w:lang w:val="en-AU"/>
        </w:rPr>
      </w:pPr>
      <w:r>
        <w:rPr>
          <w:lang w:val="en-AU"/>
        </w:rPr>
        <w:t>Eq</w:t>
      </w:r>
      <w:ins w:id="286" w:author="fonti.kar@gmail.com" w:date="2019-01-11T12:55:00Z">
        <w:r w:rsidR="00B37C96">
          <w:rPr>
            <w:lang w:val="en-AU"/>
          </w:rPr>
          <w:t>uatio</w:t>
        </w:r>
      </w:ins>
      <w:r>
        <w:rPr>
          <w:lang w:val="en-AU"/>
        </w:rPr>
        <w:t>n 11:</w:t>
      </w:r>
    </w:p>
    <w:p w14:paraId="59820DB4" w14:textId="7E9351CD" w:rsidR="00A72343" w:rsidRPr="00A72343" w:rsidRDefault="00CF3544" w:rsidP="006237AE">
      <w:pPr>
        <w:spacing w:line="36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5CFBD798" w:rsidR="00BC2311" w:rsidRDefault="00A72343" w:rsidP="006237AE">
      <w:pPr>
        <w:spacing w:line="360" w:lineRule="auto"/>
        <w:rPr>
          <w:lang w:val="en-AU"/>
        </w:rPr>
      </w:pPr>
      <w:r>
        <w:rPr>
          <w:lang w:val="en-AU"/>
        </w:rPr>
        <w:t>where the first</w:t>
      </w:r>
      <w:r w:rsidR="00BC2311">
        <w:rPr>
          <w:lang w:val="en-AU"/>
        </w:rPr>
        <w:t xml:space="preserve"> column</w:t>
      </w:r>
      <w:r w:rsidR="00B95620">
        <w:rPr>
          <w:lang w:val="en-AU"/>
        </w:rPr>
        <w:t xml:space="preserve"> </w:t>
      </w:r>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r w:rsidR="00870580" w:rsidRPr="00870580">
        <w:rPr>
          <w:i/>
          <w:lang w:val="en-AU"/>
        </w:rPr>
        <w:t>K</w:t>
      </w:r>
      <w:r w:rsidR="00F45804">
        <w:rPr>
          <w:i/>
          <w:lang w:val="en-AU"/>
        </w:rPr>
        <w:t xml:space="preserve"> </w:t>
      </w:r>
      <w:r w:rsidR="00F45804">
        <w:rPr>
          <w:lang w:val="en-AU"/>
        </w:rPr>
        <w:t xml:space="preserve">(e.g. </w:t>
      </w:r>
      <w:proofErr w:type="spellStart"/>
      <w:r w:rsidR="00F45804">
        <w:rPr>
          <w:lang w:val="en-AU"/>
        </w:rPr>
        <w:t>logTemp</w:t>
      </w:r>
      <w:proofErr w:type="spellEnd"/>
      <w:r w:rsidR="00F45804">
        <w:rPr>
          <w:lang w:val="en-AU"/>
        </w:rPr>
        <w:t>)</w:t>
      </w:r>
      <w:r>
        <w:rPr>
          <w:lang w:val="en-AU"/>
        </w:rPr>
        <w:t xml:space="preserve">. The </w:t>
      </w:r>
      <w:r w:rsidR="00BD2E0B">
        <w:rPr>
          <w:lang w:val="en-AU"/>
        </w:rPr>
        <w:t>among</w:t>
      </w:r>
      <w:r w:rsidR="002D0922">
        <w:rPr>
          <w:lang w:val="en-AU"/>
        </w:rPr>
        <w:t>-</w:t>
      </w:r>
      <w:r w:rsidR="00BD2E0B">
        <w:rPr>
          <w:lang w:val="en-AU"/>
        </w:rPr>
        <w:t xml:space="preserve">individual </w:t>
      </w:r>
      <w:r w:rsidR="00F45804">
        <w:rPr>
          <w:lang w:val="en-AU"/>
        </w:rPr>
        <w:t xml:space="preserve">phenotypic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 xml:space="preserve">ϕ' </m:t>
        </m:r>
      </m:oMath>
      <w:r w:rsidR="00BC2311">
        <w:rPr>
          <w:lang w:val="en-AU"/>
        </w:rPr>
        <w:t>and its transpose</w:t>
      </w:r>
      <w:r w:rsidR="00F237D7">
        <w:rPr>
          <w:lang w:val="en-AU"/>
        </w:rPr>
        <w:t xml:space="preserve"> in eq</w:t>
      </w:r>
      <w:ins w:id="287" w:author="fonti.kar@gmail.com" w:date="2019-01-11T12:56:00Z">
        <w:r w:rsidR="00B37C96">
          <w:rPr>
            <w:lang w:val="en-AU"/>
          </w:rPr>
          <w:t>uatio</w:t>
        </w:r>
      </w:ins>
      <w:r w:rsidR="00F237D7">
        <w:rPr>
          <w:lang w:val="en-AU"/>
        </w:rPr>
        <w:t xml:space="preserve">n 12. </w:t>
      </w:r>
      <w:del w:id="288" w:author="fonti.kar@gmail.com" w:date="2019-01-11T12:57:00Z">
        <w:r w:rsidR="00F237D7" w:rsidDel="00B37C96">
          <w:rPr>
            <w:lang w:val="en-AU"/>
          </w:rPr>
          <w:delText xml:space="preserve">The same calculation is repeated using the </w:delText>
        </w:r>
      </w:del>
      <w:del w:id="289" w:author="fonti.kar@gmail.com" w:date="2019-01-11T12:55:00Z">
        <w:r w:rsidR="00F237D7" w:rsidDel="00B37C96">
          <w:rPr>
            <w:lang w:val="en-AU"/>
          </w:rPr>
          <w:delText>‘</w:delText>
        </w:r>
      </w:del>
      <w:del w:id="290" w:author="fonti.kar@gmail.com" w:date="2019-01-11T12:57:00Z">
        <w:r w:rsidR="00F237D7" w:rsidDel="00B37C96">
          <w:rPr>
            <w:lang w:val="en-AU"/>
          </w:rPr>
          <w:delText>series</w:delText>
        </w:r>
      </w:del>
      <w:del w:id="291" w:author="fonti.kar@gmail.com" w:date="2019-01-11T12:55:00Z">
        <w:r w:rsidR="00F237D7" w:rsidDel="00B37C96">
          <w:rPr>
            <w:lang w:val="en-AU"/>
          </w:rPr>
          <w:delText>’</w:delText>
        </w:r>
      </w:del>
      <w:del w:id="292" w:author="fonti.kar@gmail.com" w:date="2019-01-11T12:57:00Z">
        <w:r w:rsidR="00F237D7" w:rsidDel="00B37C96">
          <w:rPr>
            <w:lang w:val="en-AU"/>
          </w:rPr>
          <w:delText xml:space="preserve"> variance-covariance matrix</w:delText>
        </w:r>
        <w:r w:rsidR="004F5D10" w:rsidDel="00B37C96">
          <w:rPr>
            <w:lang w:val="en-AU"/>
          </w:rPr>
          <w:delText xml:space="preserve"> </w:delText>
        </w:r>
        <w:r w:rsidR="00F237D7" w:rsidDel="00B37C96">
          <w:rPr>
            <w:lang w:val="en-AU"/>
          </w:rPr>
          <w:delText>to obtain within-individual</w:delText>
        </w:r>
        <w:r w:rsidR="004F5D10" w:rsidDel="00B37C96">
          <w:rPr>
            <w:lang w:val="en-AU"/>
          </w:rPr>
          <w:delText>-among-sampling-sessions</w:delText>
        </w:r>
        <w:r w:rsidR="00F237D7" w:rsidDel="00B37C96">
          <w:rPr>
            <w:lang w:val="en-AU"/>
          </w:rPr>
          <w:delText xml:space="preserve"> </w:delText>
        </w:r>
        <w:r w:rsidR="00F45804" w:rsidDel="00B37C96">
          <w:rPr>
            <w:lang w:val="en-AU"/>
          </w:rPr>
          <w:delText xml:space="preserve">phenotypic </w:delText>
        </w:r>
        <w:r w:rsidR="004F5D10" w:rsidDel="00B37C96">
          <w:rPr>
            <w:lang w:val="en-AU"/>
          </w:rPr>
          <w:delText>variance-covariance matrix</w:delText>
        </w:r>
        <w:r w:rsidR="00F45804" w:rsidDel="00B37C96">
          <w:rPr>
            <w:lang w:val="en-AU"/>
          </w:rPr>
          <w:delText>.</w:delText>
        </w:r>
        <w:r w:rsidR="004F5D10" w:rsidDel="00B37C96">
          <w:rPr>
            <w:lang w:val="en-AU"/>
          </w:rPr>
          <w:delText xml:space="preserve"> </w:delText>
        </w:r>
      </w:del>
    </w:p>
    <w:p w14:paraId="2D1E3969" w14:textId="77777777" w:rsidR="00B37C96" w:rsidRDefault="00BD2E0B" w:rsidP="006237AE">
      <w:pPr>
        <w:spacing w:line="360" w:lineRule="auto"/>
        <w:ind w:firstLine="720"/>
        <w:rPr>
          <w:ins w:id="293" w:author="fonti.kar@gmail.com" w:date="2019-01-11T12:55:00Z"/>
          <w:lang w:val="en-AU"/>
        </w:rPr>
      </w:pPr>
      <w:r>
        <w:rPr>
          <w:lang w:val="en-AU"/>
        </w:rPr>
        <w:t>Eq</w:t>
      </w:r>
      <w:ins w:id="294" w:author="fonti.kar@gmail.com" w:date="2019-01-11T12:55:00Z">
        <w:r w:rsidR="00B37C96">
          <w:rPr>
            <w:lang w:val="en-AU"/>
          </w:rPr>
          <w:t>uatio</w:t>
        </w:r>
      </w:ins>
      <w:r>
        <w:rPr>
          <w:lang w:val="en-AU"/>
        </w:rPr>
        <w:t xml:space="preserve">n </w:t>
      </w:r>
      <w:proofErr w:type="gramStart"/>
      <w:r w:rsidR="00BC2311">
        <w:rPr>
          <w:lang w:val="en-AU"/>
        </w:rPr>
        <w:t>12</w:t>
      </w:r>
      <w:r>
        <w:rPr>
          <w:lang w:val="en-AU"/>
        </w:rPr>
        <w:t>:</w:t>
      </w:r>
      <w:r w:rsidR="004F5D10">
        <w:rPr>
          <w:lang w:val="en-AU"/>
        </w:rPr>
        <w:t>.</w:t>
      </w:r>
      <w:proofErr w:type="gramEnd"/>
    </w:p>
    <w:p w14:paraId="2786B757" w14:textId="7B4DB125" w:rsidR="00BC2311" w:rsidRPr="00087568" w:rsidRDefault="00B37C96" w:rsidP="006237AE">
      <w:pPr>
        <w:spacing w:line="360" w:lineRule="auto"/>
        <w:ind w:firstLine="720"/>
        <w:rPr>
          <w:lang w:val="en-AU"/>
        </w:rPr>
      </w:pPr>
      <m:oMathPara>
        <m:oMath>
          <m:r>
            <w:ins w:id="295" w:author="fonti.kar@gmail.com" w:date="2019-01-11T12:55:00Z">
              <m:rPr>
                <m:sty m:val="p"/>
              </m:rPr>
              <w:rPr>
                <w:rFonts w:ascii="Cambria Math" w:hAnsi="Cambria Math"/>
                <w:lang w:val="en-AU"/>
              </w:rPr>
              <m:t xml:space="preserve"> </m:t>
            </w:ins>
          </m:r>
          <m:r>
            <w:rPr>
              <w:rFonts w:ascii="Cambria Math" w:hAnsi="Cambria Math"/>
              <w:lang w:val="en-AU"/>
            </w:rPr>
            <m:t>P= ϕKϕ'</m:t>
          </m:r>
        </m:oMath>
      </m:oMathPara>
    </w:p>
    <w:p w14:paraId="546C6405" w14:textId="1FC22793" w:rsidR="00CF3544" w:rsidRDefault="00087568" w:rsidP="006237AE">
      <w:pPr>
        <w:spacing w:line="360" w:lineRule="auto"/>
        <w:rPr>
          <w:lang w:val="en-AU"/>
        </w:rPr>
      </w:pPr>
      <w:r>
        <w:rPr>
          <w:lang w:val="en-AU"/>
        </w:rPr>
        <w:t>which results in a 6 x 6 variance-covariance matrix as follows,</w:t>
      </w:r>
    </w:p>
    <w:p w14:paraId="764EDDA0" w14:textId="15B2C57F" w:rsidR="00460A8C" w:rsidRDefault="00A63E7C" w:rsidP="006237AE">
      <w:pPr>
        <w:spacing w:line="36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1C27ABCE" w:rsidR="00BD2E0B" w:rsidRDefault="00BD2E0B" w:rsidP="006237AE">
      <w:pPr>
        <w:spacing w:line="360" w:lineRule="auto"/>
        <w:rPr>
          <w:lang w:val="en-AU"/>
        </w:rPr>
      </w:pPr>
      <w:r>
        <w:rPr>
          <w:lang w:val="en-AU"/>
        </w:rPr>
        <w:lastRenderedPageBreak/>
        <w:t>where</w:t>
      </w:r>
      <w:r w:rsidR="00870580">
        <w:rPr>
          <w:lang w:val="en-AU"/>
        </w:rPr>
        <w:t xml:space="preserve"> the diagona</w:t>
      </w:r>
      <w:r w:rsidR="00CF3544">
        <w:rPr>
          <w:lang w:val="en-AU"/>
        </w:rPr>
        <w:t xml:space="preserve">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w:t>
      </w:r>
      <w:r w:rsidR="002D0922">
        <w:rPr>
          <w:lang w:val="en-AU"/>
        </w:rPr>
        <w:t>-</w:t>
      </w:r>
      <w:r>
        <w:rPr>
          <w:lang w:val="en-AU"/>
        </w:rPr>
        <w:t xml:space="preserve">individual variances in log metabolic rate at all six temperatures and the off-diagonals represent the covariances of log metabolic between all six temperatures. </w:t>
      </w:r>
      <w:ins w:id="296" w:author="fonti.kar@gmail.com" w:date="2019-01-11T12:57:00Z">
        <w:r w:rsidR="00B37C96">
          <w:rPr>
            <w:lang w:val="en-AU"/>
          </w:rPr>
          <w:t xml:space="preserve">The same calculation is repeated using the </w:t>
        </w:r>
        <w:proofErr w:type="spellStart"/>
        <w:r w:rsidR="00B37C96">
          <w:rPr>
            <w:lang w:val="en-AU"/>
          </w:rPr>
          <w:t>seriesID</w:t>
        </w:r>
        <w:proofErr w:type="spellEnd"/>
        <w:r w:rsidR="00B37C96">
          <w:rPr>
            <w:lang w:val="en-AU"/>
          </w:rPr>
          <w:t xml:space="preserve"> variance-covariance matrix to obtain within-individual-among-sampling-sessions phenotypic variance-covariance matrix. </w:t>
        </w:r>
      </w:ins>
      <w:del w:id="297" w:author="fonti.kar@gmail.com" w:date="2019-01-11T12:57:00Z">
        <w:r w:rsidDel="00B37C96">
          <w:rPr>
            <w:lang w:val="en-AU"/>
          </w:rPr>
          <w:delText xml:space="preserve">These </w:delText>
        </w:r>
      </w:del>
      <w:ins w:id="298" w:author="fonti.kar@gmail.com" w:date="2019-01-11T12:57:00Z">
        <w:r w:rsidR="00B37C96">
          <w:rPr>
            <w:lang w:val="en-AU"/>
          </w:rPr>
          <w:t>C</w:t>
        </w:r>
      </w:ins>
      <w:del w:id="299" w:author="fonti.kar@gmail.com" w:date="2019-01-11T12:57:00Z">
        <w:r w:rsidDel="00B37C96">
          <w:rPr>
            <w:lang w:val="en-AU"/>
          </w:rPr>
          <w:delText>c</w:delText>
        </w:r>
      </w:del>
      <w:r>
        <w:rPr>
          <w:lang w:val="en-AU"/>
        </w:rPr>
        <w:t>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r w:rsidR="00B95620">
        <w:rPr>
          <w:lang w:val="en-AU"/>
        </w:rPr>
        <w:t>e</w:t>
      </w:r>
      <w:r w:rsidR="00870580">
        <w:rPr>
          <w:lang w:val="en-AU"/>
        </w:rPr>
        <w:t>-</w:t>
      </w:r>
      <w:proofErr w:type="spellStart"/>
      <w:r w:rsidR="00870580">
        <w:rPr>
          <w:lang w:val="en-AU"/>
        </w:rPr>
        <w:t>root</w:t>
      </w:r>
      <w:proofErr w:type="spellEnd"/>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r w:rsidR="002D0922">
        <w:rPr>
          <w:lang w:val="en-AU"/>
        </w:rPr>
        <w:t xml:space="preserve">. </w:t>
      </w:r>
    </w:p>
    <w:p w14:paraId="2A304308" w14:textId="6AAEEFB8" w:rsidR="00BD2E0B" w:rsidRDefault="00BD2E0B" w:rsidP="006237AE">
      <w:pPr>
        <w:spacing w:line="360" w:lineRule="auto"/>
        <w:ind w:firstLine="720"/>
        <w:rPr>
          <w:lang w:val="en-AU"/>
        </w:rPr>
      </w:pPr>
      <w:r>
        <w:rPr>
          <w:lang w:val="en-AU"/>
        </w:rPr>
        <w:t>Eq</w:t>
      </w:r>
      <w:ins w:id="300" w:author="fonti.kar@gmail.com" w:date="2019-01-11T12:56:00Z">
        <w:r w:rsidR="00B37C96">
          <w:rPr>
            <w:lang w:val="en-AU"/>
          </w:rPr>
          <w:t>uatio</w:t>
        </w:r>
      </w:ins>
      <w:r>
        <w:rPr>
          <w:lang w:val="en-AU"/>
        </w:rPr>
        <w:t>n 13:</w:t>
      </w:r>
    </w:p>
    <w:p w14:paraId="7E9A0E82" w14:textId="192E8506" w:rsidR="00B80CD2" w:rsidRDefault="004642B5" w:rsidP="006237AE">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A4A8882" w14:textId="3AB68F64" w:rsidR="009816E5" w:rsidRDefault="009816E5" w:rsidP="006237AE">
      <w:pPr>
        <w:pStyle w:val="Heading2"/>
        <w:spacing w:line="360" w:lineRule="auto"/>
      </w:pPr>
      <w:r>
        <w:t xml:space="preserve">Hierarchical mass scaling exponents </w:t>
      </w:r>
      <w:r w:rsidR="00C05D33">
        <w:t>at different temperatures</w:t>
      </w:r>
    </w:p>
    <w:p w14:paraId="5A1417A3" w14:textId="2860E9F5" w:rsidR="00A527BB" w:rsidDel="00DD32E4" w:rsidRDefault="00B266EA" w:rsidP="00DD32E4">
      <w:pPr>
        <w:spacing w:line="360" w:lineRule="auto"/>
        <w:rPr>
          <w:del w:id="301" w:author="fonti.kar@gmail.com" w:date="2019-01-11T14:20:00Z"/>
          <w:lang w:val="en-AU"/>
        </w:rPr>
        <w:pPrChange w:id="302" w:author="fonti.kar@gmail.com" w:date="2019-01-11T14:27:00Z">
          <w:pPr>
            <w:spacing w:line="360" w:lineRule="auto"/>
          </w:pPr>
        </w:pPrChange>
      </w:pPr>
      <w:ins w:id="303" w:author="fonti.kar@gmail.com" w:date="2019-01-11T14:00:00Z">
        <w:r>
          <w:rPr>
            <w:lang w:val="en-AU"/>
          </w:rPr>
          <w:t xml:space="preserve">Mass-scaling exponents </w:t>
        </w:r>
      </w:ins>
      <w:ins w:id="304" w:author="fonti.kar@gmail.com" w:date="2019-01-11T14:02:00Z">
        <w:r>
          <w:rPr>
            <w:lang w:val="en-AU"/>
          </w:rPr>
          <w:t>describes</w:t>
        </w:r>
      </w:ins>
      <w:ins w:id="305" w:author="fonti.kar@gmail.com" w:date="2019-01-11T14:03:00Z">
        <w:r>
          <w:rPr>
            <w:lang w:val="en-AU"/>
          </w:rPr>
          <w:t xml:space="preserve"> the relationship between metabolic</w:t>
        </w:r>
      </w:ins>
      <w:ins w:id="306" w:author="fonti.kar@gmail.com" w:date="2019-01-11T14:02:00Z">
        <w:r>
          <w:rPr>
            <w:lang w:val="en-AU"/>
          </w:rPr>
          <w:t xml:space="preserve"> rate </w:t>
        </w:r>
      </w:ins>
      <w:ins w:id="307" w:author="fonti.kar@gmail.com" w:date="2019-01-11T14:05:00Z">
        <w:r>
          <w:rPr>
            <w:lang w:val="en-AU"/>
          </w:rPr>
          <w:t>and</w:t>
        </w:r>
      </w:ins>
      <w:ins w:id="308" w:author="fonti.kar@gmail.com" w:date="2019-01-11T14:02:00Z">
        <w:r>
          <w:rPr>
            <w:lang w:val="en-AU"/>
          </w:rPr>
          <w:t xml:space="preserve"> body mass</w:t>
        </w:r>
      </w:ins>
      <w:ins w:id="309" w:author="fonti.kar@gmail.com" w:date="2019-01-11T14:13:00Z">
        <w:r w:rsidR="005C0A2E">
          <w:rPr>
            <w:lang w:val="en-AU"/>
          </w:rPr>
          <w:t xml:space="preserve"> across </w:t>
        </w:r>
      </w:ins>
      <w:ins w:id="310" w:author="fonti.kar@gmail.com" w:date="2019-01-11T14:15:00Z">
        <w:r w:rsidR="005C0A2E">
          <w:rPr>
            <w:lang w:val="en-AU"/>
          </w:rPr>
          <w:t>a</w:t>
        </w:r>
      </w:ins>
      <w:ins w:id="311" w:author="fonti.kar@gmail.com" w:date="2019-01-11T14:14:00Z">
        <w:r w:rsidR="005C0A2E">
          <w:rPr>
            <w:lang w:val="en-AU"/>
          </w:rPr>
          <w:t xml:space="preserve"> sample of </w:t>
        </w:r>
      </w:ins>
      <w:ins w:id="312" w:author="fonti.kar@gmail.com" w:date="2019-01-11T14:13:00Z">
        <w:r w:rsidR="005C0A2E">
          <w:rPr>
            <w:lang w:val="en-AU"/>
          </w:rPr>
          <w:t>individuals</w:t>
        </w:r>
      </w:ins>
      <w:ins w:id="313" w:author="fonti.kar@gmail.com" w:date="2019-01-11T14:03:00Z">
        <w:r>
          <w:rPr>
            <w:lang w:val="en-AU"/>
          </w:rPr>
          <w:t xml:space="preserve">. </w:t>
        </w:r>
      </w:ins>
      <w:ins w:id="314" w:author="fonti.kar@gmail.com" w:date="2019-01-11T14:04:00Z">
        <w:r>
          <w:rPr>
            <w:lang w:val="en-AU"/>
          </w:rPr>
          <w:t>However,</w:t>
        </w:r>
      </w:ins>
      <w:ins w:id="315" w:author="fonti.kar@gmail.com" w:date="2019-01-11T14:03:00Z">
        <w:r>
          <w:rPr>
            <w:lang w:val="en-AU"/>
          </w:rPr>
          <w:t xml:space="preserve"> </w:t>
        </w:r>
      </w:ins>
      <w:ins w:id="316" w:author="fonti.kar@gmail.com" w:date="2019-01-11T14:05:00Z">
        <w:r>
          <w:rPr>
            <w:lang w:val="en-AU"/>
          </w:rPr>
          <w:t>sample population estimates of</w:t>
        </w:r>
      </w:ins>
      <w:ins w:id="317" w:author="fonti.kar@gmail.com" w:date="2019-01-11T14:03:00Z">
        <w:r>
          <w:rPr>
            <w:lang w:val="en-AU"/>
          </w:rPr>
          <w:t xml:space="preserve"> </w:t>
        </w:r>
      </w:ins>
      <w:ins w:id="318" w:author="fonti.kar@gmail.com" w:date="2019-01-11T14:04:00Z">
        <w:r>
          <w:rPr>
            <w:lang w:val="en-AU"/>
          </w:rPr>
          <w:t xml:space="preserve">scaling exponents may </w:t>
        </w:r>
      </w:ins>
      <w:ins w:id="319" w:author="fonti.kar@gmail.com" w:date="2019-01-11T14:05:00Z">
        <w:r>
          <w:rPr>
            <w:lang w:val="en-AU"/>
          </w:rPr>
          <w:t xml:space="preserve">be </w:t>
        </w:r>
      </w:ins>
      <w:ins w:id="320" w:author="fonti.kar@gmail.com" w:date="2019-01-11T14:13:00Z">
        <w:r w:rsidR="005C0A2E">
          <w:rPr>
            <w:lang w:val="en-AU"/>
          </w:rPr>
          <w:t>a result of</w:t>
        </w:r>
      </w:ins>
      <w:ins w:id="321" w:author="fonti.kar@gmail.com" w:date="2019-01-11T14:06:00Z">
        <w:r>
          <w:rPr>
            <w:lang w:val="en-AU"/>
          </w:rPr>
          <w:t xml:space="preserve"> </w:t>
        </w:r>
      </w:ins>
      <w:ins w:id="322" w:author="fonti.kar@gmail.com" w:date="2019-01-11T14:26:00Z">
        <w:r w:rsidR="00DD32E4">
          <w:rPr>
            <w:lang w:val="en-AU"/>
          </w:rPr>
          <w:t>(</w:t>
        </w:r>
      </w:ins>
      <w:ins w:id="323" w:author="fonti.kar@gmail.com" w:date="2019-01-11T14:10:00Z">
        <w:r w:rsidR="005C0A2E">
          <w:rPr>
            <w:lang w:val="en-AU"/>
          </w:rPr>
          <w:t xml:space="preserve">1) </w:t>
        </w:r>
      </w:ins>
      <w:ins w:id="324" w:author="fonti.kar@gmail.com" w:date="2019-01-11T14:06:00Z">
        <w:r>
          <w:rPr>
            <w:lang w:val="en-AU"/>
          </w:rPr>
          <w:t>an among-individual effect where</w:t>
        </w:r>
      </w:ins>
      <w:ins w:id="325" w:author="fonti.kar@gmail.com" w:date="2019-01-11T14:08:00Z">
        <w:r>
          <w:rPr>
            <w:lang w:val="en-AU"/>
          </w:rPr>
          <w:t>by</w:t>
        </w:r>
      </w:ins>
      <w:ins w:id="326" w:author="fonti.kar@gmail.com" w:date="2019-01-11T14:07:00Z">
        <w:r>
          <w:rPr>
            <w:lang w:val="en-AU"/>
          </w:rPr>
          <w:t xml:space="preserve"> </w:t>
        </w:r>
      </w:ins>
      <w:ins w:id="327" w:author="fonti.kar@gmail.com" w:date="2019-01-11T14:08:00Z">
        <w:r>
          <w:rPr>
            <w:lang w:val="en-AU"/>
          </w:rPr>
          <w:t xml:space="preserve">individuals of different weight have </w:t>
        </w:r>
      </w:ins>
      <w:ins w:id="328" w:author="fonti.kar@gmail.com" w:date="2019-01-11T14:10:00Z">
        <w:r w:rsidR="005C0A2E">
          <w:rPr>
            <w:lang w:val="en-AU"/>
          </w:rPr>
          <w:t xml:space="preserve">different metabolic rates, or </w:t>
        </w:r>
      </w:ins>
      <w:ins w:id="329" w:author="fonti.kar@gmail.com" w:date="2019-01-11T14:26:00Z">
        <w:r w:rsidR="00DD32E4">
          <w:rPr>
            <w:lang w:val="en-AU"/>
          </w:rPr>
          <w:t>(</w:t>
        </w:r>
      </w:ins>
      <w:ins w:id="330" w:author="fonti.kar@gmail.com" w:date="2019-01-11T14:10:00Z">
        <w:r w:rsidR="005C0A2E">
          <w:rPr>
            <w:lang w:val="en-AU"/>
          </w:rPr>
          <w:t xml:space="preserve">2) a within-individual effect </w:t>
        </w:r>
      </w:ins>
      <w:ins w:id="331" w:author="fonti.kar@gmail.com" w:date="2019-01-11T14:11:00Z">
        <w:r w:rsidR="005C0A2E">
          <w:rPr>
            <w:lang w:val="en-AU"/>
          </w:rPr>
          <w:t>in which an individual’s metabolic rate can vary as its weight changes</w:t>
        </w:r>
      </w:ins>
      <w:ins w:id="332" w:author="fonti.kar@gmail.com" w:date="2019-01-11T14:15:00Z">
        <w:r w:rsidR="005C0A2E">
          <w:rPr>
            <w:lang w:val="en-AU"/>
          </w:rPr>
          <w:t xml:space="preserve">, or </w:t>
        </w:r>
      </w:ins>
      <w:ins w:id="333" w:author="fonti.kar@gmail.com" w:date="2019-01-11T14:26:00Z">
        <w:r w:rsidR="00DD32E4">
          <w:rPr>
            <w:lang w:val="en-AU"/>
          </w:rPr>
          <w:t>(</w:t>
        </w:r>
      </w:ins>
      <w:ins w:id="334" w:author="fonti.kar@gmail.com" w:date="2019-01-11T14:15:00Z">
        <w:r w:rsidR="005C0A2E">
          <w:rPr>
            <w:lang w:val="en-AU"/>
          </w:rPr>
          <w:t xml:space="preserve">3) a composite of both within- and among-individual effects. </w:t>
        </w:r>
      </w:ins>
      <w:ins w:id="335" w:author="fonti.kar@gmail.com" w:date="2019-01-11T14:19:00Z">
        <w:r w:rsidR="000A099F">
          <w:rPr>
            <w:lang w:val="en-AU"/>
          </w:rPr>
          <w:t>Exploratory statistics show that the mean percentage change in mass within an individual</w:t>
        </w:r>
        <w:r w:rsidR="000A099F">
          <w:rPr>
            <w:lang w:val="en-AU"/>
          </w:rPr>
          <w:t xml:space="preserve">, </w:t>
        </w:r>
        <w:r w:rsidR="000A099F">
          <w:rPr>
            <w:lang w:val="en-AU"/>
          </w:rPr>
          <w:t>across the experiment (mass at the first sampling session – the last sampling session) was 9.13% (n = 42, SE = 0.32, range in percentage change= -5.15, 27.53)</w:t>
        </w:r>
      </w:ins>
      <w:ins w:id="336" w:author="fonti.kar@gmail.com" w:date="2019-01-11T14:20:00Z">
        <w:r w:rsidR="000A099F">
          <w:rPr>
            <w:lang w:val="en-AU"/>
          </w:rPr>
          <w:t xml:space="preserve"> which could influence sample population estimates. </w:t>
        </w:r>
        <w:r w:rsidR="000A099F">
          <w:rPr>
            <w:lang w:val="en-AU"/>
          </w:rPr>
          <w:t xml:space="preserve">We </w:t>
        </w:r>
      </w:ins>
      <w:ins w:id="337" w:author="fonti.kar@gmail.com" w:date="2019-01-11T14:21:00Z">
        <w:r w:rsidR="000A099F">
          <w:rPr>
            <w:lang w:val="en-AU"/>
          </w:rPr>
          <w:t xml:space="preserve">therefore </w:t>
        </w:r>
      </w:ins>
      <w:ins w:id="338" w:author="fonti.kar@gmail.com" w:date="2019-01-11T14:20:00Z">
        <w:r w:rsidR="000A099F">
          <w:rPr>
            <w:lang w:val="en-AU"/>
          </w:rPr>
          <w:t>wanted to explore whether accounting for among- and within-individual effects would affect the overall estimates of mass-scaling exponents as this is rarely considered in typical metabolic scaling studies</w:t>
        </w:r>
      </w:ins>
      <w:ins w:id="339" w:author="fonti.kar@gmail.com" w:date="2019-01-11T14:27:00Z">
        <w:r w:rsidR="00DD32E4">
          <w:rPr>
            <w:lang w:val="en-AU"/>
          </w:rPr>
          <w:t xml:space="preserve"> and whether mass-scaling exponents changed with temperature.</w:t>
        </w:r>
      </w:ins>
      <w:del w:id="340" w:author="fonti.kar@gmail.com" w:date="2019-01-11T14:20:00Z">
        <w:r w:rsidR="00A527BB" w:rsidDel="000A099F">
          <w:rPr>
            <w:lang w:val="en-AU"/>
          </w:rPr>
          <w:delText>W</w:delText>
        </w:r>
        <w:r w:rsidR="00486352" w:rsidDel="000A099F">
          <w:rPr>
            <w:lang w:val="en-AU"/>
          </w:rPr>
          <w:delText xml:space="preserve">e set out to </w:delText>
        </w:r>
      </w:del>
      <w:del w:id="341" w:author="fonti.kar@gmail.com" w:date="2019-01-11T13:00:00Z">
        <w:r w:rsidR="00EB26F5" w:rsidDel="0026741D">
          <w:rPr>
            <w:lang w:val="en-AU"/>
          </w:rPr>
          <w:delText xml:space="preserve">test </w:delText>
        </w:r>
      </w:del>
      <w:del w:id="342" w:author="fonti.kar@gmail.com" w:date="2019-01-11T14:20:00Z">
        <w:r w:rsidR="00486352" w:rsidDel="000A099F">
          <w:rPr>
            <w:lang w:val="en-AU"/>
          </w:rPr>
          <w:delText xml:space="preserve">whether </w:delText>
        </w:r>
        <w:r w:rsidR="00EB26F5" w:rsidDel="000A099F">
          <w:rPr>
            <w:lang w:val="en-AU"/>
          </w:rPr>
          <w:delText xml:space="preserve">mass-scaling </w:delText>
        </w:r>
        <w:r w:rsidR="00486352" w:rsidDel="000A099F">
          <w:rPr>
            <w:lang w:val="en-AU"/>
          </w:rPr>
          <w:delText>exponents were temperature dependent</w:delText>
        </w:r>
        <w:r w:rsidR="00A527BB" w:rsidDel="000A099F">
          <w:rPr>
            <w:lang w:val="en-AU"/>
          </w:rPr>
          <w:delText xml:space="preserve"> and </w:delText>
        </w:r>
      </w:del>
      <w:del w:id="343" w:author="fonti.kar@gmail.com" w:date="2019-01-11T13:00:00Z">
        <w:r w:rsidR="00486352" w:rsidRPr="00ED4B64" w:rsidDel="00AC4470">
          <w:rPr>
            <w:lang w:val="en-AU"/>
          </w:rPr>
          <w:delText xml:space="preserve">whether </w:delText>
        </w:r>
      </w:del>
      <w:del w:id="344" w:author="fonti.kar@gmail.com" w:date="2019-01-11T14:20:00Z">
        <w:r w:rsidR="00EB26F5" w:rsidDel="000A099F">
          <w:rPr>
            <w:lang w:val="en-AU"/>
          </w:rPr>
          <w:delText xml:space="preserve">among and </w:delText>
        </w:r>
        <w:r w:rsidR="00486352" w:rsidDel="000A099F">
          <w:rPr>
            <w:lang w:val="en-AU"/>
          </w:rPr>
          <w:delText xml:space="preserve">within-individual </w:delText>
        </w:r>
      </w:del>
      <w:del w:id="345" w:author="fonti.kar@gmail.com" w:date="2019-01-11T13:00:00Z">
        <w:r w:rsidR="00EB26F5" w:rsidDel="0026741D">
          <w:rPr>
            <w:lang w:val="en-AU"/>
          </w:rPr>
          <w:delText>mass-scaling relationships differed</w:delText>
        </w:r>
        <w:r w:rsidR="008F4BC5" w:rsidDel="0026741D">
          <w:rPr>
            <w:lang w:val="en-AU"/>
          </w:rPr>
          <w:delText xml:space="preserve"> to try and understand some of the factors that </w:delText>
        </w:r>
        <w:r w:rsidR="00B474D8" w:rsidDel="0026741D">
          <w:rPr>
            <w:lang w:val="en-AU"/>
          </w:rPr>
          <w:delText>might lead to different mass-scaling exponents</w:delText>
        </w:r>
      </w:del>
      <w:del w:id="346" w:author="fonti.kar@gmail.com" w:date="2019-01-11T14:20:00Z">
        <w:r w:rsidR="00486352" w:rsidDel="000A099F">
          <w:rPr>
            <w:lang w:val="en-AU"/>
          </w:rPr>
          <w:delText>.</w:delText>
        </w:r>
        <w:r w:rsidR="00486352" w:rsidRPr="00ED4B64" w:rsidDel="000A099F">
          <w:rPr>
            <w:lang w:val="en-AU"/>
          </w:rPr>
          <w:delText xml:space="preserve"> </w:delText>
        </w:r>
      </w:del>
      <w:del w:id="347" w:author="fonti.kar@gmail.com" w:date="2019-01-11T14:19:00Z">
        <w:r w:rsidR="00A527BB" w:rsidDel="000A099F">
          <w:rPr>
            <w:lang w:val="en-AU"/>
          </w:rPr>
          <w:delText>Exploratory statistics show that the</w:delText>
        </w:r>
        <w:r w:rsidR="00486352" w:rsidDel="000A099F">
          <w:rPr>
            <w:lang w:val="en-AU"/>
          </w:rPr>
          <w:delText xml:space="preserve"> mean</w:delText>
        </w:r>
        <w:r w:rsidR="005513FC" w:rsidDel="000A099F">
          <w:rPr>
            <w:lang w:val="en-AU"/>
          </w:rPr>
          <w:delText xml:space="preserve"> percentage</w:delText>
        </w:r>
        <w:r w:rsidR="00486352" w:rsidDel="000A099F">
          <w:rPr>
            <w:lang w:val="en-AU"/>
          </w:rPr>
          <w:delText xml:space="preserve"> change in mass within an individual (mass at the first sampling session – the last sampling session) was</w:delText>
        </w:r>
        <w:r w:rsidR="005513FC" w:rsidDel="000A099F">
          <w:rPr>
            <w:lang w:val="en-AU"/>
          </w:rPr>
          <w:delText xml:space="preserve"> 9.13%</w:delText>
        </w:r>
        <w:r w:rsidR="00486352" w:rsidDel="000A099F">
          <w:rPr>
            <w:lang w:val="en-AU"/>
          </w:rPr>
          <w:delText xml:space="preserve"> (n = 42, S</w:delText>
        </w:r>
        <w:r w:rsidR="005513FC" w:rsidDel="000A099F">
          <w:rPr>
            <w:lang w:val="en-AU"/>
          </w:rPr>
          <w:delText>E</w:delText>
        </w:r>
        <w:r w:rsidR="00486352" w:rsidDel="000A099F">
          <w:rPr>
            <w:lang w:val="en-AU"/>
          </w:rPr>
          <w:delText xml:space="preserve"> = 0.</w:delText>
        </w:r>
        <w:r w:rsidR="005513FC" w:rsidDel="000A099F">
          <w:rPr>
            <w:lang w:val="en-AU"/>
          </w:rPr>
          <w:delText>32</w:delText>
        </w:r>
        <w:r w:rsidR="00486352" w:rsidDel="000A099F">
          <w:rPr>
            <w:lang w:val="en-AU"/>
          </w:rPr>
          <w:delText>, range</w:delText>
        </w:r>
        <w:r w:rsidR="00C3283A" w:rsidDel="000A099F">
          <w:rPr>
            <w:lang w:val="en-AU"/>
          </w:rPr>
          <w:delText xml:space="preserve"> in </w:delText>
        </w:r>
        <w:r w:rsidR="005513FC" w:rsidDel="000A099F">
          <w:rPr>
            <w:lang w:val="en-AU"/>
          </w:rPr>
          <w:delText>percentage change</w:delText>
        </w:r>
        <w:r w:rsidR="00486352" w:rsidDel="000A099F">
          <w:rPr>
            <w:lang w:val="en-AU"/>
          </w:rPr>
          <w:delText>= -</w:delText>
        </w:r>
        <w:r w:rsidR="005513FC" w:rsidDel="000A099F">
          <w:rPr>
            <w:lang w:val="en-AU"/>
          </w:rPr>
          <w:delText>5.15</w:delText>
        </w:r>
        <w:r w:rsidR="00486352" w:rsidDel="000A099F">
          <w:rPr>
            <w:lang w:val="en-AU"/>
          </w:rPr>
          <w:delText xml:space="preserve">, </w:delText>
        </w:r>
        <w:r w:rsidR="005513FC" w:rsidDel="000A099F">
          <w:rPr>
            <w:lang w:val="en-AU"/>
          </w:rPr>
          <w:delText>27.53</w:delText>
        </w:r>
        <w:r w:rsidR="00486352" w:rsidDel="000A099F">
          <w:rPr>
            <w:lang w:val="en-AU"/>
          </w:rPr>
          <w:delText xml:space="preserve">). </w:delText>
        </w:r>
      </w:del>
    </w:p>
    <w:p w14:paraId="1FC114E2" w14:textId="77777777" w:rsidR="00DD32E4" w:rsidRDefault="00DD32E4" w:rsidP="00DD32E4">
      <w:pPr>
        <w:spacing w:line="360" w:lineRule="auto"/>
        <w:rPr>
          <w:ins w:id="348" w:author="fonti.kar@gmail.com" w:date="2019-01-11T14:27:00Z"/>
          <w:lang w:val="en-AU"/>
        </w:rPr>
      </w:pPr>
    </w:p>
    <w:p w14:paraId="47955A86" w14:textId="02E63B12" w:rsidR="00DD32E4" w:rsidRDefault="00DD32E4" w:rsidP="00DD32E4">
      <w:pPr>
        <w:spacing w:line="360" w:lineRule="auto"/>
        <w:ind w:firstLine="720"/>
        <w:rPr>
          <w:ins w:id="349" w:author="fonti.kar@gmail.com" w:date="2019-01-11T14:28:00Z"/>
          <w:rFonts w:eastAsiaTheme="minorHAnsi"/>
          <w:lang w:val="en-US"/>
        </w:rPr>
      </w:pPr>
      <w:ins w:id="350" w:author="fonti.kar@gmail.com" w:date="2019-01-11T14:25:00Z">
        <w:r>
          <w:rPr>
            <w:lang w:val="en-AU"/>
          </w:rPr>
          <w:t>We</w:t>
        </w:r>
      </w:ins>
      <w:ins w:id="351" w:author="fonti.kar@gmail.com" w:date="2019-01-11T14:20:00Z">
        <w:r w:rsidR="000A099F">
          <w:rPr>
            <w:lang w:val="en-AU"/>
          </w:rPr>
          <w:t xml:space="preserve"> </w:t>
        </w:r>
      </w:ins>
      <w:ins w:id="352" w:author="fonti.kar@gmail.com" w:date="2019-01-11T13:53:00Z">
        <w:r w:rsidR="00E4420D">
          <w:rPr>
            <w:lang w:val="en-AU"/>
          </w:rPr>
          <w:t>partition</w:t>
        </w:r>
      </w:ins>
      <w:ins w:id="353" w:author="fonti.kar@gmail.com" w:date="2019-01-11T14:25:00Z">
        <w:r>
          <w:rPr>
            <w:lang w:val="en-AU"/>
          </w:rPr>
          <w:t>ed</w:t>
        </w:r>
      </w:ins>
      <w:ins w:id="354" w:author="fonti.kar@gmail.com" w:date="2019-01-11T14:22:00Z">
        <w:r w:rsidR="000A099F">
          <w:rPr>
            <w:lang w:val="en-AU"/>
          </w:rPr>
          <w:t xml:space="preserve"> out</w:t>
        </w:r>
      </w:ins>
      <w:ins w:id="355" w:author="fonti.kar@gmail.com" w:date="2019-01-11T14:23:00Z">
        <w:r w:rsidR="000A099F">
          <w:rPr>
            <w:lang w:val="en-AU"/>
          </w:rPr>
          <w:t xml:space="preserve"> the</w:t>
        </w:r>
      </w:ins>
      <w:ins w:id="356" w:author="fonti.kar@gmail.com" w:date="2019-01-11T13:48:00Z">
        <w:r w:rsidR="00C7638E">
          <w:rPr>
            <w:lang w:val="en-AU"/>
          </w:rPr>
          <w:t xml:space="preserve"> among- and within-individual </w:t>
        </w:r>
      </w:ins>
      <w:ins w:id="357" w:author="fonti.kar@gmail.com" w:date="2019-01-11T14:25:00Z">
        <w:r w:rsidR="000A099F">
          <w:rPr>
            <w:lang w:val="en-AU"/>
          </w:rPr>
          <w:t>variation</w:t>
        </w:r>
      </w:ins>
      <w:ins w:id="358" w:author="fonti.kar@gmail.com" w:date="2019-01-11T14:26:00Z">
        <w:r>
          <w:rPr>
            <w:lang w:val="en-AU"/>
          </w:rPr>
          <w:t xml:space="preserve"> in body mass</w:t>
        </w:r>
      </w:ins>
      <w:ins w:id="359" w:author="fonti.kar@gmail.com" w:date="2019-01-11T14:23:00Z">
        <w:r w:rsidR="000A099F">
          <w:rPr>
            <w:lang w:val="en-AU"/>
          </w:rPr>
          <w:t xml:space="preserve">, </w:t>
        </w:r>
      </w:ins>
      <w:ins w:id="360" w:author="fonti.kar@gmail.com" w:date="2019-01-11T14:25:00Z">
        <w:r>
          <w:rPr>
            <w:lang w:val="en-AU"/>
          </w:rPr>
          <w:t>by</w:t>
        </w:r>
      </w:ins>
      <w:ins w:id="361" w:author="fonti.kar@gmail.com" w:date="2019-01-11T13:53:00Z">
        <w:r w:rsidR="00E4420D">
          <w:rPr>
            <w:lang w:val="en-AU"/>
          </w:rPr>
          <w:t xml:space="preserve"> </w:t>
        </w:r>
      </w:ins>
      <w:del w:id="362" w:author="fonti.kar@gmail.com" w:date="2019-01-11T13:48:00Z">
        <w:r w:rsidR="00A527BB" w:rsidDel="00C7638E">
          <w:rPr>
            <w:lang w:val="en-AU"/>
          </w:rPr>
          <w:delText xml:space="preserve">First, </w:delText>
        </w:r>
      </w:del>
      <w:ins w:id="363" w:author="fonti.kar@gmail.com" w:date="2019-01-11T14:24:00Z">
        <w:r w:rsidR="000A099F">
          <w:rPr>
            <w:lang w:val="en-AU"/>
          </w:rPr>
          <w:t>first</w:t>
        </w:r>
      </w:ins>
      <w:del w:id="364" w:author="fonti.kar@gmail.com" w:date="2019-01-11T14:24:00Z">
        <w:r w:rsidR="00A527BB" w:rsidDel="000A099F">
          <w:rPr>
            <w:lang w:val="en-AU"/>
          </w:rPr>
          <w:delText>we</w:delText>
        </w:r>
      </w:del>
      <w:r w:rsidR="009816E5">
        <w:rPr>
          <w:lang w:val="en-AU"/>
        </w:rPr>
        <w:t xml:space="preserve"> calculat</w:t>
      </w:r>
      <w:ins w:id="365" w:author="fonti.kar@gmail.com" w:date="2019-01-11T14:26:00Z">
        <w:r>
          <w:rPr>
            <w:lang w:val="en-AU"/>
          </w:rPr>
          <w:t>ing the</w:t>
        </w:r>
      </w:ins>
      <w:del w:id="366" w:author="fonti.kar@gmail.com" w:date="2019-01-11T14:26:00Z">
        <w:r w:rsidR="009816E5" w:rsidDel="00DD32E4">
          <w:rPr>
            <w:lang w:val="en-AU"/>
          </w:rPr>
          <w:delText>ed</w:delText>
        </w:r>
      </w:del>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del w:id="367" w:author="fonti.kar@gmail.com" w:date="2019-01-11T14:25:00Z">
        <w:r w:rsidR="007E4605" w:rsidDel="000A099F">
          <w:rPr>
            <w:lang w:val="en-AU"/>
          </w:rPr>
          <w:delText>Second</w:delText>
        </w:r>
      </w:del>
      <w:ins w:id="368" w:author="fonti.kar@gmail.com" w:date="2019-01-11T14:25:00Z">
        <w:r w:rsidR="000A099F">
          <w:rPr>
            <w:lang w:val="en-AU"/>
          </w:rPr>
          <w:t>Then</w:t>
        </w:r>
      </w:ins>
      <w:r w:rsidR="007E4605">
        <w:rPr>
          <w:lang w:val="en-AU"/>
        </w:rPr>
        <w:t>, we</w:t>
      </w:r>
      <w:r w:rsidR="009816E5">
        <w:rPr>
          <w:lang w:val="en-AU"/>
        </w:rPr>
        <w:t xml:space="preserve"> </w:t>
      </w:r>
      <w:del w:id="369" w:author="fonti.kar@gmail.com" w:date="2019-01-11T14:25:00Z">
        <w:r w:rsidR="009816E5" w:rsidDel="000A099F">
          <w:rPr>
            <w:lang w:val="en-AU"/>
          </w:rPr>
          <w:delText>obtain</w:delText>
        </w:r>
        <w:r w:rsidR="007E4605" w:rsidDel="000A099F">
          <w:rPr>
            <w:lang w:val="en-AU"/>
          </w:rPr>
          <w:delText>ed</w:delText>
        </w:r>
        <w:r w:rsidR="009816E5" w:rsidDel="000A099F">
          <w:rPr>
            <w:lang w:val="en-AU"/>
          </w:rPr>
          <w:delText xml:space="preserve"> </w:delText>
        </w:r>
      </w:del>
      <w:ins w:id="370" w:author="fonti.kar@gmail.com" w:date="2019-01-11T14:25:00Z">
        <w:r w:rsidR="000A099F">
          <w:rPr>
            <w:lang w:val="en-AU"/>
          </w:rPr>
          <w:t>calculated</w:t>
        </w:r>
        <w:r w:rsidR="000A099F">
          <w:rPr>
            <w:lang w:val="en-AU"/>
          </w:rPr>
          <w:t xml:space="preserve"> </w:t>
        </w:r>
      </w:ins>
      <w:r w:rsidR="009816E5">
        <w:rPr>
          <w:lang w:val="en-AU"/>
        </w:rPr>
        <w:t>a within</w:t>
      </w:r>
      <w:ins w:id="371" w:author="fonti.kar@gmail.com" w:date="2019-01-11T13:44:00Z">
        <w:r w:rsidR="00C7638E">
          <w:rPr>
            <w:lang w:val="en-AU"/>
          </w:rPr>
          <w:t>-</w:t>
        </w:r>
      </w:ins>
      <w:del w:id="372" w:author="fonti.kar@gmail.com" w:date="2019-01-11T13:44:00Z">
        <w:r w:rsidR="008B4A8C" w:rsidDel="00C7638E">
          <w:rPr>
            <w:lang w:val="en-AU"/>
          </w:rPr>
          <w:delText xml:space="preserve"> </w:delText>
        </w:r>
      </w:del>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del w:id="373" w:author="fonti.kar@gmail.com" w:date="2019-01-11T14:29:00Z">
        <w:r w:rsidR="00731388" w:rsidDel="00FE7A4B">
          <w:rPr>
            <w:rFonts w:eastAsiaTheme="minorHAnsi"/>
            <w:lang w:val="en-US"/>
          </w:rPr>
          <w:delText xml:space="preserve"> for more details</w:delText>
        </w:r>
      </w:del>
      <w:ins w:id="374" w:author="fonti.kar@gmail.com" w:date="2019-01-11T14:25:00Z">
        <w:r w:rsidR="000A099F">
          <w:rPr>
            <w:rFonts w:eastAsiaTheme="minorHAnsi"/>
            <w:lang w:val="en-US"/>
          </w:rPr>
          <w:t>)</w:t>
        </w:r>
      </w:ins>
      <w:ins w:id="375" w:author="fonti.kar@gmail.com" w:date="2019-01-11T14:28:00Z">
        <w:r>
          <w:rPr>
            <w:rFonts w:eastAsiaTheme="minorHAnsi"/>
            <w:lang w:val="en-US"/>
          </w:rPr>
          <w:t xml:space="preserve">. </w:t>
        </w:r>
      </w:ins>
    </w:p>
    <w:p w14:paraId="206DB590" w14:textId="4E88CCFA" w:rsidR="00A527BB" w:rsidRPr="00DD32E4" w:rsidRDefault="00FE7A4B" w:rsidP="00DD32E4">
      <w:pPr>
        <w:spacing w:line="360" w:lineRule="auto"/>
        <w:ind w:firstLine="720"/>
        <w:rPr>
          <w:rFonts w:eastAsiaTheme="minorHAnsi"/>
          <w:lang w:val="en-US"/>
          <w:rPrChange w:id="376" w:author="fonti.kar@gmail.com" w:date="2019-01-11T14:28:00Z">
            <w:rPr>
              <w:lang w:val="en-AU"/>
            </w:rPr>
          </w:rPrChange>
        </w:rPr>
      </w:pPr>
      <w:ins w:id="377" w:author="fonti.kar@gmail.com" w:date="2019-01-11T14:33:00Z">
        <w:r>
          <w:rPr>
            <w:lang w:val="en-AU"/>
          </w:rPr>
          <w:t>Using ‘</w:t>
        </w:r>
        <w:proofErr w:type="spellStart"/>
        <w:r>
          <w:rPr>
            <w:lang w:val="en-AU"/>
          </w:rPr>
          <w:t>brms</w:t>
        </w:r>
        <w:proofErr w:type="spellEnd"/>
        <w:r>
          <w:rPr>
            <w:lang w:val="en-AU"/>
          </w:rPr>
          <w:t xml:space="preserve">’, </w:t>
        </w:r>
      </w:ins>
      <w:del w:id="378" w:author="fonti.kar@gmail.com" w:date="2019-01-11T13:42:00Z">
        <w:r w:rsidR="009816E5" w:rsidDel="00C7638E">
          <w:rPr>
            <w:lang w:val="en-AU"/>
          </w:rPr>
          <w:delText xml:space="preserve">). </w:delText>
        </w:r>
        <w:r w:rsidR="00A527BB" w:rsidDel="00C7638E">
          <w:rPr>
            <w:lang w:val="en-AU"/>
          </w:rPr>
          <w:delText xml:space="preserve">In order to test for temperature dependence, we </w:delText>
        </w:r>
      </w:del>
      <w:del w:id="379" w:author="fonti.kar@gmail.com" w:date="2019-01-11T13:41:00Z">
        <w:r w:rsidR="00A527BB" w:rsidDel="00C7638E">
          <w:rPr>
            <w:lang w:val="en-AU"/>
          </w:rPr>
          <w:delText xml:space="preserve">fitted two models </w:delText>
        </w:r>
      </w:del>
      <w:del w:id="380" w:author="fonti.kar@gmail.com" w:date="2019-01-11T13:42:00Z">
        <w:r w:rsidR="00A527BB" w:rsidDel="00C7638E">
          <w:rPr>
            <w:lang w:val="en-AU"/>
          </w:rPr>
          <w:delText>us</w:delText>
        </w:r>
      </w:del>
      <w:del w:id="381" w:author="fonti.kar@gmail.com" w:date="2019-01-11T13:41:00Z">
        <w:r w:rsidR="00A527BB" w:rsidDel="00C7638E">
          <w:rPr>
            <w:lang w:val="en-AU"/>
          </w:rPr>
          <w:delText>ing</w:delText>
        </w:r>
      </w:del>
      <w:del w:id="382" w:author="fonti.kar@gmail.com" w:date="2019-01-11T13:42:00Z">
        <w:r w:rsidR="00A527BB" w:rsidDel="00C7638E">
          <w:rPr>
            <w:lang w:val="en-AU"/>
          </w:rPr>
          <w:delText xml:space="preserve"> ‘brms’ and assessed whether the model containing an interaction with temperature and the</w:delText>
        </w:r>
        <w:r w:rsidR="00A527BB" w:rsidRPr="00ED4B64" w:rsidDel="00C7638E">
          <w:rPr>
            <w:lang w:val="en-AU"/>
          </w:rPr>
          <w:delText xml:space="preserve"> within</w:delText>
        </w:r>
        <w:r w:rsidR="00A527BB" w:rsidDel="00C7638E">
          <w:rPr>
            <w:lang w:val="en-AU"/>
          </w:rPr>
          <w:delText>-</w:delText>
        </w:r>
        <w:r w:rsidR="00A527BB" w:rsidRPr="00ED4B64" w:rsidDel="00C7638E">
          <w:rPr>
            <w:lang w:val="en-AU"/>
          </w:rPr>
          <w:delText xml:space="preserve"> and </w:delText>
        </w:r>
        <w:r w:rsidR="00A527BB" w:rsidDel="00C7638E">
          <w:rPr>
            <w:lang w:val="en-AU"/>
          </w:rPr>
          <w:delText>among-individual</w:delText>
        </w:r>
        <w:r w:rsidR="00A527BB" w:rsidRPr="00ED4B64" w:rsidDel="00C7638E">
          <w:rPr>
            <w:lang w:val="en-AU"/>
          </w:rPr>
          <w:delText xml:space="preserve"> </w:delText>
        </w:r>
        <w:r w:rsidR="00A527BB" w:rsidDel="00C7638E">
          <w:rPr>
            <w:lang w:val="en-AU"/>
          </w:rPr>
          <w:delText xml:space="preserve">mass </w:delText>
        </w:r>
        <w:r w:rsidR="00A527BB" w:rsidRPr="00ED4B64" w:rsidDel="00C7638E">
          <w:rPr>
            <w:lang w:val="en-AU"/>
          </w:rPr>
          <w:delText>effects</w:delText>
        </w:r>
        <w:r w:rsidR="00A527BB" w:rsidDel="00C7638E">
          <w:rPr>
            <w:lang w:val="en-AU"/>
          </w:rPr>
          <w:delText xml:space="preserve"> was better supported (</w:delText>
        </w:r>
        <w:r w:rsidR="00586099" w:rsidDel="00C7638E">
          <w:rPr>
            <w:lang w:val="en-AU"/>
          </w:rPr>
          <w:delText xml:space="preserve">using </w:delText>
        </w:r>
        <w:r w:rsidR="00A527BB" w:rsidDel="00C7638E">
          <w:rPr>
            <w:lang w:val="en-AU"/>
          </w:rPr>
          <w:delText xml:space="preserve">wAIC and loo). </w:delText>
        </w:r>
      </w:del>
      <w:del w:id="383" w:author="fonti.kar@gmail.com" w:date="2019-01-11T13:41:00Z">
        <w:r w:rsidR="00A527BB" w:rsidDel="00C7638E">
          <w:rPr>
            <w:lang w:val="en-AU"/>
          </w:rPr>
          <w:delText>T</w:delText>
        </w:r>
      </w:del>
      <w:del w:id="384" w:author="fonti.kar@gmail.com" w:date="2019-01-11T14:28:00Z">
        <w:r w:rsidR="00A527BB" w:rsidDel="00DD32E4">
          <w:rPr>
            <w:lang w:val="en-AU"/>
          </w:rPr>
          <w:delText>he first model</w:delText>
        </w:r>
      </w:del>
      <w:ins w:id="385" w:author="fonti.kar@gmail.com" w:date="2019-01-11T14:33:00Z">
        <w:r>
          <w:rPr>
            <w:lang w:val="en-AU"/>
          </w:rPr>
          <w:t>w</w:t>
        </w:r>
      </w:ins>
      <w:ins w:id="386" w:author="fonti.kar@gmail.com" w:date="2019-01-11T13:41:00Z">
        <w:r w:rsidR="00C7638E">
          <w:rPr>
            <w:lang w:val="en-AU"/>
          </w:rPr>
          <w:t>e fitted</w:t>
        </w:r>
      </w:ins>
      <w:del w:id="387" w:author="fonti.kar@gmail.com" w:date="2019-01-11T13:41:00Z">
        <w:r w:rsidR="00A527BB" w:rsidDel="00C7638E">
          <w:rPr>
            <w:lang w:val="en-AU"/>
          </w:rPr>
          <w:delText xml:space="preserve"> with </w:delText>
        </w:r>
      </w:del>
      <w:ins w:id="388" w:author="fonti.kar@gmail.com" w:date="2019-01-11T13:41:00Z">
        <w:r w:rsidR="00C7638E">
          <w:rPr>
            <w:lang w:val="en-AU"/>
          </w:rPr>
          <w:t xml:space="preserve"> </w:t>
        </w:r>
      </w:ins>
      <w:ins w:id="389" w:author="fonti.kar@gmail.com" w:date="2019-01-11T14:31:00Z">
        <w:r>
          <w:rPr>
            <w:lang w:val="en-AU"/>
          </w:rPr>
          <w:t xml:space="preserve">two models. Model 1 </w:t>
        </w:r>
      </w:ins>
      <w:del w:id="390" w:author="fonti.kar@gmail.com" w:date="2019-01-11T14:31:00Z">
        <w:r w:rsidR="00A527BB" w:rsidDel="00FE7A4B">
          <w:rPr>
            <w:lang w:val="en-AU"/>
          </w:rPr>
          <w:delText>the</w:delText>
        </w:r>
      </w:del>
      <w:del w:id="391" w:author="fonti.kar@gmail.com" w:date="2019-01-11T14:34:00Z">
        <w:r w:rsidR="004C354B" w:rsidDel="00FE7A4B">
          <w:rPr>
            <w:lang w:val="en-AU"/>
          </w:rPr>
          <w:delText xml:space="preserve"> </w:delText>
        </w:r>
      </w:del>
      <w:del w:id="392" w:author="fonti.kar@gmail.com" w:date="2019-01-11T13:44:00Z">
        <w:r w:rsidR="004C354B" w:rsidDel="00C7638E">
          <w:rPr>
            <w:lang w:val="en-AU"/>
          </w:rPr>
          <w:delText xml:space="preserve">main effects </w:delText>
        </w:r>
      </w:del>
      <w:del w:id="393" w:author="fonti.kar@gmail.com" w:date="2019-01-11T14:34:00Z">
        <w:r w:rsidR="004C354B" w:rsidDel="00FE7A4B">
          <w:rPr>
            <w:lang w:val="en-AU"/>
          </w:rPr>
          <w:delText>and their</w:delText>
        </w:r>
        <w:r w:rsidR="00A527BB" w:rsidDel="00FE7A4B">
          <w:rPr>
            <w:lang w:val="en-AU"/>
          </w:rPr>
          <w:delText xml:space="preserve"> interaction </w:delText>
        </w:r>
      </w:del>
      <w:r w:rsidR="00A527BB">
        <w:rPr>
          <w:lang w:val="en-AU"/>
        </w:rPr>
        <w:t>had the following structure,</w:t>
      </w:r>
    </w:p>
    <w:p w14:paraId="1CC22736" w14:textId="1CAFC865" w:rsidR="008366D4" w:rsidRDefault="008366D4"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w:t>
      </w:r>
      <w:del w:id="394" w:author="fonti.kar@gmail.com" w:date="2019-01-11T14:34:00Z">
        <w:r w:rsidDel="00FE7A4B">
          <w:rPr>
            <w:lang w:val="en-AU"/>
          </w:rPr>
          <w:delText xml:space="preserve"> </w:delText>
        </w:r>
      </w:del>
      <w:r>
        <w:rPr>
          <w:lang w:val="en-AU"/>
        </w:rPr>
        <w:t xml:space="preserve">+ (1 + </w:t>
      </w:r>
      <w:proofErr w:type="spellStart"/>
      <w:r>
        <w:rPr>
          <w:lang w:val="en-AU"/>
        </w:rPr>
        <w:t>WithinIDMass|ID</w:t>
      </w:r>
      <w:proofErr w:type="spellEnd"/>
      <w:r>
        <w:rPr>
          <w:lang w:val="en-AU"/>
        </w:rPr>
        <w:t>)</w:t>
      </w:r>
    </w:p>
    <w:p w14:paraId="4033E4E1" w14:textId="7DC49534" w:rsidR="00BE4B02" w:rsidRDefault="00BE4B02" w:rsidP="006237AE">
      <w:pPr>
        <w:spacing w:line="360" w:lineRule="auto"/>
        <w:rPr>
          <w:lang w:val="en-AU"/>
        </w:rPr>
      </w:pPr>
      <w:r>
        <w:rPr>
          <w:lang w:val="en-AU"/>
        </w:rPr>
        <w:t>where</w:t>
      </w:r>
      <w:r w:rsidR="004C40AA" w:rsidRPr="00ED4B64">
        <w:rPr>
          <w:lang w:val="en-AU"/>
        </w:rPr>
        <w:t xml:space="preserve"> </w:t>
      </w:r>
      <w:r w:rsidR="004C40A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C40AA">
        <w:rPr>
          <w:vertAlign w:val="subscript"/>
        </w:rPr>
        <w:t xml:space="preserve"> </w:t>
      </w:r>
      <w:r w:rsidR="004C40AA" w:rsidRPr="00ED4B64">
        <w:rPr>
          <w:lang w:val="en-AU"/>
        </w:rPr>
        <w:t xml:space="preserve">as a response </w:t>
      </w:r>
      <w:ins w:id="395" w:author="fonti.kar@gmail.com" w:date="2019-01-11T14:34:00Z">
        <w:r w:rsidR="00FE7A4B">
          <w:rPr>
            <w:lang w:val="en-AU"/>
          </w:rPr>
          <w:t xml:space="preserve">and </w:t>
        </w:r>
        <w:r w:rsidR="00FE7A4B">
          <w:rPr>
            <w:lang w:val="en-AU"/>
          </w:rPr>
          <w:t xml:space="preserve">Temp * </w:t>
        </w:r>
        <w:proofErr w:type="spellStart"/>
        <w:r w:rsidR="00FE7A4B">
          <w:rPr>
            <w:lang w:val="en-AU"/>
          </w:rPr>
          <w:t>AmongIDMass</w:t>
        </w:r>
        <w:proofErr w:type="spellEnd"/>
        <w:r w:rsidR="00FE7A4B">
          <w:rPr>
            <w:lang w:val="en-AU"/>
          </w:rPr>
          <w:t xml:space="preserve"> </w:t>
        </w:r>
        <w:r w:rsidR="00FE7A4B">
          <w:rPr>
            <w:lang w:val="en-AU"/>
          </w:rPr>
          <w:t xml:space="preserve">is the </w:t>
        </w:r>
      </w:ins>
      <w:del w:id="396" w:author="fonti.kar@gmail.com" w:date="2019-01-11T14:34:00Z">
        <w:r w:rsidR="004C40AA" w:rsidRPr="00ED4B64" w:rsidDel="00FE7A4B">
          <w:rPr>
            <w:lang w:val="en-AU"/>
          </w:rPr>
          <w:delText xml:space="preserve">and </w:delText>
        </w:r>
        <w:r w:rsidR="004C40AA" w:rsidDel="00FE7A4B">
          <w:rPr>
            <w:lang w:val="en-AU"/>
          </w:rPr>
          <w:delText xml:space="preserve">included an </w:delText>
        </w:r>
      </w:del>
      <w:r w:rsidR="004C40AA">
        <w:rPr>
          <w:lang w:val="en-AU"/>
        </w:rPr>
        <w:t xml:space="preserve">interaction term between the among individual mass effect with temperature and </w:t>
      </w:r>
      <w:ins w:id="397" w:author="fonti.kar@gmail.com" w:date="2019-01-11T14:34:00Z">
        <w:r w:rsidR="00FE7A4B">
          <w:rPr>
            <w:lang w:val="en-AU"/>
          </w:rPr>
          <w:t xml:space="preserve">Temp * </w:t>
        </w:r>
        <w:proofErr w:type="spellStart"/>
        <w:r w:rsidR="00FE7A4B">
          <w:rPr>
            <w:lang w:val="en-AU"/>
          </w:rPr>
          <w:t>WithinIDMass</w:t>
        </w:r>
        <w:proofErr w:type="spellEnd"/>
        <w:r w:rsidR="00FE7A4B">
          <w:rPr>
            <w:lang w:val="en-AU"/>
          </w:rPr>
          <w:t xml:space="preserve"> is </w:t>
        </w:r>
      </w:ins>
      <w:del w:id="398" w:author="fonti.kar@gmail.com" w:date="2019-01-11T14:35:00Z">
        <w:r w:rsidR="004C40AA" w:rsidDel="00CE5C25">
          <w:rPr>
            <w:lang w:val="en-AU"/>
          </w:rPr>
          <w:delText xml:space="preserve">another </w:delText>
        </w:r>
      </w:del>
      <w:proofErr w:type="spellStart"/>
      <w:ins w:id="399" w:author="fonti.kar@gmail.com" w:date="2019-01-11T14:35:00Z">
        <w:r w:rsidR="00CE5C25">
          <w:rPr>
            <w:lang w:val="en-AU"/>
          </w:rPr>
          <w:t xml:space="preserve">the </w:t>
        </w:r>
      </w:ins>
      <w:r w:rsidR="004C40AA">
        <w:rPr>
          <w:lang w:val="en-AU"/>
        </w:rPr>
        <w:t>interaction</w:t>
      </w:r>
      <w:proofErr w:type="spellEnd"/>
      <w:r w:rsidR="004C40AA">
        <w:rPr>
          <w:lang w:val="en-AU"/>
        </w:rPr>
        <w:t xml:space="preserve"> term between the within individual mass effect with temperature. </w:t>
      </w:r>
      <w:r w:rsidR="00731388">
        <w:rPr>
          <w:lang w:val="en-AU"/>
        </w:rPr>
        <w:t xml:space="preserve">We also included individual ID as a random intercept and the within subject effect as a </w:t>
      </w:r>
      <w:r w:rsidR="00731388" w:rsidRPr="00A527BB">
        <w:rPr>
          <w:lang w:val="en-AU"/>
        </w:rPr>
        <w:t xml:space="preserve">random slope </w:t>
      </w:r>
      <w:del w:id="400" w:author="fonti.kar@gmail.com" w:date="2019-01-11T14:35:00Z">
        <w:r w:rsidR="00731388" w:rsidRPr="00A527BB" w:rsidDel="00CE5C25">
          <w:rPr>
            <w:lang w:val="en-AU"/>
          </w:rPr>
          <w:delText>since exploratory graphs show that</w:delText>
        </w:r>
      </w:del>
      <w:ins w:id="401" w:author="fonti.kar@gmail.com" w:date="2019-01-11T14:35:00Z">
        <w:r w:rsidR="00CE5C25">
          <w:rPr>
            <w:lang w:val="en-AU"/>
          </w:rPr>
          <w:t xml:space="preserve">given that </w:t>
        </w:r>
      </w:ins>
      <w:del w:id="402" w:author="fonti.kar@gmail.com" w:date="2019-01-11T14:35:00Z">
        <w:r w:rsidR="00731388" w:rsidRPr="00A527BB" w:rsidDel="00CE5C25">
          <w:rPr>
            <w:lang w:val="en-AU"/>
          </w:rPr>
          <w:lastRenderedPageBreak/>
          <w:delText xml:space="preserve"> </w:delText>
        </w:r>
      </w:del>
      <w:r w:rsidR="00731388" w:rsidRPr="00A527BB">
        <w:rPr>
          <w:lang w:val="en-AU"/>
        </w:rPr>
        <w:t>individuals mass change at different rates through the study</w:t>
      </w:r>
      <w:r w:rsidR="008366D4" w:rsidRPr="00A527BB">
        <w:rPr>
          <w:lang w:val="en-AU"/>
        </w:rPr>
        <w:t xml:space="preserve"> (See Fig </w:t>
      </w:r>
      <w:r w:rsidR="00640529" w:rsidRPr="00A527BB">
        <w:rPr>
          <w:lang w:val="en-AU"/>
        </w:rPr>
        <w:t>5</w:t>
      </w:r>
      <w:r w:rsidR="00A527BB" w:rsidRPr="00A527BB">
        <w:rPr>
          <w:lang w:val="en-AU"/>
        </w:rPr>
        <w:t>B</w:t>
      </w:r>
      <w:r w:rsidR="008366D4" w:rsidRPr="00A527BB">
        <w:rPr>
          <w:lang w:val="en-AU"/>
        </w:rPr>
        <w:t>)</w:t>
      </w:r>
      <w:r w:rsidR="004C40AA" w:rsidRPr="00A527BB">
        <w:rPr>
          <w:lang w:val="en-AU"/>
        </w:rPr>
        <w:t>.</w:t>
      </w:r>
      <w:r w:rsidR="008366D4" w:rsidRPr="00A527BB">
        <w:rPr>
          <w:lang w:val="en-AU"/>
        </w:rPr>
        <w:t xml:space="preserve"> </w:t>
      </w:r>
      <w:ins w:id="403" w:author="fonti.kar@gmail.com" w:date="2019-01-11T14:35:00Z">
        <w:r w:rsidR="00CE5C25">
          <w:rPr>
            <w:lang w:val="en-AU"/>
          </w:rPr>
          <w:t xml:space="preserve">Model two </w:t>
        </w:r>
      </w:ins>
      <w:del w:id="404" w:author="fonti.kar@gmail.com" w:date="2019-01-11T14:30:00Z">
        <w:r w:rsidDel="00FE7A4B">
          <w:rPr>
            <w:lang w:val="en-AU"/>
          </w:rPr>
          <w:delText xml:space="preserve">The </w:delText>
        </w:r>
      </w:del>
      <w:del w:id="405" w:author="fonti.kar@gmail.com" w:date="2019-01-11T14:31:00Z">
        <w:r w:rsidDel="00FE7A4B">
          <w:rPr>
            <w:lang w:val="en-AU"/>
          </w:rPr>
          <w:delText xml:space="preserve">second model </w:delText>
        </w:r>
      </w:del>
      <w:ins w:id="406" w:author="fonti.kar@gmail.com" w:date="2019-01-11T14:30:00Z">
        <w:r w:rsidR="00FE7A4B">
          <w:rPr>
            <w:lang w:val="en-AU"/>
          </w:rPr>
          <w:t xml:space="preserve">did not </w:t>
        </w:r>
      </w:ins>
      <w:ins w:id="407" w:author="fonti.kar@gmail.com" w:date="2019-01-11T14:32:00Z">
        <w:r w:rsidR="00FE7A4B">
          <w:rPr>
            <w:lang w:val="en-AU"/>
          </w:rPr>
          <w:t>include</w:t>
        </w:r>
      </w:ins>
      <w:ins w:id="408" w:author="fonti.kar@gmail.com" w:date="2019-01-11T14:30:00Z">
        <w:r w:rsidR="00FE7A4B">
          <w:rPr>
            <w:lang w:val="en-AU"/>
          </w:rPr>
          <w:t xml:space="preserve"> </w:t>
        </w:r>
      </w:ins>
      <w:del w:id="409" w:author="fonti.kar@gmail.com" w:date="2019-01-11T14:30:00Z">
        <w:r w:rsidDel="00FE7A4B">
          <w:rPr>
            <w:lang w:val="en-AU"/>
          </w:rPr>
          <w:delText xml:space="preserve">was fitted without </w:delText>
        </w:r>
      </w:del>
      <w:r>
        <w:rPr>
          <w:lang w:val="en-AU"/>
        </w:rPr>
        <w:t xml:space="preserve">the </w:t>
      </w:r>
      <w:ins w:id="410" w:author="fonti.kar@gmail.com" w:date="2019-01-11T14:31:00Z">
        <w:r w:rsidR="00FE7A4B">
          <w:rPr>
            <w:lang w:val="en-AU"/>
          </w:rPr>
          <w:t xml:space="preserve">temperature </w:t>
        </w:r>
      </w:ins>
      <w:r>
        <w:rPr>
          <w:lang w:val="en-AU"/>
        </w:rPr>
        <w:t>interaction</w:t>
      </w:r>
      <w:ins w:id="411" w:author="fonti.kar@gmail.com" w:date="2019-01-11T14:36:00Z">
        <w:r w:rsidR="00CE5C25">
          <w:rPr>
            <w:lang w:val="en-AU"/>
          </w:rPr>
          <w:t xml:space="preserve">s and had the </w:t>
        </w:r>
      </w:ins>
      <w:del w:id="412" w:author="fonti.kar@gmail.com" w:date="2019-01-11T14:36:00Z">
        <w:r w:rsidDel="00CE5C25">
          <w:rPr>
            <w:lang w:val="en-AU"/>
          </w:rPr>
          <w:delText xml:space="preserve"> as </w:delText>
        </w:r>
      </w:del>
      <w:r>
        <w:rPr>
          <w:lang w:val="en-AU"/>
        </w:rPr>
        <w:t>following</w:t>
      </w:r>
      <w:ins w:id="413" w:author="fonti.kar@gmail.com" w:date="2019-01-11T14:36:00Z">
        <w:r w:rsidR="00CE5C25">
          <w:rPr>
            <w:lang w:val="en-AU"/>
          </w:rPr>
          <w:t xml:space="preserve"> structure</w:t>
        </w:r>
      </w:ins>
      <w:r>
        <w:rPr>
          <w:lang w:val="en-AU"/>
        </w:rPr>
        <w:t>,</w:t>
      </w:r>
    </w:p>
    <w:p w14:paraId="3202D281" w14:textId="6F19C038" w:rsidR="00BE4B02" w:rsidRDefault="00BE4B02"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w:t>
      </w:r>
      <w:proofErr w:type="spellStart"/>
      <w:proofErr w:type="gramStart"/>
      <w:r>
        <w:rPr>
          <w:lang w:val="en-AU"/>
        </w:rPr>
        <w:t>WithinIDMass</w:t>
      </w:r>
      <w:proofErr w:type="spellEnd"/>
      <w:r>
        <w:rPr>
          <w:lang w:val="en-AU"/>
        </w:rPr>
        <w:t xml:space="preserve">  +</w:t>
      </w:r>
      <w:proofErr w:type="gramEnd"/>
      <w:r>
        <w:rPr>
          <w:lang w:val="en-AU"/>
        </w:rPr>
        <w:t xml:space="preserve"> (1 + </w:t>
      </w:r>
      <w:proofErr w:type="spellStart"/>
      <w:r>
        <w:rPr>
          <w:lang w:val="en-AU"/>
        </w:rPr>
        <w:t>WithinIDMass|ID</w:t>
      </w:r>
      <w:proofErr w:type="spellEnd"/>
      <w:r>
        <w:rPr>
          <w:lang w:val="en-AU"/>
        </w:rPr>
        <w:t>)</w:t>
      </w:r>
    </w:p>
    <w:p w14:paraId="1063D7BD" w14:textId="36A470DA" w:rsidR="00D5267A" w:rsidRDefault="00C7638E" w:rsidP="006237AE">
      <w:pPr>
        <w:spacing w:line="360" w:lineRule="auto"/>
        <w:ind w:firstLine="720"/>
        <w:rPr>
          <w:lang w:val="en-AU"/>
        </w:rPr>
      </w:pPr>
      <w:ins w:id="414" w:author="fonti.kar@gmail.com" w:date="2019-01-11T13:42:00Z">
        <w:r>
          <w:rPr>
            <w:lang w:val="en-AU"/>
          </w:rPr>
          <w:t xml:space="preserve">In order to test for temperature dependence, we </w:t>
        </w:r>
      </w:ins>
      <w:ins w:id="415" w:author="fonti.kar@gmail.com" w:date="2019-01-11T14:32:00Z">
        <w:r w:rsidR="00FE7A4B">
          <w:rPr>
            <w:lang w:val="en-AU"/>
          </w:rPr>
          <w:t xml:space="preserve">compared </w:t>
        </w:r>
      </w:ins>
      <w:ins w:id="416" w:author="fonti.kar@gmail.com" w:date="2019-01-11T14:36:00Z">
        <w:r w:rsidR="00612547">
          <w:rPr>
            <w:lang w:val="en-AU"/>
          </w:rPr>
          <w:t>information criterions (</w:t>
        </w:r>
      </w:ins>
      <w:proofErr w:type="spellStart"/>
      <w:ins w:id="417" w:author="fonti.kar@gmail.com" w:date="2019-01-11T14:32:00Z">
        <w:r w:rsidR="00FE7A4B">
          <w:rPr>
            <w:lang w:val="en-AU"/>
          </w:rPr>
          <w:t>wAIC</w:t>
        </w:r>
        <w:proofErr w:type="spellEnd"/>
        <w:r w:rsidR="00FE7A4B">
          <w:rPr>
            <w:lang w:val="en-AU"/>
          </w:rPr>
          <w:t xml:space="preserve"> and loo values</w:t>
        </w:r>
      </w:ins>
      <w:ins w:id="418" w:author="fonti.kar@gmail.com" w:date="2019-01-11T14:36:00Z">
        <w:r w:rsidR="00612547">
          <w:rPr>
            <w:lang w:val="en-AU"/>
          </w:rPr>
          <w:t>)</w:t>
        </w:r>
      </w:ins>
      <w:ins w:id="419" w:author="fonti.kar@gmail.com" w:date="2019-01-11T14:32:00Z">
        <w:r w:rsidR="00FE7A4B">
          <w:rPr>
            <w:lang w:val="en-AU"/>
          </w:rPr>
          <w:t xml:space="preserve"> between model </w:t>
        </w:r>
      </w:ins>
      <w:ins w:id="420" w:author="fonti.kar@gmail.com" w:date="2019-01-11T14:36:00Z">
        <w:r w:rsidR="00612547">
          <w:rPr>
            <w:lang w:val="en-AU"/>
          </w:rPr>
          <w:t>one</w:t>
        </w:r>
      </w:ins>
      <w:ins w:id="421" w:author="fonti.kar@gmail.com" w:date="2019-01-11T14:32:00Z">
        <w:r w:rsidR="00FE7A4B">
          <w:rPr>
            <w:lang w:val="en-AU"/>
          </w:rPr>
          <w:t xml:space="preserve"> and </w:t>
        </w:r>
      </w:ins>
      <w:ins w:id="422" w:author="fonti.kar@gmail.com" w:date="2019-01-11T14:36:00Z">
        <w:r w:rsidR="00612547">
          <w:rPr>
            <w:lang w:val="en-AU"/>
          </w:rPr>
          <w:t>two</w:t>
        </w:r>
      </w:ins>
      <w:ins w:id="423" w:author="fonti.kar@gmail.com" w:date="2019-01-11T14:32:00Z">
        <w:r w:rsidR="00FE7A4B">
          <w:rPr>
            <w:lang w:val="en-AU"/>
          </w:rPr>
          <w:t xml:space="preserve"> to see which model was a better </w:t>
        </w:r>
      </w:ins>
      <w:ins w:id="424" w:author="fonti.kar@gmail.com" w:date="2019-01-11T14:33:00Z">
        <w:r w:rsidR="00FE7A4B">
          <w:rPr>
            <w:lang w:val="en-AU"/>
          </w:rPr>
          <w:t xml:space="preserve">supported. </w:t>
        </w:r>
      </w:ins>
      <w:del w:id="425" w:author="fonti.kar@gmail.com" w:date="2019-01-11T14:30:00Z">
        <w:r w:rsidR="00D5267A" w:rsidDel="00FE7A4B">
          <w:rPr>
            <w:lang w:val="en-AU"/>
          </w:rPr>
          <w:delText>To test whether the contrast between among and within individual mass scaling significantly different from zero or not at each temperature, w</w:delText>
        </w:r>
        <w:r w:rsidR="009816E5" w:rsidRPr="00A527BB" w:rsidDel="00FE7A4B">
          <w:rPr>
            <w:lang w:val="en-AU"/>
          </w:rPr>
          <w:delText>e subtracted</w:delText>
        </w:r>
        <w:r w:rsidR="009816E5" w:rsidDel="00FE7A4B">
          <w:rPr>
            <w:lang w:val="en-AU"/>
          </w:rPr>
          <w:delText xml:space="preserve"> the </w:delText>
        </w:r>
        <w:r w:rsidR="00731388" w:rsidDel="00FE7A4B">
          <w:rPr>
            <w:lang w:val="en-AU"/>
          </w:rPr>
          <w:delText xml:space="preserve">coefficient for Temp * WithinIDMass </w:delText>
        </w:r>
        <w:r w:rsidR="009816E5" w:rsidDel="00FE7A4B">
          <w:rPr>
            <w:lang w:val="en-AU"/>
          </w:rPr>
          <w:delText xml:space="preserve">from the </w:delText>
        </w:r>
        <w:r w:rsidR="00731388" w:rsidDel="00FE7A4B">
          <w:rPr>
            <w:lang w:val="en-AU"/>
          </w:rPr>
          <w:delText>coefficient of AmongIDMass</w:delText>
        </w:r>
        <w:r w:rsidR="00D5267A" w:rsidDel="00FE7A4B">
          <w:rPr>
            <w:lang w:val="en-AU"/>
          </w:rPr>
          <w:delText>*</w:delText>
        </w:r>
        <w:r w:rsidR="00731388" w:rsidDel="00FE7A4B">
          <w:rPr>
            <w:lang w:val="en-AU"/>
          </w:rPr>
          <w:delText>Temp</w:delText>
        </w:r>
        <w:r w:rsidR="00D5267A" w:rsidDel="00FE7A4B">
          <w:rPr>
            <w:lang w:val="en-AU"/>
          </w:rPr>
          <w:delText xml:space="preserve">. </w:delText>
        </w:r>
      </w:del>
    </w:p>
    <w:p w14:paraId="320D9F0E" w14:textId="0103F8F6"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 xml:space="preserve">t account for the hierarchal </w:t>
      </w:r>
      <w:del w:id="426" w:author="fonti.kar@gmail.com" w:date="2019-01-11T14:37:00Z">
        <w:r w:rsidDel="009426D1">
          <w:rPr>
            <w:lang w:val="en-AU"/>
          </w:rPr>
          <w:delText xml:space="preserve">structure </w:delText>
        </w:r>
      </w:del>
      <w:ins w:id="427" w:author="fonti.kar@gmail.com" w:date="2019-01-11T14:37:00Z">
        <w:r w:rsidR="009426D1">
          <w:rPr>
            <w:lang w:val="en-AU"/>
          </w:rPr>
          <w:t>variation</w:t>
        </w:r>
        <w:r w:rsidR="009426D1">
          <w:rPr>
            <w:lang w:val="en-AU"/>
          </w:rPr>
          <w:t xml:space="preserve"> </w:t>
        </w:r>
      </w:ins>
      <w:r>
        <w:rPr>
          <w:lang w:val="en-AU"/>
        </w:rPr>
        <w:t>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bookmarkStart w:id="428" w:name="_GoBack"/>
      <w:bookmarkEnd w:id="428"/>
    </w:p>
    <w:p w14:paraId="133DAF8F" w14:textId="77777777" w:rsidR="004C40AA" w:rsidRPr="00ED4B64" w:rsidRDefault="004C40AA" w:rsidP="006237AE">
      <w:pPr>
        <w:spacing w:line="360" w:lineRule="auto"/>
        <w:rPr>
          <w:lang w:val="en-AU"/>
        </w:rPr>
      </w:pPr>
    </w:p>
    <w:p w14:paraId="3679ECD1" w14:textId="2F2020E0" w:rsidR="009816E5" w:rsidRDefault="009816E5" w:rsidP="006237AE">
      <w:pPr>
        <w:spacing w:line="360" w:lineRule="auto"/>
        <w:rPr>
          <w:lang w:val="en-AU"/>
        </w:rPr>
        <w:sectPr w:rsidR="009816E5" w:rsidSect="002E3D3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1241B22F" w14:textId="77777777" w:rsidR="008C0F01" w:rsidRDefault="00D24BC6" w:rsidP="006237AE">
      <w:pPr>
        <w:pStyle w:val="Heading1"/>
        <w:spacing w:line="360" w:lineRule="auto"/>
        <w:rPr>
          <w:lang w:val="en-AU"/>
        </w:rPr>
      </w:pPr>
      <w:r>
        <w:rPr>
          <w:lang w:val="en-AU"/>
        </w:rPr>
        <w:lastRenderedPageBreak/>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3ADFF718"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B725E2">
        <w:t>4</w:t>
      </w:r>
      <w:r w:rsidR="00D53FD1">
        <w:t xml:space="preserve">), there was significant among-individual variation in intercepts (average metabolic rate) at all temperatures over short and long temporal scales (Table 1a).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In other words, individuals were responding more consistently as temperatures became hotter and there was a very slight increase in the between individual variation, explaining the higher repeatability.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554879B7"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 (equation 6)</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w:t>
      </w:r>
      <w:r w:rsidR="00B40A1F" w:rsidRPr="0048012E">
        <w:rPr>
          <w:sz w:val="21"/>
          <w:szCs w:val="21"/>
        </w:rPr>
        <w:t xml:space="preserve"> (equation 5)</w:t>
      </w:r>
      <w:r w:rsidRPr="0048012E">
        <w:rPr>
          <w:sz w:val="21"/>
          <w:szCs w:val="21"/>
        </w:rPr>
        <w:t xml:space="preserve">. Blue filled circles represent the character state approach in estimating repeatability. See Statistical analyses for more details. Error bars represent </w:t>
      </w:r>
      <w:r w:rsidRPr="0048012E">
        <w:rPr>
          <w:sz w:val="21"/>
          <w:szCs w:val="21"/>
          <w:lang w:val="en-AU"/>
        </w:rPr>
        <w:lastRenderedPageBreak/>
        <w:t xml:space="preserve">95% </w:t>
      </w:r>
      <w:r w:rsidRPr="0048012E">
        <w:rPr>
          <w:sz w:val="21"/>
          <w:szCs w:val="21"/>
        </w:rPr>
        <w:t>credible intervals.</w:t>
      </w:r>
      <w:r w:rsidRPr="0048012E">
        <w:rPr>
          <w:sz w:val="21"/>
          <w:szCs w:val="21"/>
          <w:lang w:val="en-AU"/>
        </w:rPr>
        <w:t xml:space="preserve"> 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4CCC7479"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Table 3</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individual-level. Metabolic rate measured at neighbouring temperatures (e.g. 22ºC 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7">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proofErr w:type="gramStart"/>
      <w:r w:rsidR="00A7676C" w:rsidRPr="00A7676C">
        <w:rPr>
          <w:sz w:val="21"/>
          <w:szCs w:val="21"/>
          <w:lang w:val="en-AU"/>
        </w:rPr>
        <w:t>)</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estimated</w:t>
      </w:r>
      <w:proofErr w:type="gramEnd"/>
      <w:r w:rsidRPr="00A7676C">
        <w:rPr>
          <w:sz w:val="21"/>
          <w:szCs w:val="21"/>
          <w:lang w:val="en-AU"/>
        </w:rPr>
        <w:t xml:space="preserve">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7A4A0337" w:rsidR="00BD366B" w:rsidRDefault="00A07A29" w:rsidP="006237AE">
      <w:pPr>
        <w:pStyle w:val="Heading2"/>
        <w:spacing w:line="360" w:lineRule="auto"/>
        <w:rPr>
          <w:lang w:val="en-AU"/>
        </w:rPr>
      </w:pPr>
      <w:r>
        <w:rPr>
          <w:lang w:val="en-AU"/>
        </w:rPr>
        <w:t>M</w:t>
      </w:r>
      <w:r w:rsidR="00EA5AE8">
        <w:rPr>
          <w:lang w:val="en-AU"/>
        </w:rPr>
        <w:t xml:space="preserve">ultilevel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and temperature dependence</w:t>
      </w:r>
    </w:p>
    <w:p w14:paraId="34F420CD" w14:textId="371A2A89" w:rsidR="008C0F01" w:rsidRDefault="0039575B" w:rsidP="006237AE">
      <w:pPr>
        <w:spacing w:line="360" w:lineRule="auto"/>
        <w:rPr>
          <w:lang w:val="en-AU"/>
        </w:rPr>
      </w:pPr>
      <w:r>
        <w:rPr>
          <w:lang w:val="en-AU"/>
        </w:rPr>
        <w:t xml:space="preserve">The model containing no interactions between temperature and </w:t>
      </w:r>
      <w:proofErr w:type="gramStart"/>
      <w:r>
        <w:rPr>
          <w:lang w:val="en-AU"/>
        </w:rPr>
        <w:t>our</w:t>
      </w:r>
      <w:proofErr w:type="gramEnd"/>
      <w:r>
        <w:rPr>
          <w:lang w:val="en-AU"/>
        </w:rPr>
        <w:t xml:space="preserve">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lack of</w:t>
      </w:r>
      <w:r w:rsidRPr="00AC6459">
        <w:rPr>
          <w:lang w:val="en-AU"/>
        </w:rPr>
        <w:t xml:space="preserve"> temperature dependen</w:t>
      </w:r>
      <w:r w:rsidR="006B00F1">
        <w:rPr>
          <w:lang w:val="en-AU"/>
        </w:rPr>
        <w:t>ce</w:t>
      </w:r>
      <w:r w:rsidR="0084593A">
        <w:rPr>
          <w:lang w:val="en-AU"/>
        </w:rPr>
        <w:t xml:space="preserve"> in coefficients</w:t>
      </w:r>
      <w:r w:rsidRPr="00AC6459">
        <w:rPr>
          <w:lang w:val="en-AU"/>
        </w:rPr>
        <w:t xml:space="preserve">. </w:t>
      </w:r>
      <w:r w:rsidR="00D9243B">
        <w:rPr>
          <w:lang w:val="en-AU"/>
        </w:rPr>
        <w:t>However, 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5A, Table 4). </w:t>
      </w:r>
      <w:r w:rsidR="008C0F01" w:rsidRPr="00AC6459">
        <w:rPr>
          <w:lang w:val="en-AU"/>
        </w:rPr>
        <w:t>Among</w:t>
      </w:r>
      <w:r w:rsidR="00806490" w:rsidRPr="00AC6459">
        <w:rPr>
          <w:lang w:val="en-AU"/>
        </w:rPr>
        <w:t>-</w:t>
      </w:r>
      <w:r w:rsidR="008C0F01" w:rsidRPr="00AC6459">
        <w:rPr>
          <w:lang w:val="en-AU"/>
        </w:rPr>
        <w:t xml:space="preserve"> and within</w:t>
      </w:r>
      <w:r w:rsidR="00806490" w:rsidRPr="00AC6459">
        <w:rPr>
          <w:lang w:val="en-AU"/>
        </w:rPr>
        <w:t xml:space="preserve">- </w:t>
      </w:r>
      <w:r w:rsidR="008C0F01" w:rsidRPr="00AC6459">
        <w:rPr>
          <w:lang w:val="en-AU"/>
        </w:rPr>
        <w:t xml:space="preserve">individual mass scaling exponents were significantly different from each other </w:t>
      </w:r>
      <w:r w:rsidR="00914D7D" w:rsidRPr="00AC6459">
        <w:rPr>
          <w:lang w:val="en-AU"/>
        </w:rPr>
        <w:t>at 24ºC</w:t>
      </w:r>
      <w:r w:rsidR="008C0F01" w:rsidRPr="00AC6459">
        <w:rPr>
          <w:lang w:val="en-AU"/>
        </w:rPr>
        <w:t xml:space="preserve"> and 28ºC (Fig. </w:t>
      </w:r>
      <w:r w:rsidR="00266556" w:rsidRPr="00AC6459">
        <w:rPr>
          <w:lang w:val="en-AU"/>
        </w:rPr>
        <w:t>5</w:t>
      </w:r>
      <w:r w:rsidR="008C0F01" w:rsidRPr="00AC6459">
        <w:rPr>
          <w:lang w:val="en-AU"/>
        </w:rPr>
        <w:t>A</w:t>
      </w:r>
      <w:r w:rsidR="00914D7D" w:rsidRPr="00AC6459">
        <w:rPr>
          <w:lang w:val="en-AU"/>
        </w:rPr>
        <w:t>, Table 4</w:t>
      </w:r>
      <w:r w:rsidR="008C0F01" w:rsidRPr="00AC6459">
        <w:rPr>
          <w:lang w:val="en-AU"/>
        </w:rPr>
        <w:t>).</w:t>
      </w:r>
      <w:r w:rsidR="00C97994" w:rsidRPr="00AC6459">
        <w:rPr>
          <w:lang w:val="en-AU"/>
        </w:rPr>
        <w:t xml:space="preserve"> The largest difference between within and among individual exponents </w:t>
      </w:r>
      <w:r w:rsidR="0084593A">
        <w:rPr>
          <w:lang w:val="en-AU"/>
        </w:rPr>
        <w:t>was</w:t>
      </w:r>
      <w:r w:rsidR="0084593A" w:rsidRPr="00AC6459">
        <w:rPr>
          <w:lang w:val="en-AU"/>
        </w:rPr>
        <w:t xml:space="preserve"> </w:t>
      </w:r>
      <w:r w:rsidR="00C97994" w:rsidRPr="00AC6459">
        <w:rPr>
          <w:lang w:val="en-AU"/>
        </w:rPr>
        <w:t xml:space="preserve">at 24ºC (Difference =-2.09, lower = -3.05, upper =-1.14, Fig. </w:t>
      </w:r>
      <w:r w:rsidR="00722F72">
        <w:rPr>
          <w:lang w:val="en-AU"/>
        </w:rPr>
        <w:t>5</w:t>
      </w:r>
      <w:r w:rsidR="00C97994" w:rsidRPr="00AC6459">
        <w:rPr>
          <w:lang w:val="en-AU"/>
        </w:rPr>
        <w:t>A).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 degree of error</w:t>
      </w:r>
      <w:r w:rsidR="00C97994">
        <w:rPr>
          <w:lang w:val="en-AU"/>
        </w:rPr>
        <w:t xml:space="preserve"> (Table S3)</w:t>
      </w:r>
      <w:r w:rsidR="008C0F01">
        <w:rPr>
          <w:lang w:val="en-AU"/>
        </w:rPr>
        <w:t xml:space="preserve">. </w:t>
      </w:r>
    </w:p>
    <w:p w14:paraId="56F840E4" w14:textId="77777777" w:rsidR="00C97994" w:rsidRPr="00A07A29" w:rsidRDefault="00C97994" w:rsidP="006237AE">
      <w:pPr>
        <w:spacing w:line="360" w:lineRule="auto"/>
        <w:rPr>
          <w:lang w:val="en-AU"/>
        </w:rPr>
      </w:pPr>
    </w:p>
    <w:p w14:paraId="27328375" w14:textId="615CBA5B" w:rsidR="008C0F01" w:rsidRPr="008C0F01" w:rsidRDefault="00160165" w:rsidP="006237AE">
      <w:pPr>
        <w:spacing w:line="360" w:lineRule="auto"/>
        <w:jc w:val="center"/>
        <w:rPr>
          <w:lang w:val="en-AU"/>
        </w:rPr>
      </w:pPr>
      <w:r>
        <w:rPr>
          <w:rFonts w:eastAsiaTheme="minorEastAsia" w:cstheme="minorBidi"/>
          <w:noProof/>
          <w:sz w:val="18"/>
          <w:szCs w:val="18"/>
          <w:lang w:val="en-US"/>
        </w:rPr>
        <w:lastRenderedPageBreak/>
        <w:drawing>
          <wp:inline distT="0" distB="0" distL="0" distR="0" wp14:anchorId="747BD481" wp14:editId="1DC6C496">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p>
    <w:p w14:paraId="2FCAC5AB" w14:textId="2FB8866C" w:rsidR="0023227F" w:rsidRPr="00035262" w:rsidRDefault="005B5B1A" w:rsidP="006237AE">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Posterior mean estimates of three types of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 xml:space="preserve">across six measurement temperatures. Within individual </w:t>
      </w:r>
      <w:r w:rsidR="00E6222C" w:rsidRPr="00A7676C">
        <w:rPr>
          <w:sz w:val="21"/>
          <w:szCs w:val="21"/>
          <w:lang w:val="en-AU"/>
        </w:rPr>
        <w:t>scaling exponents</w:t>
      </w:r>
      <w:r w:rsidR="005956D7" w:rsidRPr="00A7676C">
        <w:rPr>
          <w:sz w:val="21"/>
          <w:szCs w:val="21"/>
          <w:lang w:val="en-AU"/>
        </w:rPr>
        <w:t xml:space="preserve"> (Black </w:t>
      </w:r>
      <w:r w:rsidR="00DC07C8" w:rsidRPr="00A7676C">
        <w:rPr>
          <w:sz w:val="21"/>
          <w:szCs w:val="21"/>
          <w:lang w:val="en-AU"/>
        </w:rPr>
        <w:t>square</w:t>
      </w:r>
      <w:r w:rsidR="005956D7" w:rsidRPr="00A7676C">
        <w:rPr>
          <w:sz w:val="21"/>
          <w:szCs w:val="21"/>
          <w:lang w:val="en-AU"/>
        </w:rPr>
        <w:t>)</w:t>
      </w:r>
      <w:r w:rsidR="00034A32" w:rsidRPr="00A7676C">
        <w:rPr>
          <w:sz w:val="21"/>
          <w:szCs w:val="21"/>
          <w:lang w:val="en-AU"/>
        </w:rPr>
        <w:t xml:space="preserve"> describes the change in log as an individual’s mass changes</w:t>
      </w:r>
      <w:r w:rsidR="005956D7" w:rsidRPr="00A7676C">
        <w:rPr>
          <w:sz w:val="21"/>
          <w:szCs w:val="21"/>
          <w:lang w:val="en-AU"/>
        </w:rPr>
        <w:t xml:space="preserve"> on the logarithmic scale</w:t>
      </w:r>
      <w:r w:rsidR="00034A32" w:rsidRPr="00A7676C">
        <w:rPr>
          <w:sz w:val="21"/>
          <w:szCs w:val="21"/>
          <w:lang w:val="en-AU"/>
        </w:rPr>
        <w:t>. Between individual scaling exponents</w:t>
      </w:r>
      <w:r w:rsidR="005956D7" w:rsidRPr="00A7676C">
        <w:rPr>
          <w:sz w:val="21"/>
          <w:szCs w:val="21"/>
          <w:lang w:val="en-AU"/>
        </w:rPr>
        <w:t xml:space="preserve"> (Black triangle) describes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A7676C">
        <w:rPr>
          <w:sz w:val="21"/>
          <w:szCs w:val="21"/>
          <w:lang w:val="en-AU"/>
        </w:rPr>
        <w:t>across individuals as mass changes</w:t>
      </w:r>
      <w:r w:rsidR="00034A32" w:rsidRPr="00A7676C">
        <w:rPr>
          <w:sz w:val="21"/>
          <w:szCs w:val="21"/>
          <w:lang w:val="en-AU"/>
        </w:rPr>
        <w:t xml:space="preserve"> </w:t>
      </w:r>
      <w:r w:rsidR="005956D7" w:rsidRPr="00A7676C">
        <w:rPr>
          <w:sz w:val="21"/>
          <w:szCs w:val="21"/>
          <w:lang w:val="en-AU"/>
        </w:rPr>
        <w:t xml:space="preserve">on the logarithmic scale after accounting for within individual effects. </w:t>
      </w:r>
      <w:r w:rsidR="006070FC" w:rsidRPr="00A7676C">
        <w:rPr>
          <w:sz w:val="21"/>
          <w:szCs w:val="21"/>
          <w:lang w:val="en-AU"/>
        </w:rPr>
        <w:t>The grey diamonds</w:t>
      </w:r>
      <w:r w:rsidR="00A31483" w:rsidRPr="00035262">
        <w:rPr>
          <w:color w:val="A6A6A6" w:themeColor="background1" w:themeShade="A6"/>
          <w:sz w:val="21"/>
          <w:szCs w:val="21"/>
          <w:lang w:val="en-AU"/>
        </w:rPr>
        <w:t xml:space="preserve"> </w:t>
      </w:r>
      <w:r w:rsidR="006070FC" w:rsidRPr="00A7676C">
        <w:rPr>
          <w:color w:val="000000" w:themeColor="text1"/>
          <w:sz w:val="21"/>
          <w:szCs w:val="21"/>
          <w:lang w:val="en-AU"/>
        </w:rPr>
        <w:t xml:space="preserve">represent the difference between the </w:t>
      </w:r>
      <w:r w:rsidR="007E527C" w:rsidRPr="00A7676C">
        <w:rPr>
          <w:color w:val="000000" w:themeColor="text1"/>
          <w:sz w:val="21"/>
          <w:szCs w:val="21"/>
          <w:lang w:val="en-AU"/>
        </w:rPr>
        <w:t xml:space="preserve">among- </w:t>
      </w:r>
      <w:r w:rsidR="006070FC" w:rsidRPr="00A7676C">
        <w:rPr>
          <w:color w:val="000000" w:themeColor="text1"/>
          <w:sz w:val="21"/>
          <w:szCs w:val="21"/>
          <w:lang w:val="en-AU"/>
        </w:rPr>
        <w:t>and within</w:t>
      </w:r>
      <w:r w:rsidR="007E527C" w:rsidRPr="00A7676C">
        <w:rPr>
          <w:color w:val="000000" w:themeColor="text1"/>
          <w:sz w:val="21"/>
          <w:szCs w:val="21"/>
          <w:lang w:val="en-AU"/>
        </w:rPr>
        <w:t>-</w:t>
      </w:r>
      <w:r w:rsidR="006070FC" w:rsidRPr="00A7676C">
        <w:rPr>
          <w:color w:val="000000" w:themeColor="text1"/>
          <w:sz w:val="21"/>
          <w:szCs w:val="21"/>
          <w:lang w:val="en-AU"/>
        </w:rPr>
        <w:t>individual scaling exponents.</w:t>
      </w:r>
      <w:r w:rsidR="005956D7" w:rsidRPr="00A7676C">
        <w:rPr>
          <w:sz w:val="21"/>
          <w:szCs w:val="21"/>
          <w:lang w:val="en-AU"/>
        </w:rPr>
        <w:t xml:space="preserve">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The dotted line represents 0.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log </w:t>
      </w:r>
      <w:proofErr w:type="spellStart"/>
      <w:r w:rsidR="00A7676C" w:rsidRPr="00A7676C">
        <w:rPr>
          <w:sz w:val="21"/>
          <w:szCs w:val="21"/>
          <w:lang w:val="en-AU"/>
        </w:rPr>
        <w:t>log</w:t>
      </w:r>
      <w:proofErr w:type="spellEnd"/>
      <w:r w:rsidR="00A7676C"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6237AE">
      <w:pPr>
        <w:pStyle w:val="Heading1"/>
        <w:spacing w:line="360" w:lineRule="auto"/>
        <w:rPr>
          <w:lang w:val="en-AU"/>
        </w:rPr>
      </w:pPr>
      <w:r>
        <w:rPr>
          <w:lang w:val="en-AU"/>
        </w:rPr>
        <w:lastRenderedPageBreak/>
        <w:t>Discussion</w:t>
      </w:r>
    </w:p>
    <w:p w14:paraId="4B30AF8B" w14:textId="12488174" w:rsidR="00B62207" w:rsidRDefault="00B62207" w:rsidP="00B62207">
      <w:pPr>
        <w:spacing w:line="360" w:lineRule="auto"/>
        <w:rPr>
          <w:lang w:val="en-AU"/>
        </w:rPr>
      </w:pPr>
      <w:r>
        <w:rPr>
          <w:lang w:val="en-AU"/>
        </w:rPr>
        <w:t xml:space="preserve">We take advantage of both function-valued and character-state approaches to investigate the repeatability of thermal plasticity in metabolic rate. In addition, we also explored the patterns of cross-temperature correlations in these thermal reaction norms at the among- and within-individual level and tested whether mass-scaling exponents changed with temperature and differed at the among- and within-individual level. Our results show consistent among-individual differences in how metabolic rate plastically responds to the environment, over both short and long-time scales. Overall, cross-temperature correlations of metabolic rate were positive at the among- and within-individual level. However, the strength of these cross-temperature correlations was not uniform across all temperatures and differed between the character-state and function-valued approach. </w:t>
      </w:r>
      <w:r w:rsidRPr="00AC75D4">
        <w:rPr>
          <w:lang w:val="en-AU"/>
        </w:rPr>
        <w:t xml:space="preserve">We demonstrate </w:t>
      </w:r>
      <w:r>
        <w:rPr>
          <w:lang w:val="en-AU"/>
        </w:rPr>
        <w:t>mass-scaling exponents did not change with temperature, but</w:t>
      </w:r>
      <w:r w:rsidRPr="00AC75D4">
        <w:rPr>
          <w:lang w:val="en-AU"/>
        </w:rPr>
        <w:t xml:space="preserve"> </w:t>
      </w:r>
      <w:r>
        <w:rPr>
          <w:lang w:val="en-AU"/>
        </w:rPr>
        <w:t xml:space="preserve">within-individual exponents </w:t>
      </w:r>
      <w:r w:rsidRPr="00AC75D4">
        <w:rPr>
          <w:lang w:val="en-AU"/>
        </w:rPr>
        <w:t xml:space="preserve">can </w:t>
      </w:r>
      <w:r>
        <w:rPr>
          <w:lang w:val="en-AU"/>
        </w:rPr>
        <w:t>be considerably larger than</w:t>
      </w:r>
      <w:r w:rsidRPr="00400B14">
        <w:rPr>
          <w:lang w:val="en-AU"/>
        </w:rPr>
        <w:t xml:space="preserve"> </w:t>
      </w:r>
      <w:r>
        <w:rPr>
          <w:lang w:val="en-AU"/>
        </w:rPr>
        <w:t xml:space="preserve">among-individual </w:t>
      </w:r>
      <w:r w:rsidRPr="00AC75D4">
        <w:rPr>
          <w:lang w:val="en-AU"/>
        </w:rPr>
        <w:t>exponents</w:t>
      </w:r>
      <w:r>
        <w:rPr>
          <w:lang w:val="en-AU"/>
        </w:rPr>
        <w:t>. Mass-scaling exponents</w:t>
      </w:r>
      <w:r w:rsidR="002775C7">
        <w:rPr>
          <w:lang w:val="en-AU"/>
        </w:rPr>
        <w:t>, therefore,</w:t>
      </w:r>
      <w:r>
        <w:rPr>
          <w:lang w:val="en-AU"/>
        </w:rPr>
        <w:t xml:space="preserve"> may confound among- and within- individual effects if </w:t>
      </w:r>
      <w:r w:rsidRPr="00AC75D4">
        <w:rPr>
          <w:lang w:val="en-AU"/>
        </w:rPr>
        <w:t xml:space="preserve">the hierarchical structure of population-level data </w:t>
      </w:r>
      <w:r>
        <w:rPr>
          <w:lang w:val="en-AU"/>
        </w:rPr>
        <w:t xml:space="preserve">is not correctly modelled. Below we discuss the details of our main results, and their implications on understanding how plasticity may evolve and how metabolic rate scales at different hierarchical levels. </w:t>
      </w:r>
    </w:p>
    <w:p w14:paraId="4C11529C" w14:textId="77777777" w:rsidR="00444B65" w:rsidRDefault="00444B65" w:rsidP="006237AE">
      <w:pPr>
        <w:pStyle w:val="Heading2"/>
        <w:spacing w:line="360" w:lineRule="auto"/>
        <w:rPr>
          <w:lang w:val="en-AU"/>
        </w:rPr>
      </w:pPr>
      <w:r>
        <w:rPr>
          <w:lang w:val="en-AU"/>
        </w:rPr>
        <w:t>Consistent variation in thermal reaction norms</w:t>
      </w:r>
    </w:p>
    <w:p w14:paraId="0ACC5C05" w14:textId="045225E1" w:rsidR="002905E1" w:rsidRDefault="00674D49" w:rsidP="00674D49">
      <w:pPr>
        <w:pStyle w:val="Thesisnormal"/>
        <w:spacing w:line="360" w:lineRule="auto"/>
      </w:pPr>
      <w:r>
        <w:t>Consistent among-individual variation is a key prerequisite for any trait to evolve and sets the ‘upper limit of heritability’ because it is the raw material that natural selection acts on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proofErr w:type="spellStart"/>
      <w:r w:rsidR="008A415A">
        <w:rPr>
          <w:rFonts w:eastAsiaTheme="minorHAnsi"/>
          <w:lang w:val="en-US"/>
        </w:rPr>
        <w:t>Dohm</w:t>
      </w:r>
      <w:proofErr w:type="spellEnd"/>
      <w:r w:rsidR="002905E1">
        <w:rPr>
          <w:rFonts w:eastAsiaTheme="minorHAnsi"/>
          <w:lang w:val="en-US"/>
        </w:rPr>
        <w:t xml:space="preserve"> 2002</w:t>
      </w:r>
      <w:r>
        <w:fldChar w:fldCharType="end"/>
      </w:r>
      <w:r>
        <w:t>). Our findings show that metabolic plasticity (i.e., the slope of metabolic reaction norms) was significantly repeatable over time, in other words, there was significant consistent among-individual differences in plasticity.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Westneat</w:t>
      </w:r>
      <w:proofErr w:type="spellEnd"/>
      <w:r>
        <w:rPr>
          <w:rFonts w:eastAsiaTheme="minorHAnsi"/>
          <w:lang w:val="en-US"/>
        </w:rPr>
        <w:t xml:space="preserve">, Wright &amp; </w:t>
      </w:r>
      <w:proofErr w:type="spellStart"/>
      <w:r>
        <w:rPr>
          <w:rFonts w:eastAsiaTheme="minorHAnsi"/>
          <w:lang w:val="en-US"/>
        </w:rPr>
        <w:t>Dingemanse</w:t>
      </w:r>
      <w:proofErr w:type="spellEnd"/>
      <w:r>
        <w:rPr>
          <w:rFonts w:eastAsiaTheme="minorHAnsi"/>
          <w:lang w:val="en-US"/>
        </w:rPr>
        <w:t xml:space="preserve"> 2014; </w:t>
      </w:r>
      <w:proofErr w:type="spellStart"/>
      <w:r>
        <w:rPr>
          <w:rFonts w:eastAsiaTheme="minorHAnsi"/>
          <w:lang w:val="en-US"/>
        </w:rPr>
        <w:t>Cleasby</w:t>
      </w:r>
      <w:proofErr w:type="spellEnd"/>
      <w:r>
        <w:rPr>
          <w:rFonts w:eastAsiaTheme="minorHAnsi"/>
          <w:lang w:val="en-US"/>
        </w:rPr>
        <w:t xml:space="preserve">, Nakagawa &amp; </w:t>
      </w:r>
      <w:proofErr w:type="spellStart"/>
      <w:r>
        <w:rPr>
          <w:rFonts w:eastAsiaTheme="minorHAnsi"/>
          <w:lang w:val="en-US"/>
        </w:rPr>
        <w:t>Schielzeth</w:t>
      </w:r>
      <w:proofErr w:type="spellEnd"/>
      <w:r>
        <w:rPr>
          <w:rFonts w:eastAsiaTheme="minorHAnsi"/>
          <w:lang w:val="en-US"/>
        </w:rPr>
        <w:t xml:space="preserve"> 2014)</w:t>
      </w:r>
      <w:r>
        <w:rPr>
          <w:rFonts w:eastAsiaTheme="minorHAnsi"/>
          <w:lang w:val="en-US"/>
        </w:rPr>
        <w:fldChar w:fldCharType="end"/>
      </w:r>
      <w: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It is unlikely that individuals reached a physiological ‘ceiling’ given that we were not measuring maximal metabolic rate (Biro et al 2018). Alternatively, the breakdown of macronutrients and the production of ATP may be at a </w:t>
      </w:r>
      <w:proofErr w:type="spellStart"/>
      <w:r>
        <w:t>homestatic</w:t>
      </w:r>
      <w:proofErr w:type="spellEnd"/>
      <w:r>
        <w:t xml:space="preserve">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CDA45CD" w14:textId="507B040C" w:rsidR="00674D49"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w:t>
      </w:r>
      <w:proofErr w:type="spellStart"/>
      <w:r w:rsidR="00674D49">
        <w:rPr>
          <w:rFonts w:eastAsiaTheme="minorHAnsi"/>
          <w:lang w:val="en-US"/>
        </w:rPr>
        <w:t>Somero</w:t>
      </w:r>
      <w:proofErr w:type="spellEnd"/>
      <w:r w:rsidR="00674D49">
        <w:rPr>
          <w:rFonts w:eastAsiaTheme="minorHAnsi"/>
          <w:lang w:val="en-US"/>
        </w:rPr>
        <w:t xml:space="preserve"> 1978)</w:t>
      </w:r>
      <w:r w:rsidR="00674D49">
        <w:fldChar w:fldCharType="end"/>
      </w:r>
      <w:r w:rsidR="00674D49">
        <w:t xml:space="preserve">. </w:t>
      </w:r>
      <w:r w:rsidR="00674D49">
        <w:lastRenderedPageBreak/>
        <w:t xml:space="preserve">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w:t>
      </w:r>
      <w:proofErr w:type="spellStart"/>
      <w:r w:rsidR="00674D49">
        <w:rPr>
          <w:rFonts w:eastAsiaTheme="minorHAnsi"/>
          <w:lang w:val="en-US"/>
        </w:rPr>
        <w:t>Cleasby</w:t>
      </w:r>
      <w:proofErr w:type="spellEnd"/>
      <w:r w:rsidR="00674D49">
        <w:rPr>
          <w:rFonts w:eastAsiaTheme="minorHAnsi"/>
          <w:lang w:val="en-US"/>
        </w:rPr>
        <w:t xml:space="preserve">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w:t>
      </w:r>
      <w:proofErr w:type="spellStart"/>
      <w:r w:rsidR="00674D49">
        <w:rPr>
          <w:rFonts w:eastAsiaTheme="minorHAnsi"/>
          <w:lang w:val="en-US"/>
        </w:rPr>
        <w:t>Ghalambor</w:t>
      </w:r>
      <w:proofErr w:type="spellEnd"/>
      <w:r w:rsidR="00674D49">
        <w:rPr>
          <w:rFonts w:eastAsiaTheme="minorHAnsi"/>
          <w:lang w:val="en-US"/>
        </w:rPr>
        <w:t xml:space="preserve">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5382">
      <w:pPr>
        <w:pStyle w:val="Heading2"/>
        <w:spacing w:line="36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51B32BDA"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can trade-off between better </w:t>
      </w:r>
      <w:r>
        <w:t>performance</w:t>
      </w:r>
      <w:r w:rsidRPr="000F5C23">
        <w:t xml:space="preserve"> at one temperature</w:t>
      </w:r>
      <w:r>
        <w:t>,</w:t>
      </w:r>
      <w:r w:rsidRPr="000F5C23">
        <w:t xml:space="preserve"> at a cost of function at another temperature as seen in killifish (</w:t>
      </w:r>
      <w:proofErr w:type="spellStart"/>
      <w:r w:rsidRPr="003D589E">
        <w:rPr>
          <w:i/>
        </w:rPr>
        <w:t>Fundulus</w:t>
      </w:r>
      <w:proofErr w:type="spellEnd"/>
      <w:r w:rsidRPr="003D589E">
        <w:rPr>
          <w:i/>
        </w:rPr>
        <w:t xml:space="preserve"> </w:t>
      </w:r>
      <w:proofErr w:type="spellStart"/>
      <w:r w:rsidRPr="003D589E">
        <w:rPr>
          <w:i/>
        </w:rPr>
        <w:t>heteroclitus</w:t>
      </w:r>
      <w:proofErr w:type="spellEnd"/>
      <w:r w:rsidRPr="000F5C23">
        <w:t xml:space="preserve">) where </w:t>
      </w:r>
      <w:r>
        <w:t xml:space="preserve">there are </w:t>
      </w:r>
      <w:r w:rsidRPr="000F5C23">
        <w:t xml:space="preserve">hot and cold temperature specialists for swimming endurance within </w:t>
      </w:r>
      <w:r>
        <w:t>the same</w:t>
      </w:r>
      <w:r w:rsidRPr="000F5C2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(Powers &amp; Schulte 1998; </w:t>
      </w:r>
      <w:proofErr w:type="spellStart"/>
      <w:r>
        <w:rPr>
          <w:rFonts w:eastAsiaTheme="minorHAnsi"/>
          <w:lang w:val="en-US"/>
        </w:rPr>
        <w:t>Angilletta</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t>It is important to note that</w:t>
      </w:r>
      <w:r w:rsidRPr="000F5C23">
        <w:t xml:space="preserve"> consistent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supports that notion that individual differences in energetic expenditure could</w:t>
      </w:r>
      <w:r w:rsidRPr="000F5C23">
        <w:t xml:space="preserve"> 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w:t>
      </w:r>
      <w:proofErr w:type="spellStart"/>
      <w:r>
        <w:rPr>
          <w:rFonts w:eastAsiaTheme="minorHAnsi"/>
          <w:lang w:val="en-US"/>
        </w:rPr>
        <w:t>Careau</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trade-offs between energy availability, reproduction and longevity can favour ‘proactive’ individuals with a high metabolic rate, active and bold personalities,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w:t>
      </w:r>
      <w:proofErr w:type="spellStart"/>
      <w:r>
        <w:rPr>
          <w:rFonts w:eastAsiaTheme="minorHAnsi"/>
          <w:lang w:val="en-US"/>
        </w:rPr>
        <w:t>Réale</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3FA621E0" w:rsidR="0076784C" w:rsidRPr="00EC13E0" w:rsidRDefault="00110317" w:rsidP="006237AE">
      <w:pPr>
        <w:spacing w:line="360" w:lineRule="auto"/>
        <w:ind w:firstLine="720"/>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Roff</w:t>
      </w:r>
      <w:proofErr w:type="spellEnd"/>
      <w:r w:rsidR="004F268B">
        <w:rPr>
          <w:rFonts w:eastAsiaTheme="minorHAnsi"/>
          <w:lang w:val="en-US"/>
        </w:rPr>
        <w:t xml:space="preserve">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w:t>
      </w:r>
      <w:r w:rsidR="00084EB7">
        <w:t xml:space="preserve">the </w:t>
      </w:r>
      <w:r w:rsidR="00BB287C">
        <w:t xml:space="preserve">constraints on the evolution of metabolic plasticity. </w:t>
      </w:r>
      <w:r w:rsidR="00FF22D6">
        <w:t xml:space="preserve">The strength of correlations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444B65">
        <w:t>distinct</w:t>
      </w:r>
      <w:r w:rsidR="00BB287C">
        <w:t xml:space="preserve"> 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in correlation strength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w:t>
      </w:r>
      <w:r w:rsidR="004642B5">
        <w:t xml:space="preserve">re </w:t>
      </w:r>
      <w:ins w:id="429" w:author="fonti.kar@gmail.com" w:date="2019-01-11T10:21:00Z">
        <w:r w:rsidR="009A09EA">
          <w:t>were estimation issues with</w:t>
        </w:r>
      </w:ins>
      <w:r w:rsidR="004D03D7" w:rsidRPr="00EC13E0">
        <w:t xml:space="preserve"> </w:t>
      </w:r>
      <w:del w:id="430" w:author="fonti.kar@gmail.com" w:date="2019-01-11T10:21:00Z">
        <w:r w:rsidR="004D03D7" w:rsidRPr="00EC13E0" w:rsidDel="009A09EA">
          <w:delText xml:space="preserve">correlations from </w:delText>
        </w:r>
      </w:del>
      <w:r w:rsidR="004D03D7" w:rsidRPr="00EC13E0">
        <w:t xml:space="preserve">the </w:t>
      </w:r>
      <w:r w:rsidR="004D03D7">
        <w:lastRenderedPageBreak/>
        <w:t>function-valued</w:t>
      </w:r>
      <w:r w:rsidR="004D03D7" w:rsidRPr="00EC13E0">
        <w:t xml:space="preserve"> approach</w:t>
      </w:r>
      <w:ins w:id="431" w:author="fonti.kar@gmail.com" w:date="2019-01-11T10:21:00Z">
        <w:r w:rsidR="009A09EA">
          <w:t xml:space="preserve">, </w:t>
        </w:r>
        <w:r w:rsidR="009A09EA" w:rsidRPr="00EC13E0">
          <w:t xml:space="preserve">correlations </w:t>
        </w:r>
        <w:r w:rsidR="009A09EA">
          <w:t xml:space="preserve">across all temperatures remained strong and </w:t>
        </w:r>
      </w:ins>
      <w:del w:id="432" w:author="fonti.kar@gmail.com" w:date="2019-01-11T10:21:00Z">
        <w:r w:rsidR="004D03D7" w:rsidRPr="00EC13E0" w:rsidDel="009A09EA">
          <w:delText xml:space="preserve"> </w:delText>
        </w:r>
      </w:del>
      <w:ins w:id="433" w:author="fonti.kar@gmail.com" w:date="2019-01-11T10:21:00Z">
        <w:r w:rsidR="009A09EA">
          <w:t xml:space="preserve">were </w:t>
        </w:r>
      </w:ins>
      <w:del w:id="434" w:author="fonti.kar@gmail.com" w:date="2019-01-11T10:21:00Z">
        <w:r w:rsidR="004D03D7" w:rsidRPr="00EC13E0" w:rsidDel="009A09EA">
          <w:delText xml:space="preserve">are </w:delText>
        </w:r>
      </w:del>
      <w:r w:rsidR="004D03D7">
        <w:t>in agreement</w:t>
      </w:r>
      <w:r w:rsidR="004D03D7" w:rsidRPr="00EC13E0">
        <w:t xml:space="preserve"> with the </w:t>
      </w:r>
      <w:r w:rsidR="004D03D7">
        <w:t xml:space="preserve">character-state </w:t>
      </w:r>
      <w:r w:rsidR="004D03D7" w:rsidRPr="00EC13E0">
        <w:t>approach</w:t>
      </w:r>
      <w:del w:id="435" w:author="fonti.kar@gmail.com" w:date="2019-01-11T10:21:00Z">
        <w:r w:rsidR="004D03D7" w:rsidRPr="00EC13E0" w:rsidDel="009A09EA">
          <w:delText xml:space="preserve">, the magnitude of correlations </w:delText>
        </w:r>
        <w:r w:rsidR="004D03D7" w:rsidDel="009A09EA">
          <w:delText>across all temperatures remained strong</w:delText>
        </w:r>
      </w:del>
      <w:r w:rsidR="004D03D7">
        <w:t>.</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under the assumptions of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Although both approaches are equivalent</w:t>
      </w:r>
      <w:r w:rsidR="00083ACA">
        <w:t xml:space="preserve"> </w:t>
      </w:r>
      <w:r w:rsidR="005756FF">
        <w:t xml:space="preserve">when </w:t>
      </w:r>
      <w:r w:rsidR="00083ACA">
        <w:t>modelling</w:t>
      </w:r>
      <w:r w:rsidR="00D445CF">
        <w:t xml:space="preserve"> </w:t>
      </w:r>
      <w:r w:rsidR="00083ACA">
        <w:t>phenotypic change</w:t>
      </w:r>
      <w:r w:rsidR="00D445CF">
        <w:t xml:space="preserve"> in two environments </w:t>
      </w:r>
      <w:r w:rsidR="006D3483">
        <w:rPr>
          <w:rFonts w:eastAsiaTheme="minorHAnsi"/>
          <w:lang w:val="en-US"/>
        </w:rPr>
        <w:fldChar w:fldCharType="begin"/>
      </w:r>
      <w:r w:rsidR="002905E1">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 Hunt 2014)</w:t>
      </w:r>
      <w:r w:rsidR="006D3483">
        <w:rPr>
          <w:rFonts w:eastAsiaTheme="minorHAnsi"/>
          <w:lang w:val="en-US"/>
        </w:rPr>
        <w:fldChar w:fldCharType="end"/>
      </w:r>
      <w:r w:rsidR="00D445CF">
        <w:rPr>
          <w:rFonts w:eastAsiaTheme="minorHAnsi"/>
          <w:lang w:val="en-US"/>
        </w:rPr>
        <w:t xml:space="preserve">, </w:t>
      </w:r>
      <w:r w:rsidR="00F81C96">
        <w:rPr>
          <w:rFonts w:eastAsiaTheme="minorHAnsi"/>
          <w:lang w:val="en-US"/>
        </w:rPr>
        <w:t xml:space="preserve">one advantage of function-valued approaches is the </w:t>
      </w:r>
      <w:r w:rsidR="0035339D">
        <w:rPr>
          <w:rFonts w:eastAsiaTheme="minorHAnsi"/>
          <w:lang w:val="en-US"/>
        </w:rPr>
        <w:t>feasibility</w:t>
      </w:r>
      <w:r w:rsidR="00F81C96">
        <w:rPr>
          <w:rFonts w:eastAsiaTheme="minorHAnsi"/>
          <w:lang w:val="en-US"/>
        </w:rPr>
        <w:t xml:space="preserve"> to describe </w:t>
      </w:r>
      <w:r w:rsidR="005756FF">
        <w:rPr>
          <w:rFonts w:eastAsiaTheme="minorHAnsi"/>
          <w:lang w:val="en-US"/>
        </w:rPr>
        <w:t>more complex</w:t>
      </w:r>
      <w:r w:rsidR="00F81C96">
        <w:rPr>
          <w:rFonts w:eastAsiaTheme="minorHAnsi"/>
          <w:lang w:val="en-US"/>
        </w:rPr>
        <w:t xml:space="preserve"> reaction norm shape</w:t>
      </w:r>
      <w:r w:rsidR="00B40C2D">
        <w:rPr>
          <w:rFonts w:eastAsiaTheme="minorHAnsi"/>
          <w:lang w:val="en-US"/>
        </w:rPr>
        <w:t>s</w:t>
      </w:r>
      <w:r w:rsidR="00F81C96">
        <w:rPr>
          <w:rFonts w:eastAsiaTheme="minorHAnsi"/>
          <w:lang w:val="en-US"/>
        </w:rPr>
        <w:t xml:space="preserve"> by fitting higher order polynomials</w:t>
      </w:r>
      <w:r w:rsidR="00461616">
        <w:rPr>
          <w:rFonts w:eastAsiaTheme="minorHAnsi"/>
          <w:lang w:val="en-US"/>
        </w:rPr>
        <w:t xml:space="preserve"> using fewer parameters</w:t>
      </w:r>
      <w:r w:rsidR="00F81C96">
        <w:rPr>
          <w:rFonts w:eastAsiaTheme="minorHAnsi"/>
          <w:lang w:val="en-US"/>
        </w:rPr>
        <w:t>.</w:t>
      </w:r>
      <w:r w:rsidR="005756FF">
        <w:rPr>
          <w:rFonts w:eastAsiaTheme="minorHAnsi"/>
          <w:lang w:val="en-US"/>
        </w:rPr>
        <w:t xml:space="preserve"> </w:t>
      </w:r>
      <w:r w:rsidR="00652B33">
        <w:rPr>
          <w:rFonts w:eastAsiaTheme="minorHAnsi"/>
          <w:lang w:val="en-US"/>
        </w:rPr>
        <w:t xml:space="preserve">Differences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2261E6E6" w14:textId="77777777" w:rsidR="00444B65" w:rsidRDefault="00444B65" w:rsidP="006237AE">
      <w:pPr>
        <w:pStyle w:val="Heading2"/>
        <w:spacing w:line="360" w:lineRule="auto"/>
        <w:rPr>
          <w:lang w:val="en-AU"/>
        </w:rPr>
      </w:pPr>
      <w:r>
        <w:rPr>
          <w:lang w:val="en-AU"/>
        </w:rPr>
        <w:t>Hierarchical differences in metabolic scaling at different temperatures</w:t>
      </w:r>
    </w:p>
    <w:p w14:paraId="20E3C698" w14:textId="50204A99" w:rsidR="00444B65" w:rsidRDefault="00444B65" w:rsidP="006237AE">
      <w:pPr>
        <w:spacing w:line="360" w:lineRule="auto"/>
        <w:ind w:firstLine="720"/>
        <w:rPr>
          <w:lang w:val="en-AU"/>
        </w:rPr>
      </w:pPr>
      <w:r>
        <w:rPr>
          <w:lang w:val="en-AU"/>
        </w:rPr>
        <w:t xml:space="preserve">Our results are </w:t>
      </w:r>
      <w:r w:rsidR="00DE3228">
        <w:rPr>
          <w:lang w:val="en-AU"/>
        </w:rPr>
        <w:t>in</w:t>
      </w:r>
      <w:r>
        <w:rPr>
          <w:lang w:val="en-AU"/>
        </w:rPr>
        <w:t xml:space="preserve">consistent with the growing number of </w:t>
      </w:r>
      <w:r w:rsidR="00D77621">
        <w:rPr>
          <w:lang w:val="en-AU"/>
        </w:rPr>
        <w:t xml:space="preserve">interspecific </w:t>
      </w:r>
      <w:r>
        <w:rPr>
          <w:lang w:val="en-AU"/>
        </w:rPr>
        <w:t>studies that show temperature</w:t>
      </w:r>
      <w:r w:rsidR="00D72967">
        <w:rPr>
          <w:lang w:val="en-AU"/>
        </w:rPr>
        <w:t xml:space="preserve"> dependence of </w:t>
      </w:r>
      <w:r>
        <w:rPr>
          <w:lang w:val="en-AU"/>
        </w:rPr>
        <w:t>mass-scaling exponents</w:t>
      </w:r>
      <w:r w:rsidR="00202DC5">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(Glazier 2005; 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Glazier 2015; </w:t>
      </w:r>
      <w:proofErr w:type="spellStart"/>
      <w:r w:rsidR="004F268B">
        <w:rPr>
          <w:rFonts w:eastAsiaTheme="minorHAnsi"/>
          <w:lang w:val="en-US"/>
        </w:rPr>
        <w:t>Barneche</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(Hirst, Glazier &amp; Atkinson 2014; </w:t>
      </w:r>
      <w:proofErr w:type="spellStart"/>
      <w:r w:rsidR="004F268B">
        <w:rPr>
          <w:rFonts w:eastAsiaTheme="minorHAnsi"/>
          <w:lang w:val="en-US"/>
        </w:rPr>
        <w:t>Barneche</w:t>
      </w:r>
      <w:proofErr w:type="spellEnd"/>
      <w:r w:rsidR="004F268B">
        <w:rPr>
          <w:rFonts w:eastAsiaTheme="minorHAnsi"/>
          <w:lang w:val="en-US"/>
        </w:rPr>
        <w:t xml:space="preserv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(the rate at which individuals passes through life-stages)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r w:rsidR="00E12380">
        <w:rPr>
          <w:lang w:val="en-AU"/>
        </w:rPr>
        <w:t>Alternative</w:t>
      </w:r>
      <w:r w:rsidR="00217633">
        <w:rPr>
          <w:lang w:val="en-AU"/>
        </w:rPr>
        <w:t>ly</w:t>
      </w:r>
      <w:r w:rsidR="00E12380">
        <w:rPr>
          <w:lang w:val="en-AU"/>
        </w:rPr>
        <w:t xml:space="preserve">, </w:t>
      </w:r>
      <w:r w:rsidR="004B197F">
        <w:rPr>
          <w:lang w:val="en-AU"/>
        </w:rPr>
        <w:t>compensatory</w:t>
      </w:r>
      <w:r w:rsidR="007B41FD" w:rsidRPr="007B41FD">
        <w:rPr>
          <w:lang w:val="en-AU"/>
        </w:rPr>
        <w:t xml:space="preserve"> adjustments </w:t>
      </w:r>
      <w:r w:rsidR="00FC0633" w:rsidRPr="007B41FD">
        <w:rPr>
          <w:lang w:val="en-AU"/>
        </w:rPr>
        <w:t>involv</w:t>
      </w:r>
      <w:r w:rsidR="00E12380">
        <w:rPr>
          <w:lang w:val="en-AU"/>
        </w:rPr>
        <w:t>ing</w:t>
      </w:r>
      <w:r w:rsidR="007B41FD" w:rsidRPr="007B41FD">
        <w:rPr>
          <w:lang w:val="en-AU"/>
        </w:rPr>
        <w:t xml:space="preserve"> changes in </w:t>
      </w:r>
      <w:r w:rsidR="007B41FD">
        <w:rPr>
          <w:lang w:val="en-AU"/>
        </w:rPr>
        <w:t>membrane composition or enzyme efficiency</w:t>
      </w:r>
      <w:r w:rsidR="00E12380">
        <w:rPr>
          <w:lang w:val="en-AU"/>
        </w:rPr>
        <w:t xml:space="preserve"> </w:t>
      </w:r>
      <w:r w:rsidR="004B197F">
        <w:rPr>
          <w:lang w:val="en-AU"/>
        </w:rPr>
        <w:t>can</w:t>
      </w:r>
      <w:r w:rsidR="007B41FD" w:rsidRPr="007B41FD">
        <w:rPr>
          <w:lang w:val="en-AU"/>
        </w:rPr>
        <w:t xml:space="preserve"> alter how individuals of </w:t>
      </w:r>
      <w:r w:rsidR="007B41FD">
        <w:rPr>
          <w:lang w:val="en-AU"/>
        </w:rPr>
        <w:t xml:space="preserve">different </w:t>
      </w:r>
      <w:r w:rsidR="007B41FD" w:rsidRPr="007B41FD">
        <w:rPr>
          <w:lang w:val="en-AU"/>
        </w:rPr>
        <w:t>masses</w:t>
      </w:r>
      <w:r w:rsidR="007B41FD">
        <w:rPr>
          <w:lang w:val="en-AU"/>
        </w:rPr>
        <w:t xml:space="preserve"> to</w:t>
      </w:r>
      <w:r w:rsidR="007B41FD" w:rsidRPr="007B41FD">
        <w:rPr>
          <w:lang w:val="en-AU"/>
        </w:rPr>
        <w:t xml:space="preserve"> </w:t>
      </w:r>
      <w:r w:rsidR="007B41FD" w:rsidRPr="002B7ACB">
        <w:rPr>
          <w:lang w:val="en-AU"/>
        </w:rPr>
        <w:t xml:space="preserve">respire at different rates across at different temperatures, thereby impacting mass scaling exponents </w:t>
      </w:r>
      <w:r w:rsidR="00C57E38" w:rsidRPr="002B7ACB">
        <w:rPr>
          <w:lang w:val="en-AU"/>
        </w:rPr>
        <w:t xml:space="preserve">(Reviewed in </w:t>
      </w:r>
      <w:r w:rsidR="006D3483" w:rsidRPr="002B7ACB">
        <w:rPr>
          <w:rFonts w:eastAsiaTheme="minorHAnsi"/>
          <w:lang w:val="en-US"/>
        </w:rPr>
        <w:fldChar w:fldCharType="begin"/>
      </w:r>
      <w:r w:rsidR="002905E1" w:rsidRPr="002B7ACB">
        <w:rPr>
          <w:rFonts w:eastAsiaTheme="minorHAnsi"/>
          <w:lang w:val="en-US"/>
        </w:rPr>
        <w:instrText xml:space="preserve"> ADDIN PAPERS2_CITATIONS &lt;citation&gt;&lt;priority&gt;59&lt;/priority&gt;&lt;uuid&gt;EC8B1ACD-5724-4ADE-9480-2E09E0DEEB4C&lt;/uuid&gt;&lt;publications&gt;&lt;publication&gt;&lt;subtype&gt;400&lt;/subtype&gt;&lt;title&gt;Plasticity of Oxidative Metabolism in Variable Climates: Molecular Mechanisms&lt;/title&gt;&lt;url&gt;https://www.journals.uchicago.edu/doi/10.1086/649964&lt;/url&gt;&lt;volume&gt;83&lt;/volume&gt;&lt;publication_date&gt;99201009001200000000220000&lt;/publication_date&gt;&lt;uuid&gt;8DF5B71F-1A1D-4E57-97B9-3AC677ED469B&lt;/uuid&gt;&lt;type&gt;400&lt;/type&gt;&lt;number&gt;5&lt;/number&gt;&lt;doi&gt;10.1086/649964&lt;/doi&gt;&lt;startpage&gt;721&lt;/startpage&gt;&lt;endpage&gt;732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eebacher&lt;/lastName&gt;&lt;firstName&gt;Frank&lt;/firstName&gt;&lt;/author&gt;&lt;author&gt;&lt;lastName&gt;Brand&lt;/lastName&gt;&lt;firstName&gt;Martin&lt;/firstName&gt;&lt;middleNames&gt;D&lt;/middleNames&gt;&lt;/author&gt;&lt;author&gt;&lt;lastName&gt;Else&lt;/lastName&gt;&lt;firstName&gt;Paul&lt;/firstName&gt;&lt;middleNames&gt;L&lt;/middleNames&gt;&lt;/author&gt;&lt;author&gt;&lt;lastName&gt;Guderley&lt;/lastName&gt;&lt;firstName&gt;Helga&lt;/firstName&gt;&lt;/author&gt;&lt;author&gt;&lt;lastName&gt;Hulbert&lt;/lastName&gt;&lt;firstName&gt;Anthony&lt;/firstName&gt;&lt;middleNames&gt;J&lt;/middleNames&gt;&lt;/author&gt;&lt;author&gt;&lt;lastName&gt;Moyes&lt;/lastName&gt;&lt;firstName&gt;Christopher&lt;/firstName&gt;&lt;middleNames&gt;D&lt;/middleNames&gt;&lt;/author&gt;&lt;/authors&gt;&lt;/publication&gt;&lt;/publications&gt;&lt;cites&gt;&lt;/cites&gt;&lt;/citation&gt;</w:instrText>
      </w:r>
      <w:r w:rsidR="006D3483" w:rsidRPr="002B7ACB">
        <w:rPr>
          <w:rFonts w:eastAsiaTheme="minorHAnsi"/>
          <w:lang w:val="en-US"/>
        </w:rPr>
        <w:fldChar w:fldCharType="separate"/>
      </w:r>
      <w:proofErr w:type="spellStart"/>
      <w:r w:rsidR="004F268B" w:rsidRPr="002B7ACB">
        <w:rPr>
          <w:rFonts w:eastAsiaTheme="minorHAnsi"/>
          <w:lang w:val="en-US"/>
        </w:rPr>
        <w:t>Seebacher</w:t>
      </w:r>
      <w:proofErr w:type="spellEnd"/>
      <w:r w:rsidR="004F268B" w:rsidRPr="002B7ACB">
        <w:rPr>
          <w:rFonts w:eastAsiaTheme="minorHAnsi"/>
          <w:lang w:val="en-US"/>
        </w:rPr>
        <w:t xml:space="preserve"> </w:t>
      </w:r>
      <w:r w:rsidR="004F268B" w:rsidRPr="002B7ACB">
        <w:rPr>
          <w:rFonts w:eastAsiaTheme="minorHAnsi"/>
          <w:i/>
          <w:iCs/>
          <w:lang w:val="en-US"/>
        </w:rPr>
        <w:t>et al.</w:t>
      </w:r>
      <w:r w:rsidR="004F268B" w:rsidRPr="002B7ACB">
        <w:rPr>
          <w:rFonts w:eastAsiaTheme="minorHAnsi"/>
          <w:lang w:val="en-US"/>
        </w:rPr>
        <w:t xml:space="preserve"> 2010</w:t>
      </w:r>
      <w:r w:rsidR="006D3483" w:rsidRPr="002B7ACB">
        <w:rPr>
          <w:rFonts w:eastAsiaTheme="minorHAnsi"/>
          <w:lang w:val="en-US"/>
        </w:rPr>
        <w:fldChar w:fldCharType="end"/>
      </w:r>
      <w:r w:rsidR="00FC0633" w:rsidRPr="002B7ACB">
        <w:rPr>
          <w:rFonts w:eastAsiaTheme="minorHAnsi"/>
          <w:lang w:val="en-US"/>
        </w:rPr>
        <w:t xml:space="preserve">, </w:t>
      </w:r>
      <w:r w:rsidR="006D3483" w:rsidRPr="002B7ACB">
        <w:rPr>
          <w:rFonts w:eastAsiaTheme="minorHAnsi"/>
          <w:lang w:val="en-US"/>
        </w:rPr>
        <w:fldChar w:fldCharType="begin"/>
      </w:r>
      <w:r w:rsidR="002905E1" w:rsidRPr="002B7ACB">
        <w:rPr>
          <w:rFonts w:eastAsiaTheme="minorHAnsi"/>
          <w:lang w:val="en-US"/>
        </w:rPr>
        <w:instrText xml:space="preserve"> ADDIN PAPERS2_CITATIONS &lt;citation&gt;&lt;priority&gt;60&lt;/priority&gt;&lt;uuid&gt;E89B273D-310D-48E9-8EBF-934494504669&lt;/uuid&gt;&lt;publications&gt;&lt;publication&gt;&lt;subtype&gt;400&lt;/subtype&gt;&lt;publisher&gt;The Company of Biologists Ltd&lt;/publisher&gt;&lt;title&gt;Compensation for environmental change by complementary shifts of thermal sensitivity and thermoregulatory behaviour in an ectotherm.&lt;/title&gt;&lt;url&gt;http://jeb.biologists.org/cgi/doi/10.1242/jeb.02585&lt;/url&gt;&lt;volume&gt;209&lt;/volume&gt;&lt;publication_date&gt;99200612001200000000220000&lt;/publication_date&gt;&lt;uuid&gt;2DF4CF30-05F1-454F-9E3F-6FDB810308DB&lt;/uuid&gt;&lt;type&gt;400&lt;/type&gt;&lt;number&gt;Pt 24&lt;/number&gt;&lt;doi&gt;10.1242/jeb.02585&lt;/doi&gt;&lt;institution&gt;School of Biological Sciences A08, University of Sydney, NSW 2006, Australia.&lt;/institution&gt;&lt;startpage&gt;4869&lt;/startpage&gt;&lt;endpage&gt;4877&lt;/endpage&gt;&lt;bundle&gt;&lt;publication&gt;&lt;title&gt;The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Glanville&lt;/lastName&gt;&lt;firstName&gt;E&lt;/firstName&gt;&lt;middleNames&gt;J&lt;/middleNames&gt;&lt;/author&gt;&lt;author&gt;&lt;lastName&gt;Seebacher&lt;/lastName&gt;&lt;firstName&gt;F&lt;/firstName&gt;&lt;/author&gt;&lt;/authors&gt;&lt;/publication&gt;&lt;/publications&gt;&lt;cites&gt;&lt;/cites&gt;&lt;/citation&gt;</w:instrText>
      </w:r>
      <w:r w:rsidR="006D3483" w:rsidRPr="002B7ACB">
        <w:rPr>
          <w:rFonts w:eastAsiaTheme="minorHAnsi"/>
          <w:lang w:val="en-US"/>
        </w:rPr>
        <w:fldChar w:fldCharType="separate"/>
      </w:r>
      <w:r w:rsidR="004F268B" w:rsidRPr="002B7ACB">
        <w:rPr>
          <w:rFonts w:eastAsiaTheme="minorHAnsi"/>
          <w:lang w:val="en-US"/>
        </w:rPr>
        <w:t xml:space="preserve">Glanville &amp; </w:t>
      </w:r>
      <w:proofErr w:type="spellStart"/>
      <w:r w:rsidR="004F268B" w:rsidRPr="002B7ACB">
        <w:rPr>
          <w:rFonts w:eastAsiaTheme="minorHAnsi"/>
          <w:lang w:val="en-US"/>
        </w:rPr>
        <w:t>Seebacher</w:t>
      </w:r>
      <w:proofErr w:type="spellEnd"/>
      <w:r w:rsidR="004F268B" w:rsidRPr="002B7ACB">
        <w:rPr>
          <w:rFonts w:eastAsiaTheme="minorHAnsi"/>
          <w:lang w:val="en-US"/>
        </w:rPr>
        <w:t xml:space="preserve"> 2006)</w:t>
      </w:r>
      <w:r w:rsidR="006D3483" w:rsidRPr="002B7ACB">
        <w:rPr>
          <w:rFonts w:eastAsiaTheme="minorHAnsi"/>
          <w:lang w:val="en-US"/>
        </w:rPr>
        <w:fldChar w:fldCharType="end"/>
      </w:r>
      <w:r w:rsidR="007B41FD" w:rsidRPr="002B7ACB">
        <w:rPr>
          <w:lang w:val="en-AU"/>
        </w:rPr>
        <w:t>.</w:t>
      </w:r>
    </w:p>
    <w:p w14:paraId="19BACD76" w14:textId="7495A64E" w:rsidR="00444B65" w:rsidRPr="003D589E" w:rsidRDefault="00444B65" w:rsidP="006237AE">
      <w:pPr>
        <w:spacing w:line="360" w:lineRule="auto"/>
        <w:ind w:firstLine="720"/>
        <w:rPr>
          <w:lang w:val="en-AU"/>
        </w:rPr>
      </w:pPr>
      <w:r>
        <w:rPr>
          <w:lang w:val="en-AU"/>
        </w:rPr>
        <w:t xml:space="preserve">Body mass is a key driver of metabolic processes and varies within the life time of an individual. We found </w:t>
      </w:r>
      <w:r w:rsidR="00E16C72">
        <w:rPr>
          <w:lang w:val="en-AU"/>
        </w:rPr>
        <w:t>significant differences in the mass-scaling relationship at the within-</w:t>
      </w:r>
      <w:r w:rsidR="00E16C72">
        <w:rPr>
          <w:lang w:val="en-AU"/>
        </w:rPr>
        <w:lastRenderedPageBreak/>
        <w:t>individual level an</w:t>
      </w:r>
      <w:r w:rsidR="003F1995">
        <w:rPr>
          <w:lang w:val="en-AU"/>
        </w:rPr>
        <w:t xml:space="preserve">d the among-individual level. </w:t>
      </w:r>
      <w:r w:rsidR="008E669E">
        <w:rPr>
          <w:lang w:val="en-AU"/>
        </w:rPr>
        <w:t>W</w:t>
      </w:r>
      <w:r w:rsidR="003F1995">
        <w:rPr>
          <w:lang w:val="en-AU"/>
        </w:rPr>
        <w:t xml:space="preserve">hen the </w:t>
      </w:r>
      <w:r w:rsidR="00541186">
        <w:rPr>
          <w:lang w:val="en-AU"/>
        </w:rPr>
        <w:t>levels of aggregation</w:t>
      </w:r>
      <w:r w:rsidR="003F1995">
        <w:rPr>
          <w:lang w:val="en-AU"/>
        </w:rPr>
        <w:t xml:space="preserve"> of metabolic scaling data is not correctly modelled, as </w:t>
      </w:r>
      <w:r w:rsidR="008E669E">
        <w:rPr>
          <w:lang w:val="en-AU"/>
        </w:rPr>
        <w:t>is</w:t>
      </w:r>
      <w:r w:rsidR="003F1995">
        <w:rPr>
          <w:lang w:val="en-AU"/>
        </w:rPr>
        <w:t xml:space="preserve"> typical </w:t>
      </w:r>
      <w:r w:rsidR="008E669E">
        <w:rPr>
          <w:lang w:val="en-AU"/>
        </w:rPr>
        <w:t xml:space="preserve">in </w:t>
      </w:r>
      <w:r w:rsidR="003F1995">
        <w:rPr>
          <w:lang w:val="en-AU"/>
        </w:rPr>
        <w:t>metabolic scaling studies, species</w:t>
      </w:r>
      <w:r>
        <w:rPr>
          <w:lang w:val="en-AU"/>
        </w:rPr>
        <w:t xml:space="preserve"> </w:t>
      </w:r>
      <w:r w:rsidR="00541186">
        <w:rPr>
          <w:lang w:val="en-AU"/>
        </w:rPr>
        <w:t>estimates</w:t>
      </w:r>
      <w:r>
        <w:rPr>
          <w:lang w:val="en-AU"/>
        </w:rPr>
        <w:t xml:space="preserve"> </w:t>
      </w:r>
      <w:r w:rsidR="00C80F60">
        <w:rPr>
          <w:lang w:val="en-AU"/>
        </w:rPr>
        <w:t>represent as a</w:t>
      </w:r>
      <w:r w:rsidR="003F1995">
        <w:rPr>
          <w:lang w:val="en-AU"/>
        </w:rPr>
        <w:t xml:space="preserve"> composite for among- and within-individual effects</w:t>
      </w:r>
      <w:r w:rsidR="004432C9">
        <w:rPr>
          <w:lang w:val="en-AU"/>
        </w:rPr>
        <w:t>.</w:t>
      </w:r>
      <w:r w:rsidR="00CA61E4">
        <w:rPr>
          <w:lang w:val="en-AU"/>
        </w:rPr>
        <w:t xml:space="preserve"> This has important implications for predictive models that make use of </w:t>
      </w:r>
      <w:r w:rsidR="003F1995">
        <w:rPr>
          <w:lang w:val="en-AU"/>
        </w:rPr>
        <w:t xml:space="preserve">interspecific </w:t>
      </w:r>
      <w:r w:rsidR="00E421DB">
        <w:rPr>
          <w:lang w:val="en-AU"/>
        </w:rPr>
        <w:t>energetic scaling</w:t>
      </w:r>
      <w:r w:rsidR="00CA61E4">
        <w:rPr>
          <w:lang w:val="en-AU"/>
        </w:rPr>
        <w:t xml:space="preserve"> to extrapolate individual level processes to ecosyste</w:t>
      </w:r>
      <w:r w:rsidR="00047C50">
        <w:rPr>
          <w:lang w:val="en-AU"/>
        </w:rPr>
        <w:t>ms</w:t>
      </w:r>
      <w:r w:rsidR="00CA61E4">
        <w:rPr>
          <w:lang w:val="en-AU"/>
        </w:rPr>
        <w:t xml:space="preserve">. </w:t>
      </w:r>
      <w:r w:rsidR="002066FD">
        <w:rPr>
          <w:lang w:val="en-AU"/>
        </w:rPr>
        <w:t>N</w:t>
      </w:r>
      <w:r>
        <w:rPr>
          <w:lang w:val="en-AU"/>
        </w:rPr>
        <w:t>otably, o</w:t>
      </w:r>
      <w:r w:rsidRPr="005636D4">
        <w:rPr>
          <w:lang w:val="en-AU"/>
        </w:rPr>
        <w:t xml:space="preserve">ur within-individual estimates were </w:t>
      </w:r>
      <w:r w:rsidR="005636D4">
        <w:rPr>
          <w:lang w:val="en-AU"/>
        </w:rPr>
        <w:t xml:space="preserve">at least </w:t>
      </w:r>
      <w:r w:rsidRPr="005636D4">
        <w:rPr>
          <w:lang w:val="en-AU"/>
        </w:rPr>
        <w:t xml:space="preserve">three times greater than the </w:t>
      </w:r>
      <w:r w:rsidR="008C6431">
        <w:rPr>
          <w:lang w:val="en-AU"/>
        </w:rPr>
        <w:t>widely</w:t>
      </w:r>
      <w:r w:rsidR="00251BD7">
        <w:rPr>
          <w:lang w:val="en-AU"/>
        </w:rPr>
        <w:t xml:space="preserve"> adopted </w:t>
      </w:r>
      <w:r w:rsidR="004432C9">
        <w:rPr>
          <w:lang w:val="en-AU"/>
        </w:rPr>
        <w:t xml:space="preserve">3/4 power law </w:t>
      </w:r>
      <w:r w:rsidRPr="005636D4">
        <w:rPr>
          <w:lang w:val="en-AU"/>
        </w:rPr>
        <w:t>(1.</w:t>
      </w:r>
      <w:r w:rsidR="005D736C">
        <w:rPr>
          <w:lang w:val="en-AU"/>
        </w:rPr>
        <w:t>7</w:t>
      </w:r>
      <w:r w:rsidRPr="005636D4">
        <w:rPr>
          <w:lang w:val="en-AU"/>
        </w:rPr>
        <w:t xml:space="preserve">3 </w:t>
      </w:r>
      <w:r w:rsidR="005636D4">
        <w:rPr>
          <w:lang w:val="en-AU"/>
        </w:rPr>
        <w:t>–</w:t>
      </w:r>
      <w:r w:rsidRPr="005636D4">
        <w:rPr>
          <w:lang w:val="en-AU"/>
        </w:rPr>
        <w:t xml:space="preserve"> 2.</w:t>
      </w:r>
      <w:r w:rsidR="005D736C">
        <w:rPr>
          <w:lang w:val="en-AU"/>
        </w:rPr>
        <w:t>71</w:t>
      </w:r>
      <w:r w:rsidRPr="005636D4">
        <w:rPr>
          <w:lang w:val="en-AU"/>
        </w:rPr>
        <w:t>)</w:t>
      </w:r>
      <w:r w:rsidR="005636D4">
        <w:rPr>
          <w:lang w:val="en-AU"/>
        </w:rPr>
        <w:t>,</w:t>
      </w:r>
      <w:r w:rsidR="00750E82">
        <w:rPr>
          <w:lang w:val="en-AU"/>
        </w:rPr>
        <w:t xml:space="preserve"> which </w:t>
      </w:r>
      <w:r w:rsidR="0035144C">
        <w:rPr>
          <w:lang w:val="en-AU"/>
        </w:rPr>
        <w:t xml:space="preserve">is </w:t>
      </w:r>
      <w:r w:rsidR="006A7703">
        <w:rPr>
          <w:lang w:val="en-AU"/>
        </w:rPr>
        <w:t xml:space="preserve">substantially higher than the within-individual scaling exponent of 0.79 reported in </w:t>
      </w:r>
      <w:r w:rsidR="00680C6D">
        <w:rPr>
          <w:lang w:val="en-AU"/>
        </w:rPr>
        <w:t xml:space="preserve">another reptile </w:t>
      </w:r>
      <w:r w:rsidR="001D4E3A">
        <w:rPr>
          <w:lang w:val="en-AU"/>
        </w:rPr>
        <w:t>species</w:t>
      </w:r>
      <w:r w:rsidR="00680C6D">
        <w:rPr>
          <w:lang w:val="en-AU"/>
        </w:rPr>
        <w:t xml:space="preserve">, </w:t>
      </w:r>
      <w:r w:rsidR="004432C9">
        <w:rPr>
          <w:lang w:val="en-AU"/>
        </w:rPr>
        <w:t xml:space="preserve">the </w:t>
      </w:r>
      <w:r w:rsidR="006A7703">
        <w:rPr>
          <w:lang w:val="en-AU"/>
        </w:rPr>
        <w:t xml:space="preserve">green iguanas </w:t>
      </w:r>
      <w:r w:rsidR="006D3483">
        <w:rPr>
          <w:rFonts w:eastAsiaTheme="minorHAnsi"/>
          <w:lang w:val="en-US"/>
        </w:rPr>
        <w:fldChar w:fldCharType="begin"/>
      </w:r>
      <w:r w:rsidR="002905E1">
        <w:rPr>
          <w:rFonts w:eastAsiaTheme="minorHAnsi"/>
          <w:lang w:val="en-US"/>
        </w:rPr>
        <w:instrText xml:space="preserve"> ADDIN PAPERS2_CITATIONS &lt;citation&gt;&lt;priority&gt;62&lt;/priority&gt;&lt;uuid&gt;027883A0-0552-46F0-AE06-0C19A7C97719&lt;/uuid&gt;&lt;publications&gt;&lt;publication&gt;&lt;subtype&gt;400&lt;/subtype&gt;&lt;title&gt;Intraspecific allometry of standard metabolic rate in green iguanas, Iguana iguana.&lt;/title&gt;&lt;url&gt;http://linkinghub.elsevier.com/retrieve/pii/S1095643303001454&lt;/url&gt;&lt;volume&gt;136&lt;/volume&gt;&lt;publication_date&gt;99200310001200000000220000&lt;/publication_date&gt;&lt;uuid&gt;08A7345E-687C-4E7D-BEE4-6954659D2070&lt;/uuid&gt;&lt;type&gt;400&lt;/type&gt;&lt;number&gt;2&lt;/number&gt;&lt;doi&gt;10.1016/S1095-6433(03)00145-4&lt;/doi&gt;&lt;institution&gt;Departments of Physiological Sciences, College of Veterinary Medicine, University of Florida, Gainesville, FL 32610, USA. lkmaxwell@ucdavis.edu&lt;/institution&gt;&lt;startpage&gt;301&lt;/startpage&gt;&lt;endpage&gt;310&lt;/endpage&gt;&lt;bundle&gt;&lt;publication&gt;&lt;title&gt;Comparative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axwell&lt;/lastName&gt;&lt;firstName&gt;Lara&lt;/firstName&gt;&lt;middleNames&gt;K&lt;/middleNames&gt;&lt;/author&gt;&lt;author&gt;&lt;lastName&gt;Jacobson&lt;/lastName&gt;&lt;firstName&gt;Elliott&lt;/firstName&gt;&lt;middleNames&gt;R&lt;/middleNames&gt;&lt;/author&gt;&lt;author&gt;&lt;lastName&gt;McNab&lt;/lastName&gt;&lt;firstName&gt;Brian&lt;/firstName&gt;&lt;middleNames&gt;K&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(Maxwell, Jacobson &amp; McNab 2003)</w:t>
      </w:r>
      <w:r w:rsidR="006D3483">
        <w:rPr>
          <w:rFonts w:eastAsiaTheme="minorHAnsi"/>
          <w:lang w:val="en-US"/>
        </w:rPr>
        <w:fldChar w:fldCharType="end"/>
      </w:r>
      <w:r w:rsidR="006A7703">
        <w:rPr>
          <w:lang w:val="en-AU"/>
        </w:rPr>
        <w:t xml:space="preserve">. </w:t>
      </w:r>
      <w:r w:rsidR="002066FD">
        <w:rPr>
          <w:lang w:val="en-AU"/>
        </w:rPr>
        <w:t>It is important to note that</w:t>
      </w:r>
      <w:r w:rsidR="004432C9">
        <w:rPr>
          <w:lang w:val="en-AU"/>
        </w:rPr>
        <w:t xml:space="preserve"> the</w:t>
      </w:r>
      <w:r w:rsidR="002066FD">
        <w:rPr>
          <w:lang w:val="en-AU"/>
        </w:rPr>
        <w:t xml:space="preserve"> </w:t>
      </w:r>
      <w:r w:rsidR="004432C9">
        <w:rPr>
          <w:lang w:val="en-AU"/>
        </w:rPr>
        <w:t>range</w:t>
      </w:r>
      <w:r w:rsidR="002066FD">
        <w:rPr>
          <w:lang w:val="en-AU"/>
        </w:rPr>
        <w:t xml:space="preserve"> in body mass in our </w:t>
      </w:r>
      <w:r w:rsidR="00E70CC5">
        <w:rPr>
          <w:lang w:val="en-AU"/>
        </w:rPr>
        <w:t xml:space="preserve">study </w:t>
      </w:r>
      <w:r w:rsidR="002066FD">
        <w:rPr>
          <w:lang w:val="en-AU"/>
        </w:rPr>
        <w:t>is small</w:t>
      </w:r>
      <w:r w:rsidR="00C3283A">
        <w:rPr>
          <w:lang w:val="en-AU"/>
        </w:rPr>
        <w:t xml:space="preserve"> (range in mass = 0.75</w:t>
      </w:r>
      <w:r w:rsidR="005D736C">
        <w:rPr>
          <w:lang w:val="en-AU"/>
        </w:rPr>
        <w:t>g</w:t>
      </w:r>
      <w:r w:rsidR="00C3283A">
        <w:rPr>
          <w:lang w:val="en-AU"/>
        </w:rPr>
        <w:t xml:space="preserve"> – 1.637</w:t>
      </w:r>
      <w:r w:rsidR="005D736C">
        <w:rPr>
          <w:lang w:val="en-AU"/>
        </w:rPr>
        <w:t>g</w:t>
      </w:r>
      <w:r w:rsidR="00E70CC5">
        <w:rPr>
          <w:lang w:val="en-AU"/>
        </w:rPr>
        <w:t>). This</w:t>
      </w:r>
      <w:r w:rsidR="002066FD">
        <w:rPr>
          <w:lang w:val="en-AU"/>
        </w:rPr>
        <w:t xml:space="preserve"> could give rise to large </w:t>
      </w:r>
      <w:r w:rsidR="00047C50">
        <w:rPr>
          <w:lang w:val="en-AU"/>
        </w:rPr>
        <w:t>values</w:t>
      </w:r>
      <w:r w:rsidR="002066FD">
        <w:rPr>
          <w:lang w:val="en-AU"/>
        </w:rPr>
        <w:t xml:space="preserve"> of within-individual mass-scaling exponents</w:t>
      </w:r>
      <w:r w:rsidR="00E70CC5">
        <w:rPr>
          <w:lang w:val="en-AU"/>
        </w:rPr>
        <w:t xml:space="preserve"> due to sampling error</w:t>
      </w:r>
      <w:r w:rsidR="002066FD">
        <w:rPr>
          <w:lang w:val="en-AU"/>
        </w:rPr>
        <w:t xml:space="preserve">. </w:t>
      </w:r>
      <w:r w:rsidR="00047C50">
        <w:rPr>
          <w:lang w:val="en-AU"/>
        </w:rPr>
        <w:t>Nonetheless</w:t>
      </w:r>
      <w:r w:rsidR="002066FD">
        <w:rPr>
          <w:lang w:val="en-AU"/>
        </w:rPr>
        <w:t>, it is still intriguing that o</w:t>
      </w:r>
      <w:r w:rsidR="006A7703">
        <w:rPr>
          <w:lang w:val="en-AU"/>
        </w:rPr>
        <w:t xml:space="preserve">ur estimates were in line </w:t>
      </w:r>
      <w:r w:rsidR="00160049">
        <w:rPr>
          <w:lang w:val="en-AU"/>
        </w:rPr>
        <w:t xml:space="preserve">with </w:t>
      </w:r>
      <w:r w:rsidR="006A7703">
        <w:rPr>
          <w:lang w:val="en-AU"/>
        </w:rPr>
        <w:t xml:space="preserve">studies of endotherms such as </w:t>
      </w:r>
      <w:r w:rsidR="006A7703" w:rsidRPr="00A45003">
        <w:rPr>
          <w:lang w:val="en-AU"/>
        </w:rPr>
        <w:t xml:space="preserve">bats and birds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(McLean &amp; Speakman 2007</w:t>
      </w:r>
      <w:r w:rsidR="006D3483" w:rsidRPr="00A45003">
        <w:rPr>
          <w:rFonts w:eastAsiaTheme="minorHAnsi"/>
          <w:lang w:val="en-US"/>
        </w:rPr>
        <w:fldChar w:fldCharType="end"/>
      </w:r>
      <w:r w:rsidR="006A7703" w:rsidRPr="00A45003">
        <w:rPr>
          <w:rFonts w:eastAsiaTheme="minorHAnsi"/>
          <w:lang w:val="en-US"/>
        </w:rPr>
        <w:t xml:space="preserve">,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A45003">
        <w:rPr>
          <w:rFonts w:eastAsiaTheme="minorHAnsi"/>
          <w:lang w:val="en-US"/>
        </w:rPr>
        <w:fldChar w:fldCharType="separate"/>
      </w:r>
      <w:proofErr w:type="spellStart"/>
      <w:r w:rsidR="004F268B" w:rsidRPr="00A45003">
        <w:rPr>
          <w:rFonts w:eastAsiaTheme="minorHAnsi"/>
          <w:lang w:val="en-US"/>
        </w:rPr>
        <w:t>Kvist</w:t>
      </w:r>
      <w:proofErr w:type="spellEnd"/>
      <w:r w:rsidR="004F268B" w:rsidRPr="00A45003">
        <w:rPr>
          <w:rFonts w:eastAsiaTheme="minorHAnsi"/>
          <w:lang w:val="en-US"/>
        </w:rPr>
        <w:t xml:space="preserve"> &amp; Lindstrom 2001)</w:t>
      </w:r>
      <w:r w:rsidR="006D3483" w:rsidRPr="00A45003">
        <w:rPr>
          <w:rFonts w:eastAsiaTheme="minorHAnsi"/>
          <w:lang w:val="en-US"/>
        </w:rPr>
        <w:fldChar w:fldCharType="end"/>
      </w:r>
      <w:r w:rsidR="00C3283A" w:rsidRPr="00A45003">
        <w:rPr>
          <w:lang w:val="en-AU"/>
        </w:rPr>
        <w:t>,</w:t>
      </w:r>
      <w:r w:rsidR="00C3283A">
        <w:rPr>
          <w:lang w:val="en-AU"/>
        </w:rPr>
        <w:t xml:space="preserve"> </w:t>
      </w:r>
      <w:r w:rsidR="002066FD">
        <w:rPr>
          <w:lang w:val="en-AU"/>
        </w:rPr>
        <w:t xml:space="preserve">possibly </w:t>
      </w:r>
      <w:r w:rsidR="005636D4">
        <w:rPr>
          <w:lang w:val="en-AU"/>
        </w:rPr>
        <w:t>indicat</w:t>
      </w:r>
      <w:r w:rsidR="00C3283A">
        <w:rPr>
          <w:lang w:val="en-AU"/>
        </w:rPr>
        <w:t>ing</w:t>
      </w:r>
      <w:r w:rsidR="005636D4">
        <w:rPr>
          <w:lang w:val="en-AU"/>
        </w:rPr>
        <w:t xml:space="preserve"> that even the slightest changes </w:t>
      </w:r>
      <w:r w:rsidR="00944AE7">
        <w:rPr>
          <w:lang w:val="en-AU"/>
        </w:rPr>
        <w:t>body composition within an individual’s life</w:t>
      </w:r>
      <w:r w:rsidR="00C3283A">
        <w:rPr>
          <w:lang w:val="en-AU"/>
        </w:rPr>
        <w:t xml:space="preserve"> </w:t>
      </w:r>
      <w:r w:rsidR="00944AE7">
        <w:rPr>
          <w:lang w:val="en-AU"/>
        </w:rPr>
        <w:t xml:space="preserve">can </w:t>
      </w:r>
      <w:r w:rsidR="00047C50">
        <w:rPr>
          <w:lang w:val="en-AU"/>
        </w:rPr>
        <w:t>impact</w:t>
      </w:r>
      <w:r w:rsidR="00944AE7">
        <w:rPr>
          <w:lang w:val="en-AU"/>
        </w:rPr>
        <w:t xml:space="preserve"> </w:t>
      </w:r>
      <w:r w:rsidR="00160049">
        <w:rPr>
          <w:lang w:val="en-AU"/>
        </w:rPr>
        <w:t>metabolism</w:t>
      </w:r>
      <w:r w:rsidR="00944AE7">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(Scott, Mitchell &amp; Evans 1996)</w:t>
      </w:r>
      <w:r w:rsidR="006D3483">
        <w:rPr>
          <w:rFonts w:eastAsiaTheme="minorHAnsi"/>
          <w:lang w:val="en-US"/>
        </w:rPr>
        <w:fldChar w:fldCharType="end"/>
      </w:r>
      <w:r w:rsidR="00120F41" w:rsidRPr="005636D4">
        <w:rPr>
          <w:lang w:val="en-AU"/>
        </w:rPr>
        <w:t>.</w:t>
      </w:r>
      <w:r w:rsidR="00120F41">
        <w:rPr>
          <w:lang w:val="en-AU"/>
        </w:rPr>
        <w:t xml:space="preserve"> </w:t>
      </w:r>
      <w:r w:rsidR="00944AE7">
        <w:rPr>
          <w:lang w:val="en-AU"/>
        </w:rPr>
        <w:t xml:space="preserve">In support of this, changes in fat mass strongly predicted within-individual variation in basal metabolic rate in Redshanks, a species of migratory bird </w:t>
      </w:r>
      <w:r w:rsidR="006D3483">
        <w:rPr>
          <w:rFonts w:eastAsiaTheme="minorHAnsi"/>
          <w:lang w:val="en-US"/>
        </w:rPr>
        <w:fldChar w:fldCharType="begin"/>
      </w:r>
      <w:r w:rsidR="002905E1">
        <w:rPr>
          <w:rFonts w:eastAsiaTheme="minorHAnsi"/>
          <w:lang w:val="en-US"/>
        </w:rPr>
        <w: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(Scott </w:t>
      </w:r>
      <w:r w:rsidR="004F268B">
        <w:rPr>
          <w:rFonts w:eastAsiaTheme="minorHAnsi"/>
          <w:i/>
          <w:iCs/>
          <w:lang w:val="en-US"/>
        </w:rPr>
        <w:t>et al.</w:t>
      </w:r>
      <w:r w:rsidR="004F268B">
        <w:rPr>
          <w:rFonts w:eastAsiaTheme="minorHAnsi"/>
          <w:lang w:val="en-US"/>
        </w:rPr>
        <w:t xml:space="preserve"> 1996)</w:t>
      </w:r>
      <w:r w:rsidR="006D3483">
        <w:rPr>
          <w:rFonts w:eastAsiaTheme="minorHAnsi"/>
          <w:lang w:val="en-US"/>
        </w:rPr>
        <w:fldChar w:fldCharType="end"/>
      </w:r>
      <w:r w:rsidR="00944AE7">
        <w:rPr>
          <w:lang w:val="en-AU"/>
        </w:rPr>
        <w:t xml:space="preserve">. </w:t>
      </w:r>
      <w:r>
        <w:rPr>
          <w:lang w:val="en-AU"/>
        </w:rPr>
        <w:t xml:space="preserve">Food limitation and metabolising different energy stores could help explain these within individual effects </w:t>
      </w:r>
      <w:r w:rsidR="00CC68E4">
        <w:rPr>
          <w:lang w:val="en-AU"/>
        </w:rPr>
        <w:t>given animals were intermittently fasted prior to measurements</w:t>
      </w:r>
      <w:r w:rsidR="00C27523">
        <w:rPr>
          <w:lang w:val="en-AU"/>
        </w:rPr>
        <w:t xml:space="preserve"> </w:t>
      </w:r>
      <w:r w:rsidR="00CC68E4">
        <w:rPr>
          <w:lang w:val="en-AU"/>
        </w:rPr>
        <w:t>and were measured over a long period of time (</w:t>
      </w:r>
      <w:r w:rsidR="00C27523">
        <w:rPr>
          <w:lang w:val="en-AU"/>
        </w:rPr>
        <w:t xml:space="preserve">4 </w:t>
      </w:r>
      <w:r w:rsidR="00CC68E4">
        <w:rPr>
          <w:lang w:val="en-AU"/>
        </w:rPr>
        <w:t xml:space="preserve">months) </w:t>
      </w:r>
      <w:r w:rsidR="006D3483">
        <w:rPr>
          <w:rFonts w:eastAsiaTheme="minorHAnsi"/>
          <w:lang w:val="en-US"/>
        </w:rPr>
        <w:fldChar w:fldCharType="begin"/>
      </w:r>
      <w:r w:rsidR="002905E1">
        <w:rPr>
          <w:rFonts w:eastAsiaTheme="minorHAnsi"/>
          <w:lang w:val="en-US"/>
        </w:rPr>
        <w:instrText xml:space="preserve"> ADDIN PAPERS2_CITATIONS &lt;citation&gt;&lt;priority&gt;67&lt;/priority&gt;&lt;uuid&gt;6D3635AD-C22C-4188-90F3-9EDD96FECF9D&lt;/uuid&gt;&lt;publications&gt;&lt;publication&gt;&lt;subtype&gt;400&lt;/subtype&gt;&lt;publisher&gt;Pergamon&lt;/publisher&gt;&lt;title&gt;Starvation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(McCue 2010)</w:t>
      </w:r>
      <w:r w:rsidR="006D3483">
        <w:rPr>
          <w:rFonts w:eastAsiaTheme="minorHAnsi"/>
          <w:lang w:val="en-US"/>
        </w:rPr>
        <w:fldChar w:fldCharType="end"/>
      </w:r>
      <w:r>
        <w:rPr>
          <w:lang w:val="en-AU"/>
        </w:rPr>
        <w:t xml:space="preserve">. Animals are known to adjust their physiological systems by shifting from carbohydrate-based energy reserves to more lipid- or protein-based reserves </w:t>
      </w:r>
      <w:r w:rsidR="00C27523">
        <w:rPr>
          <w:lang w:val="en-AU"/>
        </w:rPr>
        <w:t xml:space="preserve">during periods of intermittent fasting </w:t>
      </w:r>
      <w:r w:rsidR="003F1CB2">
        <w:rPr>
          <w:rFonts w:eastAsiaTheme="minorHAnsi"/>
          <w:lang w:val="en-US"/>
        </w:rPr>
        <w:fldChar w:fldCharType="begin"/>
      </w:r>
      <w:r w:rsidR="002905E1">
        <w:rPr>
          <w:rFonts w:eastAsiaTheme="minorHAnsi"/>
          <w:lang w:val="en-US"/>
        </w:rPr>
        <w: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(McCue 2010)</w:t>
      </w:r>
      <w:r w:rsidR="003F1CB2">
        <w:rPr>
          <w:rFonts w:eastAsiaTheme="minorHAnsi"/>
          <w:lang w:val="en-US"/>
        </w:rPr>
        <w:fldChar w:fldCharType="end"/>
      </w:r>
      <w:r>
        <w:rPr>
          <w:lang w:val="en-AU"/>
        </w:rPr>
        <w:t xml:space="preserve">. </w:t>
      </w:r>
      <w:r w:rsidR="00C27523">
        <w:rPr>
          <w:lang w:val="en-AU"/>
        </w:rPr>
        <w:t xml:space="preserve">Utilising different types of energy sources </w:t>
      </w:r>
      <w:r w:rsidR="00C80F60">
        <w:rPr>
          <w:lang w:val="en-AU"/>
        </w:rPr>
        <w:t xml:space="preserve">that </w:t>
      </w:r>
      <w:r w:rsidR="00C27523">
        <w:rPr>
          <w:lang w:val="en-AU"/>
        </w:rPr>
        <w:t xml:space="preserve">require different amounts of ATP </w:t>
      </w:r>
      <w:r w:rsidR="00C80F60">
        <w:rPr>
          <w:lang w:val="en-AU"/>
        </w:rPr>
        <w:t xml:space="preserve">to catabolise </w:t>
      </w:r>
      <w:r w:rsidR="00C27523">
        <w:rPr>
          <w:lang w:val="en-AU"/>
        </w:rPr>
        <w:t xml:space="preserve">can in turn could impact metabolic rate. </w:t>
      </w:r>
      <w:r>
        <w:rPr>
          <w:lang w:val="en-AU"/>
        </w:rPr>
        <w:t xml:space="preserve">Catabolism of different energy fuels may help explain the diversity of intra-individual scaling exponents observed in vertebrate empirical </w:t>
      </w:r>
      <w:r w:rsidRPr="00A45003">
        <w:rPr>
          <w:lang w:val="en-AU"/>
        </w:rPr>
        <w:t>studies (Reviewed in</w:t>
      </w:r>
      <w:r w:rsidR="003F1CB2" w:rsidRPr="00A45003">
        <w:rPr>
          <w:rFonts w:eastAsiaTheme="minorHAnsi"/>
          <w:lang w:val="en-US"/>
        </w:rPr>
        <w:fldChar w:fldCharType="begin"/>
      </w:r>
      <w:r w:rsidR="002905E1" w:rsidRPr="00A45003">
        <w:rPr>
          <w:rFonts w:eastAsiaTheme="minorHAnsi"/>
          <w:lang w:val="en-US"/>
        </w:rPr>
        <w: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A45003">
        <w:rPr>
          <w:rFonts w:eastAsiaTheme="minorHAnsi"/>
          <w:lang w:val="en-US"/>
        </w:rPr>
        <w:fldChar w:fldCharType="separate"/>
      </w:r>
      <w:r w:rsidR="00A45003" w:rsidRPr="00A45003">
        <w:rPr>
          <w:rFonts w:eastAsiaTheme="minorHAnsi"/>
          <w:lang w:val="en-US"/>
        </w:rPr>
        <w:t xml:space="preserve"> </w:t>
      </w:r>
      <w:r w:rsidR="004F268B" w:rsidRPr="00A45003">
        <w:rPr>
          <w:rFonts w:eastAsiaTheme="minorHAnsi"/>
          <w:lang w:val="en-US"/>
        </w:rPr>
        <w:t>Glazier 2005</w:t>
      </w:r>
      <w:r w:rsidR="003F1CB2" w:rsidRPr="00A45003">
        <w:rPr>
          <w:rFonts w:eastAsiaTheme="minorHAnsi"/>
          <w:lang w:val="en-US"/>
        </w:rPr>
        <w:fldChar w:fldCharType="end"/>
      </w:r>
      <w:r w:rsidR="00C3283A" w:rsidRPr="00A45003">
        <w:rPr>
          <w:lang w:val="en-AU"/>
        </w:rPr>
        <w:t>, 0</w:t>
      </w:r>
      <w:r w:rsidR="00DB5542" w:rsidRPr="00A45003">
        <w:rPr>
          <w:lang w:val="en-AU"/>
        </w:rPr>
        <w:t>.77</w:t>
      </w:r>
      <w:r w:rsidR="00B44131" w:rsidRPr="00A45003">
        <w:rPr>
          <w:lang w:val="en-AU"/>
        </w:rPr>
        <w:t>–</w:t>
      </w:r>
      <w:r w:rsidR="00C3283A" w:rsidRPr="00A45003">
        <w:rPr>
          <w:lang w:val="en-AU"/>
        </w:rPr>
        <w:t>1.88</w:t>
      </w:r>
      <w:r w:rsidRPr="00A45003">
        <w:rPr>
          <w:lang w:val="en-AU"/>
        </w:rPr>
        <w:t xml:space="preserve">). </w:t>
      </w:r>
      <w:r w:rsidR="006A7703" w:rsidRPr="00A45003">
        <w:rPr>
          <w:lang w:val="en-AU"/>
        </w:rPr>
        <w:t>For example</w:t>
      </w:r>
      <w:r w:rsidRPr="00A45003">
        <w:rPr>
          <w:lang w:val="en-AU"/>
        </w:rPr>
        <w:t>, an impressive intra-individual scaling exponent of 1.82 was observed in long-</w:t>
      </w:r>
      <w:r>
        <w:rPr>
          <w:lang w:val="en-AU"/>
        </w:rPr>
        <w:t>distance migratory wader</w:t>
      </w:r>
      <w:r w:rsidR="00C80F60">
        <w:rPr>
          <w:lang w:val="en-AU"/>
        </w:rPr>
        <w:t xml:space="preserve">s that </w:t>
      </w:r>
      <w:r>
        <w:rPr>
          <w:lang w:val="en-AU"/>
        </w:rPr>
        <w:t>have specifically evolved to mobilise, transport and utilise a range of energy reserves to travel long distances with limited opportunities to feed</w:t>
      </w:r>
      <w:r w:rsidR="002066FD">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Kvist</w:t>
      </w:r>
      <w:proofErr w:type="spellEnd"/>
      <w:r w:rsidR="004F268B">
        <w:rPr>
          <w:rFonts w:eastAsiaTheme="minorHAnsi"/>
          <w:lang w:val="en-US"/>
        </w:rPr>
        <w:t xml:space="preserve"> &amp; Lindstrom 2001)</w:t>
      </w:r>
      <w:r w:rsidR="006D3483">
        <w:rPr>
          <w:rFonts w:eastAsiaTheme="minorHAnsi"/>
          <w:lang w:val="en-US"/>
        </w:rPr>
        <w:fldChar w:fldCharType="end"/>
      </w:r>
      <w:r w:rsidR="002066FD">
        <w:rPr>
          <w:lang w:val="en-AU"/>
        </w:rPr>
        <w:t xml:space="preserve">. </w:t>
      </w:r>
      <w:r w:rsidR="00C27523">
        <w:rPr>
          <w:lang w:val="en-AU"/>
        </w:rPr>
        <w:t>F</w:t>
      </w:r>
      <w:r>
        <w:rPr>
          <w:lang w:val="en-AU"/>
        </w:rPr>
        <w:t xml:space="preserve">uture work is needed to investigate the physiological mechanisms and interactions of food limitation, fuel supply on scaling of metabolic rate. </w:t>
      </w:r>
    </w:p>
    <w:p w14:paraId="1FB7831E" w14:textId="345DEBC9" w:rsidR="00DB5542" w:rsidRPr="00DB5542" w:rsidRDefault="00D24BC6" w:rsidP="006237AE">
      <w:pPr>
        <w:pStyle w:val="Heading1"/>
        <w:spacing w:line="360" w:lineRule="auto"/>
        <w:rPr>
          <w:lang w:val="en-AU"/>
        </w:rPr>
      </w:pPr>
      <w:r>
        <w:rPr>
          <w:lang w:val="en-AU"/>
        </w:rPr>
        <w:t>Conclusion</w:t>
      </w:r>
    </w:p>
    <w:p w14:paraId="6A12FBEE" w14:textId="60992E0A"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r w:rsidR="008A237C">
        <w:t xml:space="preserve">population level mass-scaling </w:t>
      </w:r>
      <w:r w:rsidR="00C80F60">
        <w:t xml:space="preserve">relationships may be </w:t>
      </w:r>
      <w:r w:rsidR="0091381A">
        <w:t xml:space="preserve">mix of </w:t>
      </w:r>
      <w:r w:rsidR="0091381A">
        <w:lastRenderedPageBreak/>
        <w:t xml:space="preserve">among-and within individual </w:t>
      </w:r>
      <w:r w:rsidR="00160049">
        <w:t xml:space="preserve">(or population) </w:t>
      </w:r>
      <w:r w:rsidR="0091381A">
        <w:t>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3DA5E0DB" w:rsidR="00F47C4E" w:rsidRPr="00F47C4E" w:rsidRDefault="00F47C4E" w:rsidP="006237AE">
      <w:pPr>
        <w:spacing w:line="360" w:lineRule="auto"/>
        <w:rPr>
          <w:lang w:val="en-AU"/>
        </w:rPr>
      </w:pPr>
      <w:r>
        <w:rPr>
          <w:lang w:val="en-AU"/>
        </w:rPr>
        <w:t>FK, DN and SN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3C640674"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helping the design and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lastRenderedPageBreak/>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r>
        <w:rPr>
          <w:lang w:val="en-AU"/>
        </w:rPr>
        <w:t>References</w:t>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256850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4E74863A" w14:textId="3A79174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Auer, S.K., </w:t>
      </w:r>
      <w:proofErr w:type="spellStart"/>
      <w:r>
        <w:rPr>
          <w:rFonts w:eastAsiaTheme="minorHAnsi"/>
          <w:lang w:val="en-US"/>
        </w:rPr>
        <w:t>Bassar</w:t>
      </w:r>
      <w:proofErr w:type="spellEnd"/>
      <w:r>
        <w:rPr>
          <w:rFonts w:eastAsiaTheme="minorHAnsi"/>
          <w:lang w:val="en-US"/>
        </w:rPr>
        <w:t xml:space="preserve">, R.D., </w:t>
      </w:r>
      <w:proofErr w:type="spellStart"/>
      <w:r>
        <w:rPr>
          <w:rFonts w:eastAsiaTheme="minorHAnsi"/>
          <w:lang w:val="en-US"/>
        </w:rPr>
        <w:t>Salin</w:t>
      </w:r>
      <w:proofErr w:type="spellEnd"/>
      <w:r>
        <w:rPr>
          <w:rFonts w:eastAsiaTheme="minorHAnsi"/>
          <w:lang w:val="en-US"/>
        </w:rPr>
        <w:t xml:space="preserve">, K. &amp; Metcalfe, N.B. (2016) Repeatability of metabolic rate is lower for animals living under field versus laboratory conditions. </w:t>
      </w:r>
      <w:r>
        <w:rPr>
          <w:rFonts w:eastAsiaTheme="minorHAnsi"/>
          <w:i/>
          <w:iCs/>
          <w:lang w:val="en-US"/>
        </w:rPr>
        <w:t xml:space="preserve">The Journal of </w:t>
      </w:r>
      <w:r w:rsidR="007D7446">
        <w:rPr>
          <w:rFonts w:eastAsiaTheme="minorHAnsi"/>
          <w:i/>
          <w:iCs/>
          <w:lang w:val="en-US"/>
        </w:rPr>
        <w:t>E</w:t>
      </w:r>
      <w:r>
        <w:rPr>
          <w:rFonts w:eastAsiaTheme="minorHAnsi"/>
          <w:i/>
          <w:iCs/>
          <w:lang w:val="en-US"/>
        </w:rPr>
        <w:t>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2D4B763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w:t>
      </w:r>
      <w:proofErr w:type="spellStart"/>
      <w:r>
        <w:rPr>
          <w:rFonts w:eastAsiaTheme="minorHAnsi"/>
          <w:lang w:val="en-US"/>
        </w:rPr>
        <w:t>behaviour</w:t>
      </w:r>
      <w:proofErr w:type="spellEnd"/>
      <w:r>
        <w:rPr>
          <w:rFonts w:eastAsiaTheme="minorHAnsi"/>
          <w:lang w:val="en-US"/>
        </w:rPr>
        <w:t xml:space="preserve">? Multilevel analysis of plasticity, personality and predictability in hermit crabs.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w:t>
      </w:r>
      <w:proofErr w:type="spellStart"/>
      <w:r>
        <w:rPr>
          <w:rFonts w:eastAsiaTheme="minorHAnsi"/>
          <w:lang w:val="en-US"/>
        </w:rPr>
        <w:t>behaviour</w:t>
      </w:r>
      <w:proofErr w:type="spellEnd"/>
      <w:r>
        <w:rPr>
          <w:rFonts w:eastAsiaTheme="minorHAnsi"/>
          <w:lang w:val="en-US"/>
        </w:rPr>
        <w:t xml:space="preserve">: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w:t>
      </w:r>
      <w:proofErr w:type="spellStart"/>
      <w:r>
        <w:rPr>
          <w:rFonts w:eastAsiaTheme="minorHAnsi"/>
          <w:lang w:val="en-US"/>
        </w:rPr>
        <w:t>Behavioural</w:t>
      </w:r>
      <w:proofErr w:type="spellEnd"/>
      <w:r>
        <w:rPr>
          <w:rFonts w:eastAsiaTheme="minorHAnsi"/>
          <w:lang w:val="en-US"/>
        </w:rPr>
        <w:t xml:space="preserve">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2820F5E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01B55DF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Glanville, E.J. &amp; </w:t>
      </w:r>
      <w:proofErr w:type="spellStart"/>
      <w:r>
        <w:rPr>
          <w:rFonts w:eastAsiaTheme="minorHAnsi"/>
          <w:lang w:val="en-US"/>
        </w:rPr>
        <w:t>Seebacher</w:t>
      </w:r>
      <w:proofErr w:type="spellEnd"/>
      <w:r>
        <w:rPr>
          <w:rFonts w:eastAsiaTheme="minorHAnsi"/>
          <w:lang w:val="en-US"/>
        </w:rPr>
        <w:t xml:space="preserve">, F. (2006) Compensation for environmental change by complementary shifts of thermal sensitivity and thermoregulatory </w:t>
      </w:r>
      <w:proofErr w:type="spellStart"/>
      <w:r>
        <w:rPr>
          <w:rFonts w:eastAsiaTheme="minorHAnsi"/>
          <w:lang w:val="en-US"/>
        </w:rPr>
        <w:t>behaviour</w:t>
      </w:r>
      <w:proofErr w:type="spellEnd"/>
      <w:r>
        <w:rPr>
          <w:rFonts w:eastAsiaTheme="minorHAnsi"/>
          <w:lang w:val="en-US"/>
        </w:rPr>
        <w:t xml:space="preserve"> in an ectotherm. </w:t>
      </w:r>
      <w:r>
        <w:rPr>
          <w:rFonts w:eastAsiaTheme="minorHAnsi"/>
          <w:i/>
          <w:iCs/>
          <w:lang w:val="en-US"/>
        </w:rPr>
        <w:t>The Journal of experimental biology</w:t>
      </w:r>
      <w:r>
        <w:rPr>
          <w:rFonts w:eastAsiaTheme="minorHAnsi"/>
          <w:lang w:val="en-US"/>
        </w:rPr>
        <w:t xml:space="preserve">, </w:t>
      </w:r>
      <w:r>
        <w:rPr>
          <w:rFonts w:eastAsiaTheme="minorHAnsi"/>
          <w:b/>
          <w:bCs/>
          <w:lang w:val="en-US"/>
        </w:rPr>
        <w:t>209</w:t>
      </w:r>
      <w:r>
        <w:rPr>
          <w:rFonts w:eastAsiaTheme="minorHAnsi"/>
          <w:lang w:val="en-US"/>
        </w:rPr>
        <w:t>, 4869–4877.</w:t>
      </w:r>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51C48640" w14:textId="3C2911FC" w:rsidR="002905E1" w:rsidRPr="00F87FE7"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Kvist</w:t>
      </w:r>
      <w:proofErr w:type="spellEnd"/>
      <w:r>
        <w:rPr>
          <w:rFonts w:eastAsiaTheme="minorHAnsi"/>
          <w:lang w:val="en-US"/>
        </w:rPr>
        <w:t xml:space="preserve">, A. &amp; Lindstrom, Å. (2001) Basal metabolic rate in migratory waders: intra-individual, intraspecific, interspecific and seasonal variation. </w:t>
      </w:r>
      <w:r>
        <w:rPr>
          <w:rFonts w:eastAsiaTheme="minorHAnsi"/>
          <w:i/>
          <w:iCs/>
          <w:lang w:val="en-US"/>
        </w:rPr>
        <w:t>Functional Ecology</w:t>
      </w:r>
      <w:r>
        <w:rPr>
          <w:rFonts w:eastAsiaTheme="minorHAnsi"/>
          <w:lang w:val="en-US"/>
        </w:rPr>
        <w:t xml:space="preserve">, </w:t>
      </w:r>
      <w:r w:rsidR="00F87FE7">
        <w:rPr>
          <w:rFonts w:eastAsiaTheme="minorHAnsi"/>
          <w:b/>
          <w:lang w:val="en-US"/>
        </w:rPr>
        <w:t xml:space="preserve">15, </w:t>
      </w:r>
      <w:r w:rsidR="00F87FE7">
        <w:rPr>
          <w:rFonts w:eastAsiaTheme="minorHAnsi"/>
          <w:lang w:val="en-US"/>
        </w:rPr>
        <w:t>465–473</w:t>
      </w:r>
    </w:p>
    <w:p w14:paraId="7B5F211C" w14:textId="4EB7E6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1C57246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Maxwell, L.K., Jacobson, E.R. &amp; McNab, B.K. (2003) Intraspecific allometry of standard metabolic rate in green iguanas, </w:t>
      </w:r>
      <w:r w:rsidRPr="0070432A">
        <w:rPr>
          <w:rFonts w:eastAsiaTheme="minorHAnsi"/>
          <w:i/>
          <w:lang w:val="en-US"/>
        </w:rPr>
        <w:t xml:space="preserve">Iguana </w:t>
      </w:r>
      <w:proofErr w:type="spellStart"/>
      <w:r w:rsidRPr="0070432A">
        <w:rPr>
          <w:rFonts w:eastAsiaTheme="minorHAnsi"/>
          <w:i/>
          <w:lang w:val="en-US"/>
        </w:rPr>
        <w:t>iguana</w:t>
      </w:r>
      <w:proofErr w:type="spellEnd"/>
      <w:r>
        <w:rPr>
          <w:rFonts w:eastAsiaTheme="minorHAnsi"/>
          <w:lang w:val="en-US"/>
        </w:rPr>
        <w:t xml:space="preserv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136</w:t>
      </w:r>
      <w:r>
        <w:rPr>
          <w:rFonts w:eastAsiaTheme="minorHAnsi"/>
          <w:lang w:val="en-US"/>
        </w:rPr>
        <w:t>, 301–310.</w:t>
      </w:r>
    </w:p>
    <w:p w14:paraId="561C125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McCue, M.D. (2010) Starvation physiology: Reviewing the different strategies animals use to survive a common challenge.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156</w:t>
      </w:r>
      <w:r>
        <w:rPr>
          <w:rFonts w:eastAsiaTheme="minorHAnsi"/>
          <w:lang w:val="en-US"/>
        </w:rPr>
        <w:t>, 1–18.</w:t>
      </w:r>
    </w:p>
    <w:p w14:paraId="0DF7FFF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McLean, J.A. &amp; Speakman, J.R. (2007) Effects of Body Mass and Reproduction on the Basal Metabolic Rate of Brown Long-Eared Bats (</w:t>
      </w:r>
      <w:proofErr w:type="spellStart"/>
      <w:r w:rsidRPr="0070432A">
        <w:rPr>
          <w:rFonts w:eastAsiaTheme="minorHAnsi"/>
          <w:i/>
          <w:lang w:val="en-US"/>
        </w:rPr>
        <w:t>Plecotus</w:t>
      </w:r>
      <w:proofErr w:type="spellEnd"/>
      <w:r w:rsidRPr="0070432A">
        <w:rPr>
          <w:rFonts w:eastAsiaTheme="minorHAnsi"/>
          <w:i/>
          <w:lang w:val="en-US"/>
        </w:rPr>
        <w:t xml:space="preserve"> </w:t>
      </w:r>
      <w:proofErr w:type="spellStart"/>
      <w:r w:rsidRPr="0070432A">
        <w:rPr>
          <w:rFonts w:eastAsiaTheme="minorHAnsi"/>
          <w:i/>
          <w:lang w:val="en-US"/>
        </w:rPr>
        <w:t>auritus</w:t>
      </w:r>
      <w:proofErr w:type="spellEnd"/>
      <w:r>
        <w:rPr>
          <w:rFonts w:eastAsiaTheme="minorHAnsi"/>
          <w:lang w:val="en-US"/>
        </w:rPr>
        <w:t xml:space="preserve">). </w:t>
      </w:r>
      <w:r>
        <w:rPr>
          <w:rFonts w:eastAsiaTheme="minorHAnsi"/>
          <w:i/>
          <w:iCs/>
          <w:lang w:val="en-US"/>
        </w:rPr>
        <w:t>Physiological and Biochemical Zoology</w:t>
      </w:r>
      <w:r>
        <w:rPr>
          <w:rFonts w:eastAsiaTheme="minorHAnsi"/>
          <w:lang w:val="en-US"/>
        </w:rPr>
        <w:t>, 1–10.</w:t>
      </w:r>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 xml:space="preserve">Annales Zoologic </w:t>
      </w:r>
      <w:proofErr w:type="spellStart"/>
      <w:r>
        <w:rPr>
          <w:rFonts w:eastAsiaTheme="minorHAnsi"/>
          <w:i/>
          <w:iCs/>
          <w:lang w:val="en-US"/>
        </w:rPr>
        <w:t>Fennici</w:t>
      </w:r>
      <w:proofErr w:type="spellEnd"/>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w:t>
      </w:r>
      <w:r>
        <w:rPr>
          <w:rFonts w:eastAsiaTheme="minorHAnsi"/>
          <w:lang w:val="en-US"/>
        </w:rPr>
        <w:lastRenderedPageBreak/>
        <w:t xml:space="preserve">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Table 1.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3BF389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Scott, I., Mitchell, P.I. &amp; Evans, P.R. (1996) How does Variation Body Composition Affect the Basal Metabolic Rates of Birds of Birds? </w:t>
      </w:r>
      <w:r>
        <w:rPr>
          <w:rFonts w:eastAsiaTheme="minorHAnsi"/>
          <w:i/>
          <w:iCs/>
          <w:lang w:val="en-US"/>
        </w:rPr>
        <w:t>Functional Ecology</w:t>
      </w:r>
      <w:r>
        <w:rPr>
          <w:rFonts w:eastAsiaTheme="minorHAnsi"/>
          <w:lang w:val="en-US"/>
        </w:rPr>
        <w:t xml:space="preserve">, </w:t>
      </w:r>
      <w:r>
        <w:rPr>
          <w:rFonts w:eastAsiaTheme="minorHAnsi"/>
          <w:b/>
          <w:bCs/>
          <w:lang w:val="en-US"/>
        </w:rPr>
        <w:t>10</w:t>
      </w:r>
      <w:r>
        <w:rPr>
          <w:rFonts w:eastAsiaTheme="minorHAnsi"/>
          <w:lang w:val="en-US"/>
        </w:rPr>
        <w:t>, 307.</w:t>
      </w:r>
    </w:p>
    <w:p w14:paraId="08EA84C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(2005) A review of thermoregulation and physiological performance in reptiles: what is the role of phenotypic flexibility? </w:t>
      </w:r>
      <w:r>
        <w:rPr>
          <w:rFonts w:eastAsiaTheme="minorHAnsi"/>
          <w:i/>
          <w:iCs/>
          <w:lang w:val="en-US"/>
        </w:rPr>
        <w:t>Journal of Comparative Physiology B</w:t>
      </w:r>
      <w:r>
        <w:rPr>
          <w:rFonts w:eastAsiaTheme="minorHAnsi"/>
          <w:lang w:val="en-US"/>
        </w:rPr>
        <w:t xml:space="preserve">, </w:t>
      </w:r>
      <w:r>
        <w:rPr>
          <w:rFonts w:eastAsiaTheme="minorHAnsi"/>
          <w:b/>
          <w:bCs/>
          <w:lang w:val="en-US"/>
        </w:rPr>
        <w:t>175</w:t>
      </w:r>
      <w:r>
        <w:rPr>
          <w:rFonts w:eastAsiaTheme="minorHAnsi"/>
          <w:lang w:val="en-US"/>
        </w:rPr>
        <w:t>, 453–461.</w:t>
      </w:r>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B87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11CF83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60E1DAD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743E76B2" w14:textId="77777777" w:rsidR="00404B1F" w:rsidRPr="00404B1F" w:rsidRDefault="00404B1F" w:rsidP="006237AE">
      <w:pPr>
        <w:spacing w:line="360" w:lineRule="auto"/>
        <w:rPr>
          <w:lang w:val="en-AU"/>
        </w:rPr>
      </w:pP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CFD5D0C" w:rsidR="00D744FB" w:rsidRPr="00D744FB" w:rsidRDefault="00D744FB" w:rsidP="006237AE">
            <w:pPr>
              <w:spacing w:line="360" w:lineRule="auto"/>
              <w:rPr>
                <w:color w:val="000000"/>
              </w:rPr>
            </w:pPr>
            <w:r w:rsidRPr="00D744FB">
              <w:rPr>
                <w:b/>
                <w:color w:val="000000"/>
              </w:rPr>
              <w:t>Table 3.</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sidR="00C357FC">
              <w:rPr>
                <w:color w:val="000000"/>
              </w:rPr>
              <w:t>correlation</w:t>
            </w:r>
            <w:r w:rsidR="00211266">
              <w:rPr>
                <w:color w:val="000000"/>
              </w:rPr>
              <w:t xml:space="preserve"> estimate</w:t>
            </w:r>
            <w:r w:rsidR="00C357FC">
              <w:rPr>
                <w:color w:val="000000"/>
              </w:rPr>
              <w:t xml:space="preserve"> has been set to </w:t>
            </w:r>
            <w:r w:rsidR="00211266">
              <w:rPr>
                <w:color w:val="000000"/>
              </w:rPr>
              <w:t>1</w:t>
            </w:r>
            <w:r w:rsidR="00C357FC">
              <w:rPr>
                <w:color w:val="000000"/>
              </w:rPr>
              <w:t xml:space="preserve"> because there were estimation issues</w:t>
            </w:r>
            <w:r w:rsidR="00611843">
              <w:rPr>
                <w:color w:val="000000"/>
              </w:rPr>
              <w:t xml:space="preserve"> in the function-value model</w:t>
            </w:r>
            <w:r w:rsidR="00211266">
              <w:rPr>
                <w:color w:val="000000"/>
              </w:rPr>
              <w:t xml:space="preserve"> where </w:t>
            </w:r>
            <w:r w:rsidR="00211266" w:rsidRPr="00211266">
              <w:rPr>
                <w:i/>
                <w:color w:val="000000"/>
              </w:rPr>
              <w:t>R</w:t>
            </w:r>
            <w:r w:rsidR="00211266" w:rsidRPr="00211266">
              <w:rPr>
                <w:color w:val="000000"/>
                <w:vertAlign w:val="superscript"/>
              </w:rPr>
              <w:t>2</w:t>
            </w:r>
            <w:r w:rsidR="00211266">
              <w:rPr>
                <w:color w:val="000000"/>
              </w:rPr>
              <w:t xml:space="preserve"> exceeded 1</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211266">
        <w:trPr>
          <w:trHeight w:val="558"/>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502BA33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3B0AB445"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656DF14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0C62EB" w14:textId="42FBFC6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03BD398" w14:textId="08715E64"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3162BB" w14:textId="00B31A0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24B2A10C"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227F9CE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5350351D" w14:textId="54AFBDB3"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1275FF" w14:textId="7ABEB139"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A459706" w14:textId="508CD8C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58B6F085"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0D2B3F56"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099811C2" w14:textId="6E36C5D8"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9EDE372" w14:textId="18E39FD5"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63B4716" w14:textId="15A07B25" w:rsidR="00D744FB" w:rsidRPr="00D744FB" w:rsidRDefault="00211266" w:rsidP="006237AE">
            <w:pPr>
              <w:spacing w:line="360" w:lineRule="auto"/>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B504E47" w14:textId="77DE25A9"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nil"/>
              <w:right w:val="nil"/>
            </w:tcBorders>
            <w:shd w:val="clear" w:color="auto" w:fill="auto"/>
            <w:noWrap/>
            <w:vAlign w:val="bottom"/>
            <w:hideMark/>
          </w:tcPr>
          <w:p w14:paraId="7A9CF984" w14:textId="5B63E4B1"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1F594E59" w:rsidR="002678D4" w:rsidRDefault="002678D4" w:rsidP="006237AE">
      <w:pPr>
        <w:spacing w:line="360" w:lineRule="auto"/>
        <w:rPr>
          <w:lang w:val="en-AU"/>
        </w:rPr>
      </w:pPr>
    </w:p>
    <w:p w14:paraId="401F73AA" w14:textId="3F5CC07A" w:rsidR="00211266" w:rsidRDefault="00211266" w:rsidP="006237AE">
      <w:pPr>
        <w:spacing w:line="360" w:lineRule="auto"/>
        <w:rPr>
          <w:lang w:val="en-AU"/>
        </w:rPr>
      </w:pPr>
    </w:p>
    <w:p w14:paraId="6450EDD9" w14:textId="6182365D" w:rsidR="00211266" w:rsidRDefault="00211266" w:rsidP="006237AE">
      <w:pPr>
        <w:spacing w:line="360" w:lineRule="auto"/>
        <w:rPr>
          <w:lang w:val="en-AU"/>
        </w:rPr>
      </w:pPr>
    </w:p>
    <w:p w14:paraId="5B6C8658" w14:textId="264341DE" w:rsidR="00211266" w:rsidRDefault="00211266" w:rsidP="006237AE">
      <w:pPr>
        <w:spacing w:line="360" w:lineRule="auto"/>
        <w:rPr>
          <w:lang w:val="en-AU"/>
        </w:rPr>
      </w:pPr>
    </w:p>
    <w:p w14:paraId="7D42A395" w14:textId="337896D3" w:rsidR="00211266" w:rsidRDefault="00211266" w:rsidP="006237AE">
      <w:pPr>
        <w:spacing w:line="360" w:lineRule="auto"/>
        <w:rPr>
          <w:lang w:val="en-AU"/>
        </w:rPr>
      </w:pPr>
    </w:p>
    <w:p w14:paraId="343ED91F" w14:textId="77777777" w:rsidR="00211266" w:rsidRDefault="00211266" w:rsidP="006237AE">
      <w:pPr>
        <w:spacing w:line="360" w:lineRule="auto"/>
        <w:rPr>
          <w:lang w:val="en-AU"/>
        </w:rPr>
      </w:pPr>
    </w:p>
    <w:tbl>
      <w:tblPr>
        <w:tblW w:w="9457" w:type="dxa"/>
        <w:tblLook w:val="04A0" w:firstRow="1" w:lastRow="0" w:firstColumn="1" w:lastColumn="0" w:noHBand="0" w:noVBand="1"/>
      </w:tblPr>
      <w:tblGrid>
        <w:gridCol w:w="2132"/>
        <w:gridCol w:w="1476"/>
        <w:gridCol w:w="1116"/>
        <w:gridCol w:w="1070"/>
        <w:gridCol w:w="1477"/>
        <w:gridCol w:w="1116"/>
        <w:gridCol w:w="1070"/>
      </w:tblGrid>
      <w:tr w:rsidR="004D4365" w:rsidRPr="002678D4" w14:paraId="5C6426CA" w14:textId="77777777" w:rsidTr="004642B5">
        <w:trPr>
          <w:trHeight w:val="320"/>
        </w:trPr>
        <w:tc>
          <w:tcPr>
            <w:tcW w:w="9457" w:type="dxa"/>
            <w:gridSpan w:val="7"/>
            <w:tcBorders>
              <w:top w:val="nil"/>
              <w:left w:val="nil"/>
              <w:bottom w:val="nil"/>
              <w:right w:val="nil"/>
            </w:tcBorders>
            <w:shd w:val="clear" w:color="auto" w:fill="auto"/>
            <w:noWrap/>
            <w:vAlign w:val="bottom"/>
          </w:tcPr>
          <w:p w14:paraId="5B65686E" w14:textId="66C6D3A7" w:rsidR="004D4365" w:rsidRPr="002678D4" w:rsidRDefault="004D4365" w:rsidP="004D4365">
            <w:pPr>
              <w:spacing w:line="360" w:lineRule="auto"/>
              <w:rPr>
                <w:color w:val="000000"/>
              </w:rPr>
            </w:pPr>
            <w:r w:rsidRPr="002678D4">
              <w:rPr>
                <w:b/>
                <w:color w:val="000000"/>
              </w:rPr>
              <w:lastRenderedPageBreak/>
              <w:t>Table 4.</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4D4365" w:rsidRPr="002678D4" w14:paraId="20ED31DB" w14:textId="77777777" w:rsidTr="004D4365">
        <w:trPr>
          <w:trHeight w:val="320"/>
        </w:trPr>
        <w:tc>
          <w:tcPr>
            <w:tcW w:w="2132" w:type="dxa"/>
            <w:tcBorders>
              <w:top w:val="nil"/>
              <w:left w:val="nil"/>
              <w:bottom w:val="nil"/>
              <w:right w:val="nil"/>
            </w:tcBorders>
            <w:shd w:val="clear" w:color="auto" w:fill="auto"/>
            <w:noWrap/>
            <w:vAlign w:val="bottom"/>
            <w:hideMark/>
          </w:tcPr>
          <w:p w14:paraId="7633675F" w14:textId="77777777" w:rsidR="004D4365" w:rsidRPr="002678D4" w:rsidRDefault="004D4365" w:rsidP="006237AE">
            <w:pPr>
              <w:spacing w:line="360" w:lineRule="auto"/>
              <w:rPr>
                <w:color w:val="000000"/>
              </w:rPr>
            </w:pPr>
          </w:p>
        </w:tc>
        <w:tc>
          <w:tcPr>
            <w:tcW w:w="3662" w:type="dxa"/>
            <w:gridSpan w:val="3"/>
            <w:tcBorders>
              <w:top w:val="nil"/>
              <w:left w:val="nil"/>
              <w:bottom w:val="nil"/>
              <w:right w:val="nil"/>
            </w:tcBorders>
            <w:shd w:val="clear" w:color="auto" w:fill="auto"/>
            <w:noWrap/>
            <w:vAlign w:val="bottom"/>
            <w:hideMark/>
          </w:tcPr>
          <w:p w14:paraId="2D11ACD0" w14:textId="77777777" w:rsidR="004D4365" w:rsidRPr="002678D4" w:rsidRDefault="004D4365" w:rsidP="006237AE">
            <w:pPr>
              <w:spacing w:line="360" w:lineRule="auto"/>
              <w:jc w:val="center"/>
              <w:rPr>
                <w:color w:val="000000"/>
              </w:rPr>
            </w:pPr>
            <w:r w:rsidRPr="002678D4">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4D4365" w:rsidRPr="002678D4" w:rsidRDefault="004D4365" w:rsidP="006237AE">
            <w:pPr>
              <w:spacing w:line="360" w:lineRule="auto"/>
              <w:jc w:val="center"/>
              <w:rPr>
                <w:color w:val="000000"/>
              </w:rPr>
            </w:pPr>
            <w:r w:rsidRPr="002678D4">
              <w:rPr>
                <w:color w:val="000000"/>
              </w:rPr>
              <w:t>Within-individual</w:t>
            </w:r>
          </w:p>
        </w:tc>
      </w:tr>
      <w:tr w:rsidR="004D4365" w:rsidRPr="002678D4" w14:paraId="23E7C1CA" w14:textId="77777777" w:rsidTr="004D4365">
        <w:trPr>
          <w:trHeight w:val="320"/>
        </w:trPr>
        <w:tc>
          <w:tcPr>
            <w:tcW w:w="2132" w:type="dxa"/>
            <w:tcBorders>
              <w:top w:val="nil"/>
              <w:left w:val="nil"/>
              <w:bottom w:val="nil"/>
              <w:right w:val="nil"/>
            </w:tcBorders>
            <w:shd w:val="clear" w:color="auto" w:fill="auto"/>
            <w:noWrap/>
            <w:vAlign w:val="bottom"/>
            <w:hideMark/>
          </w:tcPr>
          <w:p w14:paraId="469E6165" w14:textId="77777777" w:rsidR="004D4365" w:rsidRPr="002678D4" w:rsidRDefault="004D4365" w:rsidP="006237AE">
            <w:pPr>
              <w:spacing w:line="360" w:lineRule="auto"/>
              <w:jc w:val="center"/>
              <w:rPr>
                <w:color w:val="000000"/>
              </w:rPr>
            </w:pPr>
            <w:r w:rsidRPr="002678D4">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4D4365" w:rsidRPr="002678D4" w:rsidRDefault="004D4365"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4D4365" w:rsidRPr="002678D4" w:rsidRDefault="004D4365" w:rsidP="006237AE">
            <w:pPr>
              <w:spacing w:line="360" w:lineRule="auto"/>
              <w:jc w:val="center"/>
              <w:rPr>
                <w:color w:val="000000"/>
              </w:rPr>
            </w:pPr>
            <w:r w:rsidRPr="002678D4">
              <w:rPr>
                <w:color w:val="000000"/>
              </w:rPr>
              <w:t>Upper</w:t>
            </w:r>
          </w:p>
        </w:tc>
      </w:tr>
      <w:tr w:rsidR="004D4365" w:rsidRPr="002678D4" w14:paraId="2C0187B2" w14:textId="77777777" w:rsidTr="004D4365">
        <w:trPr>
          <w:trHeight w:val="320"/>
        </w:trPr>
        <w:tc>
          <w:tcPr>
            <w:tcW w:w="2132" w:type="dxa"/>
            <w:tcBorders>
              <w:top w:val="nil"/>
              <w:left w:val="nil"/>
              <w:bottom w:val="nil"/>
              <w:right w:val="nil"/>
            </w:tcBorders>
            <w:shd w:val="clear" w:color="auto" w:fill="auto"/>
            <w:noWrap/>
            <w:vAlign w:val="bottom"/>
            <w:hideMark/>
          </w:tcPr>
          <w:p w14:paraId="0D0227D8" w14:textId="77777777" w:rsidR="004D4365" w:rsidRPr="002678D4" w:rsidRDefault="004D4365" w:rsidP="006237AE">
            <w:pPr>
              <w:spacing w:line="360" w:lineRule="auto"/>
              <w:jc w:val="center"/>
              <w:rPr>
                <w:color w:val="000000"/>
              </w:rPr>
            </w:pPr>
            <w:r w:rsidRPr="002678D4">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4D4365" w:rsidRPr="002678D4" w:rsidRDefault="004D4365" w:rsidP="006237AE">
            <w:pPr>
              <w:spacing w:line="360" w:lineRule="auto"/>
              <w:jc w:val="center"/>
              <w:rPr>
                <w:b/>
                <w:color w:val="000000"/>
              </w:rPr>
            </w:pPr>
            <w:r w:rsidRPr="002678D4">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4D4365" w:rsidRPr="002678D4" w:rsidRDefault="004D4365" w:rsidP="006237AE">
            <w:pPr>
              <w:spacing w:line="360" w:lineRule="auto"/>
              <w:jc w:val="center"/>
              <w:rPr>
                <w:color w:val="000000"/>
              </w:rPr>
            </w:pPr>
            <w:r w:rsidRPr="002678D4">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4D4365" w:rsidRPr="002678D4" w:rsidRDefault="004D4365" w:rsidP="006237AE">
            <w:pPr>
              <w:spacing w:line="360" w:lineRule="auto"/>
              <w:jc w:val="center"/>
              <w:rPr>
                <w:color w:val="000000"/>
              </w:rPr>
            </w:pPr>
            <w:r w:rsidRPr="002678D4">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4D4365" w:rsidRPr="002678D4" w:rsidRDefault="004D4365" w:rsidP="006237AE">
            <w:pPr>
              <w:spacing w:line="360" w:lineRule="auto"/>
              <w:jc w:val="center"/>
              <w:rPr>
                <w:b/>
                <w:color w:val="000000"/>
              </w:rPr>
            </w:pPr>
            <w:r w:rsidRPr="002678D4">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4D4365" w:rsidRPr="002678D4" w:rsidRDefault="004D4365" w:rsidP="006237AE">
            <w:pPr>
              <w:spacing w:line="360" w:lineRule="auto"/>
              <w:jc w:val="center"/>
              <w:rPr>
                <w:color w:val="000000"/>
              </w:rPr>
            </w:pPr>
            <w:r w:rsidRPr="002678D4">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4D4365" w:rsidRPr="002678D4" w:rsidRDefault="004D4365" w:rsidP="006237AE">
            <w:pPr>
              <w:spacing w:line="360" w:lineRule="auto"/>
              <w:jc w:val="center"/>
              <w:rPr>
                <w:color w:val="000000"/>
              </w:rPr>
            </w:pPr>
            <w:r w:rsidRPr="002678D4">
              <w:rPr>
                <w:color w:val="000000"/>
              </w:rPr>
              <w:t>2.62</w:t>
            </w:r>
          </w:p>
        </w:tc>
      </w:tr>
      <w:tr w:rsidR="004D4365" w:rsidRPr="002678D4" w14:paraId="29470A4D" w14:textId="77777777" w:rsidTr="004D4365">
        <w:trPr>
          <w:trHeight w:val="320"/>
        </w:trPr>
        <w:tc>
          <w:tcPr>
            <w:tcW w:w="2132" w:type="dxa"/>
            <w:tcBorders>
              <w:top w:val="nil"/>
              <w:left w:val="nil"/>
              <w:bottom w:val="nil"/>
              <w:right w:val="nil"/>
            </w:tcBorders>
            <w:shd w:val="clear" w:color="auto" w:fill="auto"/>
            <w:noWrap/>
            <w:vAlign w:val="bottom"/>
            <w:hideMark/>
          </w:tcPr>
          <w:p w14:paraId="51BF8C08" w14:textId="77777777" w:rsidR="004D4365" w:rsidRPr="002678D4" w:rsidRDefault="004D4365" w:rsidP="006237AE">
            <w:pPr>
              <w:spacing w:line="360" w:lineRule="auto"/>
              <w:jc w:val="center"/>
              <w:rPr>
                <w:color w:val="000000"/>
              </w:rPr>
            </w:pPr>
            <w:r w:rsidRPr="002678D4">
              <w:rPr>
                <w:color w:val="000000"/>
              </w:rPr>
              <w:t>24</w:t>
            </w:r>
          </w:p>
        </w:tc>
        <w:tc>
          <w:tcPr>
            <w:tcW w:w="1476" w:type="dxa"/>
            <w:tcBorders>
              <w:top w:val="nil"/>
              <w:left w:val="nil"/>
              <w:bottom w:val="nil"/>
              <w:right w:val="nil"/>
            </w:tcBorders>
            <w:shd w:val="clear" w:color="auto" w:fill="auto"/>
            <w:noWrap/>
            <w:vAlign w:val="bottom"/>
            <w:hideMark/>
          </w:tcPr>
          <w:p w14:paraId="3C6BFCFA" w14:textId="77777777" w:rsidR="004D4365" w:rsidRPr="002678D4" w:rsidRDefault="004D4365"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4D4365" w:rsidRPr="002678D4" w:rsidRDefault="004D4365"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4D4365" w:rsidRPr="002678D4" w:rsidRDefault="004D4365"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4D4365" w:rsidRPr="002678D4" w:rsidRDefault="004D4365"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4D4365" w:rsidRPr="002678D4" w:rsidRDefault="004D4365"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4D4365" w:rsidRPr="002678D4" w:rsidRDefault="004D4365" w:rsidP="006237AE">
            <w:pPr>
              <w:spacing w:line="360" w:lineRule="auto"/>
              <w:jc w:val="center"/>
              <w:rPr>
                <w:color w:val="000000"/>
              </w:rPr>
            </w:pPr>
            <w:r w:rsidRPr="002678D4">
              <w:rPr>
                <w:color w:val="000000"/>
              </w:rPr>
              <w:t>3.46</w:t>
            </w:r>
          </w:p>
        </w:tc>
      </w:tr>
      <w:tr w:rsidR="004D4365" w:rsidRPr="002678D4" w14:paraId="57622B63" w14:textId="77777777" w:rsidTr="004D4365">
        <w:trPr>
          <w:trHeight w:val="320"/>
        </w:trPr>
        <w:tc>
          <w:tcPr>
            <w:tcW w:w="2132" w:type="dxa"/>
            <w:tcBorders>
              <w:top w:val="nil"/>
              <w:left w:val="nil"/>
              <w:bottom w:val="nil"/>
              <w:right w:val="nil"/>
            </w:tcBorders>
            <w:shd w:val="clear" w:color="auto" w:fill="auto"/>
            <w:noWrap/>
            <w:vAlign w:val="bottom"/>
            <w:hideMark/>
          </w:tcPr>
          <w:p w14:paraId="2562EDD6" w14:textId="77777777" w:rsidR="004D4365" w:rsidRPr="002678D4" w:rsidRDefault="004D4365"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4D4365" w:rsidRPr="002678D4" w:rsidRDefault="004D4365"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4D4365" w:rsidRPr="002678D4" w:rsidRDefault="004D4365"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4D4365" w:rsidRPr="002678D4" w:rsidRDefault="004D4365"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4D4365" w:rsidRPr="002678D4" w:rsidRDefault="004D4365"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4D4365" w:rsidRPr="002678D4" w:rsidRDefault="004D4365" w:rsidP="006237AE">
            <w:pPr>
              <w:spacing w:line="360" w:lineRule="auto"/>
              <w:jc w:val="center"/>
              <w:rPr>
                <w:color w:val="000000"/>
              </w:rPr>
            </w:pPr>
            <w:r w:rsidRPr="002678D4">
              <w:rPr>
                <w:color w:val="000000"/>
              </w:rPr>
              <w:t>2.53</w:t>
            </w:r>
          </w:p>
        </w:tc>
      </w:tr>
      <w:tr w:rsidR="004D4365" w:rsidRPr="002678D4" w14:paraId="6379842A" w14:textId="77777777" w:rsidTr="004D4365">
        <w:trPr>
          <w:trHeight w:val="320"/>
        </w:trPr>
        <w:tc>
          <w:tcPr>
            <w:tcW w:w="2132" w:type="dxa"/>
            <w:tcBorders>
              <w:top w:val="nil"/>
              <w:left w:val="nil"/>
              <w:bottom w:val="nil"/>
              <w:right w:val="nil"/>
            </w:tcBorders>
            <w:shd w:val="clear" w:color="auto" w:fill="auto"/>
            <w:noWrap/>
            <w:vAlign w:val="bottom"/>
            <w:hideMark/>
          </w:tcPr>
          <w:p w14:paraId="6C274C41" w14:textId="77777777" w:rsidR="004D4365" w:rsidRPr="002678D4" w:rsidRDefault="004D4365"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4D4365" w:rsidRPr="002678D4" w:rsidRDefault="004D4365"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4D4365" w:rsidRPr="002678D4" w:rsidRDefault="004D4365"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4D4365" w:rsidRPr="002678D4" w:rsidRDefault="004D4365"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4D4365" w:rsidRPr="002678D4" w:rsidRDefault="004D4365"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4D4365" w:rsidRPr="002678D4" w:rsidRDefault="004D4365"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4D4365" w:rsidRPr="002678D4" w:rsidRDefault="004D4365" w:rsidP="006237AE">
            <w:pPr>
              <w:spacing w:line="360" w:lineRule="auto"/>
              <w:jc w:val="center"/>
              <w:rPr>
                <w:color w:val="000000"/>
              </w:rPr>
            </w:pPr>
            <w:r w:rsidRPr="002678D4">
              <w:rPr>
                <w:color w:val="000000"/>
              </w:rPr>
              <w:t>2.68</w:t>
            </w:r>
          </w:p>
        </w:tc>
      </w:tr>
      <w:tr w:rsidR="004D4365" w:rsidRPr="002678D4" w14:paraId="17AA224C" w14:textId="77777777" w:rsidTr="004D4365">
        <w:trPr>
          <w:trHeight w:val="320"/>
        </w:trPr>
        <w:tc>
          <w:tcPr>
            <w:tcW w:w="2132" w:type="dxa"/>
            <w:tcBorders>
              <w:top w:val="nil"/>
              <w:left w:val="nil"/>
              <w:bottom w:val="nil"/>
              <w:right w:val="nil"/>
            </w:tcBorders>
            <w:shd w:val="clear" w:color="auto" w:fill="auto"/>
            <w:noWrap/>
            <w:vAlign w:val="bottom"/>
            <w:hideMark/>
          </w:tcPr>
          <w:p w14:paraId="47D033FF" w14:textId="77777777" w:rsidR="004D4365" w:rsidRPr="002678D4" w:rsidRDefault="004D4365" w:rsidP="006237AE">
            <w:pPr>
              <w:spacing w:line="360" w:lineRule="auto"/>
              <w:jc w:val="center"/>
              <w:rPr>
                <w:color w:val="000000"/>
              </w:rPr>
            </w:pPr>
            <w:r w:rsidRPr="002678D4">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4D4365" w:rsidRPr="002678D4" w:rsidRDefault="004D4365" w:rsidP="006237AE">
            <w:pPr>
              <w:spacing w:line="360" w:lineRule="auto"/>
              <w:jc w:val="center"/>
              <w:rPr>
                <w:b/>
                <w:color w:val="000000"/>
              </w:rPr>
            </w:pPr>
            <w:r w:rsidRPr="002678D4">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4D4365" w:rsidRPr="002678D4" w:rsidRDefault="004D4365" w:rsidP="006237AE">
            <w:pPr>
              <w:spacing w:line="360" w:lineRule="auto"/>
              <w:jc w:val="center"/>
              <w:rPr>
                <w:color w:val="000000"/>
              </w:rPr>
            </w:pPr>
            <w:r w:rsidRPr="002678D4">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4D4365" w:rsidRPr="002678D4" w:rsidRDefault="004D4365" w:rsidP="006237AE">
            <w:pPr>
              <w:spacing w:line="360" w:lineRule="auto"/>
              <w:jc w:val="center"/>
              <w:rPr>
                <w:color w:val="000000"/>
              </w:rPr>
            </w:pPr>
            <w:r w:rsidRPr="002678D4">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4D4365" w:rsidRPr="002678D4" w:rsidRDefault="004D4365" w:rsidP="006237AE">
            <w:pPr>
              <w:spacing w:line="360" w:lineRule="auto"/>
              <w:jc w:val="center"/>
              <w:rPr>
                <w:b/>
                <w:color w:val="000000"/>
              </w:rPr>
            </w:pPr>
            <w:r w:rsidRPr="002678D4">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4D4365" w:rsidRPr="002678D4" w:rsidRDefault="004D4365" w:rsidP="006237AE">
            <w:pPr>
              <w:spacing w:line="360" w:lineRule="auto"/>
              <w:jc w:val="center"/>
              <w:rPr>
                <w:color w:val="000000"/>
              </w:rPr>
            </w:pPr>
            <w:r w:rsidRPr="002678D4">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4D4365" w:rsidRPr="002678D4" w:rsidRDefault="004D4365" w:rsidP="006237AE">
            <w:pPr>
              <w:spacing w:line="360" w:lineRule="auto"/>
              <w:jc w:val="center"/>
              <w:rPr>
                <w:color w:val="000000"/>
              </w:rPr>
            </w:pPr>
            <w:r w:rsidRPr="002678D4">
              <w:rPr>
                <w:color w:val="000000"/>
              </w:rPr>
              <w:t>2.52</w:t>
            </w:r>
          </w:p>
        </w:tc>
      </w:tr>
      <w:tr w:rsidR="004D4365" w:rsidRPr="002678D4" w14:paraId="122F0C53" w14:textId="77777777" w:rsidTr="004D4365">
        <w:trPr>
          <w:trHeight w:val="320"/>
        </w:trPr>
        <w:tc>
          <w:tcPr>
            <w:tcW w:w="2132" w:type="dxa"/>
            <w:tcBorders>
              <w:top w:val="nil"/>
              <w:left w:val="nil"/>
              <w:bottom w:val="nil"/>
              <w:right w:val="nil"/>
            </w:tcBorders>
            <w:shd w:val="clear" w:color="auto" w:fill="auto"/>
            <w:noWrap/>
            <w:vAlign w:val="bottom"/>
            <w:hideMark/>
          </w:tcPr>
          <w:p w14:paraId="74F287DC" w14:textId="77777777" w:rsidR="004D4365" w:rsidRPr="002678D4" w:rsidRDefault="004D4365" w:rsidP="006237AE">
            <w:pPr>
              <w:spacing w:line="360" w:lineRule="auto"/>
              <w:jc w:val="center"/>
              <w:rPr>
                <w:color w:val="000000"/>
              </w:rPr>
            </w:pPr>
            <w:r w:rsidRPr="002678D4">
              <w:rPr>
                <w:color w:val="000000"/>
              </w:rPr>
              <w:t>32</w:t>
            </w:r>
          </w:p>
        </w:tc>
        <w:tc>
          <w:tcPr>
            <w:tcW w:w="1476" w:type="dxa"/>
            <w:tcBorders>
              <w:top w:val="nil"/>
              <w:left w:val="nil"/>
              <w:bottom w:val="nil"/>
              <w:right w:val="nil"/>
            </w:tcBorders>
            <w:shd w:val="clear" w:color="auto" w:fill="auto"/>
            <w:noWrap/>
            <w:vAlign w:val="bottom"/>
            <w:hideMark/>
          </w:tcPr>
          <w:p w14:paraId="1753035A" w14:textId="77777777" w:rsidR="004D4365" w:rsidRPr="002678D4" w:rsidRDefault="004D4365" w:rsidP="006237AE">
            <w:pPr>
              <w:spacing w:line="360" w:lineRule="auto"/>
              <w:jc w:val="center"/>
              <w:rPr>
                <w:b/>
                <w:color w:val="000000"/>
              </w:rPr>
            </w:pPr>
            <w:r w:rsidRPr="002678D4">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4D4365" w:rsidRPr="002678D4" w:rsidRDefault="004D4365" w:rsidP="006237AE">
            <w:pPr>
              <w:spacing w:line="360" w:lineRule="auto"/>
              <w:jc w:val="center"/>
              <w:rPr>
                <w:color w:val="000000"/>
              </w:rPr>
            </w:pPr>
            <w:r w:rsidRPr="002678D4">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4D4365" w:rsidRPr="002678D4" w:rsidRDefault="004D4365" w:rsidP="006237AE">
            <w:pPr>
              <w:spacing w:line="360" w:lineRule="auto"/>
              <w:jc w:val="center"/>
              <w:rPr>
                <w:color w:val="000000"/>
              </w:rPr>
            </w:pPr>
            <w:r w:rsidRPr="002678D4">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4D4365" w:rsidRPr="002678D4" w:rsidRDefault="004D4365" w:rsidP="006237AE">
            <w:pPr>
              <w:spacing w:line="360" w:lineRule="auto"/>
              <w:jc w:val="center"/>
              <w:rPr>
                <w:b/>
                <w:color w:val="000000"/>
              </w:rPr>
            </w:pPr>
            <w:r w:rsidRPr="002678D4">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4D4365" w:rsidRPr="002678D4" w:rsidRDefault="004D4365" w:rsidP="006237AE">
            <w:pPr>
              <w:spacing w:line="360" w:lineRule="auto"/>
              <w:jc w:val="center"/>
              <w:rPr>
                <w:color w:val="000000"/>
              </w:rPr>
            </w:pPr>
            <w:r w:rsidRPr="002678D4">
              <w:rPr>
                <w:color w:val="000000"/>
              </w:rPr>
              <w:t>2.47</w:t>
            </w:r>
          </w:p>
        </w:tc>
      </w:tr>
    </w:tbl>
    <w:p w14:paraId="7BF06FD3" w14:textId="20ACB49F" w:rsidR="00EF339B" w:rsidRPr="00EF339B" w:rsidRDefault="004F268B" w:rsidP="006237AE">
      <w:pPr>
        <w:spacing w:line="360" w:lineRule="auto"/>
        <w:rPr>
          <w:lang w:val="en-AU"/>
        </w:rPr>
      </w:pPr>
      <w:del w:id="436"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r w:rsidR="002905E1">
        <w:rPr>
          <w:lang w:val="en-AU"/>
        </w:rPr>
        <w:fldChar w:fldCharType="begin"/>
      </w:r>
      <w:r w:rsidR="002905E1">
        <w:rPr>
          <w:lang w:val="en-AU"/>
        </w:rPr>
        <w:instrText xml:space="preserve"> ADDIN PAPERS2_CITATIONS &lt;papers2_bibliography/&gt;</w:instrText>
      </w:r>
      <w:r w:rsidR="002905E1">
        <w:rPr>
          <w:lang w:val="en-AU"/>
        </w:rPr>
        <w:fldChar w:fldCharType="end"/>
      </w: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onti.kar@gmail.com" w:date="2019-01-11T10:27:00Z" w:initials="f">
    <w:p w14:paraId="6B25780D" w14:textId="232FA4F2" w:rsidR="00B266EA" w:rsidRDefault="00B266EA" w:rsidP="005352EE">
      <w:pPr>
        <w:rPr>
          <w:rFonts w:ascii="Open Sans" w:hAnsi="Open Sans" w:cs="Open Sans"/>
          <w:color w:val="424242"/>
          <w:sz w:val="20"/>
          <w:szCs w:val="20"/>
          <w:shd w:val="clear" w:color="auto" w:fill="FFFFFF"/>
        </w:rPr>
      </w:pPr>
      <w:r>
        <w:rPr>
          <w:rFonts w:ascii="Open Sans" w:hAnsi="Open Sans" w:cs="Open Sans"/>
          <w:color w:val="424242"/>
          <w:sz w:val="20"/>
          <w:szCs w:val="20"/>
          <w:shd w:val="clear" w:color="auto" w:fill="FFFFFF"/>
        </w:rPr>
        <w:t>Formatted for Journal of Animal Ecology</w:t>
      </w:r>
    </w:p>
    <w:p w14:paraId="66FA2B91" w14:textId="77777777" w:rsidR="00B266EA" w:rsidRDefault="00B266EA" w:rsidP="005352EE">
      <w:pPr>
        <w:rPr>
          <w:rFonts w:ascii="Open Sans" w:hAnsi="Open Sans" w:cs="Open Sans"/>
          <w:color w:val="424242"/>
          <w:sz w:val="20"/>
          <w:szCs w:val="20"/>
          <w:shd w:val="clear" w:color="auto" w:fill="FFFFFF"/>
        </w:rPr>
      </w:pPr>
    </w:p>
    <w:p w14:paraId="1776B61B" w14:textId="4ACAF3DC" w:rsidR="00B266EA" w:rsidRPr="005352EE" w:rsidRDefault="00B266EA" w:rsidP="005352EE">
      <w:r w:rsidRPr="005352EE">
        <w:rPr>
          <w:rFonts w:ascii="Open Sans" w:hAnsi="Open Sans" w:cs="Open Sans"/>
          <w:color w:val="424242"/>
          <w:sz w:val="20"/>
          <w:szCs w:val="20"/>
          <w:shd w:val="clear" w:color="auto" w:fill="FFFFFF"/>
        </w:rPr>
        <w:t>Manuscripts should not normally be longer than 8,500 words, including all text, references, tables and figure legends. For longer manuscripts please provide a clear justification in the cover letter</w:t>
      </w:r>
    </w:p>
    <w:p w14:paraId="05C07B68" w14:textId="444AFBC7" w:rsidR="00B266EA" w:rsidRDefault="00B266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C07B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C07B68" w16cid:durableId="1FE2EE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516A4" w14:textId="77777777" w:rsidR="00807526" w:rsidRDefault="00807526" w:rsidP="00711670">
      <w:r>
        <w:separator/>
      </w:r>
    </w:p>
  </w:endnote>
  <w:endnote w:type="continuationSeparator" w:id="0">
    <w:p w14:paraId="0E65A933" w14:textId="77777777" w:rsidR="00807526" w:rsidRDefault="00807526"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B266EA" w:rsidRDefault="00B266EA"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B266EA" w:rsidRDefault="00B266EA"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B266EA" w:rsidRDefault="00B266EA"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B266EA" w:rsidRDefault="00B266EA"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58225" w14:textId="77777777" w:rsidR="00807526" w:rsidRDefault="00807526" w:rsidP="00711670">
      <w:r>
        <w:separator/>
      </w:r>
    </w:p>
  </w:footnote>
  <w:footnote w:type="continuationSeparator" w:id="0">
    <w:p w14:paraId="6004AC6D" w14:textId="77777777" w:rsidR="00807526" w:rsidRDefault="00807526"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38D"/>
    <w:rsid w:val="000259E6"/>
    <w:rsid w:val="000272F9"/>
    <w:rsid w:val="0002758B"/>
    <w:rsid w:val="00027759"/>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328D"/>
    <w:rsid w:val="00074694"/>
    <w:rsid w:val="00074E81"/>
    <w:rsid w:val="000765EB"/>
    <w:rsid w:val="000778A0"/>
    <w:rsid w:val="00077AC5"/>
    <w:rsid w:val="00080ACB"/>
    <w:rsid w:val="000810C3"/>
    <w:rsid w:val="00081D53"/>
    <w:rsid w:val="00082020"/>
    <w:rsid w:val="00082218"/>
    <w:rsid w:val="00082698"/>
    <w:rsid w:val="00083ACA"/>
    <w:rsid w:val="00084266"/>
    <w:rsid w:val="00084EB7"/>
    <w:rsid w:val="00085772"/>
    <w:rsid w:val="00085F9D"/>
    <w:rsid w:val="00087568"/>
    <w:rsid w:val="00091310"/>
    <w:rsid w:val="00092104"/>
    <w:rsid w:val="000927A8"/>
    <w:rsid w:val="00092ADD"/>
    <w:rsid w:val="00092C24"/>
    <w:rsid w:val="00092E37"/>
    <w:rsid w:val="00093972"/>
    <w:rsid w:val="00094139"/>
    <w:rsid w:val="00095773"/>
    <w:rsid w:val="0009635C"/>
    <w:rsid w:val="00097A22"/>
    <w:rsid w:val="00097E41"/>
    <w:rsid w:val="000A099F"/>
    <w:rsid w:val="000A2877"/>
    <w:rsid w:val="000A2A15"/>
    <w:rsid w:val="000A362E"/>
    <w:rsid w:val="000A37AC"/>
    <w:rsid w:val="000A582A"/>
    <w:rsid w:val="000A7555"/>
    <w:rsid w:val="000A7C8B"/>
    <w:rsid w:val="000A7C9A"/>
    <w:rsid w:val="000B0683"/>
    <w:rsid w:val="000B20B3"/>
    <w:rsid w:val="000B533D"/>
    <w:rsid w:val="000B608E"/>
    <w:rsid w:val="000C25BC"/>
    <w:rsid w:val="000C25C9"/>
    <w:rsid w:val="000C34A3"/>
    <w:rsid w:val="000C3C32"/>
    <w:rsid w:val="000C4809"/>
    <w:rsid w:val="000C5024"/>
    <w:rsid w:val="000C5D3E"/>
    <w:rsid w:val="000C7B8A"/>
    <w:rsid w:val="000D05A2"/>
    <w:rsid w:val="000D05B0"/>
    <w:rsid w:val="000D090D"/>
    <w:rsid w:val="000D2E19"/>
    <w:rsid w:val="000D5578"/>
    <w:rsid w:val="000D5837"/>
    <w:rsid w:val="000D635E"/>
    <w:rsid w:val="000D6BD4"/>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50EB"/>
    <w:rsid w:val="000F5C23"/>
    <w:rsid w:val="000F5FFA"/>
    <w:rsid w:val="00100303"/>
    <w:rsid w:val="0010040A"/>
    <w:rsid w:val="00100E72"/>
    <w:rsid w:val="00101F7A"/>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37D2E"/>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1266"/>
    <w:rsid w:val="0021214F"/>
    <w:rsid w:val="00214562"/>
    <w:rsid w:val="00214A84"/>
    <w:rsid w:val="002155F2"/>
    <w:rsid w:val="00215C7E"/>
    <w:rsid w:val="002167E1"/>
    <w:rsid w:val="002175AB"/>
    <w:rsid w:val="00217633"/>
    <w:rsid w:val="002178E9"/>
    <w:rsid w:val="00217AC2"/>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41D"/>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F8A"/>
    <w:rsid w:val="002B44E0"/>
    <w:rsid w:val="002B4856"/>
    <w:rsid w:val="002B5E52"/>
    <w:rsid w:val="002B6DC7"/>
    <w:rsid w:val="002B762D"/>
    <w:rsid w:val="002B7A91"/>
    <w:rsid w:val="002B7ACB"/>
    <w:rsid w:val="002C0383"/>
    <w:rsid w:val="002C132D"/>
    <w:rsid w:val="002C1C7E"/>
    <w:rsid w:val="002C29BA"/>
    <w:rsid w:val="002C36A5"/>
    <w:rsid w:val="002C7306"/>
    <w:rsid w:val="002C7AFC"/>
    <w:rsid w:val="002D0922"/>
    <w:rsid w:val="002D0C22"/>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D53"/>
    <w:rsid w:val="00310C6D"/>
    <w:rsid w:val="00312068"/>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0FF6"/>
    <w:rsid w:val="0035144C"/>
    <w:rsid w:val="0035339D"/>
    <w:rsid w:val="00353CB4"/>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4F1"/>
    <w:rsid w:val="00451B26"/>
    <w:rsid w:val="00451D89"/>
    <w:rsid w:val="0045321C"/>
    <w:rsid w:val="00453EC8"/>
    <w:rsid w:val="0045421D"/>
    <w:rsid w:val="00456409"/>
    <w:rsid w:val="00456F7B"/>
    <w:rsid w:val="0045748F"/>
    <w:rsid w:val="00460A8C"/>
    <w:rsid w:val="00461616"/>
    <w:rsid w:val="0046276F"/>
    <w:rsid w:val="004628E3"/>
    <w:rsid w:val="00462F85"/>
    <w:rsid w:val="004642B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6A65"/>
    <w:rsid w:val="00487122"/>
    <w:rsid w:val="00487AEF"/>
    <w:rsid w:val="00487F8D"/>
    <w:rsid w:val="004904FF"/>
    <w:rsid w:val="00490AC4"/>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4365"/>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3443"/>
    <w:rsid w:val="00534FAA"/>
    <w:rsid w:val="00535183"/>
    <w:rsid w:val="005352EE"/>
    <w:rsid w:val="00536AD9"/>
    <w:rsid w:val="00537406"/>
    <w:rsid w:val="005379B6"/>
    <w:rsid w:val="00541186"/>
    <w:rsid w:val="005421E0"/>
    <w:rsid w:val="00542EED"/>
    <w:rsid w:val="005469E3"/>
    <w:rsid w:val="005470BA"/>
    <w:rsid w:val="00547CE4"/>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5B1A"/>
    <w:rsid w:val="005B6C02"/>
    <w:rsid w:val="005B6DCB"/>
    <w:rsid w:val="005B722A"/>
    <w:rsid w:val="005B7E9C"/>
    <w:rsid w:val="005C0A2E"/>
    <w:rsid w:val="005C1119"/>
    <w:rsid w:val="005C1968"/>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6483"/>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2547"/>
    <w:rsid w:val="006139EA"/>
    <w:rsid w:val="00613AF6"/>
    <w:rsid w:val="00614CA9"/>
    <w:rsid w:val="00614F30"/>
    <w:rsid w:val="00615472"/>
    <w:rsid w:val="00615E1C"/>
    <w:rsid w:val="00616F92"/>
    <w:rsid w:val="00617D7B"/>
    <w:rsid w:val="006237AE"/>
    <w:rsid w:val="0062391B"/>
    <w:rsid w:val="00623E54"/>
    <w:rsid w:val="006246EC"/>
    <w:rsid w:val="006275EE"/>
    <w:rsid w:val="006277FE"/>
    <w:rsid w:val="00631933"/>
    <w:rsid w:val="00631C80"/>
    <w:rsid w:val="00631D11"/>
    <w:rsid w:val="0063439E"/>
    <w:rsid w:val="00635411"/>
    <w:rsid w:val="00640529"/>
    <w:rsid w:val="00642D67"/>
    <w:rsid w:val="006430E6"/>
    <w:rsid w:val="00643672"/>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41F2"/>
    <w:rsid w:val="006E467C"/>
    <w:rsid w:val="006E736C"/>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7083"/>
    <w:rsid w:val="007B71A6"/>
    <w:rsid w:val="007B7566"/>
    <w:rsid w:val="007C0064"/>
    <w:rsid w:val="007C069B"/>
    <w:rsid w:val="007C0AE5"/>
    <w:rsid w:val="007C1AB9"/>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690D"/>
    <w:rsid w:val="007F6B83"/>
    <w:rsid w:val="007F6DD6"/>
    <w:rsid w:val="007F7C29"/>
    <w:rsid w:val="007F7FE9"/>
    <w:rsid w:val="008010B1"/>
    <w:rsid w:val="008019DE"/>
    <w:rsid w:val="008025EF"/>
    <w:rsid w:val="008030C6"/>
    <w:rsid w:val="0080379C"/>
    <w:rsid w:val="00804C28"/>
    <w:rsid w:val="00806490"/>
    <w:rsid w:val="00807508"/>
    <w:rsid w:val="00807526"/>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67B01"/>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7177"/>
    <w:rsid w:val="008A205C"/>
    <w:rsid w:val="008A237C"/>
    <w:rsid w:val="008A2528"/>
    <w:rsid w:val="008A415A"/>
    <w:rsid w:val="008A44AF"/>
    <w:rsid w:val="008A6323"/>
    <w:rsid w:val="008A74A9"/>
    <w:rsid w:val="008A7CC7"/>
    <w:rsid w:val="008B007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26D1"/>
    <w:rsid w:val="009442D0"/>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09EA"/>
    <w:rsid w:val="009A1811"/>
    <w:rsid w:val="009A2298"/>
    <w:rsid w:val="009A3B5D"/>
    <w:rsid w:val="009A4D79"/>
    <w:rsid w:val="009A5C4A"/>
    <w:rsid w:val="009A643D"/>
    <w:rsid w:val="009A7EC2"/>
    <w:rsid w:val="009B3A1B"/>
    <w:rsid w:val="009B3A6E"/>
    <w:rsid w:val="009B511E"/>
    <w:rsid w:val="009B5A3A"/>
    <w:rsid w:val="009B5B05"/>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6975"/>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33CB"/>
    <w:rsid w:val="00A639AA"/>
    <w:rsid w:val="00A63E7C"/>
    <w:rsid w:val="00A64AC5"/>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527C"/>
    <w:rsid w:val="00AB6659"/>
    <w:rsid w:val="00AB685E"/>
    <w:rsid w:val="00AB7D25"/>
    <w:rsid w:val="00AC0A47"/>
    <w:rsid w:val="00AC1058"/>
    <w:rsid w:val="00AC2EBD"/>
    <w:rsid w:val="00AC4470"/>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F16"/>
    <w:rsid w:val="00AE7594"/>
    <w:rsid w:val="00AF0D12"/>
    <w:rsid w:val="00AF2071"/>
    <w:rsid w:val="00AF3E49"/>
    <w:rsid w:val="00AF450C"/>
    <w:rsid w:val="00AF515F"/>
    <w:rsid w:val="00AF724E"/>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16D3C"/>
    <w:rsid w:val="00B212BD"/>
    <w:rsid w:val="00B21CC2"/>
    <w:rsid w:val="00B251AE"/>
    <w:rsid w:val="00B25707"/>
    <w:rsid w:val="00B2626B"/>
    <w:rsid w:val="00B266EA"/>
    <w:rsid w:val="00B26AD9"/>
    <w:rsid w:val="00B27959"/>
    <w:rsid w:val="00B27E97"/>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29F7"/>
    <w:rsid w:val="00B5440E"/>
    <w:rsid w:val="00B54893"/>
    <w:rsid w:val="00B57222"/>
    <w:rsid w:val="00B57511"/>
    <w:rsid w:val="00B57B7C"/>
    <w:rsid w:val="00B619D2"/>
    <w:rsid w:val="00B61F37"/>
    <w:rsid w:val="00B62207"/>
    <w:rsid w:val="00B63A03"/>
    <w:rsid w:val="00B6552A"/>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361"/>
    <w:rsid w:val="00B96D93"/>
    <w:rsid w:val="00B97709"/>
    <w:rsid w:val="00BA03BF"/>
    <w:rsid w:val="00BA0C95"/>
    <w:rsid w:val="00BA3365"/>
    <w:rsid w:val="00BA39EA"/>
    <w:rsid w:val="00BA3E91"/>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C0CC1"/>
    <w:rsid w:val="00BC135E"/>
    <w:rsid w:val="00BC2311"/>
    <w:rsid w:val="00BC2646"/>
    <w:rsid w:val="00BC5FE1"/>
    <w:rsid w:val="00BC6501"/>
    <w:rsid w:val="00BC6E8C"/>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7FC"/>
    <w:rsid w:val="00C401AC"/>
    <w:rsid w:val="00C430B2"/>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B41"/>
    <w:rsid w:val="00C650F9"/>
    <w:rsid w:val="00C65A73"/>
    <w:rsid w:val="00C67BF6"/>
    <w:rsid w:val="00C70120"/>
    <w:rsid w:val="00C7183B"/>
    <w:rsid w:val="00C726E8"/>
    <w:rsid w:val="00C742BD"/>
    <w:rsid w:val="00C7449C"/>
    <w:rsid w:val="00C7638E"/>
    <w:rsid w:val="00C77B86"/>
    <w:rsid w:val="00C80F60"/>
    <w:rsid w:val="00C82894"/>
    <w:rsid w:val="00C82905"/>
    <w:rsid w:val="00C83EE0"/>
    <w:rsid w:val="00C84205"/>
    <w:rsid w:val="00C845BE"/>
    <w:rsid w:val="00C854AE"/>
    <w:rsid w:val="00C8552C"/>
    <w:rsid w:val="00C85ABD"/>
    <w:rsid w:val="00C86B70"/>
    <w:rsid w:val="00C8741B"/>
    <w:rsid w:val="00C87969"/>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346A"/>
    <w:rsid w:val="00CC3A69"/>
    <w:rsid w:val="00CC4262"/>
    <w:rsid w:val="00CC4CBA"/>
    <w:rsid w:val="00CC68E4"/>
    <w:rsid w:val="00CC6C94"/>
    <w:rsid w:val="00CC723A"/>
    <w:rsid w:val="00CD0330"/>
    <w:rsid w:val="00CD0589"/>
    <w:rsid w:val="00CD0D30"/>
    <w:rsid w:val="00CD337B"/>
    <w:rsid w:val="00CD4A74"/>
    <w:rsid w:val="00CD7B06"/>
    <w:rsid w:val="00CD7D6D"/>
    <w:rsid w:val="00CE03BE"/>
    <w:rsid w:val="00CE0A50"/>
    <w:rsid w:val="00CE0FEB"/>
    <w:rsid w:val="00CE5C25"/>
    <w:rsid w:val="00CE5EA4"/>
    <w:rsid w:val="00CE7F7F"/>
    <w:rsid w:val="00CF0764"/>
    <w:rsid w:val="00CF3544"/>
    <w:rsid w:val="00CF3822"/>
    <w:rsid w:val="00CF6E7D"/>
    <w:rsid w:val="00CF6F0E"/>
    <w:rsid w:val="00CF7D42"/>
    <w:rsid w:val="00D0138C"/>
    <w:rsid w:val="00D01893"/>
    <w:rsid w:val="00D02076"/>
    <w:rsid w:val="00D06082"/>
    <w:rsid w:val="00D065F9"/>
    <w:rsid w:val="00D10AF4"/>
    <w:rsid w:val="00D10B24"/>
    <w:rsid w:val="00D154A0"/>
    <w:rsid w:val="00D158FB"/>
    <w:rsid w:val="00D15DC3"/>
    <w:rsid w:val="00D16557"/>
    <w:rsid w:val="00D17EB2"/>
    <w:rsid w:val="00D20798"/>
    <w:rsid w:val="00D23FDB"/>
    <w:rsid w:val="00D24BC6"/>
    <w:rsid w:val="00D25FAA"/>
    <w:rsid w:val="00D26731"/>
    <w:rsid w:val="00D2715B"/>
    <w:rsid w:val="00D306B1"/>
    <w:rsid w:val="00D32FD8"/>
    <w:rsid w:val="00D3317A"/>
    <w:rsid w:val="00D343F1"/>
    <w:rsid w:val="00D34489"/>
    <w:rsid w:val="00D36628"/>
    <w:rsid w:val="00D3701B"/>
    <w:rsid w:val="00D375DA"/>
    <w:rsid w:val="00D37F2C"/>
    <w:rsid w:val="00D42C71"/>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816"/>
    <w:rsid w:val="00D62C29"/>
    <w:rsid w:val="00D631E1"/>
    <w:rsid w:val="00D6412D"/>
    <w:rsid w:val="00D65915"/>
    <w:rsid w:val="00D70344"/>
    <w:rsid w:val="00D7100A"/>
    <w:rsid w:val="00D72967"/>
    <w:rsid w:val="00D74131"/>
    <w:rsid w:val="00D744FB"/>
    <w:rsid w:val="00D770C2"/>
    <w:rsid w:val="00D77621"/>
    <w:rsid w:val="00D77645"/>
    <w:rsid w:val="00D81307"/>
    <w:rsid w:val="00D84540"/>
    <w:rsid w:val="00D862E6"/>
    <w:rsid w:val="00D86C92"/>
    <w:rsid w:val="00D901ED"/>
    <w:rsid w:val="00D9243B"/>
    <w:rsid w:val="00D94046"/>
    <w:rsid w:val="00D94B02"/>
    <w:rsid w:val="00D95185"/>
    <w:rsid w:val="00D951D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1F37"/>
    <w:rsid w:val="00DD32E4"/>
    <w:rsid w:val="00DD3E3E"/>
    <w:rsid w:val="00DD4091"/>
    <w:rsid w:val="00DD4095"/>
    <w:rsid w:val="00DD50D2"/>
    <w:rsid w:val="00DD5D41"/>
    <w:rsid w:val="00DD60C7"/>
    <w:rsid w:val="00DD6755"/>
    <w:rsid w:val="00DE02A2"/>
    <w:rsid w:val="00DE16D2"/>
    <w:rsid w:val="00DE2474"/>
    <w:rsid w:val="00DE3228"/>
    <w:rsid w:val="00DE563B"/>
    <w:rsid w:val="00DE5C9E"/>
    <w:rsid w:val="00DE6B68"/>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6A04"/>
    <w:rsid w:val="00E2787A"/>
    <w:rsid w:val="00E320C2"/>
    <w:rsid w:val="00E32A79"/>
    <w:rsid w:val="00E34602"/>
    <w:rsid w:val="00E3698A"/>
    <w:rsid w:val="00E3768B"/>
    <w:rsid w:val="00E4070F"/>
    <w:rsid w:val="00E421DB"/>
    <w:rsid w:val="00E4275D"/>
    <w:rsid w:val="00E42960"/>
    <w:rsid w:val="00E430A8"/>
    <w:rsid w:val="00E4420D"/>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32144"/>
    <w:rsid w:val="00F330BB"/>
    <w:rsid w:val="00F33177"/>
    <w:rsid w:val="00F3393B"/>
    <w:rsid w:val="00F361AD"/>
    <w:rsid w:val="00F3645E"/>
    <w:rsid w:val="00F37168"/>
    <w:rsid w:val="00F4066B"/>
    <w:rsid w:val="00F407F3"/>
    <w:rsid w:val="00F44D48"/>
    <w:rsid w:val="00F45804"/>
    <w:rsid w:val="00F45EE2"/>
    <w:rsid w:val="00F47C4E"/>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4E"/>
    <w:rsid w:val="00F651C9"/>
    <w:rsid w:val="00F6593E"/>
    <w:rsid w:val="00F659CD"/>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E7A4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styleId="UnresolvedMention">
    <w:name w:val="Unresolved Mention"/>
    <w:basedOn w:val="DefaultParagraphFont"/>
    <w:uiPriority w:val="99"/>
    <w:semiHidden/>
    <w:unhideWhenUsed/>
    <w:rsid w:val="003E1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onti.kar@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7953D-381A-A549-BEE8-559E9AE3F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32</Pages>
  <Words>32194</Words>
  <Characters>183511</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33</cp:revision>
  <cp:lastPrinted>2018-10-22T21:05:00Z</cp:lastPrinted>
  <dcterms:created xsi:type="dcterms:W3CDTF">2019-01-10T23:10:00Z</dcterms:created>
  <dcterms:modified xsi:type="dcterms:W3CDTF">2019-01-11T03:37:00Z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