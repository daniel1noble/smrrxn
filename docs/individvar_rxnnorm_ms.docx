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commentRangeStart w:id="0"/>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commentRangeEnd w:id="0"/>
      <w:r w:rsidR="00EF339B">
        <w:rPr>
          <w:rStyle w:val="CommentReference"/>
          <w:rFonts w:eastAsiaTheme="minorEastAsia" w:cstheme="minorBidi"/>
          <w:b w:val="0"/>
          <w:color w:val="auto"/>
          <w:lang w:val="en-AU"/>
        </w:rPr>
        <w:commentReference w:id="0"/>
      </w:r>
    </w:p>
    <w:p w14:paraId="4DCBFF8E" w14:textId="7359124C" w:rsidR="00C05D33" w:rsidRPr="00EF339B" w:rsidRDefault="006D2431" w:rsidP="006237AE">
      <w:pPr>
        <w:spacing w:line="36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237A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237AE">
      <w:pPr>
        <w:spacing w:line="360" w:lineRule="auto"/>
      </w:pPr>
      <w:r w:rsidRPr="00EF339B">
        <w:rPr>
          <w:lang w:val="en-AU"/>
        </w:rPr>
        <w:t xml:space="preserve">2 </w:t>
      </w:r>
      <w:r w:rsidR="00EF339B" w:rsidRPr="00EF339B">
        <w:rPr>
          <w:i/>
        </w:rPr>
        <w:t xml:space="preserve">Diabetes and Metabolism Division, </w:t>
      </w:r>
      <w:proofErr w:type="spellStart"/>
      <w:r w:rsidR="00EF339B" w:rsidRPr="00EF339B">
        <w:rPr>
          <w:i/>
        </w:rPr>
        <w:t>Garvan</w:t>
      </w:r>
      <w:proofErr w:type="spellEnd"/>
      <w:r w:rsidR="00EF339B" w:rsidRPr="00EF339B">
        <w:rPr>
          <w:i/>
        </w:rPr>
        <w:t xml:space="preserve"> Institute of Medical Research, 384 Victoria Street, Darlinghurst, Sydney, NSW 2010, Australia</w:t>
      </w:r>
    </w:p>
    <w:p w14:paraId="2FF3D9B5" w14:textId="2179F1C0" w:rsidR="00061FC5" w:rsidRDefault="00061FC5" w:rsidP="006237AE">
      <w:pPr>
        <w:spacing w:line="36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237AE">
      <w:pPr>
        <w:spacing w:line="36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237AE">
      <w:pPr>
        <w:spacing w:line="360" w:lineRule="auto"/>
        <w:rPr>
          <w:lang w:val="en-AU"/>
        </w:rPr>
      </w:pPr>
    </w:p>
    <w:p w14:paraId="14B8FAE5" w14:textId="025A2040" w:rsidR="00EF339B" w:rsidRDefault="00EF339B" w:rsidP="006237AE">
      <w:pPr>
        <w:spacing w:line="36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237AE">
      <w:pPr>
        <w:spacing w:line="360" w:lineRule="auto"/>
        <w:rPr>
          <w:lang w:val="en-AU"/>
        </w:rPr>
      </w:pPr>
      <w:r>
        <w:rPr>
          <w:lang w:val="en-AU"/>
        </w:rPr>
        <w:t>Correspondence email: fonti.kar@gmail.com</w:t>
      </w:r>
    </w:p>
    <w:p w14:paraId="78719BDC" w14:textId="77777777" w:rsidR="00960CF8" w:rsidRDefault="00960CF8" w:rsidP="006237AE">
      <w:pPr>
        <w:pStyle w:val="Heading1"/>
        <w:spacing w:line="360" w:lineRule="auto"/>
        <w:rPr>
          <w:lang w:val="en-AU"/>
        </w:rPr>
      </w:pPr>
      <w:commentRangeStart w:id="1"/>
      <w:r>
        <w:rPr>
          <w:lang w:val="en-AU"/>
        </w:rPr>
        <w:t>Abstract</w:t>
      </w:r>
      <w:commentRangeEnd w:id="1"/>
      <w:r w:rsidR="00EF339B">
        <w:rPr>
          <w:rStyle w:val="CommentReference"/>
          <w:rFonts w:eastAsiaTheme="minorEastAsia" w:cstheme="minorBidi"/>
          <w:b w:val="0"/>
          <w:color w:val="auto"/>
          <w:lang w:val="en-AU"/>
        </w:rPr>
        <w:commentReference w:id="1"/>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7DD19C28"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7533F390"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3C97B347"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Dingemanse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Boratyński</w:t>
      </w:r>
      <w:proofErr w:type="spellEnd"/>
      <w:r>
        <w:rPr>
          <w:rFonts w:eastAsiaTheme="minorHAnsi"/>
          <w:lang w:val="en-US"/>
        </w:rPr>
        <w:t xml:space="preserve">, </w:t>
      </w:r>
      <w:proofErr w:type="spellStart"/>
      <w:r>
        <w:rPr>
          <w:rFonts w:eastAsiaTheme="minorHAnsi"/>
          <w:lang w:val="en-US"/>
        </w:rPr>
        <w:t>Jefimow</w:t>
      </w:r>
      <w:proofErr w:type="spellEnd"/>
      <w:r>
        <w:rPr>
          <w:rFonts w:eastAsiaTheme="minorHAnsi"/>
          <w:lang w:val="en-US"/>
        </w:rPr>
        <w:t xml:space="preserve"> &amp; Wojciechowski 2017)</w:t>
      </w:r>
      <w:r>
        <w:rPr>
          <w:rFonts w:eastAsiaTheme="minorHAnsi"/>
          <w:lang w:val="en-US"/>
        </w:rPr>
        <w:fldChar w:fldCharType="end"/>
      </w:r>
      <w:r>
        <w:t>. Resting m</w:t>
      </w:r>
      <w:commentRangeStart w:id="2"/>
      <w:r>
        <w:t>etabolic rate</w:t>
      </w:r>
      <w:commentRangeEnd w:id="2"/>
      <w:r>
        <w:rPr>
          <w:rStyle w:val="CommentReference"/>
        </w:rPr>
        <w:commentReference w:id="2"/>
      </w:r>
      <w:r>
        <w:t>,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3"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w:t>
      </w:r>
      <w:proofErr w:type="spellStart"/>
      <w:r>
        <w:rPr>
          <w:rFonts w:eastAsiaTheme="minorHAnsi"/>
          <w:lang w:val="en-US"/>
        </w:rPr>
        <w:t>Noordwijk</w:t>
      </w:r>
      <w:proofErr w:type="spellEnd"/>
      <w:r>
        <w:rPr>
          <w:rFonts w:eastAsiaTheme="minorHAnsi"/>
          <w:lang w:val="en-US"/>
        </w:rPr>
        <w:t xml:space="preserve">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w:t>
      </w:r>
      <w:commentRangeStart w:id="4"/>
      <w:r>
        <w:t xml:space="preserve">selection </w:t>
      </w:r>
      <w:commentRangeEnd w:id="4"/>
      <w:r w:rsidR="008573B2">
        <w:rPr>
          <w:rStyle w:val="CommentReference"/>
        </w:rPr>
        <w:commentReference w:id="4"/>
      </w:r>
      <w:r>
        <w:t xml:space="preserve">because </w:t>
      </w:r>
      <w:r w:rsidR="008573B2">
        <w:t xml:space="preserve">it has been posited as the </w:t>
      </w:r>
      <w:r>
        <w:t xml:space="preserve">casual mechanism for </w:t>
      </w:r>
      <w:r w:rsidR="008573B2">
        <w:t>promoting</w:t>
      </w:r>
      <w:r>
        <w:t xml:space="preserve"> suites of correlated traits</w:t>
      </w:r>
      <w:ins w:id="5" w:author="fonti.kar@gmail.com" w:date="2019-01-04T10:01:00Z">
        <w:r w:rsidR="00F75029">
          <w:t xml:space="preserve"> that are important to fitness</w:t>
        </w:r>
      </w:ins>
      <w:r>
        <w:t xml:space="preserve">, known as ‘paces-of-life’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Réale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 </w:t>
      </w:r>
      <w:proofErr w:type="spellStart"/>
      <w:r w:rsidR="002905E1">
        <w:rPr>
          <w:rFonts w:eastAsiaTheme="minorHAnsi"/>
          <w:lang w:val="en-US"/>
        </w:rPr>
        <w:t>Ricklefs</w:t>
      </w:r>
      <w:proofErr w:type="spellEnd"/>
      <w:r w:rsidR="002905E1">
        <w:rPr>
          <w:rFonts w:eastAsiaTheme="minorHAnsi"/>
          <w:lang w:val="en-US"/>
        </w:rPr>
        <w:t xml:space="preserve"> &amp; </w:t>
      </w:r>
      <w:proofErr w:type="spellStart"/>
      <w:r w:rsidR="002905E1">
        <w:rPr>
          <w:rFonts w:eastAsiaTheme="minorHAnsi"/>
          <w:lang w:val="en-US"/>
        </w:rPr>
        <w:t>Wikelski</w:t>
      </w:r>
      <w:proofErr w:type="spellEnd"/>
      <w:r w:rsidR="002905E1">
        <w:rPr>
          <w:rFonts w:eastAsiaTheme="minorHAnsi"/>
          <w:lang w:val="en-US"/>
        </w:rPr>
        <w:t xml:space="preserve"> 2002; Friesen, Johansson &amp; Olsson 2017; </w:t>
      </w:r>
      <w:proofErr w:type="spellStart"/>
      <w:r w:rsidR="002905E1">
        <w:rPr>
          <w:rFonts w:eastAsiaTheme="minorHAnsi"/>
          <w:lang w:val="en-US"/>
        </w:rPr>
        <w:t>Malishev</w:t>
      </w:r>
      <w:proofErr w:type="spellEnd"/>
      <w:r w:rsidR="002905E1">
        <w:rPr>
          <w:rFonts w:eastAsiaTheme="minorHAnsi"/>
          <w:lang w:val="en-US"/>
        </w:rPr>
        <w:t>, Bull &amp; Kearney 2017; Biro &amp; Stamps 2010)</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metabolism contributes to the flow of </w:t>
      </w:r>
      <w:r>
        <w:lastRenderedPageBreak/>
        <w:t xml:space="preserve">energy, biomass and nutrients in the population, which can have impact communities and </w:t>
      </w:r>
      <w:proofErr w:type="spellStart"/>
      <w:r>
        <w:t>ecosystesms</w:t>
      </w:r>
      <w:proofErr w:type="spellEnd"/>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w:t>
      </w:r>
      <w:proofErr w:type="spellStart"/>
      <w:r>
        <w:rPr>
          <w:rFonts w:eastAsiaTheme="minorHAnsi"/>
          <w:lang w:val="en-US"/>
        </w:rPr>
        <w:t>Gillooly</w:t>
      </w:r>
      <w:proofErr w:type="spellEnd"/>
      <w:r>
        <w:rPr>
          <w:rFonts w:eastAsiaTheme="minorHAnsi"/>
          <w:lang w:val="en-US"/>
        </w:rPr>
        <w:t xml:space="preserve"> &amp; Brown 2005; </w:t>
      </w:r>
      <w:proofErr w:type="spellStart"/>
      <w:r>
        <w:rPr>
          <w:rFonts w:eastAsiaTheme="minorHAnsi"/>
          <w:lang w:val="en-US"/>
        </w:rPr>
        <w:t>Barneche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sidRPr="005D6003">
        <w:t>(</w:t>
      </w:r>
      <w:proofErr w:type="spellStart"/>
      <w:r w:rsidRPr="005D6003">
        <w:t>Wikelski</w:t>
      </w:r>
      <w:proofErr w:type="spellEnd"/>
      <w:r w:rsidRPr="005D6003">
        <w:t xml:space="preserve"> et al., 2003</w:t>
      </w:r>
      <w:r>
        <w:t xml:space="preserve">,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xml:space="preserve"> &amp; </w:t>
      </w:r>
      <w:proofErr w:type="spellStart"/>
      <w:r>
        <w:rPr>
          <w:rFonts w:eastAsiaTheme="minorHAnsi"/>
          <w:lang w:val="en-US"/>
        </w:rPr>
        <w:t>Gamperl</w:t>
      </w:r>
      <w:proofErr w:type="spellEnd"/>
      <w:r>
        <w:rPr>
          <w:rFonts w:eastAsiaTheme="minorHAnsi"/>
          <w:lang w:val="en-US"/>
        </w:rPr>
        <w:t xml:space="preserve">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7B7875FB" w:rsidR="007B7566" w:rsidRDefault="00376623" w:rsidP="006237AE">
      <w:pPr>
        <w:spacing w:line="360" w:lineRule="auto"/>
        <w:ind w:firstLine="720"/>
        <w:rPr>
          <w:lang w:val="en-AU"/>
        </w:rPr>
      </w:pPr>
      <w:ins w:id="6" w:author="fonti.kar@gmail.com" w:date="2018-12-31T09:44:00Z">
        <w:r>
          <w:t xml:space="preserve"> </w:t>
        </w:r>
      </w:ins>
      <w:r w:rsidR="005E35FB">
        <w:rPr>
          <w:lang w:val="en-AU"/>
        </w:rPr>
        <w:t>Metabolic theor</w:t>
      </w:r>
      <w:r w:rsidR="003E3BA7">
        <w:rPr>
          <w:lang w:val="en-AU"/>
        </w:rPr>
        <w:t>ies</w:t>
      </w:r>
      <w:r w:rsidR="005E35FB">
        <w:rPr>
          <w:lang w:val="en-AU"/>
        </w:rPr>
        <w:t xml:space="preserve"> attempt to</w:t>
      </w:r>
      <w:r w:rsidR="003E3BA7">
        <w:rPr>
          <w:lang w:val="en-AU"/>
        </w:rPr>
        <w:t xml:space="preserve"> unify</w:t>
      </w:r>
      <w:r w:rsidR="005E35FB">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sidR="005E35FB">
        <w:rPr>
          <w:lang w:val="en-AU"/>
        </w:rPr>
        <w:t xml:space="preserve"> individual</w:t>
      </w:r>
      <w:r w:rsidR="00566244">
        <w:rPr>
          <w:lang w:val="en-AU"/>
        </w:rPr>
        <w:t xml:space="preserve"> </w:t>
      </w:r>
      <w:r w:rsidR="00487122">
        <w:rPr>
          <w:lang w:val="en-AU"/>
        </w:rPr>
        <w:t>level</w:t>
      </w:r>
      <w:r w:rsidR="005E35FB">
        <w:rPr>
          <w:lang w:val="en-AU"/>
        </w:rPr>
        <w:t xml:space="preserve"> </w:t>
      </w:r>
      <w:r w:rsidR="005E35FB">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5E35FB">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5E35FB">
        <w:rPr>
          <w:lang w:val="en-AU"/>
        </w:rPr>
        <w:fldChar w:fldCharType="end"/>
      </w:r>
      <w:r w:rsidR="003E3BA7">
        <w:rPr>
          <w:lang w:val="en-AU"/>
        </w:rPr>
        <w:t xml:space="preserve">. These theories </w:t>
      </w:r>
      <w:r w:rsidR="00487122">
        <w:rPr>
          <w:lang w:val="en-AU"/>
        </w:rPr>
        <w:t xml:space="preserve">rely on </w:t>
      </w:r>
      <w:r w:rsidR="005E35FB">
        <w:rPr>
          <w:lang w:val="en-AU"/>
        </w:rPr>
        <w:t xml:space="preserve">first principles </w:t>
      </w:r>
      <w:r w:rsidR="00F407F3">
        <w:rPr>
          <w:lang w:val="en-AU"/>
        </w:rPr>
        <w:t>from</w:t>
      </w:r>
      <w:r w:rsidR="005E35FB">
        <w:rPr>
          <w:lang w:val="en-AU"/>
        </w:rPr>
        <w:t xml:space="preserve"> 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6604CB">
        <w:rPr>
          <w:lang w:val="en-AU"/>
        </w:rPr>
        <w:t xml:space="preserve">Generally,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F407F3">
        <w:rPr>
          <w:lang w:val="en-AU"/>
        </w:rPr>
        <w:t>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r w:rsidR="00FD561C">
        <w:rPr>
          <w:lang w:val="en-AU"/>
        </w:rPr>
        <w:t>universal</w:t>
      </w:r>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r w:rsidR="002D0C22">
        <w:rPr>
          <w:lang w:val="en-AU"/>
        </w:rPr>
        <w:t xml:space="preserve">resources such </w:t>
      </w:r>
      <w:r w:rsidR="00603616">
        <w:rPr>
          <w:lang w:val="en-AU"/>
        </w:rPr>
        <w:t xml:space="preserve">as </w:t>
      </w:r>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2D0C22">
        <w:rPr>
          <w:lang w:val="en-AU"/>
        </w:rPr>
        <w:t xml:space="preserve">Reviewed in </w:t>
      </w:r>
      <w:r w:rsidR="006D3483">
        <w:rPr>
          <w:rFonts w:eastAsiaTheme="minorHAnsi"/>
          <w:lang w:val="en-US"/>
        </w:rPr>
        <w:fldChar w:fldCharType="begin"/>
      </w:r>
      <w:r w:rsidR="002905E1">
        <w:rPr>
          <w:rFonts w:eastAsiaTheme="minorHAnsi"/>
          <w:lang w:val="en-US"/>
        </w:rPr>
        <w:instrText xml:space="preserve"> ADDIN PAPERS2_CITATIONS &lt;citation&gt;&lt;priority&gt;17&lt;/priority&gt;&lt;uuid&gt;DA220C98-9437-4639-8EBB-C85330B517EA&lt;/uuid&gt;&lt;publications&gt;&lt;publication&gt;&lt;subtype&gt;400&lt;/subtype&gt;&lt;title&gt;Beyond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(Glazier 2005)</w:t>
      </w:r>
      <w:r w:rsidR="006D3483">
        <w:rPr>
          <w:rFonts w:eastAsiaTheme="minorHAnsi"/>
          <w:lang w:val="en-US"/>
        </w:rPr>
        <w:fldChar w:fldCharType="end"/>
      </w:r>
      <w:r w:rsidR="002D0C22">
        <w:rPr>
          <w:rFonts w:eastAsiaTheme="minorHAnsi"/>
          <w:lang w:val="en-US"/>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w:t>
      </w:r>
      <w:proofErr w:type="spellStart"/>
      <w:r w:rsidR="004F268B">
        <w:rPr>
          <w:rFonts w:eastAsiaTheme="minorHAnsi"/>
          <w:lang w:val="en-US"/>
        </w:rPr>
        <w:t>Steyermark</w:t>
      </w:r>
      <w:proofErr w:type="spellEnd"/>
      <w:r w:rsidR="004F268B">
        <w:rPr>
          <w:rFonts w:eastAsiaTheme="minorHAnsi"/>
          <w:lang w:val="en-US"/>
        </w:rPr>
        <w:t xml:space="preserve"> 2005; Metcalfe 2005)</w:t>
      </w:r>
      <w:r w:rsidR="006D3483">
        <w:rPr>
          <w:rFonts w:eastAsiaTheme="minorHAnsi"/>
          <w:lang w:val="en-US"/>
        </w:rPr>
        <w:fldChar w:fldCharType="end"/>
      </w:r>
      <w:r w:rsidR="00DA3B78">
        <w:rPr>
          <w:lang w:val="en-AU"/>
        </w:rPr>
        <w:t>.</w:t>
      </w:r>
    </w:p>
    <w:p w14:paraId="20F126B8" w14:textId="08F2D71B" w:rsidR="002E6AF5" w:rsidRDefault="00A725C6" w:rsidP="006237AE">
      <w:pPr>
        <w:spacing w:line="360" w:lineRule="auto"/>
        <w:ind w:firstLine="720"/>
      </w:pPr>
      <w:r>
        <w:rPr>
          <w:lang w:val="en-AU"/>
        </w:rPr>
        <w:t>M</w:t>
      </w:r>
      <w:r w:rsidR="002E6AF5">
        <w:rPr>
          <w:lang w:val="en-AU"/>
        </w:rPr>
        <w:t>ass scaling exponents are influenced by numerous factors, challenging the ‘one-size-fits-all’ line of thinking. Abiotic factors such as temperature, in addition to 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 xml:space="preserve">(White &amp; Kearney 2012; </w:t>
      </w:r>
      <w:proofErr w:type="spellStart"/>
      <w:r w:rsidR="004F268B">
        <w:rPr>
          <w:rFonts w:eastAsiaTheme="minorHAnsi"/>
          <w:lang w:val="en-US"/>
        </w:rPr>
        <w:t>Barneche</w:t>
      </w:r>
      <w:proofErr w:type="spellEnd"/>
      <w:r w:rsidR="004F268B">
        <w:rPr>
          <w:rFonts w:eastAsiaTheme="minorHAnsi"/>
          <w:lang w:val="en-US"/>
        </w:rPr>
        <w:t>,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lang w:val="en-AU"/>
        </w:rPr>
        <w:fldChar w:fldCharType="begin"/>
      </w:r>
      <w:r w:rsidR="002905E1">
        <w:rPr>
          <w:lang w:val="en-AU"/>
        </w:rPr>
        <w:instrText xml:space="preserve"> ADDIN PAPERS2_CITATIONS &lt;citation&gt;&lt;priority&gt;0&lt;/priority&gt;&lt;uuid&gt;A2507068-4002-4CA9-9C37-B61E96BCED45&lt;/uuid&gt;&lt;publications&gt;&lt;publication&gt;&lt;subtype&gt;400&lt;/subtype&gt;&lt;publisher&gt;Blackwell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2E6AF5">
        <w:rPr>
          <w:lang w:val="en-AU"/>
        </w:rPr>
        <w:fldChar w:fldCharType="separate"/>
      </w:r>
      <w:r w:rsidR="004F268B">
        <w:rPr>
          <w:rFonts w:eastAsiaTheme="minorHAnsi"/>
          <w:lang w:val="en-US"/>
        </w:rPr>
        <w:t>(Clarke 2004)</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rFonts w:eastAsiaTheme="minorHAnsi"/>
          <w:lang w:val="en-US"/>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&lt;citation&gt;&lt;priority&gt;24&lt;/priority&gt;&lt;uuid&gt;536E253C-3759-4D1E-BFFF-4F316880B5CB&lt;/uuid&gt;&lt;publications&gt;&lt;publication&gt;&lt;subtype&gt;400&lt;/subtype&gt;&lt;publisher&gt;The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 xml:space="preserve">(Glanville &amp; </w:t>
      </w:r>
      <w:proofErr w:type="spellStart"/>
      <w:r w:rsidR="004F268B">
        <w:rPr>
          <w:rFonts w:eastAsiaTheme="minorHAnsi"/>
          <w:lang w:val="en-US"/>
        </w:rPr>
        <w:t>Seebacher</w:t>
      </w:r>
      <w:proofErr w:type="spellEnd"/>
      <w:r w:rsidR="004F268B">
        <w:rPr>
          <w:rFonts w:eastAsiaTheme="minorHAnsi"/>
          <w:lang w:val="en-US"/>
        </w:rPr>
        <w:t xml:space="preserve"> 2006)</w:t>
      </w:r>
      <w:r w:rsidR="002E6AF5">
        <w:rPr>
          <w:rFonts w:eastAsiaTheme="minorHAnsi"/>
          <w:lang w:val="en-US"/>
        </w:rPr>
        <w:fldChar w:fldCharType="end"/>
      </w:r>
      <w:r w:rsidR="002E6AF5">
        <w:rPr>
          <w:lang w:val="en-AU"/>
        </w:rPr>
        <w:t xml:space="preserve">). Interspecific variation in scaling exponents may have true biological meaning, but it may </w:t>
      </w:r>
      <w:r w:rsidR="002E7367">
        <w:rPr>
          <w:lang w:val="en-AU"/>
        </w:rPr>
        <w:t>be a misleading generalisation</w:t>
      </w:r>
      <w:r w:rsidR="002E6AF5">
        <w:rPr>
          <w:lang w:val="en-AU"/>
        </w:rPr>
        <w:t xml:space="preserve"> where the energetic scaling relationships described at the intraspecific level is incorrectly attributed to broader taxonomic levels (Van de pol,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cascade </w:t>
      </w:r>
      <w:r w:rsidR="002E6AF5">
        <w:rPr>
          <w:lang w:val="en-AU"/>
        </w:rPr>
        <w:lastRenderedPageBreak/>
        <w:t xml:space="preserve">up to relationships observed at the species level. </w:t>
      </w:r>
      <w:r w:rsidR="002E6AF5">
        <w:t xml:space="preserve">This is potentially problematic in typical metabolic scaling studies where metabolic rate and body mass are averaged across a sample of unique individuals to estimate mass-scaling relationship for an entire species (Fig. 1). </w:t>
      </w:r>
      <w:r w:rsidR="002E6AF5">
        <w:rPr>
          <w:lang w:val="en-AU"/>
        </w:rPr>
        <w:t xml:space="preserve">If the goal of metabolic theories is to use among-species energetic scaling as a means to explain 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interspecific variability in energetic scaling remains contentious, </w:t>
      </w:r>
      <w:r w:rsidR="002E6AF5">
        <w:t xml:space="preserve">variation in metabolic plasticity across individuals </w:t>
      </w:r>
      <w:r w:rsidR="002E6AF5">
        <w:rPr>
          <w:lang w:val="en-AU"/>
        </w:rPr>
        <w:t>may provide important insight to our understanding.</w:t>
      </w:r>
      <w:r w:rsidR="002E6AF5">
        <w:rPr>
          <w:noProof/>
          <w:lang w:val="en-AU"/>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11">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F38D84D"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w:t>
      </w:r>
      <w:proofErr w:type="gramStart"/>
      <w:r>
        <w:rPr>
          <w:sz w:val="21"/>
          <w:lang w:val="en-AU"/>
        </w:rPr>
        <w:t>once</w:t>
      </w:r>
      <w:proofErr w:type="gramEnd"/>
      <w:r>
        <w:rPr>
          <w:sz w:val="21"/>
          <w:lang w:val="en-AU"/>
        </w:rPr>
        <w:t xml:space="preserve"> and averages of log metabolic rate and log body mass are taken across individuals of the sample to represent the species estimate. After which, across species metabolic scaling relationship is estimated. </w:t>
      </w:r>
    </w:p>
    <w:p w14:paraId="0BABFE0E" w14:textId="4BB6CF46" w:rsidR="007A6F97" w:rsidRPr="007A6F97" w:rsidRDefault="007A6F97" w:rsidP="006237AE">
      <w:pPr>
        <w:spacing w:line="360" w:lineRule="auto"/>
        <w:rPr>
          <w:lang w:val="en-AU"/>
        </w:rPr>
      </w:pPr>
    </w:p>
    <w:p w14:paraId="52422AEC" w14:textId="77777777"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the plasticity of metabolic rate. Membrane </w:t>
      </w:r>
      <w:r>
        <w:lastRenderedPageBreak/>
        <w:t xml:space="preserve">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1747A5ED"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Somero</w:t>
      </w:r>
      <w:proofErr w:type="spellEnd"/>
      <w:r w:rsidR="00C00B6E">
        <w:rPr>
          <w:rFonts w:eastAsiaTheme="minorHAnsi"/>
          <w:lang w:val="en-US"/>
        </w:rPr>
        <w:t xml:space="preserve">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Seebacher</w:t>
      </w:r>
      <w:proofErr w:type="spellEnd"/>
      <w:r w:rsidR="00C00B6E">
        <w:rPr>
          <w:rFonts w:eastAsiaTheme="minorHAnsi"/>
          <w:lang w:val="en-US"/>
        </w:rPr>
        <w:t xml:space="preserve"> 2005)</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universal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will adjust to oscillations in temperature and body mass within a lifetime of an individual (e.g. seasonal changes), the mass scaling relationship with 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18E01079"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(Nakagawa &amp; </w:t>
      </w:r>
      <w:proofErr w:type="spellStart"/>
      <w:r>
        <w:rPr>
          <w:rFonts w:eastAsiaTheme="minorHAnsi"/>
          <w:lang w:val="en-US"/>
        </w:rPr>
        <w:t>Schielzeth</w:t>
      </w:r>
      <w:proofErr w:type="spellEnd"/>
      <w:r>
        <w:rPr>
          <w:rFonts w:eastAsiaTheme="minorHAnsi"/>
          <w:lang w:val="en-US"/>
        </w:rPr>
        <w:t xml:space="preserve">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Nespolo</w:t>
      </w:r>
      <w:proofErr w:type="spellEnd"/>
      <w:r w:rsidR="002905E1">
        <w:rPr>
          <w:rFonts w:eastAsiaTheme="minorHAnsi"/>
          <w:lang w:val="en-US"/>
        </w:rPr>
        <w:t xml:space="preserve"> &amp; Franco 2007; White, </w:t>
      </w:r>
      <w:proofErr w:type="spellStart"/>
      <w:r w:rsidR="002905E1">
        <w:rPr>
          <w:rFonts w:eastAsiaTheme="minorHAnsi"/>
          <w:lang w:val="en-US"/>
        </w:rPr>
        <w:t>Schimpf</w:t>
      </w:r>
      <w:proofErr w:type="spellEnd"/>
      <w:r w:rsidR="002905E1">
        <w:rPr>
          <w:rFonts w:eastAsiaTheme="minorHAnsi"/>
          <w:lang w:val="en-US"/>
        </w:rPr>
        <w:t xml:space="preserve">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species </w:t>
      </w:r>
      <w:r w:rsidRPr="005D1DD6">
        <w:fldChar w:fldCharType="begin"/>
      </w:r>
      <w:r w:rsidR="002905E1">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5D1DD6">
        <w:fldChar w:fldCharType="separate"/>
      </w:r>
      <w:r w:rsidR="002905E1">
        <w:rPr>
          <w:rFonts w:eastAsiaTheme="minorHAnsi"/>
          <w:lang w:val="en-US"/>
        </w:rPr>
        <w:t>(</w:t>
      </w:r>
      <w:proofErr w:type="spellStart"/>
      <w:r w:rsidR="002905E1">
        <w:rPr>
          <w:rFonts w:eastAsiaTheme="minorHAnsi"/>
          <w:lang w:val="en-US"/>
        </w:rPr>
        <w:t>Briga</w:t>
      </w:r>
      <w:proofErr w:type="spellEnd"/>
      <w:r w:rsidR="002905E1">
        <w:rPr>
          <w:rFonts w:eastAsiaTheme="minorHAnsi"/>
          <w:lang w:val="en-US"/>
        </w:rPr>
        <w:t xml:space="preserve"> &amp; Verhulst 2017)</w:t>
      </w:r>
      <w:r w:rsidRPr="005D1DD6">
        <w:fldChar w:fldCharType="end"/>
      </w:r>
      <w:r w:rsidRPr="005D1DD6">
        <w:t xml:space="preserve">, </w:t>
      </w:r>
      <w:r>
        <w:rPr>
          <w:rFonts w:eastAsiaTheme="minorHAnsi"/>
          <w:lang w:val="en-US"/>
        </w:rPr>
        <w:fldChar w:fldCharType="begin"/>
      </w:r>
      <w:r w:rsidR="002905E1">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Careau</w:t>
      </w:r>
      <w:proofErr w:type="spellEnd"/>
      <w:r w:rsidR="002905E1">
        <w:rPr>
          <w:rFonts w:eastAsiaTheme="minorHAnsi"/>
          <w:lang w:val="en-US"/>
        </w:rPr>
        <w:t>, Gifford &amp; Biro 2014b)</w:t>
      </w:r>
      <w:r>
        <w:rPr>
          <w:rFonts w:eastAsiaTheme="minorHAnsi"/>
          <w:lang w:val="en-US"/>
        </w:rPr>
        <w:fldChar w:fldCharType="end"/>
      </w:r>
      <w:r w:rsidRPr="005D1DD6">
        <w:t>.</w:t>
      </w:r>
      <w:r>
        <w:t xml:space="preserve"> Characterising repeatability in metabolic reaction norms is fundamental in understanding the capacity </w:t>
      </w:r>
      <w:commentRangeStart w:id="7"/>
      <w:commentRangeStart w:id="8"/>
      <w:r>
        <w:t>for plasticity itself to evolve</w:t>
      </w:r>
      <w:commentRangeEnd w:id="7"/>
      <w:r>
        <w:rPr>
          <w:rStyle w:val="CommentReference"/>
          <w:rFonts w:eastAsiaTheme="minorEastAsia" w:cstheme="minorBidi"/>
          <w:lang w:val="en-AU"/>
        </w:rPr>
        <w:commentReference w:id="7"/>
      </w:r>
      <w:commentRangeEnd w:id="8"/>
      <w:r w:rsidR="003F1481">
        <w:rPr>
          <w:rStyle w:val="CommentReference"/>
          <w:rFonts w:eastAsiaTheme="minorEastAsia" w:cstheme="minorBidi"/>
          <w:lang w:val="en-AU"/>
        </w:rPr>
        <w:commentReference w:id="8"/>
      </w:r>
      <w:r>
        <w:t xml:space="preserve">. However, measuring reaction norms is logistically tedious and requires repeated measures of the same individuals over an ecologically relevant duration. Repeated measures are potentially extremely important for metabolic scaling studies, however body mass and metabolic rate tend to be measured only once, making these studies strongly susceptible to sampling variability if mass-scaling relationships exhibits low repeatability. </w:t>
      </w:r>
    </w:p>
    <w:p w14:paraId="20B2B84C" w14:textId="7244517A"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The character-state approach models phenotypic change in a set of environments as discrete ‘states’ or categories. In contrast, in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changes in a trait across an environmental range is described by 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w:t>
      </w:r>
      <w:r>
        <w:lastRenderedPageBreak/>
        <w:t xml:space="preserve">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05B409B1"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476299">
        <w:t xml:space="preserve">routine </w:t>
      </w:r>
      <w:r w:rsidR="00444B65">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r w:rsidR="00444B65">
        <w:t>. (</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66F8D449"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proofErr w:type="spellStart"/>
      <w:r w:rsidR="00B37A5A">
        <w:t>Wildelife</w:t>
      </w:r>
      <w:proofErr w:type="spellEnd"/>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lastRenderedPageBreak/>
        <w:t>Quantifying metabolic reaction norms</w:t>
      </w:r>
    </w:p>
    <w:p w14:paraId="194ECE19" w14:textId="68F8FCA5"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CB27F4">
        <w:t xml:space="preserve">routine </w:t>
      </w:r>
      <w:r w:rsidR="00FE1A78">
        <w:t>metabolic rate</w:t>
      </w:r>
      <w:r w:rsidR="00CB27F4">
        <w:t xml:space="preserve"> (RMR)</w:t>
      </w:r>
      <w:r w:rsidR="00FE1A78">
        <w:t xml:space="preserve"> as </w:t>
      </w:r>
      <w:commentRangeStart w:id="9"/>
      <w:r w:rsidR="00B37A5A">
        <w:t>CO</w:t>
      </w:r>
      <w:r w:rsidR="00B37A5A" w:rsidRPr="00B0469A">
        <w:rPr>
          <w:vertAlign w:val="subscript"/>
        </w:rPr>
        <w:t>2</w:t>
      </w:r>
      <w:commentRangeEnd w:id="9"/>
      <w:r w:rsidR="00F75029">
        <w:rPr>
          <w:rStyle w:val="CommentReference"/>
        </w:rPr>
        <w:commentReference w:id="9"/>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commentRangeStart w:id="10"/>
      <w:r w:rsidR="00CB27F4">
        <w:t xml:space="preserve"> </w:t>
      </w:r>
      <w:r w:rsidR="00CB27F4" w:rsidRPr="00F75029">
        <w:t>m</w:t>
      </w:r>
      <w:r w:rsidR="0048012E" w:rsidRPr="00F75029">
        <w:t>L</w:t>
      </w:r>
      <w:r w:rsidR="00CB27F4">
        <w:t xml:space="preserve"> min</w:t>
      </w:r>
      <w:r w:rsidR="00CB27F4" w:rsidRPr="00B0469A">
        <w:rPr>
          <w:vertAlign w:val="superscript"/>
        </w:rPr>
        <w:t>-1</w:t>
      </w:r>
      <w:commentRangeEnd w:id="10"/>
      <w:r w:rsidR="00CB27F4">
        <w:rPr>
          <w:rStyle w:val="CommentReference"/>
        </w:rPr>
        <w:commentReference w:id="10"/>
      </w:r>
      <w:r w:rsidR="00CB27F4">
        <w:t xml:space="preserve">). </w:t>
      </w:r>
      <w:r w:rsidR="005107D8">
        <w:t>RMR is the metabolic rate of a</w:t>
      </w:r>
      <w:r w:rsidR="00FE1A78">
        <w:t xml:space="preserve">nimals at a </w:t>
      </w:r>
      <w:r w:rsidR="002C29BA">
        <w:t xml:space="preserve">given </w:t>
      </w:r>
      <w:r w:rsidR="00B37A5A">
        <w:t xml:space="preserve">temperature in an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w:t>
      </w:r>
      <w:proofErr w:type="spellStart"/>
      <w:r w:rsidR="00B37A5A">
        <w:t>C at</w:t>
      </w:r>
      <w:proofErr w:type="spellEnd"/>
      <w:r w:rsidR="00B37A5A">
        <w:t xml:space="preserve">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possible to use intermittent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22DB9E2C"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del w:id="11" w:author="fonti.kar@gmail.com" w:date="2019-01-02T16:44:00Z">
        <w:r w:rsidDel="0048012E">
          <w:delText>ml</w:delText>
        </w:r>
      </w:del>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w:t>
      </w:r>
      <w:commentRangeStart w:id="12"/>
      <w:r w:rsidR="00642D67">
        <w:t>and</w:t>
      </w:r>
      <w:commentRangeEnd w:id="12"/>
      <w:r w:rsidR="00642D67">
        <w:rPr>
          <w:rStyle w:val="CommentReference"/>
        </w:rPr>
        <w:commentReference w:id="12"/>
      </w:r>
      <w:r w:rsidR="00642D67">
        <w:t xml:space="preserve"> placed back into the incubator for the next measurement temperature following the same procedure. </w:t>
      </w:r>
    </w:p>
    <w:p w14:paraId="1F4E0F83" w14:textId="50DDE4E5"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Lighton</w:t>
      </w:r>
      <w:proofErr w:type="spellEnd"/>
      <w:r w:rsidR="002905E1">
        <w:rPr>
          <w:rFonts w:eastAsiaTheme="minorHAnsi"/>
          <w:lang w:val="en-US"/>
        </w:rPr>
        <w:t xml:space="preserve"> 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lastRenderedPageBreak/>
        <w:t>Eqn</w:t>
      </w:r>
      <w:proofErr w:type="spellEnd"/>
      <w:r>
        <w:rPr>
          <w:rFonts w:cs="Times New Roman"/>
        </w:rPr>
        <w:t>: 1</w:t>
      </w:r>
    </w:p>
    <w:p w14:paraId="03692CD4" w14:textId="60EF91D7" w:rsidR="00B37A5A" w:rsidRPr="00FC045C" w:rsidRDefault="00CB685E"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6D7923DE" w14:textId="25ED4F3F" w:rsidR="00993AE9" w:rsidRDefault="00B37A5A" w:rsidP="006237AE">
      <w:pPr>
        <w:pStyle w:val="Thesisnormal"/>
        <w:spacing w:line="36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 xml:space="preserve">18 observations (for more details on </w:t>
      </w:r>
      <w:r w:rsidR="00665994">
        <w:t xml:space="preserve">the </w:t>
      </w:r>
      <w:r w:rsidR="00993AE9">
        <w:t xml:space="preserve">data </w:t>
      </w:r>
      <w:r w:rsidR="00665994">
        <w:t>cleaning process</w:t>
      </w:r>
      <w:r w:rsidR="00993AE9">
        <w:t xml:space="preserve"> see </w:t>
      </w:r>
      <w:r w:rsidR="00CB685E">
        <w:t>electronic supplementary materials</w:t>
      </w:r>
      <w:r w:rsidR="00B5440E">
        <w:t xml:space="preserve"> (ESM)</w:t>
      </w:r>
      <w:r w:rsidR="00993AE9">
        <w:t>)</w:t>
      </w:r>
      <w:r w:rsidR="001C4FAE">
        <w:t>. Data and code with which to generate our results are openly available via the Open Science Framework (see Data Accessibility).</w:t>
      </w:r>
      <w:r w:rsidR="00993AE9">
        <w:t xml:space="preserve"> 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rsidR="001C4FAE">
        <w:t xml:space="preserve"> </w:t>
      </w:r>
      <w:r w:rsidRPr="00522F48">
        <w:t>Collinearity</w:t>
      </w:r>
      <w:r>
        <w:t xml:space="preserve"> between our predictor variables were checked using </w:t>
      </w:r>
      <w:r w:rsidR="007B4CAF">
        <w:t xml:space="preserve">a </w:t>
      </w:r>
      <w:r>
        <w:t>scatterplot matri</w:t>
      </w:r>
      <w:r w:rsidR="007B4CAF">
        <w:t>x (Fig. S1)</w:t>
      </w:r>
      <w:r w:rsidR="00B5440E">
        <w:t xml:space="preserve"> and</w:t>
      </w:r>
      <w:r>
        <w:t xml:space="preserve"> Pearson correlation coefficients are presented in Table S</w:t>
      </w:r>
      <w:r w:rsidR="007B4CAF">
        <w:t>2</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EF0BC9">
        <w:rPr>
          <w:vertAlign w:val="subscript"/>
        </w:rPr>
        <w:t>2</w:t>
      </w:r>
      <w:r>
        <w:rPr>
          <w:vertAlign w:val="subscript"/>
        </w:rPr>
        <w:t xml:space="preserve"> </w:t>
      </w:r>
      <w:r>
        <w:t xml:space="preserve">between </w:t>
      </w:r>
      <w:r w:rsidR="00794C00">
        <w:t xml:space="preserve">blocks </w:t>
      </w:r>
      <w:r>
        <w:t xml:space="preserve">of lizards or incubators therefore </w:t>
      </w:r>
      <w:r w:rsidR="00794C00">
        <w:t xml:space="preserve">these parameters were </w:t>
      </w:r>
      <w:r>
        <w:t>not included in our final models</w:t>
      </w:r>
      <w:r w:rsidR="004F1A1A">
        <w:t xml:space="preserve"> (see ESM for these analys</w:t>
      </w:r>
      <w:r w:rsidR="007B4CAF">
        <w:t>is</w:t>
      </w:r>
      <w:r w:rsidR="004F1A1A">
        <w:t>)</w:t>
      </w:r>
      <w:r>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w:t>
      </w:r>
      <w:proofErr w:type="spellStart"/>
      <w:r w:rsidR="00912471" w:rsidRPr="002D5FDA">
        <w:t>quent</w:t>
      </w:r>
      <w:proofErr w:type="spellEnd"/>
      <w:r w:rsidR="00912471" w:rsidRPr="002D5FDA">
        <w:t xml:space="preserve"> temperatures</w:t>
      </w:r>
      <w:r w:rsidR="00912471">
        <w:t xml:space="preserve">. We found that </w:t>
      </w:r>
      <w:ins w:id="13" w:author="fonti.kar@gmail.com" w:date="2019-01-04T10:23:00Z">
        <w:r w:rsidR="00070243">
          <w:t>the</w:t>
        </w:r>
      </w:ins>
      <w:del w:id="14" w:author="fonti.kar@gmail.com" w:date="2019-01-04T10:23:00Z">
        <w:r w:rsidR="00912471" w:rsidDel="00070243">
          <w:delText>a</w:delText>
        </w:r>
      </w:del>
      <w:r w:rsidR="00912471">
        <w:t xml:space="preserve"> </w:t>
      </w:r>
      <w:r w:rsidR="00912471" w:rsidRPr="00912471">
        <w:t xml:space="preserve">model </w:t>
      </w:r>
      <w:r w:rsidR="00912471" w:rsidRPr="00061FC5">
        <w:t xml:space="preserve">containing ‘previous temperature 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w:t>
      </w:r>
      <w:proofErr w:type="gramStart"/>
      <w:r w:rsidR="003A13C6">
        <w:t xml:space="preserve">= </w:t>
      </w:r>
      <w:r w:rsidR="003C092F">
        <w:t xml:space="preserve"> </w:t>
      </w:r>
      <w:r w:rsidR="003A13C6" w:rsidRPr="000233AE">
        <w:rPr>
          <w:color w:val="000000"/>
        </w:rPr>
        <w:t>-</w:t>
      </w:r>
      <w:proofErr w:type="gramEnd"/>
      <w:r w:rsidR="003A13C6" w:rsidRPr="000233AE">
        <w:rPr>
          <w:color w:val="000000"/>
        </w:rPr>
        <w:t>4.73</w:t>
      </w:r>
      <w:r w:rsidR="00127E8B">
        <w:t>)</w:t>
      </w:r>
      <w:r w:rsidR="00993AE9">
        <w:t xml:space="preserve"> </w:t>
      </w:r>
      <w:r w:rsidR="00912471" w:rsidRPr="00061FC5">
        <w:t xml:space="preserve">compared to a model with it excluded,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 for</w:t>
      </w:r>
      <w:r w:rsidR="00061FC5">
        <w:t xml:space="preserve"> more</w:t>
      </w:r>
      <w:r w:rsidR="00912471" w:rsidRPr="002B44E0">
        <w:t xml:space="preserve"> details)</w:t>
      </w:r>
      <w:r w:rsidR="00912471">
        <w:t>.</w:t>
      </w:r>
    </w:p>
    <w:p w14:paraId="7E2A8BBA" w14:textId="6B7CD97E"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lastRenderedPageBreak/>
        <w:t xml:space="preserve">scale reduction factors (i.e. </w:t>
      </w:r>
      <w:proofErr w:type="spellStart"/>
      <w:r w:rsidR="008734E7">
        <w:t>Rhat</w:t>
      </w:r>
      <w:proofErr w:type="spellEnd"/>
      <w:r w:rsidR="008734E7">
        <w:t xml:space="preserve"> values</w:t>
      </w:r>
      <w:r w:rsidR="00F574C3">
        <w:t>)</w:t>
      </w:r>
      <w:r w:rsidR="008734E7">
        <w:t xml:space="preserve"> 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(O'Hara 2009)</w:t>
      </w:r>
      <w:r w:rsidR="003F1CB2">
        <w:rPr>
          <w:rFonts w:eastAsiaTheme="minorHAnsi"/>
          <w:lang w:val="en-US"/>
        </w:rPr>
        <w:fldChar w:fldCharType="end"/>
      </w:r>
      <w:r w:rsidR="00993AE9">
        <w:t xml:space="preserve">and </w:t>
      </w:r>
      <w:r w:rsidR="003F1CB2">
        <w:rPr>
          <w:rFonts w:eastAsiaTheme="minorHAnsi"/>
          <w:lang w:val="en-US"/>
        </w:rPr>
        <w:fldChar w:fldCharType="begin"/>
      </w:r>
      <w:r w:rsidR="002905E1">
        <w:rPr>
          <w:rFonts w:eastAsiaTheme="minorHAnsi"/>
          <w:lang w:val="en-US"/>
        </w:rPr>
        <w:instrText xml:space="preserve"> ADDIN PAPERS2_CITATIONS &lt;citation&gt;&lt;priority&gt;43&lt;/priority&gt;&lt;uuid&gt;AC78A9C9-84A6-4127-AFB2-9B84634D210B&lt;/uuid&gt;&lt;publications&gt;&lt;publication&gt;&lt;subtype&gt;400&lt;/subtype&gt;&lt;title&gt;Symbolic Description of Factorial Models for Analysis of Variance&lt;/title&gt;&lt;url&gt;https://www.jstor.org/stable/10.2307/2346786?origin=crossref&lt;/url&gt;&lt;volume&gt;22&lt;/volume&gt;&lt;publication_date&gt;99197300001200000000200000&lt;/publication_date&gt;&lt;uuid&gt;BDF3FFE8-CEA3-4D60-9ACD-3EBD698B4663&lt;/uuid&gt;&lt;type&gt;400&lt;/type&gt;&lt;number&gt;3&lt;/number&gt;&lt;doi&gt;10.2307/2346786&lt;/doi&gt;&lt;startpage&gt;392&lt;/startpage&gt;&lt;bundle&gt;&lt;publication&gt;&lt;title&gt;Applied Statistics&lt;/title&gt;&lt;uuid&gt;26D47A3F-BB57-42B9-8447-05031823D2A1&lt;/uuid&gt;&lt;subtype&gt;-100&lt;/subtype&gt;&lt;type&gt;-100&lt;/type&gt;&lt;/publication&gt;&lt;/bundle&gt;&lt;authors&gt;&lt;author&gt;&lt;lastName&gt;Wilkinson&lt;/lastName&gt;&lt;firstName&gt;G&lt;/firstName&gt;&lt;middleNames&gt;N&lt;/middleNames&gt;&lt;/author&gt;&lt;author&gt;&lt;lastName&gt;Rogers&lt;/lastName&gt;&lt;firstName&gt;C&lt;/firstName&gt;&lt;middleNames&gt;E&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(Wilkinson &amp; Rogers 1973)</w:t>
      </w:r>
      <w:r w:rsidR="003F1CB2">
        <w:rPr>
          <w:rFonts w:eastAsiaTheme="minorHAnsi"/>
          <w:lang w:val="en-US"/>
        </w:rPr>
        <w:fldChar w:fldCharType="end"/>
      </w:r>
      <w:r w:rsidR="00993AE9">
        <w:t xml:space="preserve"> (see code for further details).</w:t>
      </w:r>
    </w:p>
    <w:p w14:paraId="02AA062E" w14:textId="4D0B78AB" w:rsidR="009A5C4A" w:rsidRDefault="009A5C4A" w:rsidP="006237AE">
      <w:pPr>
        <w:pStyle w:val="Heading2"/>
        <w:spacing w:line="360" w:lineRule="auto"/>
      </w:pPr>
      <w:r>
        <w:t>Repeatability of thermal reaction norms</w:t>
      </w:r>
    </w:p>
    <w:p w14:paraId="1C19BE03" w14:textId="06B9398D" w:rsidR="00022081" w:rsidRPr="0080379C" w:rsidRDefault="008C0D71" w:rsidP="006237AE">
      <w:pPr>
        <w:spacing w:line="36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 xml:space="preserve">body mass was first log-transformed and then </w:t>
      </w:r>
      <w:commentRangeStart w:id="15"/>
      <w:commentRangeStart w:id="16"/>
      <w:r w:rsidR="00522F48" w:rsidRPr="00522F48">
        <w:t>z-transformed</w:t>
      </w:r>
      <w:commentRangeEnd w:id="15"/>
      <w:r w:rsidR="006F2452">
        <w:rPr>
          <w:rStyle w:val="CommentReference"/>
          <w:rFonts w:eastAsiaTheme="minorEastAsia" w:cstheme="minorBidi"/>
          <w:lang w:val="en-AU"/>
        </w:rPr>
        <w:commentReference w:id="15"/>
      </w:r>
      <w:commentRangeEnd w:id="16"/>
      <w:ins w:id="17" w:author="fonti.kar@gmail.com" w:date="2019-01-04T10:25:00Z">
        <w:r w:rsidR="00035262">
          <w:t xml:space="preserve"> </w:t>
        </w:r>
      </w:ins>
      <w:r w:rsidR="00392E2A">
        <w:rPr>
          <w:rStyle w:val="CommentReference"/>
          <w:rFonts w:eastAsiaTheme="minorEastAsia" w:cstheme="minorBidi"/>
          <w:lang w:val="en-AU"/>
        </w:rPr>
        <w:commentReference w:id="16"/>
      </w:r>
      <w:ins w:id="18" w:author="fonti.kar@gmail.com" w:date="2019-01-04T10:25:00Z">
        <w:r w:rsidR="00035262">
          <w:t xml:space="preserve">(mean of 0 and </w:t>
        </w:r>
        <w:proofErr w:type="spellStart"/>
        <w:r w:rsidR="00035262">
          <w:t>sd</w:t>
        </w:r>
        <w:proofErr w:type="spellEnd"/>
        <w:r w:rsidR="00035262">
          <w:t xml:space="preserve"> of 1)</w:t>
        </w:r>
      </w:ins>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commentRangeStart w:id="19"/>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w:t>
      </w:r>
      <w:del w:id="20" w:author="fonti.kar@gmail.com" w:date="2019-01-04T10:24:00Z">
        <w:r w:rsidR="00DB1CEB" w:rsidDel="00070243">
          <w:delText xml:space="preserve"> </w:delText>
        </w:r>
      </w:del>
      <w:r w:rsidR="00DB1CEB">
        <w:t>measurements will be assigned the series ID of ID005_session5. This allows us to assess variation among sessions</w:t>
      </w:r>
      <w:r w:rsidR="00070243">
        <w:t xml:space="preserve">, </w:t>
      </w:r>
      <w:r w:rsidR="00DB1CEB">
        <w:t>within same individual throughout the course of the experiment.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proofErr w:type="spellStart"/>
      <w:r w:rsidR="004F268B">
        <w:rPr>
          <w:rFonts w:eastAsiaTheme="minorHAnsi"/>
          <w:lang w:val="en-US"/>
        </w:rPr>
        <w:t>Mathot</w:t>
      </w:r>
      <w:proofErr w:type="spellEnd"/>
      <w:r w:rsidR="004F268B">
        <w:rPr>
          <w:rFonts w:eastAsiaTheme="minorHAnsi"/>
          <w:lang w:val="en-US"/>
        </w:rPr>
        <w:t xml:space="preserve"> &amp; </w:t>
      </w:r>
      <w:proofErr w:type="spellStart"/>
      <w:r w:rsidR="004F268B">
        <w:rPr>
          <w:rFonts w:eastAsiaTheme="minorHAnsi"/>
          <w:lang w:val="en-US"/>
        </w:rPr>
        <w:t>Dingemanse</w:t>
      </w:r>
      <w:proofErr w:type="spellEnd"/>
      <w:r w:rsidR="004F268B">
        <w:rPr>
          <w:rFonts w:eastAsiaTheme="minorHAnsi"/>
          <w:lang w:val="en-US"/>
        </w:rPr>
        <w:t xml:space="preserv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commentRangeEnd w:id="19"/>
      <w:r w:rsidR="006F2452">
        <w:rPr>
          <w:rStyle w:val="CommentReference"/>
          <w:rFonts w:eastAsiaTheme="minorEastAsia" w:cstheme="minorBidi"/>
          <w:lang w:val="en-AU"/>
        </w:rPr>
        <w:commentReference w:id="19"/>
      </w:r>
    </w:p>
    <w:p w14:paraId="4C077DA6" w14:textId="6B974ACB" w:rsidR="009A5C4A" w:rsidRDefault="00062760" w:rsidP="006237AE">
      <w:pPr>
        <w:pStyle w:val="Heading2"/>
        <w:spacing w:line="360" w:lineRule="auto"/>
      </w:pPr>
      <w:r>
        <w:t xml:space="preserve">Reaction norm </w:t>
      </w:r>
      <w:r w:rsidR="007B47C1">
        <w:t>i</w:t>
      </w:r>
      <w:r w:rsidR="009A5C4A">
        <w:t>ntercept – average response</w:t>
      </w:r>
    </w:p>
    <w:p w14:paraId="69AC131D" w14:textId="07C4D55D" w:rsidR="009A003D" w:rsidRDefault="003662EC" w:rsidP="006237AE">
      <w:pPr>
        <w:spacing w:line="360" w:lineRule="auto"/>
        <w:rPr>
          <w:lang w:val="en-AU"/>
        </w:rPr>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47378A">
        <w:rPr>
          <w:lang w:val="en-AU"/>
        </w:rPr>
        <w:t>W</w:t>
      </w:r>
      <w:r w:rsidR="00635411">
        <w:rPr>
          <w:lang w:val="en-AU"/>
        </w:rPr>
        <w:t xml:space="preserve">e </w:t>
      </w:r>
      <w:r w:rsidR="0047378A">
        <w:rPr>
          <w:lang w:val="en-AU"/>
        </w:rPr>
        <w:t xml:space="preserve">first </w:t>
      </w:r>
      <w:r w:rsidR="00635411">
        <w:rPr>
          <w:lang w:val="en-AU"/>
        </w:rPr>
        <w:t>used</w:t>
      </w:r>
      <w:r w:rsidR="00B675E6">
        <w:rPr>
          <w:lang w:val="en-AU"/>
        </w:rPr>
        <w:t xml:space="preserve"> </w:t>
      </w:r>
      <w:r w:rsidR="00783EA1">
        <w:rPr>
          <w:lang w:val="en-AU"/>
        </w:rPr>
        <w:t xml:space="preserve">function-valued </w:t>
      </w:r>
      <w:r w:rsidR="000674C8">
        <w:rPr>
          <w:lang w:val="en-AU"/>
        </w:rPr>
        <w:t xml:space="preserve">models </w:t>
      </w:r>
      <w:r w:rsidR="00B675E6">
        <w:rPr>
          <w:lang w:val="en-AU"/>
        </w:rPr>
        <w:t>to estimate the repeatability of the intercept of individual reaction norms. This class of model</w:t>
      </w:r>
      <w:ins w:id="21" w:author="fonti.kar@gmail.com" w:date="2019-01-04T10:25:00Z">
        <w:r w:rsidR="00035262">
          <w:rPr>
            <w:lang w:val="en-AU"/>
          </w:rPr>
          <w:t>s</w:t>
        </w:r>
      </w:ins>
      <w:r w:rsidR="00B675E6">
        <w:rPr>
          <w:lang w:val="en-AU"/>
        </w:rPr>
        <w:t xml:space="preserve"> </w:t>
      </w:r>
      <w:r w:rsidR="00783EA1">
        <w:rPr>
          <w:lang w:val="en-AU"/>
        </w:rPr>
        <w:t xml:space="preserve">assumes that the intercept </w:t>
      </w:r>
      <w:r w:rsidR="00B675E6">
        <w:rPr>
          <w:lang w:val="en-AU"/>
        </w:rPr>
        <w:t xml:space="preserve">covaries with </w:t>
      </w:r>
      <w:r w:rsidR="00783EA1">
        <w:rPr>
          <w:lang w:val="en-AU"/>
        </w:rPr>
        <w:t xml:space="preserve">the slope of the </w:t>
      </w:r>
      <w:r w:rsidR="000674C8">
        <w:rPr>
          <w:lang w:val="en-AU"/>
        </w:rPr>
        <w:t xml:space="preserve">linear </w:t>
      </w:r>
      <w:r w:rsidR="00783EA1">
        <w:rPr>
          <w:lang w:val="en-AU"/>
        </w:rPr>
        <w:t xml:space="preserve">reaction norm. The intercept represents the average trait value when log temperature = 0 (i.e. 1ºC), however this can be set at a </w:t>
      </w:r>
      <w:r w:rsidR="000674C8">
        <w:rPr>
          <w:lang w:val="en-AU"/>
        </w:rPr>
        <w:t>biologically relevant</w:t>
      </w:r>
      <w:r w:rsidR="00783EA1">
        <w:rPr>
          <w:lang w:val="en-AU"/>
        </w:rPr>
        <w:t xml:space="preserve"> temperature by mean-</w:t>
      </w:r>
      <w:proofErr w:type="spellStart"/>
      <w:r w:rsidR="00783EA1">
        <w:rPr>
          <w:lang w:val="en-AU"/>
        </w:rPr>
        <w:t>centering</w:t>
      </w:r>
      <w:proofErr w:type="spellEnd"/>
      <w:r w:rsidR="0047378A">
        <w:rPr>
          <w:lang w:val="en-AU"/>
        </w:rPr>
        <w:t xml:space="preserve"> at a given temperature of interest</w:t>
      </w:r>
      <w:r w:rsidR="00783EA1">
        <w:rPr>
          <w:lang w:val="en-AU"/>
        </w:rPr>
        <w:t xml:space="preserve">. </w:t>
      </w:r>
      <w:r w:rsidR="00041169">
        <w:rPr>
          <w:lang w:val="en-AU"/>
        </w:rPr>
        <w:t xml:space="preserve">Using </w:t>
      </w:r>
      <w:r w:rsidR="00124150">
        <w:rPr>
          <w:lang w:val="en-AU"/>
        </w:rPr>
        <w:t>‘</w:t>
      </w:r>
      <w:proofErr w:type="spellStart"/>
      <w:r w:rsidR="00041169">
        <w:rPr>
          <w:lang w:val="en-AU"/>
        </w:rPr>
        <w:t>MCMCglmm</w:t>
      </w:r>
      <w:proofErr w:type="spellEnd"/>
      <w:r w:rsidR="00124150">
        <w:rPr>
          <w:lang w:val="en-AU"/>
        </w:rPr>
        <w:t>’</w:t>
      </w:r>
      <w:r w:rsidR="00041169">
        <w:rPr>
          <w:lang w:val="en-AU"/>
        </w:rPr>
        <w:t>, w</w:t>
      </w:r>
      <w:r w:rsidR="00783EA1">
        <w:rPr>
          <w:lang w:val="en-AU"/>
        </w:rPr>
        <w:t>e fitted six models to estimate the repeatability of the intercept at each measuremen</w:t>
      </w:r>
      <w:r w:rsidR="009A003D">
        <w:rPr>
          <w:lang w:val="en-AU"/>
        </w:rPr>
        <w:t>t temperature where,</w:t>
      </w:r>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7194A3E4"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xml:space="preserve">. For </w:t>
      </w:r>
      <w:proofErr w:type="gramStart"/>
      <w:r w:rsidR="00456409">
        <w:t>example</w:t>
      </w:r>
      <w:proofErr w:type="gramEnd"/>
      <w:r w:rsidR="00456409">
        <w:t xml:space="preserve"> if a model is </w:t>
      </w:r>
      <w:proofErr w:type="spellStart"/>
      <w:r w:rsidR="00456409">
        <w:t>centered</w:t>
      </w:r>
      <w:proofErr w:type="spellEnd"/>
      <w:r w:rsidR="00456409">
        <w:t xml:space="preserve"> 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w:t>
      </w:r>
      <w:r w:rsidR="00456409">
        <w:lastRenderedPageBreak/>
        <w:t>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We fitted individual ID </w:t>
      </w:r>
      <w:r w:rsidR="00124150">
        <w:t xml:space="preserve">and series ID </w:t>
      </w:r>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r w:rsidR="00CC4CBA">
        <w:t xml:space="preserve">For each of these models, we calculated adjusted repeatability </w:t>
      </w:r>
      <w:r w:rsidR="002E5143">
        <w:t>(</w:t>
      </w:r>
      <w:proofErr w:type="spellStart"/>
      <w:r w:rsidR="002E5143">
        <w:t>eqn</w:t>
      </w:r>
      <w:proofErr w:type="spellEnd"/>
      <w:r w:rsidR="002E5143">
        <w:t xml:space="preserve">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CC4CBA">
        <w:fldChar w:fldCharType="end"/>
      </w:r>
      <w:r w:rsidR="009F476E">
        <w:t>)</w:t>
      </w:r>
      <w:r w:rsidR="007976CB">
        <w:t>,</w:t>
      </w:r>
      <w:r w:rsidR="002E5143">
        <w:t xml:space="preserve"> </w:t>
      </w:r>
      <w:r w:rsidR="00CC4CBA">
        <w:t>using the entire posterior distributions of the relevant variance components:</w:t>
      </w:r>
    </w:p>
    <w:p w14:paraId="0FB7F123" w14:textId="7C92D999" w:rsidR="00CC4CBA" w:rsidRPr="00FC045C" w:rsidRDefault="00CC4CBA" w:rsidP="006237AE">
      <w:pPr>
        <w:pStyle w:val="Thesisnormal"/>
        <w:spacing w:line="360" w:lineRule="auto"/>
        <w:ind w:firstLine="720"/>
        <w:rPr>
          <w:rFonts w:cs="Times New Roman"/>
        </w:rPr>
      </w:pPr>
      <w:proofErr w:type="spellStart"/>
      <w:r>
        <w:t>Eqn</w:t>
      </w:r>
      <w:proofErr w:type="spellEnd"/>
      <w:r>
        <w:t xml:space="preserve">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6366FC26"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t xml:space="preserve"> is the repeatability estimate for log</w:t>
      </w:r>
      <m:oMath>
        <m:sSub>
          <m:sSubPr>
            <m:ctrlPr>
              <w:ins w:id="22" w:author="fonti.kar@gmail.com" w:date="2019-01-02T14:27:00Z">
                <w:rPr>
                  <w:rFonts w:ascii="Cambria Math" w:hAnsi="Cambria Math"/>
                  <w:i/>
                </w:rPr>
              </w:ins>
            </m:ctrlPr>
          </m:sSubPr>
          <m:e>
            <m:acc>
              <m:accPr>
                <m:chr m:val="̇"/>
                <m:ctrlPr>
                  <w:ins w:id="23" w:author="fonti.kar@gmail.com" w:date="2019-01-02T14:27:00Z">
                    <w:rPr>
                      <w:rFonts w:ascii="Cambria Math" w:hAnsi="Cambria Math"/>
                      <w:i/>
                    </w:rPr>
                  </w:ins>
                </m:ctrlPr>
              </m:accPr>
              <m:e>
                <m:r>
                  <w:ins w:id="24" w:author="fonti.kar@gmail.com" w:date="2019-01-02T14:27:00Z">
                    <w:rPr>
                      <w:rFonts w:ascii="Cambria Math" w:hAnsi="Cambria Math"/>
                    </w:rPr>
                    <m:t>V</m:t>
                  </w:ins>
                </m:r>
              </m:e>
            </m:acc>
          </m:e>
          <m:sub>
            <m:sSub>
              <m:sSubPr>
                <m:ctrlPr>
                  <w:ins w:id="25" w:author="fonti.kar@gmail.com" w:date="2019-01-02T14:27:00Z">
                    <w:rPr>
                      <w:rFonts w:ascii="Cambria Math" w:hAnsi="Cambria Math"/>
                      <w:i/>
                    </w:rPr>
                  </w:ins>
                </m:ctrlPr>
              </m:sSubPr>
              <m:e>
                <m:r>
                  <w:ins w:id="26" w:author="fonti.kar@gmail.com" w:date="2019-01-02T14:27:00Z">
                    <w:rPr>
                      <w:rFonts w:ascii="Cambria Math" w:hAnsi="Cambria Math"/>
                    </w:rPr>
                    <m:t>CO</m:t>
                  </w:ins>
                </m:r>
              </m:e>
              <m:sub>
                <m:r>
                  <w:ins w:id="27" w:author="fonti.kar@gmail.com" w:date="2019-01-02T14:27:00Z">
                    <w:rPr>
                      <w:rFonts w:ascii="Cambria Math" w:hAnsi="Cambria Math"/>
                    </w:rPr>
                    <m:t>2</m:t>
                  </w:ins>
                </m:r>
              </m:sub>
            </m:sSub>
          </m:sub>
        </m:sSub>
      </m:oMath>
      <w:del w:id="28" w:author="fonti.kar@gmail.com" w:date="2019-01-02T14:27:00Z">
        <w:r w:rsidDel="00CB685E">
          <w:delText>V</w:delText>
        </w:r>
        <w:r w:rsidRPr="00EF0BC9" w:rsidDel="00CB685E">
          <w:rPr>
            <w:vertAlign w:val="subscript"/>
          </w:rPr>
          <w:delText>CO2</w:delText>
        </w:r>
      </w:del>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5BC0D980" w:rsidR="004F6D6B" w:rsidRPr="002B44E0" w:rsidRDefault="004F6D6B" w:rsidP="006237AE">
      <w:pPr>
        <w:pStyle w:val="Thesisnormal"/>
        <w:spacing w:line="360" w:lineRule="auto"/>
        <w:ind w:firstLine="720"/>
      </w:pPr>
      <w:proofErr w:type="spellStart"/>
      <w:r>
        <w:t>E</w:t>
      </w:r>
      <w:r w:rsidRPr="002B44E0">
        <w:t>qn</w:t>
      </w:r>
      <w:proofErr w:type="spellEnd"/>
      <w:r w:rsidRPr="002B44E0">
        <w:t xml:space="preserve">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77777777" w:rsidR="004F6D6B" w:rsidRPr="002B44E0" w:rsidRDefault="004F6D6B" w:rsidP="006237AE">
      <w:pPr>
        <w:pStyle w:val="Thesisnormal"/>
        <w:spacing w:line="360" w:lineRule="auto"/>
        <w:ind w:firstLine="720"/>
      </w:pPr>
      <w:proofErr w:type="spellStart"/>
      <w:r w:rsidRPr="002B44E0">
        <w:t>Eqn</w:t>
      </w:r>
      <w:proofErr w:type="spellEnd"/>
      <w:r w:rsidRPr="002B44E0">
        <w:t xml:space="preserve"> 5:</w:t>
      </w:r>
    </w:p>
    <w:p w14:paraId="36382053" w14:textId="0CA9A073" w:rsidR="00A46B5C" w:rsidRPr="002B44E0" w:rsidRDefault="00C00B6E"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2C29AD16"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t>.</w:t>
      </w:r>
    </w:p>
    <w:p w14:paraId="523AB279" w14:textId="10275F6D" w:rsidR="00124150" w:rsidRDefault="00FF79AC" w:rsidP="006237AE">
      <w:pPr>
        <w:pStyle w:val="Thesisnormal"/>
        <w:spacing w:line="360" w:lineRule="auto"/>
        <w:ind w:firstLine="720"/>
      </w:pPr>
      <w:r>
        <w:t>We also used a</w:t>
      </w:r>
      <w:r w:rsidR="00E92E28">
        <w:t>nother method to derive</w:t>
      </w:r>
      <w:r>
        <w:t xml:space="preserve"> ‘conditional’</w:t>
      </w:r>
      <w:r w:rsidR="00E92E28">
        <w:t xml:space="preserve"> repeatability </w:t>
      </w:r>
      <w:r w:rsidR="002E5143">
        <w:t>(</w:t>
      </w:r>
      <w:proofErr w:type="spellStart"/>
      <w:r w:rsidR="002E5143">
        <w:t>eqn</w:t>
      </w:r>
      <w:proofErr w:type="spellEnd"/>
      <w:r w:rsidR="002E5143">
        <w:t xml:space="preserve"> 6)</w:t>
      </w:r>
      <w:r w:rsidR="00E92E28">
        <w:t xml:space="preserve"> for intercept values at </w:t>
      </w:r>
      <w:r w:rsidR="00E92E28" w:rsidRPr="00322DD9">
        <w:t>each</w:t>
      </w:r>
      <w:r w:rsidRPr="00322DD9">
        <w:t xml:space="preserve"> temperature following </w:t>
      </w:r>
      <w:r w:rsidR="003F1CB2">
        <w:rPr>
          <w:rFonts w:eastAsiaTheme="minorHAnsi"/>
          <w:lang w:val="en-US"/>
        </w:rPr>
        <w:fldChar w:fldCharType="begin"/>
      </w:r>
      <w:r w:rsidR="002905E1">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(Singer &amp; Willett 2003)</w:t>
      </w:r>
      <w:r w:rsidR="003F1CB2">
        <w:rPr>
          <w:rFonts w:eastAsiaTheme="minorHAnsi"/>
          <w:lang w:val="en-US"/>
        </w:rPr>
        <w:fldChar w:fldCharType="end"/>
      </w:r>
      <w:r w:rsidR="00E82BA1">
        <w:rPr>
          <w:rFonts w:eastAsiaTheme="minorHAnsi"/>
          <w:lang w:val="en-US"/>
        </w:rPr>
        <w:t>)</w:t>
      </w:r>
      <w:r w:rsidR="00127E8B">
        <w:rPr>
          <w:rFonts w:eastAsiaTheme="minorHAnsi"/>
          <w:lang w:val="en-US"/>
        </w:rPr>
        <w:t xml:space="preserve"> </w:t>
      </w:r>
      <w:r w:rsidR="002E5143" w:rsidRPr="00322DD9">
        <w:t>and</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Briffa</w:t>
      </w:r>
      <w:proofErr w:type="spellEnd"/>
      <w:r w:rsidR="004F268B">
        <w:rPr>
          <w:rFonts w:eastAsiaTheme="minorHAnsi"/>
          <w:lang w:val="en-US"/>
        </w:rPr>
        <w:t>, Bridger &amp; Biro 2013)</w:t>
      </w:r>
      <w:r w:rsidR="003F1CB2">
        <w:rPr>
          <w:rFonts w:eastAsiaTheme="minorHAnsi"/>
          <w:lang w:val="en-US"/>
        </w:rPr>
        <w:fldChar w:fldCharType="end"/>
      </w:r>
      <w:r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r w:rsidR="004E2DC3">
        <w:t xml:space="preserve">the </w:t>
      </w:r>
      <w:r w:rsidR="009B5B05">
        <w:t xml:space="preserve">following </w:t>
      </w:r>
      <w:r w:rsidR="00356771">
        <w:t>‘</w:t>
      </w:r>
      <w:proofErr w:type="spellStart"/>
      <w:r w:rsidR="00B675E6" w:rsidRPr="00322DD9">
        <w:t>MCMCglmm</w:t>
      </w:r>
      <w:proofErr w:type="spellEnd"/>
      <w:r w:rsidR="00356771">
        <w:t>’</w:t>
      </w:r>
      <w:r w:rsidRPr="00322DD9">
        <w:t xml:space="preserve"> model</w:t>
      </w:r>
      <w:r w:rsidR="004E2DC3">
        <w:t xml:space="preserve"> which is similar to previous function-valued models, except that session number </w:t>
      </w:r>
      <w:r w:rsidR="00C07769">
        <w:t>was</w:t>
      </w:r>
      <w:r w:rsidR="004E2DC3">
        <w:t xml:space="preserve"> included as a fixed predictor (as opposed to </w:t>
      </w:r>
      <w:proofErr w:type="spellStart"/>
      <w:r w:rsidR="004E2DC3">
        <w:t>seriesID</w:t>
      </w:r>
      <w:proofErr w:type="spellEnd"/>
      <w:r w:rsidR="004E2DC3">
        <w:t>)</w:t>
      </w:r>
      <w:r w:rsidR="00524BAB">
        <w:t xml:space="preserve">. </w:t>
      </w:r>
    </w:p>
    <w:p w14:paraId="141662A8" w14:textId="4BC1D0B0"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session +</w:t>
      </w:r>
      <w:r w:rsidR="00124150">
        <w:t xml:space="preserve">(1+ </w:t>
      </w:r>
      <w:proofErr w:type="spellStart"/>
      <w:r w:rsidR="00124150">
        <w:t>logTemp</w:t>
      </w:r>
      <w:proofErr w:type="spellEnd"/>
      <w:r w:rsidR="00124150">
        <w:rPr>
          <w:vertAlign w:val="subscript"/>
        </w:rPr>
        <w:t xml:space="preserve"> </w:t>
      </w:r>
      <w:r w:rsidR="00124150">
        <w:t>| ID)</w:t>
      </w:r>
    </w:p>
    <w:p w14:paraId="1EB9FB0D" w14:textId="166BB217" w:rsidR="00FF79AC" w:rsidRPr="002B762D" w:rsidRDefault="00A965BE" w:rsidP="006237AE">
      <w:pPr>
        <w:pStyle w:val="Thesisnormal"/>
        <w:spacing w:line="360" w:lineRule="auto"/>
      </w:pPr>
      <w:r w:rsidRPr="00322DD9">
        <w:t xml:space="preserve">This allowed us </w:t>
      </w:r>
      <w:r w:rsidR="002E5143" w:rsidRPr="00322DD9">
        <w:t>to</w:t>
      </w:r>
      <w:r w:rsidR="00FF79AC" w:rsidRPr="00322DD9">
        <w:t xml:space="preserve"> derive temperature-specific repeatability estimates using the covariance of the</w:t>
      </w:r>
      <w:r w:rsidR="00FF79AC">
        <w:t xml:space="preserve"> intercept and slope</w:t>
      </w:r>
      <w:r w:rsidR="00307D53">
        <w:t xml:space="preserve"> at each temperature</w:t>
      </w:r>
      <w:r w:rsidR="00124150">
        <w:t xml:space="preserve"> using</w:t>
      </w:r>
    </w:p>
    <w:p w14:paraId="0B0C2BB1" w14:textId="69BD4951" w:rsidR="00FF79AC" w:rsidRDefault="00FF79AC" w:rsidP="006237AE">
      <w:pPr>
        <w:pStyle w:val="Thesisnormal"/>
        <w:spacing w:line="360" w:lineRule="auto"/>
        <w:ind w:firstLine="720"/>
      </w:pPr>
      <w:proofErr w:type="spellStart"/>
      <w:r>
        <w:t>Eqn</w:t>
      </w:r>
      <w:proofErr w:type="spellEnd"/>
      <w:r>
        <w:t xml:space="preserve"> 6:</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844E64E" w:rsidR="002155F2" w:rsidRDefault="00041169" w:rsidP="006237AE">
      <w:pPr>
        <w:pStyle w:val="Thesisnormal"/>
        <w:spacing w:line="360" w:lineRule="auto"/>
        <w:ind w:firstLine="720"/>
      </w:pPr>
      <w:r>
        <w:t xml:space="preserve">The character-state approach can also be used to calculate temperature-specific adjusted repeatability. </w:t>
      </w:r>
      <w:r w:rsidR="00464F1B">
        <w:t>This approach</w:t>
      </w:r>
      <w:r w:rsidR="006D39A0">
        <w:t xml:space="preserve"> estimates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0A2877">
        <w:t xml:space="preserve">and assumes </w:t>
      </w:r>
      <w:r w:rsidR="001B7CCF">
        <w:t>they are ‘distinct’</w:t>
      </w:r>
      <w:r w:rsidR="00384470">
        <w:t xml:space="preserve"> categorical</w:t>
      </w:r>
      <w:r w:rsidR="001B7CCF">
        <w:t xml:space="preserve"> traits that are correlated</w:t>
      </w:r>
      <w:r w:rsidR="000A2877">
        <w:t xml:space="preserve">. </w:t>
      </w:r>
      <w:r w:rsidR="00F45804">
        <w:t>Using ‘</w:t>
      </w:r>
      <w:proofErr w:type="spellStart"/>
      <w:r w:rsidR="00F45804">
        <w:t>brms</w:t>
      </w:r>
      <w:proofErr w:type="spellEnd"/>
      <w:r w:rsidR="00F45804">
        <w:t>’,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29"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r w:rsidR="00124150">
        <w:t>as response variables</w:t>
      </w:r>
      <w:r w:rsidR="002E0230">
        <w:t xml:space="preserve"> as a 6 x 6 response matrix</w:t>
      </w:r>
      <w:r w:rsidR="004D7001">
        <w:t xml:space="preserve">. </w:t>
      </w:r>
    </w:p>
    <w:p w14:paraId="0FBBBE09" w14:textId="37566E59" w:rsidR="004D7001" w:rsidRPr="004D7001" w:rsidRDefault="00C00B6E"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B93C1F">
        <w:t>)</w:t>
      </w:r>
    </w:p>
    <w:p w14:paraId="5EE77DA0" w14:textId="5E1ED44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number as random intercepts. </w:t>
      </w:r>
    </w:p>
    <w:p w14:paraId="05BCF2AC" w14:textId="76CFEFB0"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‘intercepts’ at each temperature and their variance-covariance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proofErr w:type="spellStart"/>
      <w:r>
        <w:rPr>
          <w:rFonts w:cs="Times New Roman"/>
          <w:lang w:val="en-US"/>
        </w:rPr>
        <w:fldChar w:fldCharType="end"/>
      </w:r>
      <w:r>
        <w:rPr>
          <w:rFonts w:eastAsiaTheme="minorHAnsi"/>
          <w:lang w:val="en-US"/>
        </w:rPr>
        <w:t>Houslay</w:t>
      </w:r>
      <w:proofErr w:type="spellEnd"/>
      <w:r w:rsidR="00E82BA1">
        <w:rPr>
          <w:rFonts w:eastAsiaTheme="minorHAnsi"/>
          <w:lang w:val="en-US"/>
        </w:rPr>
        <w:t xml:space="preserve"> 2017)</w:t>
      </w:r>
      <w:ins w:id="30" w:author="fonti.kar@gmail.com" w:date="2019-01-02T14:39:00Z">
        <w:r w:rsidR="006C5382">
          <w:rPr>
            <w:rFonts w:eastAsiaTheme="minorHAnsi"/>
            <w:lang w:val="en-US"/>
          </w:rPr>
          <w:t>.</w:t>
        </w:r>
      </w:ins>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rsidR="00877E4B">
        <w:rPr>
          <w:shd w:val="clear" w:color="auto" w:fill="FFFFFF"/>
        </w:rPr>
        <w:t>.</w:t>
      </w:r>
    </w:p>
    <w:p w14:paraId="1CACE201" w14:textId="4F3A6FAB" w:rsidR="00877E4B" w:rsidRPr="00B67376" w:rsidRDefault="00877E4B" w:rsidP="006237AE">
      <w:pPr>
        <w:pStyle w:val="Thesisnormal"/>
        <w:spacing w:line="360" w:lineRule="auto"/>
        <w:ind w:firstLine="720"/>
      </w:pPr>
      <w:proofErr w:type="spellStart"/>
      <w:r>
        <w:t>Eqn</w:t>
      </w:r>
      <w:proofErr w:type="spellEnd"/>
      <w:r>
        <w:t xml:space="preserve"> 8: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2547DF8E" w:rsidR="00877E4B" w:rsidRDefault="008B40FF" w:rsidP="006237AE">
      <w:pPr>
        <w:spacing w:line="360" w:lineRule="auto"/>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 xml:space="preserve"> refers to the adjust repeatability at a</w:t>
      </w:r>
      <w:r w:rsidR="00877E4B">
        <w:rPr>
          <w:shd w:val="clear" w:color="auto" w:fill="FFFFFF"/>
        </w:rPr>
        <w:t xml:space="preserve"> </w:t>
      </w:r>
      <w:r>
        <w:rPr>
          <w:shd w:val="clear" w:color="auto" w:fill="FFFFFF"/>
        </w:rPr>
        <w:t>given</w:t>
      </w:r>
      <w:r w:rsidR="00877E4B">
        <w:rPr>
          <w:shd w:val="clear" w:color="auto" w:fill="FFFFFF"/>
        </w:rPr>
        <w:t xml:space="preserve"> temperature</w:t>
      </w:r>
      <w:r>
        <w:rPr>
          <w:shd w:val="clear" w:color="auto" w:fill="FFFFFF"/>
        </w:rPr>
        <w:t xml:space="preserve">; </w:t>
      </w:r>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1249B232"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to calculate the repeatability of the slope</w:t>
      </w:r>
      <w:r w:rsidR="00AE1929">
        <w:t>.</w:t>
      </w:r>
      <w:r w:rsidR="00981EFC">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but logTemp </w:t>
      </w:r>
      <w:r w:rsidR="00981EFC">
        <w:lastRenderedPageBreak/>
        <w:t>is not mean-centered.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07943CF4" w14:textId="6081AEB0" w:rsidR="000B0683" w:rsidRPr="00DE5D86" w:rsidRDefault="000B0683" w:rsidP="006237AE">
      <w:pPr>
        <w:pStyle w:val="Thesisnormal"/>
        <w:spacing w:line="360" w:lineRule="auto"/>
        <w:ind w:firstLine="720"/>
      </w:pPr>
      <w:proofErr w:type="spellStart"/>
      <w:r>
        <w:t>Eqn</w:t>
      </w:r>
      <w:proofErr w:type="spellEnd"/>
      <w:r>
        <w:t xml:space="preserve"> 9: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7245E413"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ins w:id="31" w:author="fonti.kar@gmail.com" w:date="2019-01-02T14:27:00Z">
                <w:rPr>
                  <w:rFonts w:ascii="Cambria Math" w:hAnsi="Cambria Math"/>
                  <w:i/>
                </w:rPr>
              </w:ins>
            </m:ctrlPr>
          </m:sSubPr>
          <m:e>
            <m:acc>
              <m:accPr>
                <m:chr m:val="̇"/>
                <m:ctrlPr>
                  <w:ins w:id="32" w:author="fonti.kar@gmail.com" w:date="2019-01-02T14:27:00Z">
                    <w:rPr>
                      <w:rFonts w:ascii="Cambria Math" w:hAnsi="Cambria Math"/>
                      <w:i/>
                    </w:rPr>
                  </w:ins>
                </m:ctrlPr>
              </m:accPr>
              <m:e>
                <m:r>
                  <w:ins w:id="33" w:author="fonti.kar@gmail.com" w:date="2019-01-02T14:27:00Z">
                    <w:rPr>
                      <w:rFonts w:ascii="Cambria Math" w:hAnsi="Cambria Math"/>
                    </w:rPr>
                    <m:t>V</m:t>
                  </w:ins>
                </m:r>
              </m:e>
            </m:acc>
          </m:e>
          <m:sub>
            <m:sSub>
              <m:sSubPr>
                <m:ctrlPr>
                  <w:ins w:id="34" w:author="fonti.kar@gmail.com" w:date="2019-01-02T14:27:00Z">
                    <w:rPr>
                      <w:rFonts w:ascii="Cambria Math" w:hAnsi="Cambria Math"/>
                      <w:i/>
                    </w:rPr>
                  </w:ins>
                </m:ctrlPr>
              </m:sSubPr>
              <m:e>
                <m:r>
                  <w:ins w:id="35" w:author="fonti.kar@gmail.com" w:date="2019-01-02T14:27:00Z">
                    <w:rPr>
                      <w:rFonts w:ascii="Cambria Math" w:hAnsi="Cambria Math"/>
                    </w:rPr>
                    <m:t>CO</m:t>
                  </w:ins>
                </m:r>
              </m:e>
              <m:sub>
                <m:r>
                  <w:ins w:id="36" w:author="fonti.kar@gmail.com" w:date="2019-01-02T14:27:00Z">
                    <w:rPr>
                      <w:rFonts w:ascii="Cambria Math" w:hAnsi="Cambria Math"/>
                    </w:rPr>
                    <m:t>2</m:t>
                  </w:ins>
                </m:r>
              </m:sub>
            </m:sSub>
          </m:sub>
        </m:sSub>
      </m:oMath>
      <w:del w:id="37" w:author="fonti.kar@gmail.com" w:date="2019-01-02T14:27:00Z">
        <w:r w:rsidR="00FC73A3" w:rsidDel="00CB685E">
          <w:delText>V</w:delText>
        </w:r>
        <w:r w:rsidR="00FC73A3" w:rsidRPr="00FC73A3" w:rsidDel="00CB685E">
          <w:rPr>
            <w:vertAlign w:val="subscript"/>
          </w:rPr>
          <w:delText>CO</w:delText>
        </w:r>
        <w:r w:rsidR="00FC73A3" w:rsidRPr="00831F5E" w:rsidDel="00CB685E">
          <w:rPr>
            <w:vertAlign w:val="subscript"/>
          </w:rPr>
          <w:delText>2</w:delText>
        </w:r>
      </w:del>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w:t>
      </w:r>
      <w:proofErr w:type="spellStart"/>
      <w:r w:rsidR="00E7413B">
        <w:t>eqn</w:t>
      </w:r>
      <w:proofErr w:type="spellEnd"/>
      <w:r w:rsidR="00E7413B">
        <w:t xml:space="preserve"> 8)</w:t>
      </w:r>
      <w:r w:rsidR="00FC73A3">
        <w:t>. This</w:t>
      </w:r>
      <w:r w:rsidR="00BB0E62">
        <w:t xml:space="preserve"> is conceptually the same as quantifying whether slopes are repeatable or not</w:t>
      </w:r>
      <w:r w:rsidR="00FC73A3">
        <w:t xml:space="preserve"> </w:t>
      </w:r>
      <w:r w:rsidR="00FC1268">
        <w:t xml:space="preserve">as </w:t>
      </w:r>
      <w:r w:rsidR="00FC73A3">
        <w:t>in the function-valued approach</w:t>
      </w:r>
      <w:r w:rsidR="00BB0E62">
        <w:t xml:space="preserve">. </w:t>
      </w:r>
    </w:p>
    <w:p w14:paraId="63523364" w14:textId="279CCA75" w:rsidR="009A5C4A" w:rsidRDefault="009A5C4A" w:rsidP="006237AE">
      <w:pPr>
        <w:pStyle w:val="Heading2"/>
        <w:spacing w:line="360" w:lineRule="auto"/>
      </w:pPr>
      <w:r>
        <w:t>Cross-temperature correlations in metabolic rate</w:t>
      </w:r>
    </w:p>
    <w:p w14:paraId="4E536350" w14:textId="2C2FC5B9"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etabolic rate measured at one temperature will be correlated with metabolic rate measured at another temperature. We estimated these cross-environment correlations using both statistical approaches. While</w:t>
      </w:r>
      <w:r w:rsidR="00AB3AD8">
        <w:rPr>
          <w:lang w:val="en-AU"/>
        </w:rPr>
        <w:t xml:space="preserve"> 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 (</w:t>
      </w:r>
      <w:r w:rsidR="00441EAF">
        <w:rPr>
          <w:lang w:val="en-AU"/>
        </w:rPr>
        <w:t xml:space="preserve">by </w:t>
      </w:r>
      <w:r w:rsidR="003C0991">
        <w:rPr>
          <w:lang w:val="en-AU"/>
        </w:rPr>
        <w:t xml:space="preserve">setting </w:t>
      </w:r>
      <w:proofErr w:type="spellStart"/>
      <w:r w:rsidR="003C0991">
        <w:rPr>
          <w:lang w:val="en-AU"/>
        </w:rPr>
        <w:t>rescor</w:t>
      </w:r>
      <w:proofErr w:type="spellEnd"/>
      <w:r w:rsidR="003C0991">
        <w:rPr>
          <w:lang w:val="en-AU"/>
        </w:rPr>
        <w:t xml:space="preserve"> = T in </w:t>
      </w:r>
      <w:r w:rsidR="002D0922">
        <w:rPr>
          <w:lang w:val="en-AU"/>
        </w:rPr>
        <w:t>‘</w:t>
      </w:r>
      <w:proofErr w:type="spellStart"/>
      <w:r w:rsidR="003C0991">
        <w:rPr>
          <w:lang w:val="en-AU"/>
        </w:rPr>
        <w:t>brms</w:t>
      </w:r>
      <w:proofErr w:type="spellEnd"/>
      <w:r w:rsidR="002D0922">
        <w:rPr>
          <w:lang w:val="en-AU"/>
        </w:rPr>
        <w:t>’</w:t>
      </w:r>
      <w:r w:rsidR="003C0991">
        <w:rPr>
          <w:lang w:val="en-AU"/>
        </w:rPr>
        <w:t xml:space="preserve"> or </w:t>
      </w:r>
      <w:proofErr w:type="spellStart"/>
      <w:r w:rsidR="003C0991">
        <w:rPr>
          <w:lang w:val="en-AU"/>
        </w:rPr>
        <w:t>rcov</w:t>
      </w:r>
      <w:proofErr w:type="spellEnd"/>
      <w:r w:rsidR="003C0991">
        <w:rPr>
          <w:lang w:val="en-AU"/>
        </w:rPr>
        <w:t xml:space="preserve"> </w:t>
      </w:r>
      <w:r w:rsidR="00441EAF">
        <w:rPr>
          <w:lang w:val="en-AU"/>
        </w:rPr>
        <w:t>= ~us(trait</w:t>
      </w:r>
      <w:proofErr w:type="gramStart"/>
      <w:r w:rsidR="00441EAF">
        <w:rPr>
          <w:lang w:val="en-AU"/>
        </w:rPr>
        <w:t>):units</w:t>
      </w:r>
      <w:proofErr w:type="gramEnd"/>
      <w:r w:rsidR="00441EAF">
        <w:rPr>
          <w:lang w:val="en-AU"/>
        </w:rPr>
        <w:t xml:space="preserve"> in </w:t>
      </w:r>
      <w:r w:rsidR="002D0922">
        <w:rPr>
          <w:lang w:val="en-AU"/>
        </w:rPr>
        <w:t>‘</w:t>
      </w:r>
      <w:proofErr w:type="spellStart"/>
      <w:r w:rsidR="00441EAF">
        <w:rPr>
          <w:lang w:val="en-AU"/>
        </w:rPr>
        <w:t>MCMCglmm</w:t>
      </w:r>
      <w:proofErr w:type="spellEnd"/>
      <w:r w:rsidR="002D0922">
        <w:rPr>
          <w:lang w:val="en-AU"/>
        </w:rPr>
        <w:t>’</w:t>
      </w:r>
      <w:r w:rsidR="00441EAF">
        <w:rPr>
          <w:lang w:val="en-AU"/>
        </w:rPr>
        <w:t>),</w:t>
      </w:r>
      <w:r w:rsidR="003C0991">
        <w:rPr>
          <w:lang w:val="en-AU"/>
        </w:rPr>
        <w:t xml:space="preserve"> </w:t>
      </w:r>
      <w:r w:rsidR="00441EAF">
        <w:rPr>
          <w:lang w:val="en-AU"/>
        </w:rPr>
        <w:t>these</w:t>
      </w:r>
      <w:r w:rsidR="00C04CFD">
        <w:rPr>
          <w:lang w:val="en-AU"/>
        </w:rPr>
        <w:t xml:space="preserve"> are not 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Brommer</w:t>
      </w:r>
      <w:proofErr w:type="spellEnd"/>
      <w:r w:rsidR="004F268B">
        <w:rPr>
          <w:rFonts w:eastAsiaTheme="minorHAnsi"/>
          <w:lang w:val="en-US"/>
        </w:rPr>
        <w:t xml:space="preserve"> 2013)</w:t>
      </w:r>
      <w:r w:rsidR="003F1CB2">
        <w:rPr>
          <w:rFonts w:eastAsiaTheme="minorHAnsi"/>
          <w:lang w:val="en-US"/>
        </w:rPr>
        <w:fldChar w:fldCharType="end"/>
      </w:r>
      <w:r w:rsidR="00C04CFD" w:rsidRPr="00100303">
        <w:rPr>
          <w:lang w:val="en-AU"/>
        </w:rPr>
        <w:t xml:space="preserve">. We derived correlations </w:t>
      </w:r>
      <w:r w:rsidR="00B57B7C" w:rsidRPr="00100303">
        <w:rPr>
          <w:lang w:val="en-AU"/>
        </w:rPr>
        <w:t xml:space="preserve">from </w:t>
      </w:r>
      <w:r w:rsidR="0043536D">
        <w:rPr>
          <w:lang w:val="en-AU"/>
        </w:rPr>
        <w:t>the</w:t>
      </w:r>
      <w:r w:rsidR="00B57B7C" w:rsidRPr="00100303">
        <w:rPr>
          <w:lang w:val="en-AU"/>
        </w:rPr>
        <w:t xml:space="preserve"> function-valued 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r w:rsidR="00F45804">
        <w:t>This enabled us to</w:t>
      </w:r>
      <w:r w:rsidR="002D0922">
        <w:rPr>
          <w:lang w:val="en-AU"/>
        </w:rPr>
        <w:t xml:space="preserve"> calculate correlations at the </w:t>
      </w:r>
      <w:r w:rsidR="002D0922" w:rsidRPr="00100303">
        <w:rPr>
          <w:lang w:val="en-AU"/>
        </w:rPr>
        <w:t>among and within-individual-among-sampling-session level</w:t>
      </w:r>
      <w:r w:rsidR="002D0922">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3E56A2C7" w:rsidR="003D60FF" w:rsidRDefault="00EC180D" w:rsidP="006237AE">
      <w:pPr>
        <w:spacing w:line="360" w:lineRule="auto"/>
        <w:ind w:firstLine="720"/>
        <w:rPr>
          <w:lang w:val="en-AU"/>
        </w:rPr>
      </w:pPr>
      <w:proofErr w:type="spellStart"/>
      <w:r>
        <w:rPr>
          <w:lang w:val="en-AU"/>
        </w:rPr>
        <w:t>Eqn</w:t>
      </w:r>
      <w:proofErr w:type="spellEnd"/>
      <w:r>
        <w:rPr>
          <w:lang w:val="en-AU"/>
        </w:rPr>
        <w:t xml:space="preserve">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527A8F2C" w:rsidR="003C0991" w:rsidRDefault="00BD2E0B" w:rsidP="006237AE">
      <w:pPr>
        <w:spacing w:line="360" w:lineRule="auto"/>
        <w:ind w:firstLine="720"/>
        <w:rPr>
          <w:lang w:val="en-AU"/>
        </w:rPr>
      </w:pPr>
      <w:proofErr w:type="spellStart"/>
      <w:r>
        <w:rPr>
          <w:lang w:val="en-AU"/>
        </w:rPr>
        <w:t>Eqn</w:t>
      </w:r>
      <w:proofErr w:type="spellEnd"/>
      <w:r>
        <w:rPr>
          <w:lang w:val="en-AU"/>
        </w:rPr>
        <w:t xml:space="preserve">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7C09CB7C" w:rsidR="00BC2311" w:rsidRDefault="00A72343" w:rsidP="006237AE">
      <w:pPr>
        <w:spacing w:line="360" w:lineRule="auto"/>
        <w:rPr>
          <w:lang w:val="en-AU"/>
        </w:rPr>
      </w:pPr>
      <w:r>
        <w:rPr>
          <w:lang w:val="en-AU"/>
        </w:rPr>
        <w:lastRenderedPageBreak/>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w:t>
      </w:r>
      <w:proofErr w:type="spellStart"/>
      <w:r w:rsidR="00F237D7">
        <w:rPr>
          <w:lang w:val="en-AU"/>
        </w:rPr>
        <w:t>eqn</w:t>
      </w:r>
      <w:proofErr w:type="spellEnd"/>
      <w:r w:rsidR="00F237D7">
        <w:rPr>
          <w:lang w:val="en-AU"/>
        </w:rPr>
        <w:t xml:space="preserve"> 12. The same calculation is repeated using the ‘series’ variance-covariance matrix</w:t>
      </w:r>
      <w:r w:rsidR="004F5D10">
        <w:rPr>
          <w:lang w:val="en-AU"/>
        </w:rPr>
        <w:t xml:space="preserve"> </w:t>
      </w:r>
      <w:r w:rsidR="00F237D7">
        <w:rPr>
          <w:lang w:val="en-AU"/>
        </w:rPr>
        <w:t>to obtain within-individual</w:t>
      </w:r>
      <w:r w:rsidR="004F5D10">
        <w:rPr>
          <w:lang w:val="en-AU"/>
        </w:rPr>
        <w:t>-among-sampling-sessions</w:t>
      </w:r>
      <w:r w:rsidR="00F237D7">
        <w:rPr>
          <w:lang w:val="en-AU"/>
        </w:rPr>
        <w:t xml:space="preserve"> </w:t>
      </w:r>
      <w:r w:rsidR="00F45804">
        <w:rPr>
          <w:lang w:val="en-AU"/>
        </w:rPr>
        <w:t xml:space="preserve">phenotypic </w:t>
      </w:r>
      <w:r w:rsidR="004F5D10">
        <w:rPr>
          <w:lang w:val="en-AU"/>
        </w:rPr>
        <w:t>variance-covariance matrix</w:t>
      </w:r>
      <w:r w:rsidR="00F45804">
        <w:rPr>
          <w:lang w:val="en-AU"/>
        </w:rPr>
        <w:t>.</w:t>
      </w:r>
      <w:r w:rsidR="004F5D10">
        <w:rPr>
          <w:lang w:val="en-AU"/>
        </w:rPr>
        <w:t xml:space="preserve"> </w:t>
      </w:r>
    </w:p>
    <w:p w14:paraId="2786B757" w14:textId="07449326" w:rsidR="00BC2311" w:rsidRPr="00087568" w:rsidRDefault="00BD2E0B" w:rsidP="006237AE">
      <w:pPr>
        <w:spacing w:line="360" w:lineRule="auto"/>
        <w:ind w:firstLine="720"/>
        <w:rPr>
          <w:lang w:val="en-AU"/>
        </w:rPr>
      </w:pPr>
      <w:proofErr w:type="spellStart"/>
      <w:r>
        <w:rPr>
          <w:lang w:val="en-AU"/>
        </w:rPr>
        <w:t>Eqn</w:t>
      </w:r>
      <w:proofErr w:type="spellEnd"/>
      <w:r>
        <w:rPr>
          <w:lang w:val="en-AU"/>
        </w:rPr>
        <w:t xml:space="preserve"> </w:t>
      </w:r>
      <w:proofErr w:type="gramStart"/>
      <w:r w:rsidR="00BC2311">
        <w:rPr>
          <w:lang w:val="en-AU"/>
        </w:rPr>
        <w:t>12</w:t>
      </w:r>
      <w:r>
        <w:rPr>
          <w:lang w:val="en-AU"/>
        </w:rPr>
        <w:t>:</w:t>
      </w:r>
      <w:r w:rsidR="004F5D10">
        <w:rPr>
          <w:lang w:val="en-AU"/>
        </w:rPr>
        <w:t>.</w:t>
      </w:r>
      <w:proofErr w:type="gramEnd"/>
      <m:oMath>
        <m:r>
          <m:rPr>
            <m:sty m:val="p"/>
          </m:rPr>
          <w:rPr>
            <w:rFonts w:ascii="Cambria Math" w:hAnsi="Cambria Math"/>
            <w:lang w:val="en-AU"/>
          </w:rPr>
          <w:br/>
        </m:r>
      </m:oMath>
      <m:oMathPara>
        <m:oMath>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34558E5C"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individual variances in log metabolic rate at all six temperatures and the off-diagonals represent the covariances of log metabolic between all six temperatures. These cross-t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3CA485E7" w:rsidR="00BD2E0B" w:rsidRDefault="00BD2E0B" w:rsidP="006237AE">
      <w:pPr>
        <w:spacing w:line="360" w:lineRule="auto"/>
        <w:ind w:firstLine="720"/>
        <w:rPr>
          <w:lang w:val="en-AU"/>
        </w:rPr>
      </w:pPr>
      <w:proofErr w:type="spellStart"/>
      <w:r>
        <w:rPr>
          <w:lang w:val="en-AU"/>
        </w:rPr>
        <w:t>Eqn</w:t>
      </w:r>
      <w:proofErr w:type="spellEnd"/>
      <w:r>
        <w:rPr>
          <w:lang w:val="en-AU"/>
        </w:rPr>
        <w:t xml:space="preserve"> 13:</w:t>
      </w:r>
    </w:p>
    <w:p w14:paraId="7E9A0E82" w14:textId="192E8506" w:rsidR="00B80CD2" w:rsidRDefault="00C00B6E"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5A1417A3" w14:textId="238B5093" w:rsidR="00A527BB" w:rsidRDefault="00A527BB" w:rsidP="006237AE">
      <w:pPr>
        <w:spacing w:line="360" w:lineRule="auto"/>
        <w:rPr>
          <w:lang w:val="en-AU"/>
        </w:rPr>
      </w:pPr>
      <w:r>
        <w:rPr>
          <w:lang w:val="en-AU"/>
        </w:rPr>
        <w:t>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Pr>
          <w:lang w:val="en-AU"/>
        </w:rPr>
        <w:t xml:space="preserve"> and </w:t>
      </w:r>
      <w:r w:rsidR="00486352" w:rsidRPr="00ED4B64">
        <w:rPr>
          <w:lang w:val="en-AU"/>
        </w:rPr>
        <w:t xml:space="preserve">whether </w:t>
      </w:r>
      <w:r w:rsidR="00EB26F5">
        <w:rPr>
          <w:lang w:val="en-AU"/>
        </w:rPr>
        <w:t xml:space="preserve">among and </w:t>
      </w:r>
      <w:r w:rsidR="00486352">
        <w:rPr>
          <w:lang w:val="en-AU"/>
        </w:rPr>
        <w:t xml:space="preserve">within-individual </w:t>
      </w:r>
      <w:r w:rsidR="00EB26F5">
        <w:rPr>
          <w:lang w:val="en-AU"/>
        </w:rPr>
        <w:t>mass-scaling relationships differed</w:t>
      </w:r>
      <w:r w:rsidR="008F4BC5">
        <w:rPr>
          <w:lang w:val="en-AU"/>
        </w:rPr>
        <w:t xml:space="preserve"> to try and understand some of the factors that </w:t>
      </w:r>
      <w:r w:rsidR="00B474D8">
        <w:rPr>
          <w:lang w:val="en-AU"/>
        </w:rPr>
        <w:t>might lead to different mass-scaling exponents</w:t>
      </w:r>
      <w:r w:rsidR="00486352">
        <w:rPr>
          <w:lang w:val="en-AU"/>
        </w:rPr>
        <w:t>.</w:t>
      </w:r>
      <w:r w:rsidR="00486352" w:rsidRPr="00ED4B64">
        <w:rPr>
          <w:lang w:val="en-AU"/>
        </w:rPr>
        <w:t xml:space="preserve"> </w:t>
      </w:r>
      <w:r>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within an individual (mass at the first sampling session – the last sampling session) was</w:t>
      </w:r>
      <w:r w:rsidR="005513FC">
        <w:rPr>
          <w:lang w:val="en-AU"/>
        </w:rPr>
        <w:t xml:space="preserve"> 9.13%</w:t>
      </w:r>
      <w:commentRangeStart w:id="38"/>
      <w:r w:rsidR="00486352">
        <w:rPr>
          <w:lang w:val="en-AU"/>
        </w:rPr>
        <w:t xml:space="preserve"> (</w:t>
      </w:r>
      <w:commentRangeEnd w:id="38"/>
      <w:r w:rsidR="00B474D8">
        <w:rPr>
          <w:rStyle w:val="CommentReference"/>
          <w:rFonts w:eastAsiaTheme="minorEastAsia" w:cstheme="minorBidi"/>
          <w:lang w:val="en-AU"/>
        </w:rPr>
        <w:commentReference w:id="38"/>
      </w:r>
      <w:r w:rsidR="00486352">
        <w:rPr>
          <w:lang w:val="en-AU"/>
        </w:rPr>
        <w:t>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p>
    <w:p w14:paraId="206DB590" w14:textId="3C5CD22C" w:rsidR="00A527BB" w:rsidRDefault="00A527BB" w:rsidP="006237AE">
      <w:pPr>
        <w:spacing w:line="360" w:lineRule="auto"/>
        <w:ind w:firstLine="720"/>
        <w:rPr>
          <w:lang w:val="en-AU"/>
        </w:rPr>
      </w:pPr>
      <w:r>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sidR="008B4A8C">
        <w:rPr>
          <w:lang w:val="en-AU"/>
        </w:rPr>
        <w:t xml:space="preserve"> 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(van de Pol &amp; Wright 2009)</w:t>
      </w:r>
      <w:r w:rsidR="003F1CB2">
        <w:rPr>
          <w:rFonts w:eastAsiaTheme="minorHAnsi"/>
          <w:lang w:val="en-US"/>
        </w:rPr>
        <w:fldChar w:fldCharType="end"/>
      </w:r>
      <w:r w:rsidR="00731388">
        <w:rPr>
          <w:rFonts w:eastAsiaTheme="minorHAnsi"/>
          <w:lang w:val="en-US"/>
        </w:rPr>
        <w:t xml:space="preserve"> for more details</w:t>
      </w:r>
      <w:r w:rsidR="009816E5">
        <w:rPr>
          <w:lang w:val="en-AU"/>
        </w:rPr>
        <w:t xml:space="preserve">). </w:t>
      </w:r>
      <w:r>
        <w:rPr>
          <w:lang w:val="en-AU"/>
        </w:rPr>
        <w:t>In order to test for temperature dependence, we fitted two models using ‘</w:t>
      </w:r>
      <w:proofErr w:type="spellStart"/>
      <w:r>
        <w:rPr>
          <w:lang w:val="en-AU"/>
        </w:rPr>
        <w:t>brms</w:t>
      </w:r>
      <w:proofErr w:type="spellEnd"/>
      <w:r>
        <w:rPr>
          <w:lang w:val="en-AU"/>
        </w:rPr>
        <w:t>’ and assessed whether the model containing an interaction with temperature and the</w:t>
      </w:r>
      <w:r w:rsidRPr="00ED4B64">
        <w:rPr>
          <w:lang w:val="en-AU"/>
        </w:rPr>
        <w:t xml:space="preserve"> within</w:t>
      </w:r>
      <w:r>
        <w:rPr>
          <w:lang w:val="en-AU"/>
        </w:rPr>
        <w:t>-</w:t>
      </w:r>
      <w:r w:rsidRPr="00ED4B64">
        <w:rPr>
          <w:lang w:val="en-AU"/>
        </w:rPr>
        <w:t xml:space="preserve"> and </w:t>
      </w:r>
      <w:r>
        <w:rPr>
          <w:lang w:val="en-AU"/>
        </w:rPr>
        <w:t>among-individual</w:t>
      </w:r>
      <w:r w:rsidRPr="00ED4B64">
        <w:rPr>
          <w:lang w:val="en-AU"/>
        </w:rPr>
        <w:t xml:space="preserve"> </w:t>
      </w:r>
      <w:r>
        <w:rPr>
          <w:lang w:val="en-AU"/>
        </w:rPr>
        <w:t xml:space="preserve">mass </w:t>
      </w:r>
      <w:r w:rsidRPr="00ED4B64">
        <w:rPr>
          <w:lang w:val="en-AU"/>
        </w:rPr>
        <w:t>effects</w:t>
      </w:r>
      <w:r>
        <w:rPr>
          <w:lang w:val="en-AU"/>
        </w:rPr>
        <w:t xml:space="preserve"> was better supported (</w:t>
      </w:r>
      <w:r w:rsidR="00586099">
        <w:rPr>
          <w:lang w:val="en-AU"/>
        </w:rPr>
        <w:t xml:space="preserve">using </w:t>
      </w:r>
      <w:proofErr w:type="spellStart"/>
      <w:r>
        <w:rPr>
          <w:lang w:val="en-AU"/>
        </w:rPr>
        <w:lastRenderedPageBreak/>
        <w:t>wAIC</w:t>
      </w:r>
      <w:proofErr w:type="spellEnd"/>
      <w:r>
        <w:rPr>
          <w:lang w:val="en-AU"/>
        </w:rPr>
        <w:t xml:space="preserve"> and loo). The first model with the</w:t>
      </w:r>
      <w:r w:rsidR="004C354B">
        <w:rPr>
          <w:lang w:val="en-AU"/>
        </w:rPr>
        <w:t xml:space="preserve"> main effects and their</w:t>
      </w:r>
      <w:r>
        <w:rPr>
          <w:lang w:val="en-AU"/>
        </w:rPr>
        <w:t xml:space="preserve"> interaction 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4033E4E1" w14:textId="064D91E8" w:rsidR="00BE4B02" w:rsidRDefault="00BE4B02" w:rsidP="006237AE">
      <w:pPr>
        <w:spacing w:line="360" w:lineRule="auto"/>
        <w:rPr>
          <w:lang w:val="en-AU"/>
        </w:rPr>
      </w:pPr>
      <w:r>
        <w:rPr>
          <w:lang w:val="en-AU"/>
        </w:rPr>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and </w:t>
      </w:r>
      <w:r w:rsidR="004C40AA">
        <w:rPr>
          <w:lang w:val="en-AU"/>
        </w:rPr>
        <w:t xml:space="preserve">included an interaction term between the among individual mass effect with temperature and another 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random slope since exploratory graphs show that 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r>
        <w:rPr>
          <w:lang w:val="en-AU"/>
        </w:rPr>
        <w:t>The second model was fitted without the interaction as following,</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77777777" w:rsidR="00D5267A" w:rsidRDefault="00D5267A" w:rsidP="006237AE">
      <w:pPr>
        <w:spacing w:line="360" w:lineRule="auto"/>
        <w:ind w:firstLine="720"/>
        <w:rPr>
          <w:lang w:val="en-AU"/>
        </w:rPr>
      </w:pPr>
      <w:r>
        <w:rPr>
          <w:lang w:val="en-AU"/>
        </w:rPr>
        <w:t>To test whether the contrast between among and within individual mass scaling significantly different from zero or not at each temperature, w</w:t>
      </w:r>
      <w:r w:rsidR="009816E5" w:rsidRPr="00A527BB">
        <w:rPr>
          <w:lang w:val="en-AU"/>
        </w:rPr>
        <w:t>e subtracted</w:t>
      </w:r>
      <w:r w:rsidR="009816E5">
        <w:rPr>
          <w:lang w:val="en-AU"/>
        </w:rPr>
        <w:t xml:space="preserve"> the </w:t>
      </w:r>
      <w:r w:rsidR="00731388">
        <w:rPr>
          <w:lang w:val="en-AU"/>
        </w:rPr>
        <w:t xml:space="preserve">coefficient for Temp * </w:t>
      </w:r>
      <w:proofErr w:type="spellStart"/>
      <w:r w:rsidR="00731388">
        <w:rPr>
          <w:lang w:val="en-AU"/>
        </w:rPr>
        <w:t>WithinIDMass</w:t>
      </w:r>
      <w:proofErr w:type="spellEnd"/>
      <w:r w:rsidR="00731388">
        <w:rPr>
          <w:lang w:val="en-AU"/>
        </w:rPr>
        <w:t xml:space="preserve"> </w:t>
      </w:r>
      <w:r w:rsidR="009816E5">
        <w:rPr>
          <w:lang w:val="en-AU"/>
        </w:rPr>
        <w:t xml:space="preserve">from the </w:t>
      </w:r>
      <w:r w:rsidR="00731388">
        <w:rPr>
          <w:lang w:val="en-AU"/>
        </w:rPr>
        <w:t xml:space="preserve">coefficient of </w:t>
      </w:r>
      <w:proofErr w:type="spellStart"/>
      <w:r w:rsidR="00731388">
        <w:rPr>
          <w:lang w:val="en-AU"/>
        </w:rPr>
        <w:t>AmongIDMass</w:t>
      </w:r>
      <w:proofErr w:type="spellEnd"/>
      <w:r>
        <w:rPr>
          <w:lang w:val="en-AU"/>
        </w:rPr>
        <w:t>*</w:t>
      </w:r>
      <w:r w:rsidR="00731388">
        <w:rPr>
          <w:lang w:val="en-AU"/>
        </w:rPr>
        <w:t>Temp</w:t>
      </w:r>
      <w:r>
        <w:rPr>
          <w:lang w:val="en-AU"/>
        </w:rPr>
        <w:t xml:space="preserve">. </w:t>
      </w:r>
    </w:p>
    <w:p w14:paraId="320D9F0E" w14:textId="10D9D8EE"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12"/>
          <w:footerReference w:type="default" r:id="rId13"/>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AU"/>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AU"/>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commentRangeStart w:id="39"/>
      <w:commentRangeStart w:id="40"/>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commentRangeEnd w:id="39"/>
      <w:r w:rsidR="00DC4804">
        <w:rPr>
          <w:rStyle w:val="CommentReference"/>
          <w:rFonts w:eastAsiaTheme="minorEastAsia" w:cstheme="minorBidi"/>
          <w:lang w:val="en-AU"/>
        </w:rPr>
        <w:commentReference w:id="39"/>
      </w:r>
      <w:commentRangeEnd w:id="40"/>
      <w:r w:rsidR="00931378">
        <w:rPr>
          <w:rStyle w:val="CommentReference"/>
          <w:rFonts w:eastAsiaTheme="minorEastAsia" w:cstheme="minorBidi"/>
          <w:lang w:val="en-AU"/>
        </w:rPr>
        <w:commentReference w:id="40"/>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 xml:space="preserve">individual-level. </w:t>
      </w:r>
      <w:commentRangeStart w:id="41"/>
      <w:commentRangeStart w:id="42"/>
      <w:r>
        <w:t>Metabolic rate measured at neighbouring temperatures (e.g. 22ºC and 24ºC) are strongly correlated, but the strength of this correlation decreased with increasing differences between the two temperatures (Fig. 4).</w:t>
      </w:r>
      <w:r w:rsidR="005F2C01">
        <w:t xml:space="preserve"> </w:t>
      </w:r>
      <w:commentRangeEnd w:id="41"/>
      <w:r w:rsidR="00DC4804">
        <w:rPr>
          <w:rStyle w:val="CommentReference"/>
          <w:rFonts w:eastAsiaTheme="minorEastAsia" w:cstheme="minorBidi"/>
          <w:lang w:val="en-AU"/>
        </w:rPr>
        <w:commentReference w:id="41"/>
      </w:r>
      <w:commentRangeEnd w:id="42"/>
      <w:r w:rsidR="00914B88">
        <w:rPr>
          <w:rStyle w:val="CommentReference"/>
          <w:rFonts w:eastAsiaTheme="minorEastAsia" w:cstheme="minorBidi"/>
          <w:lang w:val="en-AU"/>
        </w:rPr>
        <w:commentReference w:id="42"/>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AU"/>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371A2A89"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AU"/>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6FF80046"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 as an individual’s mass changes</w:t>
      </w:r>
      <w:r w:rsidR="005956D7" w:rsidRPr="00A7676C">
        <w:rPr>
          <w:sz w:val="21"/>
          <w:szCs w:val="21"/>
          <w:lang w:val="en-AU"/>
        </w:rPr>
        <w:t xml:space="preserve"> on the logarithmic scale</w:t>
      </w:r>
      <w:r w:rsidR="00034A32" w:rsidRPr="00A7676C">
        <w:rPr>
          <w:sz w:val="21"/>
          <w:szCs w:val="21"/>
          <w:lang w:val="en-AU"/>
        </w:rPr>
        <w:t>.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across i</w:t>
      </w:r>
      <w:proofErr w:type="spellStart"/>
      <w:r w:rsidR="005956D7" w:rsidRPr="00A7676C">
        <w:rPr>
          <w:sz w:val="21"/>
          <w:szCs w:val="21"/>
          <w:lang w:val="en-AU"/>
        </w:rPr>
        <w:t>ndividuals</w:t>
      </w:r>
      <w:proofErr w:type="spellEnd"/>
      <w:r w:rsidR="005956D7" w:rsidRPr="00A7676C">
        <w:rPr>
          <w:sz w:val="21"/>
          <w:szCs w:val="21"/>
          <w:lang w:val="en-AU"/>
        </w:rPr>
        <w:t xml:space="preserve"> as mass changes</w:t>
      </w:r>
      <w:r w:rsidR="00034A32" w:rsidRPr="00A7676C">
        <w:rPr>
          <w:sz w:val="21"/>
          <w:szCs w:val="21"/>
          <w:lang w:val="en-AU"/>
        </w:rPr>
        <w:t xml:space="preserve"> </w:t>
      </w:r>
      <w:r w:rsidR="005956D7" w:rsidRPr="00A7676C">
        <w:rPr>
          <w:sz w:val="21"/>
          <w:szCs w:val="21"/>
          <w:lang w:val="en-AU"/>
        </w:rPr>
        <w:t xml:space="preserve">on the logarithmic scale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proofErr w:type="spellStart"/>
      <w:r w:rsidR="00A7676C" w:rsidRPr="00A7676C">
        <w:rPr>
          <w:sz w:val="21"/>
          <w:szCs w:val="21"/>
          <w:lang w:val="en-AU"/>
        </w:rPr>
        <w:t>log</w:t>
      </w:r>
      <w:proofErr w:type="spellEnd"/>
      <w:r w:rsidR="00A7676C"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 </w:t>
      </w:r>
      <w:commentRangeStart w:id="43"/>
      <w:commentRangeStart w:id="44"/>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commentRangeEnd w:id="43"/>
      <w:r w:rsidR="00F627A2" w:rsidRPr="00035262">
        <w:rPr>
          <w:rStyle w:val="CommentReference"/>
          <w:rFonts w:eastAsiaTheme="minorEastAsia" w:cstheme="minorBidi"/>
          <w:sz w:val="21"/>
          <w:szCs w:val="21"/>
          <w:lang w:val="en-AU"/>
        </w:rPr>
        <w:commentReference w:id="43"/>
      </w:r>
      <w:commentRangeEnd w:id="44"/>
      <w:r w:rsidR="00A95168">
        <w:rPr>
          <w:rStyle w:val="CommentReference"/>
          <w:rFonts w:eastAsiaTheme="minorEastAsia" w:cstheme="minorBidi"/>
          <w:lang w:val="en-AU"/>
        </w:rPr>
        <w:commentReference w:id="44"/>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1F929511"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xml:space="preserve">. Mass-scaling exponents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7418F57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2905E1">
        <w:rPr>
          <w:rFonts w:eastAsiaTheme="minorHAnsi"/>
          <w:lang w:val="en-US"/>
        </w:rPr>
        <w:t>(M R 2002)</w:t>
      </w:r>
      <w:r>
        <w:fldChar w:fldCharType="end"/>
      </w:r>
      <w:r>
        <w:t xml:space="preserve">). Our findings show that metabolic plasticity (i.e., the slope of metabolic reaction norms) </w:t>
      </w:r>
      <w:commentRangeStart w:id="45"/>
      <w:r>
        <w:t>was significantly repeatable over time, in other words, there was significant consistent among-individual differences in plasticity.</w:t>
      </w:r>
      <w:commentRangeEnd w:id="45"/>
      <w:r>
        <w:rPr>
          <w:rStyle w:val="CommentReference"/>
        </w:rPr>
        <w:commentReference w:id="45"/>
      </w:r>
      <w:r>
        <w:t xml:space="preserve">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xml:space="preserve">, Wright &amp; </w:t>
      </w:r>
      <w:proofErr w:type="spellStart"/>
      <w:r>
        <w:rPr>
          <w:rFonts w:eastAsiaTheme="minorHAnsi"/>
          <w:lang w:val="en-US"/>
        </w:rPr>
        <w:t>Dingemanse</w:t>
      </w:r>
      <w:proofErr w:type="spellEnd"/>
      <w:r>
        <w:rPr>
          <w:rFonts w:eastAsiaTheme="minorHAnsi"/>
          <w:lang w:val="en-US"/>
        </w:rPr>
        <w:t xml:space="preserve"> 2014; </w:t>
      </w:r>
      <w:proofErr w:type="spellStart"/>
      <w:r>
        <w:rPr>
          <w:rFonts w:eastAsiaTheme="minorHAnsi"/>
          <w:lang w:val="en-US"/>
        </w:rPr>
        <w:t>Cleasby</w:t>
      </w:r>
      <w:proofErr w:type="spellEnd"/>
      <w:r>
        <w:rPr>
          <w:rFonts w:eastAsiaTheme="minorHAnsi"/>
          <w:lang w:val="en-US"/>
        </w:rPr>
        <w:t xml:space="preserve">, Nakagawa &amp; </w:t>
      </w:r>
      <w:proofErr w:type="spellStart"/>
      <w:r>
        <w:rPr>
          <w:rFonts w:eastAsiaTheme="minorHAnsi"/>
          <w:lang w:val="en-US"/>
        </w:rPr>
        <w:t>Schielzeth</w:t>
      </w:r>
      <w:proofErr w:type="spellEnd"/>
      <w:r>
        <w:rPr>
          <w:rFonts w:eastAsiaTheme="minorHAnsi"/>
          <w:lang w:val="en-US"/>
        </w:rPr>
        <w:t xml:space="preserve"> 2014)</w:t>
      </w:r>
      <w:r>
        <w:rPr>
          <w:rFonts w:eastAsiaTheme="minorHAnsi"/>
          <w:lang w:val="en-US"/>
        </w:rPr>
        <w:fldChar w:fldCharType="end"/>
      </w:r>
      <w:r>
        <w:t xml:space="preserve">. Interestingly, while the variation among individuals were relatively consistent </w:t>
      </w:r>
      <w:commentRangeStart w:id="46"/>
      <w:r>
        <w:t>across temperatures</w:t>
      </w:r>
      <w:commentRangeEnd w:id="46"/>
      <w:r>
        <w:rPr>
          <w:rStyle w:val="CommentReference"/>
        </w:rPr>
        <w:commentReference w:id="46"/>
      </w:r>
      <w:r>
        <w:t xml:space="preserve">, within individual variance decreased with increasing temperature. In other words, an individual’s metabolic rate had greater predictability as temperatures became hotter. </w:t>
      </w:r>
      <w:commentRangeStart w:id="47"/>
      <w:r>
        <w:t>It is unlikely that individuals reached a physiological ‘ceiling’ given that we were not measuring maximal metabolic rate (Biro et al 2018)</w:t>
      </w:r>
      <w:commentRangeEnd w:id="47"/>
      <w:r>
        <w:rPr>
          <w:rStyle w:val="CommentReference"/>
        </w:rPr>
        <w:commentReference w:id="47"/>
      </w:r>
      <w:r>
        <w:t xml:space="preserve">. </w:t>
      </w:r>
      <w:commentRangeStart w:id="48"/>
      <w:r>
        <w:t xml:space="preserve">Alternatively, the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w:t>
      </w:r>
      <w:proofErr w:type="spellStart"/>
      <w:r w:rsidR="00674D49">
        <w:rPr>
          <w:rFonts w:eastAsiaTheme="minorHAnsi"/>
          <w:lang w:val="en-US"/>
        </w:rPr>
        <w:t>Somero</w:t>
      </w:r>
      <w:proofErr w:type="spellEnd"/>
      <w:r w:rsidR="00674D49">
        <w:rPr>
          <w:rFonts w:eastAsiaTheme="minorHAnsi"/>
          <w:lang w:val="en-US"/>
        </w:rPr>
        <w:t xml:space="preserve"> 1978)</w:t>
      </w:r>
      <w:r w:rsidR="00674D49">
        <w:fldChar w:fldCharType="end"/>
      </w:r>
      <w:r w:rsidR="00674D49">
        <w:t xml:space="preserve">. </w:t>
      </w:r>
      <w:r w:rsidR="00674D49">
        <w:lastRenderedPageBreak/>
        <w:t xml:space="preserve">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w:t>
      </w:r>
      <w:commentRangeEnd w:id="48"/>
      <w:r w:rsidR="00674D49">
        <w:rPr>
          <w:rStyle w:val="CommentReference"/>
        </w:rPr>
        <w:commentReference w:id="48"/>
      </w:r>
      <w:commentRangeStart w:id="49"/>
      <w:r w:rsidR="00674D49">
        <w:t xml:space="preserve">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Cleasby</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Ghalambor</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w:t>
      </w:r>
      <w:commentRangeEnd w:id="49"/>
      <w:r w:rsidR="00674D49">
        <w:rPr>
          <w:rStyle w:val="CommentReference"/>
        </w:rPr>
        <w:commentReference w:id="49"/>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commentRangeStart w:id="50"/>
      <w:commentRangeStart w:id="51"/>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w</w:t>
      </w:r>
      <w:commentRangeEnd w:id="50"/>
      <w:r>
        <w:rPr>
          <w:rStyle w:val="CommentReference"/>
        </w:rPr>
        <w:commentReference w:id="50"/>
      </w:r>
      <w:commentRangeEnd w:id="51"/>
      <w:r w:rsidR="00074E81">
        <w:rPr>
          <w:rStyle w:val="CommentReference"/>
        </w:rPr>
        <w:commentReference w:id="51"/>
      </w:r>
      <w:r w:rsidRPr="000F5C23">
        <w:t xml:space="preserve">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w:t>
      </w:r>
      <w:proofErr w:type="spellStart"/>
      <w:r>
        <w:rPr>
          <w:rFonts w:eastAsiaTheme="minorHAnsi"/>
          <w:lang w:val="en-US"/>
        </w:rPr>
        <w:t>Angilletta</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w:t>
      </w:r>
      <w:proofErr w:type="spellStart"/>
      <w:r>
        <w:rPr>
          <w:rFonts w:eastAsiaTheme="minorHAnsi"/>
          <w:lang w:val="en-US"/>
        </w:rPr>
        <w:t>Réale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Roff</w:t>
      </w:r>
      <w:proofErr w:type="spellEnd"/>
      <w:r w:rsidR="004F268B">
        <w:rPr>
          <w:rFonts w:eastAsiaTheme="minorHAnsi"/>
          <w:lang w:val="en-US"/>
        </w:rPr>
        <w:t xml:space="preserve">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w:t>
      </w:r>
      <w:r w:rsidR="004D03D7" w:rsidRPr="00EC13E0">
        <w:lastRenderedPageBreak/>
        <w:t xml:space="preserve">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w:t>
      </w:r>
      <w:bookmarkStart w:id="52" w:name="_GoBack"/>
      <w:bookmarkEnd w:id="52"/>
      <w:r w:rsidR="004D03D7">
        <w:t xml:space="preserve">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2C9763EA"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w:t>
      </w:r>
      <w:proofErr w:type="spellStart"/>
      <w:r w:rsidR="004F268B">
        <w:rPr>
          <w:rFonts w:eastAsiaTheme="minorHAnsi"/>
          <w:lang w:val="en-US"/>
        </w:rPr>
        <w:t>Barneche</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(Hirst, Glazier &amp; Atkinson 2014; </w:t>
      </w:r>
      <w:proofErr w:type="spellStart"/>
      <w:r w:rsidR="004F268B">
        <w:rPr>
          <w:rFonts w:eastAsiaTheme="minorHAnsi"/>
          <w:lang w:val="en-US"/>
        </w:rPr>
        <w:t>Barneche</w:t>
      </w:r>
      <w:proofErr w:type="spellEnd"/>
      <w:r w:rsidR="004F268B">
        <w:rPr>
          <w:rFonts w:eastAsiaTheme="minorHAnsi"/>
          <w:lang w:val="en-US"/>
        </w:rPr>
        <w:t xml:space="preserv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r w:rsidR="00E12380">
        <w:rPr>
          <w:lang w:val="en-AU"/>
        </w:rPr>
        <w:t>Alternative</w:t>
      </w:r>
      <w:r w:rsidR="00217633">
        <w:rPr>
          <w:lang w:val="en-AU"/>
        </w:rPr>
        <w:t>ly</w:t>
      </w:r>
      <w:r w:rsidR="00E12380">
        <w:rPr>
          <w:lang w:val="en-AU"/>
        </w:rPr>
        <w:t xml:space="preserve">, </w:t>
      </w:r>
      <w:r w:rsidR="004B197F">
        <w:rPr>
          <w:lang w:val="en-AU"/>
        </w:rPr>
        <w:t>compensatory</w:t>
      </w:r>
      <w:r w:rsidR="007B41FD" w:rsidRPr="007B41FD">
        <w:rPr>
          <w:lang w:val="en-AU"/>
        </w:rPr>
        <w:t xml:space="preserve"> adjustments </w:t>
      </w:r>
      <w:r w:rsidR="00FC0633" w:rsidRPr="007B41FD">
        <w:rPr>
          <w:lang w:val="en-AU"/>
        </w:rPr>
        <w:t>involv</w:t>
      </w:r>
      <w:r w:rsidR="00E12380">
        <w:rPr>
          <w:lang w:val="en-AU"/>
        </w:rPr>
        <w:t>ing</w:t>
      </w:r>
      <w:r w:rsidR="007B41FD" w:rsidRPr="007B41FD">
        <w:rPr>
          <w:lang w:val="en-AU"/>
        </w:rPr>
        <w:t xml:space="preserve"> changes in </w:t>
      </w:r>
      <w:r w:rsidR="007B41FD">
        <w:rPr>
          <w:lang w:val="en-AU"/>
        </w:rPr>
        <w:t>membrane composition or enzyme efficiency</w:t>
      </w:r>
      <w:r w:rsidR="00E12380">
        <w:rPr>
          <w:lang w:val="en-AU"/>
        </w:rPr>
        <w:t xml:space="preserve"> </w:t>
      </w:r>
      <w:r w:rsidR="004B197F">
        <w:rPr>
          <w:lang w:val="en-AU"/>
        </w:rPr>
        <w:t>can</w:t>
      </w:r>
      <w:r w:rsidR="007B41FD" w:rsidRPr="007B41FD">
        <w:rPr>
          <w:lang w:val="en-AU"/>
        </w:rPr>
        <w:t xml:space="preserve"> alter how individuals of </w:t>
      </w:r>
      <w:r w:rsidR="007B41FD">
        <w:rPr>
          <w:lang w:val="en-AU"/>
        </w:rPr>
        <w:t xml:space="preserve">different </w:t>
      </w:r>
      <w:r w:rsidR="007B41FD" w:rsidRPr="007B41FD">
        <w:rPr>
          <w:lang w:val="en-AU"/>
        </w:rPr>
        <w:t>masses</w:t>
      </w:r>
      <w:r w:rsidR="007B41FD">
        <w:rPr>
          <w:lang w:val="en-AU"/>
        </w:rPr>
        <w:t xml:space="preserve"> to</w:t>
      </w:r>
      <w:r w:rsidR="007B41FD" w:rsidRPr="007B41FD">
        <w:rPr>
          <w:lang w:val="en-AU"/>
        </w:rPr>
        <w:t xml:space="preserve"> respire at different rates </w:t>
      </w:r>
      <w:r w:rsidR="007B41FD">
        <w:rPr>
          <w:lang w:val="en-AU"/>
        </w:rPr>
        <w:t xml:space="preserve">across at different temperatures, thereby impacting </w:t>
      </w:r>
      <w:r w:rsidR="007B41FD" w:rsidRPr="007B41FD">
        <w:rPr>
          <w:lang w:val="en-AU"/>
        </w:rPr>
        <w:t>mass scaling exponents</w:t>
      </w:r>
      <w:r w:rsidR="007B41FD">
        <w:rPr>
          <w:lang w:val="en-AU"/>
        </w:rPr>
        <w:t xml:space="preserve"> </w:t>
      </w:r>
      <w:r w:rsidR="00C57E38">
        <w:rPr>
          <w:lang w:val="en-AU"/>
        </w:rPr>
        <w:t xml:space="preserve">(Reviewed in </w:t>
      </w:r>
      <w:r w:rsidR="006D3483">
        <w:rPr>
          <w:rFonts w:eastAsiaTheme="minorHAnsi"/>
          <w:lang w:val="en-US"/>
        </w:rPr>
        <w:fldChar w:fldCharType="begin"/>
      </w:r>
      <w:r w:rsidR="002905E1">
        <w:rPr>
          <w:rFonts w:eastAsiaTheme="minorHAnsi"/>
          <w:lang w:val="en-US"/>
        </w:rPr>
        <w: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Seebacher</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2010)</w:t>
      </w:r>
      <w:r w:rsidR="006D3483">
        <w:rPr>
          <w:rFonts w:eastAsiaTheme="minorHAnsi"/>
          <w:lang w:val="en-US"/>
        </w:rPr>
        <w:fldChar w:fldCharType="end"/>
      </w:r>
      <w:r w:rsidR="00FC0633">
        <w:rPr>
          <w:rFonts w:eastAsiaTheme="minorHAnsi"/>
          <w:lang w:val="en-US"/>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(Glanville &amp; </w:t>
      </w:r>
      <w:proofErr w:type="spellStart"/>
      <w:r w:rsidR="004F268B">
        <w:rPr>
          <w:rFonts w:eastAsiaTheme="minorHAnsi"/>
          <w:lang w:val="en-US"/>
        </w:rPr>
        <w:t>Seebacher</w:t>
      </w:r>
      <w:proofErr w:type="spellEnd"/>
      <w:r w:rsidR="004F268B">
        <w:rPr>
          <w:rFonts w:eastAsiaTheme="minorHAnsi"/>
          <w:lang w:val="en-US"/>
        </w:rPr>
        <w:t xml:space="preserve"> 2006)</w:t>
      </w:r>
      <w:r w:rsidR="006D3483">
        <w:rPr>
          <w:rFonts w:eastAsiaTheme="minorHAnsi"/>
          <w:lang w:val="en-US"/>
        </w:rPr>
        <w:fldChar w:fldCharType="end"/>
      </w:r>
      <w:r w:rsidR="007B41FD" w:rsidRPr="007B41FD">
        <w:rPr>
          <w:lang w:val="en-AU"/>
        </w:rPr>
        <w:t>.</w:t>
      </w:r>
    </w:p>
    <w:p w14:paraId="19BACD76" w14:textId="1A5BBE1A"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w:t>
      </w:r>
      <w:r w:rsidR="00E16C72">
        <w:rPr>
          <w:lang w:val="en-AU"/>
        </w:rPr>
        <w:lastRenderedPageBreak/>
        <w:t>individual level an</w:t>
      </w:r>
      <w:r w:rsidR="003F1995">
        <w:rPr>
          <w:lang w:val="en-AU"/>
        </w:rPr>
        <w:t xml:space="preserve">d the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2066FD">
        <w:rPr>
          <w:lang w:val="en-AU"/>
        </w:rPr>
        <w:t>N</w:t>
      </w:r>
      <w:r>
        <w:rPr>
          <w:lang w:val="en-AU"/>
        </w:rPr>
        <w:t>otably, o</w:t>
      </w:r>
      <w:r w:rsidRPr="005636D4">
        <w:rPr>
          <w:lang w:val="en-AU"/>
        </w:rPr>
        <w:t xml:space="preserve">ur within-individual estimates were </w:t>
      </w:r>
      <w:r w:rsidR="005636D4">
        <w:rPr>
          <w:lang w:val="en-AU"/>
        </w:rPr>
        <w:t xml:space="preserve">at least </w:t>
      </w:r>
      <w:r w:rsidRPr="005636D4">
        <w:rPr>
          <w:lang w:val="en-AU"/>
        </w:rPr>
        <w:t xml:space="preserve">three times greater than the </w:t>
      </w:r>
      <w:proofErr w:type="spellStart"/>
      <w:r w:rsidR="00251BD7">
        <w:rPr>
          <w:lang w:val="en-AU"/>
        </w:rPr>
        <w:t>widly</w:t>
      </w:r>
      <w:proofErr w:type="spellEnd"/>
      <w:r w:rsidR="00251BD7">
        <w:rPr>
          <w:lang w:val="en-AU"/>
        </w:rPr>
        <w:t xml:space="preserve"> adopted </w:t>
      </w:r>
      <w:r w:rsidR="004432C9">
        <w:rPr>
          <w:lang w:val="en-AU"/>
        </w:rPr>
        <w:t xml:space="preserve">3/4 power law </w:t>
      </w:r>
      <w:r w:rsidRPr="005636D4">
        <w:rPr>
          <w:lang w:val="en-AU"/>
        </w:rPr>
        <w:t>(1.</w:t>
      </w:r>
      <w:r w:rsidR="005D736C">
        <w:rPr>
          <w:lang w:val="en-AU"/>
        </w:rPr>
        <w:t>7</w:t>
      </w:r>
      <w:r w:rsidRPr="005636D4">
        <w:rPr>
          <w:lang w:val="en-AU"/>
        </w:rPr>
        <w:t xml:space="preserve">3 </w:t>
      </w:r>
      <w:r w:rsidR="005636D4">
        <w:rPr>
          <w:lang w:val="en-AU"/>
        </w:rPr>
        <w:t>–</w:t>
      </w:r>
      <w:r w:rsidRPr="005636D4">
        <w:rPr>
          <w:lang w:val="en-AU"/>
        </w:rPr>
        <w:t xml:space="preserve"> 2.</w:t>
      </w:r>
      <w:r w:rsidR="005D736C">
        <w:rPr>
          <w:lang w:val="en-AU"/>
        </w:rPr>
        <w:t>71</w:t>
      </w:r>
      <w:r w:rsidRPr="005636D4">
        <w:rPr>
          <w:lang w:val="en-AU"/>
        </w:rPr>
        <w:t>)</w:t>
      </w:r>
      <w:r w:rsidR="005636D4">
        <w:rPr>
          <w:lang w:val="en-AU"/>
        </w:rPr>
        <w:t>,</w:t>
      </w:r>
      <w:r w:rsidR="00750E82">
        <w:rPr>
          <w:lang w:val="en-AU"/>
        </w:rPr>
        <w:t xml:space="preserve"> which </w:t>
      </w:r>
      <w:r w:rsidR="0035144C">
        <w:rPr>
          <w:lang w:val="en-AU"/>
        </w:rPr>
        <w:t xml:space="preserve">is </w:t>
      </w:r>
      <w:r w:rsidR="006A7703">
        <w:rPr>
          <w:lang w:val="en-AU"/>
        </w:rPr>
        <w:t xml:space="preserve">substantially higher than the within-individual scaling exponent of 0.79 reported in </w:t>
      </w:r>
      <w:r w:rsidR="00680C6D">
        <w:rPr>
          <w:lang w:val="en-AU"/>
        </w:rPr>
        <w:t xml:space="preserve">another reptile </w:t>
      </w:r>
      <w:r w:rsidR="001D4E3A">
        <w:rPr>
          <w:lang w:val="en-AU"/>
        </w:rPr>
        <w:t>species</w:t>
      </w:r>
      <w:r w:rsidR="00680C6D">
        <w:rPr>
          <w:lang w:val="en-AU"/>
        </w:rPr>
        <w:t xml:space="preserve">, </w:t>
      </w:r>
      <w:r w:rsidR="004432C9">
        <w:rPr>
          <w:lang w:val="en-AU"/>
        </w:rPr>
        <w:t xml:space="preserve">the </w:t>
      </w:r>
      <w:r w:rsidR="006A7703">
        <w:rPr>
          <w:lang w:val="en-AU"/>
        </w:rPr>
        <w:t xml:space="preserve">green iguanas </w:t>
      </w:r>
      <w:r w:rsidR="006D3483">
        <w:rPr>
          <w:rFonts w:eastAsiaTheme="minorHAnsi"/>
          <w:lang w:val="en-US"/>
        </w:rPr>
        <w:fldChar w:fldCharType="begin"/>
      </w:r>
      <w:r w:rsidR="002905E1">
        <w:rPr>
          <w:rFonts w:eastAsiaTheme="minorHAnsi"/>
          <w:lang w:val="en-US"/>
        </w:rPr>
        <w: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(Maxwell, Jacobson &amp; McNab 2003)</w:t>
      </w:r>
      <w:r w:rsidR="006D3483">
        <w:rPr>
          <w:rFonts w:eastAsiaTheme="minorHAnsi"/>
          <w:lang w:val="en-US"/>
        </w:rPr>
        <w:fldChar w:fldCharType="end"/>
      </w:r>
      <w:r w:rsidR="006A7703">
        <w:rPr>
          <w:lang w:val="en-AU"/>
        </w:rPr>
        <w:t xml:space="preserve">. </w:t>
      </w:r>
      <w:r w:rsidR="002066FD">
        <w:rPr>
          <w:lang w:val="en-AU"/>
        </w:rPr>
        <w:t>It is important to note that</w:t>
      </w:r>
      <w:r w:rsidR="004432C9">
        <w:rPr>
          <w:lang w:val="en-AU"/>
        </w:rPr>
        <w:t xml:space="preserve"> the</w:t>
      </w:r>
      <w:r w:rsidR="002066FD">
        <w:rPr>
          <w:lang w:val="en-AU"/>
        </w:rPr>
        <w:t xml:space="preserve"> </w:t>
      </w:r>
      <w:r w:rsidR="004432C9">
        <w:rPr>
          <w:lang w:val="en-AU"/>
        </w:rPr>
        <w:t>range</w:t>
      </w:r>
      <w:r w:rsidR="002066FD">
        <w:rPr>
          <w:lang w:val="en-AU"/>
        </w:rPr>
        <w:t xml:space="preserve"> in body mass in our </w:t>
      </w:r>
      <w:r w:rsidR="00E70CC5">
        <w:rPr>
          <w:lang w:val="en-AU"/>
        </w:rPr>
        <w:t xml:space="preserve">study </w:t>
      </w:r>
      <w:r w:rsidR="002066FD">
        <w:rPr>
          <w:lang w:val="en-AU"/>
        </w:rPr>
        <w:t>is small</w:t>
      </w:r>
      <w:r w:rsidR="00C3283A">
        <w:rPr>
          <w:lang w:val="en-AU"/>
        </w:rPr>
        <w:t xml:space="preserve"> (range in mass = 0.75</w:t>
      </w:r>
      <w:r w:rsidR="005D736C">
        <w:rPr>
          <w:lang w:val="en-AU"/>
        </w:rPr>
        <w:t>g</w:t>
      </w:r>
      <w:r w:rsidR="00C3283A">
        <w:rPr>
          <w:lang w:val="en-AU"/>
        </w:rPr>
        <w:t xml:space="preserve"> – 1.637</w:t>
      </w:r>
      <w:r w:rsidR="005D736C">
        <w:rPr>
          <w:lang w:val="en-AU"/>
        </w:rPr>
        <w:t>g</w:t>
      </w:r>
      <w:r w:rsidR="00E70CC5">
        <w:rPr>
          <w:lang w:val="en-AU"/>
        </w:rPr>
        <w:t>). This</w:t>
      </w:r>
      <w:r w:rsidR="002066FD">
        <w:rPr>
          <w:lang w:val="en-AU"/>
        </w:rPr>
        <w:t xml:space="preserve"> could give rise to large </w:t>
      </w:r>
      <w:r w:rsidR="00047C50">
        <w:rPr>
          <w:lang w:val="en-AU"/>
        </w:rPr>
        <w:t>values</w:t>
      </w:r>
      <w:r w:rsidR="002066FD">
        <w:rPr>
          <w:lang w:val="en-AU"/>
        </w:rPr>
        <w:t xml:space="preserve"> of within-individual mass-scaling exponents</w:t>
      </w:r>
      <w:r w:rsidR="00E70CC5">
        <w:rPr>
          <w:lang w:val="en-AU"/>
        </w:rPr>
        <w:t xml:space="preserve"> due to sampling error</w:t>
      </w:r>
      <w:r w:rsidR="002066FD">
        <w:rPr>
          <w:lang w:val="en-AU"/>
        </w:rPr>
        <w:t xml:space="preserve">. </w:t>
      </w:r>
      <w:r w:rsidR="00047C50">
        <w:rPr>
          <w:lang w:val="en-AU"/>
        </w:rPr>
        <w:t>Nonetheless</w:t>
      </w:r>
      <w:r w:rsidR="002066FD">
        <w:rPr>
          <w:lang w:val="en-AU"/>
        </w:rPr>
        <w:t>, it is still intriguing that o</w:t>
      </w:r>
      <w:r w:rsidR="006A7703">
        <w:rPr>
          <w:lang w:val="en-AU"/>
        </w:rPr>
        <w:t xml:space="preserve">ur estimates were in line </w:t>
      </w:r>
      <w:r w:rsidR="00160049">
        <w:rPr>
          <w:lang w:val="en-AU"/>
        </w:rPr>
        <w:t xml:space="preserve">with </w:t>
      </w:r>
      <w:r w:rsidR="006A7703">
        <w:rPr>
          <w:lang w:val="en-AU"/>
        </w:rPr>
        <w:t xml:space="preserve">studies of endotherms such as bats and birds </w:t>
      </w:r>
      <w:r w:rsidR="006D3483">
        <w:rPr>
          <w:rFonts w:eastAsiaTheme="minorHAnsi"/>
          <w:lang w:val="en-US"/>
        </w:rPr>
        <w:fldChar w:fldCharType="begin"/>
      </w:r>
      <w:r w:rsidR="002905E1">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(McLean &amp; Speakman 2007)</w:t>
      </w:r>
      <w:r w:rsidR="006D3483">
        <w:rPr>
          <w:rFonts w:eastAsiaTheme="minorHAnsi"/>
          <w:lang w:val="en-US"/>
        </w:rPr>
        <w:fldChar w:fldCharType="end"/>
      </w:r>
      <w:r w:rsidR="006A7703">
        <w:rPr>
          <w:rFonts w:eastAsiaTheme="minorHAnsi"/>
          <w:lang w:val="en-US"/>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Kvist</w:t>
      </w:r>
      <w:proofErr w:type="spellEnd"/>
      <w:r w:rsidR="004F268B">
        <w:rPr>
          <w:rFonts w:eastAsiaTheme="minorHAnsi"/>
          <w:lang w:val="en-US"/>
        </w:rPr>
        <w:t xml:space="preserve"> &amp; Lindstrom 2001)</w:t>
      </w:r>
      <w:r w:rsidR="006D3483">
        <w:rPr>
          <w:rFonts w:eastAsiaTheme="minorHAnsi"/>
          <w:lang w:val="en-US"/>
        </w:rPr>
        <w:fldChar w:fldCharType="end"/>
      </w:r>
      <w:r w:rsidR="00C3283A">
        <w:rPr>
          <w:lang w:val="en-AU"/>
        </w:rPr>
        <w:t xml:space="preserve">, </w:t>
      </w:r>
      <w:r w:rsidR="002066FD">
        <w:rPr>
          <w:lang w:val="en-AU"/>
        </w:rPr>
        <w:t xml:space="preserve">possibly </w:t>
      </w:r>
      <w:r w:rsidR="005636D4">
        <w:rPr>
          <w:lang w:val="en-AU"/>
        </w:rPr>
        <w:t>indicat</w:t>
      </w:r>
      <w:r w:rsidR="00C3283A">
        <w:rPr>
          <w:lang w:val="en-AU"/>
        </w:rPr>
        <w:t>ing</w:t>
      </w:r>
      <w:r w:rsidR="005636D4">
        <w:rPr>
          <w:lang w:val="en-AU"/>
        </w:rPr>
        <w:t xml:space="preserve"> that even the slightest changes </w:t>
      </w:r>
      <w:r w:rsidR="00944AE7">
        <w:rPr>
          <w:lang w:val="en-AU"/>
        </w:rPr>
        <w:t>body composition within an individual’s life</w:t>
      </w:r>
      <w:r w:rsidR="00C3283A">
        <w:rPr>
          <w:lang w:val="en-AU"/>
        </w:rPr>
        <w:t xml:space="preserve"> </w:t>
      </w:r>
      <w:r w:rsidR="00944AE7">
        <w:rPr>
          <w:lang w:val="en-AU"/>
        </w:rPr>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given animals were intermittently fasted prior to measurements</w:t>
      </w:r>
      <w:r w:rsidR="00C27523">
        <w:rPr>
          <w:lang w:val="en-AU"/>
        </w:rPr>
        <w:t xml:space="preserve"> </w:t>
      </w:r>
      <w:r w:rsidR="00CC68E4">
        <w:rPr>
          <w:lang w:val="en-AU"/>
        </w:rPr>
        <w:t>and were measured over a long period of time (</w:t>
      </w:r>
      <w:r w:rsidR="00C27523">
        <w:rPr>
          <w:lang w:val="en-AU"/>
        </w:rPr>
        <w:t xml:space="preserve">4 </w:t>
      </w:r>
      <w:r w:rsidR="00CC68E4">
        <w:rPr>
          <w:lang w:val="en-AU"/>
        </w:rPr>
        <w:t xml:space="preserve">months) </w:t>
      </w:r>
      <w:r w:rsidR="006D3483">
        <w:rPr>
          <w:rFonts w:eastAsiaTheme="minorHAnsi"/>
          <w:lang w:val="en-US"/>
        </w:rPr>
        <w:fldChar w:fldCharType="begin"/>
      </w:r>
      <w:r w:rsidR="002905E1">
        <w:rPr>
          <w:rFonts w:eastAsiaTheme="minorHAnsi"/>
          <w:lang w:val="en-US"/>
        </w:rPr>
        <w: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(McCue 2010)</w:t>
      </w:r>
      <w:r w:rsidR="006D3483">
        <w:rPr>
          <w:rFonts w:eastAsiaTheme="minorHAnsi"/>
          <w:lang w:val="en-US"/>
        </w:rPr>
        <w:fldChar w:fldCharType="end"/>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 xml:space="preserve">can in turn could impact metabolic rate. </w:t>
      </w:r>
      <w:r>
        <w:rPr>
          <w:lang w:val="en-AU"/>
        </w:rPr>
        <w:t>Catabolism of different energy fuels may help explain the diversity of intra-individual scaling exponents observed in vertebrate empirical studies (Reviewed in</w:t>
      </w:r>
      <w:r w:rsidR="003F1CB2">
        <w:rPr>
          <w:rFonts w:eastAsiaTheme="minorHAnsi"/>
          <w:lang w:val="en-US"/>
        </w:rPr>
        <w:fldChar w:fldCharType="begin"/>
      </w:r>
      <w:r w:rsidR="002905E1">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2005)</w:t>
      </w:r>
      <w:r w:rsidR="003F1CB2">
        <w:rPr>
          <w:rFonts w:eastAsiaTheme="minorHAnsi"/>
          <w:lang w:val="en-US"/>
        </w:rPr>
        <w:fldChar w:fldCharType="end"/>
      </w:r>
      <w:r w:rsidR="00C3283A">
        <w:rPr>
          <w:lang w:val="en-AU"/>
        </w:rPr>
        <w:t>, 0</w:t>
      </w:r>
      <w:r w:rsidR="00DB5542">
        <w:rPr>
          <w:lang w:val="en-AU"/>
        </w:rPr>
        <w:t>.77</w:t>
      </w:r>
      <w:r w:rsidR="00B44131">
        <w:rPr>
          <w:lang w:val="en-AU"/>
        </w:rPr>
        <w:t>–</w:t>
      </w:r>
      <w:r w:rsidR="00C3283A">
        <w:rPr>
          <w:lang w:val="en-AU"/>
        </w:rPr>
        <w:t>1.88</w:t>
      </w:r>
      <w:r>
        <w:rPr>
          <w:lang w:val="en-AU"/>
        </w:rPr>
        <w:t xml:space="preserve">). </w:t>
      </w:r>
      <w:r w:rsidR="006A7703">
        <w:rPr>
          <w:lang w:val="en-AU"/>
        </w:rPr>
        <w:t>For example</w:t>
      </w:r>
      <w:r>
        <w:rPr>
          <w:lang w:val="en-AU"/>
        </w:rPr>
        <w:t>, an impressive intra-individual scaling exponent of 1.82 was observed in long-distance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Kvist</w:t>
      </w:r>
      <w:proofErr w:type="spellEnd"/>
      <w:r w:rsidR="004F268B">
        <w:rPr>
          <w:rFonts w:eastAsiaTheme="minorHAnsi"/>
          <w:lang w:val="en-US"/>
        </w:rPr>
        <w:t xml:space="preserve">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0992E0A"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 xml:space="preserve">mix of </w:t>
      </w:r>
      <w:r w:rsidR="0091381A">
        <w:lastRenderedPageBreak/>
        <w:t xml:space="preserve">among-and within individual </w:t>
      </w:r>
      <w:r w:rsidR="00160049">
        <w:t xml:space="preserve">(or population) </w:t>
      </w:r>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2BAC6323"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1A1318" w:rsidRPr="001A1318">
        <w:rPr>
          <w:lang w:val="en-AU"/>
        </w:rPr>
        <w:t xml:space="preserve"> </w:t>
      </w:r>
      <w:r w:rsidR="001A1318">
        <w:rPr>
          <w:lang w:val="en-AU"/>
        </w:rPr>
        <w:t>Discovery Early Career Research Award to D. W. A. N (DE150101774)</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lastRenderedPageBreak/>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commentRangeStart w:id="53"/>
      <w:r>
        <w:rPr>
          <w:lang w:val="en-AU"/>
        </w:rPr>
        <w:t>References</w:t>
      </w:r>
      <w:commentRangeEnd w:id="53"/>
      <w:r w:rsidR="00EF339B">
        <w:rPr>
          <w:rStyle w:val="CommentReference"/>
          <w:rFonts w:eastAsiaTheme="minorEastAsia" w:cstheme="minorBidi"/>
          <w:b w:val="0"/>
          <w:color w:val="auto"/>
          <w:lang w:val="en-AU"/>
        </w:rPr>
        <w:commentReference w:id="53"/>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Pr>
          <w:rFonts w:eastAsiaTheme="minorHAnsi"/>
          <w:b/>
          <w:bCs/>
          <w:lang w:val="en-US"/>
        </w:rPr>
        <w:t>18</w:t>
      </w:r>
      <w:r>
        <w:rPr>
          <w:rFonts w:eastAsiaTheme="minorHAnsi"/>
          <w:lang w:val="en-US"/>
        </w:rPr>
        <w:t>, 234–240.</w:t>
      </w:r>
    </w:p>
    <w:p w14:paraId="01A9141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 (</w:t>
      </w:r>
      <w:proofErr w:type="spellStart"/>
      <w:r>
        <w:rPr>
          <w:rFonts w:eastAsiaTheme="minorHAnsi"/>
          <w:lang w:val="en-US"/>
        </w:rPr>
        <w:t>ed</w:t>
      </w:r>
      <w:proofErr w:type="spellEnd"/>
      <w:r>
        <w:rPr>
          <w:rFonts w:eastAsiaTheme="minorHAnsi"/>
          <w:lang w:val="en-US"/>
        </w:rPr>
        <w:t xml:space="preserve"> RB O'Hara). </w:t>
      </w:r>
      <w:r>
        <w:rPr>
          <w:rFonts w:eastAsiaTheme="minorHAnsi"/>
          <w:b/>
          <w:bCs/>
          <w:lang w:val="en-US"/>
        </w:rPr>
        <w:t>6</w:t>
      </w:r>
      <w:r>
        <w:rPr>
          <w:rFonts w:eastAsiaTheme="minorHAnsi"/>
          <w:lang w:val="en-US"/>
        </w:rPr>
        <w:t>, 1462–1473.</w:t>
      </w:r>
    </w:p>
    <w:p w14:paraId="4E74863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The Journal of experimental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D.R. &amp; Allen, A.P. (2018) The energetics of fish growth and how it constrains food-web trophic structure (</w:t>
      </w:r>
      <w:proofErr w:type="spellStart"/>
      <w:r>
        <w:rPr>
          <w:rFonts w:eastAsiaTheme="minorHAnsi"/>
          <w:lang w:val="en-US"/>
        </w:rPr>
        <w:t>ed</w:t>
      </w:r>
      <w:proofErr w:type="spellEnd"/>
      <w:r>
        <w:rPr>
          <w:rFonts w:eastAsiaTheme="minorHAnsi"/>
          <w:lang w:val="en-US"/>
        </w:rPr>
        <w:t xml:space="preserve"> P </w:t>
      </w:r>
      <w:proofErr w:type="spellStart"/>
      <w:r>
        <w:rPr>
          <w:rFonts w:eastAsiaTheme="minorHAnsi"/>
          <w:lang w:val="en-US"/>
        </w:rPr>
        <w:t>Mumby</w:t>
      </w:r>
      <w:proofErr w:type="spellEnd"/>
      <w:r>
        <w:rPr>
          <w:rFonts w:eastAsiaTheme="minorHAnsi"/>
          <w:lang w:val="en-US"/>
        </w:rPr>
        <w:t xml:space="preserv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J. &amp; Allen, A.P. (2014) Scaling metabolism from individuals to reef-fish communities at broad spatial scales (</w:t>
      </w:r>
      <w:proofErr w:type="spellStart"/>
      <w:r>
        <w:rPr>
          <w:rFonts w:eastAsiaTheme="minorHAnsi"/>
          <w:lang w:val="en-US"/>
        </w:rPr>
        <w:t>ed</w:t>
      </w:r>
      <w:proofErr w:type="spellEnd"/>
      <w:r>
        <w:rPr>
          <w:rFonts w:eastAsiaTheme="minorHAnsi"/>
          <w:lang w:val="en-US"/>
        </w:rPr>
        <w:t xml:space="preserve"> B Worm).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The Journal of experimental biology</w:t>
      </w:r>
      <w:r>
        <w:rPr>
          <w:rFonts w:eastAsiaTheme="minorHAnsi"/>
          <w:lang w:val="en-US"/>
        </w:rPr>
        <w:t>, jeb.160069.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TOWARD A METABOLIC THEORY OF ECOLOGY.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statistical approaches for the study of between-individual variation in the within-individual variance (</w:t>
      </w:r>
      <w:proofErr w:type="spellStart"/>
      <w:r>
        <w:rPr>
          <w:rFonts w:eastAsiaTheme="minorHAnsi"/>
          <w:lang w:val="en-US"/>
        </w:rPr>
        <w:t>ed</w:t>
      </w:r>
      <w:proofErr w:type="spellEnd"/>
      <w:r>
        <w:rPr>
          <w:rFonts w:eastAsiaTheme="minorHAnsi"/>
          <w:lang w:val="en-US"/>
        </w:rPr>
        <w:t xml:space="preserve"> J Hadfield). </w:t>
      </w:r>
      <w:r>
        <w:rPr>
          <w:rFonts w:eastAsiaTheme="minorHAnsi"/>
          <w:i/>
          <w:iCs/>
          <w:lang w:val="en-US"/>
        </w:rPr>
        <w:t>Methods in Ecology …</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(CO) Variances,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Ghalambor</w:t>
      </w:r>
      <w:proofErr w:type="spellEnd"/>
      <w:r>
        <w:rPr>
          <w:rFonts w:eastAsiaTheme="minorHAnsi"/>
          <w:lang w:val="en-US"/>
        </w:rPr>
        <w:t xml:space="preserve">, C.K., McKay, J.K., Carroll, S.P. &amp; REZNICK,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w:t>
      </w:r>
      <w:proofErr w:type="spellStart"/>
      <w:r>
        <w:rPr>
          <w:rFonts w:eastAsiaTheme="minorHAnsi"/>
          <w:lang w:val="en-US"/>
        </w:rPr>
        <w:t>behaviour</w:t>
      </w:r>
      <w:proofErr w:type="spellEnd"/>
      <w:r>
        <w:rPr>
          <w:rFonts w:eastAsiaTheme="minorHAnsi"/>
          <w:lang w:val="en-US"/>
        </w:rPr>
        <w:t xml:space="preserve">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Hunt, J. (2014) Genotype-by-Environment Interactions and Sexual Selection. 1–373.</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1–9.</w:t>
      </w:r>
    </w:p>
    <w:p w14:paraId="7B5F211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 USW.</w:t>
      </w:r>
    </w:p>
    <w:p w14:paraId="0B86238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 R, D.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Malishev</w:t>
      </w:r>
      <w:proofErr w:type="spellEnd"/>
      <w:r>
        <w:rPr>
          <w:rFonts w:eastAsiaTheme="minorHAnsi"/>
          <w:lang w:val="en-US"/>
        </w:rPr>
        <w:t>, M., Bull, C.M. &amp; Kearney, M.R. (2017) An individual-based model of ectotherm movement integrating metabolic and microclimatic constraints (</w:t>
      </w:r>
      <w:proofErr w:type="spellStart"/>
      <w:r>
        <w:rPr>
          <w:rFonts w:eastAsiaTheme="minorHAnsi"/>
          <w:lang w:val="en-US"/>
        </w:rPr>
        <w:t>ed</w:t>
      </w:r>
      <w:proofErr w:type="spellEnd"/>
      <w:r>
        <w:rPr>
          <w:rFonts w:eastAsiaTheme="minorHAnsi"/>
          <w:lang w:val="en-US"/>
        </w:rPr>
        <w:t xml:space="preserve"> L </w:t>
      </w:r>
      <w:proofErr w:type="spellStart"/>
      <w:r>
        <w:rPr>
          <w:rFonts w:eastAsiaTheme="minorHAnsi"/>
          <w:lang w:val="en-US"/>
        </w:rPr>
        <w:t>Börger</w:t>
      </w:r>
      <w:proofErr w:type="spellEnd"/>
      <w:r>
        <w:rPr>
          <w:rFonts w:eastAsiaTheme="minorHAnsi"/>
          <w:lang w:val="en-US"/>
        </w:rPr>
        <w:t xml:space="preserve">). </w:t>
      </w:r>
      <w:r>
        <w:rPr>
          <w:rFonts w:eastAsiaTheme="minorHAnsi"/>
          <w:i/>
          <w:iCs/>
          <w:lang w:val="en-US"/>
        </w:rPr>
        <w:t>Methods in Ecology …</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Maxwell, L.K., Jacobson, E.R. &amp; McNab, B.K. (2003) Intraspecific allometry of standard metabolic rate in green iguanas, Iguana </w:t>
      </w:r>
      <w:proofErr w:type="spellStart"/>
      <w:r>
        <w:rPr>
          <w:rFonts w:eastAsiaTheme="minorHAnsi"/>
          <w:lang w:val="en-US"/>
        </w:rPr>
        <w:t>iguana</w:t>
      </w:r>
      <w:proofErr w:type="spellEnd"/>
      <w:r>
        <w:rPr>
          <w:rFonts w:eastAsiaTheme="minorHAnsi"/>
          <w:lang w:val="en-US"/>
        </w:rPr>
        <w:t xml:space="preserv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136</w:t>
      </w:r>
      <w:r>
        <w:rPr>
          <w:rFonts w:eastAsiaTheme="minorHAnsi"/>
          <w:lang w:val="en-US"/>
        </w:rPr>
        <w:t>, 301–310.</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Pr>
          <w:rFonts w:eastAsiaTheme="minorHAnsi"/>
          <w:lang w:val="en-US"/>
        </w:rPr>
        <w:t>Plecotus</w:t>
      </w:r>
      <w:proofErr w:type="spellEnd"/>
      <w:r>
        <w:rPr>
          <w:rFonts w:eastAsiaTheme="minorHAnsi"/>
          <w:lang w:val="en-US"/>
        </w:rPr>
        <w:t xml:space="preserve"> </w:t>
      </w:r>
      <w:proofErr w:type="spellStart"/>
      <w:r>
        <w:rPr>
          <w:rFonts w:eastAsiaTheme="minorHAns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Pr>
          <w:rFonts w:eastAsiaTheme="minorHAnsi"/>
          <w:lang w:val="en-US"/>
        </w:rPr>
        <w:t>Lampropholis</w:t>
      </w:r>
      <w:proofErr w:type="spellEnd"/>
      <w:r>
        <w:rPr>
          <w:rFonts w:eastAsiaTheme="minorHAnsi"/>
          <w:lang w:val="en-US"/>
        </w:rPr>
        <w:t xml:space="preserve"> </w:t>
      </w:r>
      <w:proofErr w:type="spellStart"/>
      <w:r>
        <w:rPr>
          <w:rFonts w:eastAsiaTheme="minorHAns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 1–7.</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M. &amp; Senior, A.M. (2015) Meta-analysis of variation: ecological and evolutionary applications and beyond (</w:t>
      </w:r>
      <w:proofErr w:type="spellStart"/>
      <w:r>
        <w:rPr>
          <w:rFonts w:eastAsiaTheme="minorHAnsi"/>
          <w:lang w:val="en-US"/>
        </w:rPr>
        <w:t>ed</w:t>
      </w:r>
      <w:proofErr w:type="spellEnd"/>
      <w:r>
        <w:rPr>
          <w:rFonts w:eastAsiaTheme="minorHAnsi"/>
          <w:lang w:val="en-US"/>
        </w:rPr>
        <w:t xml:space="preserve"> RB O'Hara). </w:t>
      </w:r>
      <w:r>
        <w:rPr>
          <w:rFonts w:eastAsiaTheme="minorHAnsi"/>
          <w:i/>
          <w:iCs/>
          <w:lang w:val="en-US"/>
        </w:rPr>
        <w:t>Methods in Ecology …</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The Journal of experimental biology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 (</w:t>
      </w:r>
      <w:proofErr w:type="spellStart"/>
      <w:r>
        <w:rPr>
          <w:rFonts w:eastAsiaTheme="minorHAnsi"/>
          <w:lang w:val="en-US"/>
        </w:rPr>
        <w:t>ed</w:t>
      </w:r>
      <w:proofErr w:type="spellEnd"/>
      <w:r>
        <w:rPr>
          <w:rFonts w:eastAsiaTheme="minorHAnsi"/>
          <w:lang w:val="en-US"/>
        </w:rPr>
        <w:t xml:space="preserve"> S Killen).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H. &amp; Swenson, N.G. (2012) Testing the metabolic theory of ecology (</w:t>
      </w:r>
      <w:proofErr w:type="spellStart"/>
      <w:r>
        <w:rPr>
          <w:rFonts w:eastAsiaTheme="minorHAnsi"/>
          <w:lang w:val="en-US"/>
        </w:rPr>
        <w:t>ed</w:t>
      </w:r>
      <w:proofErr w:type="spellEnd"/>
      <w:r>
        <w:rPr>
          <w:rFonts w:eastAsiaTheme="minorHAnsi"/>
          <w:lang w:val="en-US"/>
        </w:rPr>
        <w:t xml:space="preserve"> J </w:t>
      </w:r>
      <w:proofErr w:type="spellStart"/>
      <w:r>
        <w:rPr>
          <w:rFonts w:eastAsiaTheme="minorHAnsi"/>
          <w:lang w:val="en-US"/>
        </w:rPr>
        <w:t>Chave</w:t>
      </w:r>
      <w:proofErr w:type="spellEnd"/>
      <w:r>
        <w:rPr>
          <w:rFonts w:eastAsiaTheme="minorHAnsi"/>
          <w:lang w:val="en-US"/>
        </w:rPr>
        <w:t xml:space="preserv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Pr>
          <w:rFonts w:eastAsiaTheme="minorHAnsi"/>
          <w:lang w:val="en-US"/>
        </w:rPr>
        <w:t xml:space="preserve">) tadpoles. </w:t>
      </w:r>
      <w:r>
        <w:rPr>
          <w:rFonts w:eastAsiaTheme="minorHAnsi"/>
          <w:i/>
          <w:iCs/>
          <w:lang w:val="en-US"/>
        </w:rPr>
        <w:t>The Journal of experimental biology</w:t>
      </w:r>
      <w:r>
        <w:rPr>
          <w:rFonts w:eastAsiaTheme="minorHAnsi"/>
          <w:lang w:val="en-US"/>
        </w:rPr>
        <w:t xml:space="preserve">, </w:t>
      </w:r>
      <w:r>
        <w:rPr>
          <w:rFonts w:eastAsiaTheme="minorHAnsi"/>
          <w:b/>
          <w:bCs/>
          <w:lang w:val="en-US"/>
        </w:rPr>
        <w:t>215</w:t>
      </w:r>
      <w:r>
        <w:rPr>
          <w:rFonts w:eastAsiaTheme="minorHAns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5A4B2ED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w:t>
      </w:r>
    </w:p>
    <w:p w14:paraId="114FBE7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Compromises </w:t>
      </w:r>
    </w:p>
    <w:p w14:paraId="3B4B0A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w:t>
      </w:r>
      <w:r>
        <w:rPr>
          <w:rFonts w:eastAsiaTheme="minorHAnsi"/>
          <w:lang w:val="en-US"/>
        </w:rPr>
        <w:lastRenderedPageBreak/>
        <w:t xml:space="preserve">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Rana </w:t>
      </w:r>
      <w:proofErr w:type="spellStart"/>
      <w:r>
        <w:rPr>
          <w:rFonts w:eastAsiaTheme="minorHAnsi"/>
          <w:lang w:val="en-US"/>
        </w:rPr>
        <w:t>pipiens</w:t>
      </w:r>
      <w:proofErr w:type="spellEnd"/>
      <w:r>
        <w:rPr>
          <w:rFonts w:eastAsiaTheme="minorHAnsi"/>
          <w:lang w:val="en-US"/>
        </w:rPr>
        <w:t xml:space="preserve">. </w:t>
      </w:r>
      <w:r>
        <w:rPr>
          <w:rFonts w:eastAsiaTheme="minorHAnsi"/>
          <w:i/>
          <w:iCs/>
          <w:lang w:val="en-US"/>
        </w:rPr>
        <w:t>The Journal of experimental biology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Uyeda, J.C., Pennell, M.W., Miller, E.T., Maia, R. &amp; McClain, C.R. (2017) The Evolution of Energetic Scaling across the Vertebrate Tree of Life (</w:t>
      </w:r>
      <w:proofErr w:type="spellStart"/>
      <w:r>
        <w:rPr>
          <w:rFonts w:eastAsiaTheme="minorHAnsi"/>
          <w:lang w:val="en-US"/>
        </w:rPr>
        <w:t>eds</w:t>
      </w:r>
      <w:proofErr w:type="spellEnd"/>
      <w:r>
        <w:rPr>
          <w:rFonts w:eastAsiaTheme="minorHAnsi"/>
          <w:lang w:val="en-US"/>
        </w:rPr>
        <w:t xml:space="preserve"> DC Collar and AA Winn).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020B97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Wilkinson, G.N. &amp; Rogers, C.E. (1973) Symbolic Description of Factorial Models for Analysis of Variance. </w:t>
      </w:r>
      <w:r>
        <w:rPr>
          <w:rFonts w:eastAsiaTheme="minorHAnsi"/>
          <w:i/>
          <w:iCs/>
          <w:lang w:val="en-US"/>
        </w:rPr>
        <w:t>Applied Statistics</w:t>
      </w:r>
      <w:r>
        <w:rPr>
          <w:rFonts w:eastAsiaTheme="minorHAnsi"/>
          <w:lang w:val="en-US"/>
        </w:rPr>
        <w:t xml:space="preserve">, </w:t>
      </w:r>
      <w:r>
        <w:rPr>
          <w:rFonts w:eastAsiaTheme="minorHAnsi"/>
          <w:b/>
          <w:bCs/>
          <w:lang w:val="en-US"/>
        </w:rPr>
        <w:t>22</w:t>
      </w:r>
      <w:r>
        <w:rPr>
          <w:rFonts w:eastAsiaTheme="minorHAnsi"/>
          <w:lang w:val="en-US"/>
        </w:rPr>
        <w:t>, 392.</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0CF7E1B7"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del w:id="54" w:author="fonti.kar@gmail.com" w:date="2019-01-02T16:55:00Z">
              <w:r w:rsidRPr="00A40017" w:rsidDel="00FD63CE">
                <w:rPr>
                  <w:color w:val="000000"/>
                </w:rPr>
                <w:delText xml:space="preserve">repeatability </w:delText>
              </w:r>
            </w:del>
            <w:ins w:id="55" w:author="fonti.kar@gmail.com" w:date="2019-01-02T16:55:00Z">
              <w:r w:rsidR="00FD63CE" w:rsidRPr="00A40017">
                <w:rPr>
                  <w:color w:val="000000"/>
                </w:rPr>
                <w:t>repeatability</w:t>
              </w:r>
              <w:r w:rsidR="00FD63CE">
                <w:rPr>
                  <w:color w:val="000000"/>
                </w:rPr>
                <w:t xml:space="preserve"> of log metabolic rate </w:t>
              </w:r>
            </w:ins>
            <w:r w:rsidRPr="00A40017">
              <w:rPr>
                <w:color w:val="000000"/>
              </w:rPr>
              <w:t xml:space="preserve">and their 95% credible intervals, across six measurement </w:t>
            </w:r>
            <w:del w:id="56" w:author="fonti.kar@gmail.com" w:date="2019-01-02T16:55:00Z">
              <w:r w:rsidRPr="00A40017" w:rsidDel="00FD63CE">
                <w:rPr>
                  <w:color w:val="000000"/>
                </w:rPr>
                <w:delText>temperatured</w:delText>
              </w:r>
            </w:del>
            <w:ins w:id="57" w:author="fonti.kar@gmail.com" w:date="2019-01-02T16:55:00Z">
              <w:r w:rsidR="00FD63CE" w:rsidRPr="00A40017">
                <w:rPr>
                  <w:color w:val="000000"/>
                </w:rPr>
                <w:t>temperature</w:t>
              </w:r>
            </w:ins>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ins w:id="58" w:author="fonti.kar@gmail.com" w:date="2019-01-02T16:55:00Z">
              <w:r w:rsidR="00A7676C">
                <w:rPr>
                  <w:color w:val="000000"/>
                </w:rPr>
                <w:t xml:space="preserve"> of </w:t>
              </w:r>
              <w:r w:rsidR="00FD63CE">
                <w:rPr>
                  <w:color w:val="000000"/>
                </w:rPr>
                <w:t xml:space="preserve">log </w:t>
              </w:r>
              <w:r w:rsidR="00A7676C">
                <w:rPr>
                  <w:color w:val="000000"/>
                </w:rPr>
                <w:t>metabolic rate</w:t>
              </w:r>
            </w:ins>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A7676C">
              <w:rPr>
                <w:color w:val="000000"/>
                <w:rPrChange w:id="59" w:author="fonti.kar@gmail.com" w:date="2019-01-02T16:55:00Z">
                  <w:rPr>
                    <w:color w:val="000000"/>
                    <w:vertAlign w:val="superscript"/>
                  </w:rPr>
                </w:rPrChange>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w:t>
            </w:r>
            <w:commentRangeStart w:id="60"/>
            <w:r w:rsidRPr="00D744FB">
              <w:rPr>
                <w:color w:val="000000"/>
              </w:rPr>
              <w:t xml:space="preserve">*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commentRangeEnd w:id="60"/>
            <w:r w:rsidR="00180F49">
              <w:rPr>
                <w:rStyle w:val="CommentReference"/>
                <w:rFonts w:eastAsiaTheme="minorEastAsia" w:cstheme="minorBidi"/>
                <w:lang w:val="en-AU"/>
              </w:rPr>
              <w:commentReference w:id="60"/>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6237AE">
            <w:pPr>
              <w:spacing w:line="360" w:lineRule="auto"/>
              <w:jc w:val="center"/>
              <w:rPr>
                <w:color w:val="000000"/>
              </w:rPr>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6237AE">
            <w:pPr>
              <w:spacing w:line="360" w:lineRule="auto"/>
              <w:jc w:val="center"/>
              <w:rPr>
                <w:color w:val="000000"/>
              </w:rPr>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6237AE">
            <w:pPr>
              <w:spacing w:line="360" w:lineRule="auto"/>
              <w:jc w:val="center"/>
              <w:rPr>
                <w:color w:val="000000"/>
              </w:rPr>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6237AE">
            <w:pPr>
              <w:spacing w:line="360" w:lineRule="auto"/>
              <w:jc w:val="center"/>
              <w:rPr>
                <w:color w:val="000000"/>
              </w:rPr>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6237AE">
            <w:pPr>
              <w:spacing w:line="360" w:lineRule="auto"/>
              <w:jc w:val="center"/>
              <w:rPr>
                <w:color w:val="000000"/>
              </w:rPr>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6237AE">
            <w:pPr>
              <w:spacing w:line="360" w:lineRule="auto"/>
              <w:jc w:val="center"/>
              <w:rPr>
                <w:color w:val="000000"/>
              </w:rPr>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6237AE">
            <w:pPr>
              <w:spacing w:line="360" w:lineRule="auto"/>
              <w:jc w:val="center"/>
              <w:rPr>
                <w:color w:val="000000"/>
              </w:rPr>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6237AE">
            <w:pPr>
              <w:spacing w:line="360" w:lineRule="auto"/>
              <w:jc w:val="center"/>
              <w:rPr>
                <w:color w:val="000000"/>
              </w:rPr>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6237AE">
            <w:pPr>
              <w:spacing w:line="360" w:lineRule="auto"/>
              <w:jc w:val="center"/>
              <w:rPr>
                <w:color w:val="000000"/>
              </w:rPr>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6237AE">
            <w:pPr>
              <w:spacing w:line="360" w:lineRule="auto"/>
              <w:jc w:val="center"/>
              <w:rPr>
                <w:color w:val="000000"/>
              </w:rPr>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6237AE">
            <w:pPr>
              <w:spacing w:line="360" w:lineRule="auto"/>
              <w:jc w:val="center"/>
              <w:rPr>
                <w:color w:val="000000"/>
              </w:rPr>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77777777" w:rsidR="002678D4" w:rsidRDefault="002678D4" w:rsidP="006237AE">
      <w:pPr>
        <w:spacing w:line="36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6237AE">
            <w:pPr>
              <w:spacing w:line="360" w:lineRule="auto"/>
              <w:rPr>
                <w:color w:val="000000"/>
              </w:rPr>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6237AE">
            <w:pPr>
              <w:spacing w:line="360" w:lineRule="auto"/>
              <w:jc w:val="center"/>
              <w:rPr>
                <w:color w:val="000000"/>
              </w:rPr>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6237AE">
            <w:pPr>
              <w:spacing w:line="360" w:lineRule="auto"/>
              <w:jc w:val="center"/>
              <w:rPr>
                <w:color w:val="000000"/>
              </w:rPr>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6237AE">
            <w:pPr>
              <w:spacing w:line="360" w:lineRule="auto"/>
              <w:jc w:val="center"/>
              <w:rPr>
                <w:color w:val="000000"/>
              </w:rPr>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6237AE">
            <w:pPr>
              <w:spacing w:line="360" w:lineRule="auto"/>
              <w:jc w:val="center"/>
              <w:rPr>
                <w:color w:val="000000"/>
              </w:rPr>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6237AE">
            <w:pPr>
              <w:spacing w:line="360" w:lineRule="auto"/>
              <w:jc w:val="center"/>
              <w:rPr>
                <w:color w:val="000000"/>
              </w:rPr>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6237AE">
            <w:pPr>
              <w:spacing w:line="360" w:lineRule="auto"/>
              <w:jc w:val="center"/>
              <w:rPr>
                <w:color w:val="000000"/>
              </w:rPr>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6237AE">
            <w:pPr>
              <w:spacing w:line="360" w:lineRule="auto"/>
              <w:jc w:val="center"/>
              <w:rPr>
                <w:color w:val="000000"/>
              </w:rPr>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6237AE">
            <w:pPr>
              <w:spacing w:line="360" w:lineRule="auto"/>
              <w:jc w:val="center"/>
              <w:rPr>
                <w:color w:val="000000"/>
              </w:rPr>
            </w:pPr>
            <w:r w:rsidRPr="002678D4">
              <w:rPr>
                <w:color w:val="000000"/>
              </w:rPr>
              <w:lastRenderedPageBreak/>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6237AE">
            <w:pPr>
              <w:spacing w:line="360" w:lineRule="auto"/>
              <w:jc w:val="center"/>
              <w:rPr>
                <w:color w:val="000000"/>
              </w:rPr>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6237AE">
            <w:pPr>
              <w:spacing w:line="360" w:lineRule="auto"/>
              <w:jc w:val="center"/>
              <w:rPr>
                <w:b/>
                <w:color w:val="000000"/>
              </w:rPr>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6237AE">
            <w:pPr>
              <w:spacing w:line="360" w:lineRule="auto"/>
              <w:jc w:val="center"/>
              <w:rPr>
                <w:color w:val="000000"/>
              </w:rPr>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6237AE">
            <w:pPr>
              <w:spacing w:line="360" w:lineRule="auto"/>
              <w:jc w:val="center"/>
              <w:rPr>
                <w:color w:val="000000"/>
              </w:rPr>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6237AE">
            <w:pPr>
              <w:spacing w:line="360" w:lineRule="auto"/>
              <w:jc w:val="center"/>
              <w:rPr>
                <w:color w:val="000000"/>
              </w:rPr>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6237AE">
            <w:pPr>
              <w:spacing w:line="360" w:lineRule="auto"/>
              <w:jc w:val="center"/>
              <w:rPr>
                <w:color w:val="000000"/>
              </w:rPr>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6237AE">
            <w:pPr>
              <w:spacing w:line="360" w:lineRule="auto"/>
              <w:jc w:val="center"/>
              <w:rPr>
                <w:color w:val="000000"/>
              </w:rPr>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6237AE">
            <w:pPr>
              <w:spacing w:line="360" w:lineRule="auto"/>
              <w:jc w:val="center"/>
              <w:rPr>
                <w:color w:val="000000"/>
              </w:rPr>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6237AE">
            <w:pPr>
              <w:spacing w:line="360" w:lineRule="auto"/>
              <w:jc w:val="center"/>
              <w:rPr>
                <w:color w:val="000000"/>
              </w:rPr>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6237AE">
            <w:pPr>
              <w:spacing w:line="360" w:lineRule="auto"/>
              <w:jc w:val="center"/>
              <w:rPr>
                <w:b/>
                <w:color w:val="000000"/>
              </w:rPr>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6237AE">
            <w:pPr>
              <w:spacing w:line="360" w:lineRule="auto"/>
              <w:jc w:val="center"/>
              <w:rPr>
                <w:color w:val="000000"/>
              </w:rPr>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6237AE">
            <w:pPr>
              <w:spacing w:line="360" w:lineRule="auto"/>
              <w:jc w:val="center"/>
              <w:rPr>
                <w:color w:val="000000"/>
              </w:rPr>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6237AE">
            <w:pPr>
              <w:spacing w:line="360" w:lineRule="auto"/>
              <w:jc w:val="center"/>
              <w:rPr>
                <w:color w:val="000000"/>
              </w:rPr>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6237AE">
            <w:pPr>
              <w:spacing w:line="360" w:lineRule="auto"/>
              <w:jc w:val="center"/>
              <w:rPr>
                <w:color w:val="000000"/>
              </w:rPr>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6237AE">
            <w:pPr>
              <w:spacing w:line="360" w:lineRule="auto"/>
              <w:jc w:val="center"/>
              <w:rPr>
                <w:color w:val="000000"/>
              </w:rPr>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6237AE">
            <w:pPr>
              <w:spacing w:line="360" w:lineRule="auto"/>
              <w:jc w:val="center"/>
              <w:rPr>
                <w:color w:val="000000"/>
              </w:rPr>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6237AE">
            <w:pPr>
              <w:spacing w:line="360" w:lineRule="auto"/>
              <w:jc w:val="center"/>
              <w:rPr>
                <w:color w:val="000000"/>
              </w:rPr>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6237AE">
            <w:pPr>
              <w:spacing w:line="360" w:lineRule="auto"/>
              <w:jc w:val="center"/>
              <w:rPr>
                <w:color w:val="000000"/>
              </w:rPr>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6237AE">
            <w:pPr>
              <w:spacing w:line="360" w:lineRule="auto"/>
              <w:jc w:val="center"/>
              <w:rPr>
                <w:color w:val="000000"/>
              </w:rPr>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6237AE">
            <w:pPr>
              <w:spacing w:line="360" w:lineRule="auto"/>
              <w:jc w:val="center"/>
              <w:rPr>
                <w:color w:val="000000"/>
              </w:rPr>
            </w:pPr>
            <w:r w:rsidRPr="002678D4">
              <w:rPr>
                <w:color w:val="000000"/>
              </w:rPr>
              <w:t>0.06</w:t>
            </w:r>
          </w:p>
        </w:tc>
      </w:tr>
    </w:tbl>
    <w:p w14:paraId="7BF06FD3" w14:textId="62519365" w:rsidR="00EF339B" w:rsidRPr="00EF339B" w:rsidRDefault="004F268B" w:rsidP="006237AE">
      <w:pPr>
        <w:spacing w:line="360" w:lineRule="auto"/>
        <w:rPr>
          <w:lang w:val="en-AU"/>
        </w:rPr>
      </w:pPr>
      <w:del w:id="61"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separate"/>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onti.kar@gmail.com" w:date="2018-12-05T09:28:00Z" w:initials="f">
    <w:p w14:paraId="2BDC4380" w14:textId="661A94D8" w:rsidR="008C4052" w:rsidRDefault="008C4052">
      <w:pPr>
        <w:pStyle w:val="CommentText"/>
      </w:pPr>
      <w:r>
        <w:rPr>
          <w:rStyle w:val="CommentReference"/>
        </w:rPr>
        <w:annotationRef/>
      </w:r>
      <w:r>
        <w:t>Formatted for Functional Ecology</w:t>
      </w:r>
    </w:p>
  </w:comment>
  <w:comment w:id="1" w:author="fonti.kar@gmail.com" w:date="2018-12-05T09:31:00Z" w:initials="f">
    <w:p w14:paraId="10290253" w14:textId="06AEF02A" w:rsidR="008C4052" w:rsidRDefault="008C4052" w:rsidP="006237AE">
      <w:pPr>
        <w:pStyle w:val="CommentText"/>
        <w:spacing w:line="360" w:lineRule="auto"/>
      </w:pPr>
      <w:r>
        <w:rPr>
          <w:rStyle w:val="CommentReference"/>
        </w:rPr>
        <w:annotationRef/>
      </w:r>
      <w:r>
        <w:t xml:space="preserve">350 words max. Currently </w:t>
      </w:r>
      <w:r w:rsidR="00E015DF">
        <w:t>335</w:t>
      </w:r>
    </w:p>
  </w:comment>
  <w:comment w:id="2" w:author="Chris Friesen" w:date="2018-12-18T13:40:00Z" w:initials="CF">
    <w:p w14:paraId="70450A16" w14:textId="77777777" w:rsidR="008C4052" w:rsidRDefault="008C4052" w:rsidP="00797FA6">
      <w:pPr>
        <w:pStyle w:val="CommentText"/>
      </w:pPr>
      <w:r>
        <w:rPr>
          <w:rStyle w:val="CommentReference"/>
        </w:rPr>
        <w:annotationRef/>
      </w:r>
      <w:r>
        <w:t xml:space="preserve">I think you want to be careful and precise with what you mean by metabolic rate. Do you mean standard or resting metabolic rate (which is what you measured)? Or Active, or maximal? Physiologists are an extremely picky </w:t>
      </w:r>
      <w:proofErr w:type="gramStart"/>
      <w:r>
        <w:t>lot</w:t>
      </w:r>
      <w:proofErr w:type="gramEnd"/>
      <w:r>
        <w:t xml:space="preserve"> so it pays to be clear, accurate and precise. </w:t>
      </w:r>
      <w:proofErr w:type="gramStart"/>
      <w:r>
        <w:t>So</w:t>
      </w:r>
      <w:proofErr w:type="gramEnd"/>
      <w:r>
        <w:t xml:space="preserve"> which one of the various metabolic rates I mentioned “</w:t>
      </w:r>
      <w:r w:rsidRPr="006E6465">
        <w:rPr>
          <w:highlight w:val="yellow"/>
        </w:rPr>
        <w:t>determines</w:t>
      </w:r>
      <w:r>
        <w:t xml:space="preserve"> an individual’s energetic capacity”? (If any?)</w:t>
      </w:r>
    </w:p>
  </w:comment>
  <w:comment w:id="4" w:author="fonti.kar@gmail.com" w:date="2018-12-31T10:26:00Z" w:initials="f">
    <w:p w14:paraId="0AB65222" w14:textId="406B5C5A" w:rsidR="008C4052" w:rsidRDefault="008C4052">
      <w:pPr>
        <w:pStyle w:val="CommentText"/>
      </w:pPr>
      <w:r>
        <w:rPr>
          <w:rStyle w:val="CommentReference"/>
        </w:rPr>
        <w:annotationRef/>
      </w:r>
      <w:r>
        <w:t>Comment from Chris: FOOD FOR THOUGHT “</w:t>
      </w:r>
      <w:r w:rsidRPr="00ED4945">
        <w:rPr>
          <w:rFonts w:cs="Times New Roman"/>
        </w:rPr>
        <w:t xml:space="preserve">Intuitively, RMR is the cost of running the ‘metabolic engine’ and a high RMR is analogous to high “idling” and the maintenance costs of a high performance sports car </w:t>
      </w:r>
      <w:r w:rsidRPr="00ED4945">
        <w:rPr>
          <w:rFonts w:cs="Times New Roman"/>
        </w:rPr>
        <w:fldChar w:fldCharType="begin"/>
      </w:r>
      <w:r w:rsidRPr="00ED4945">
        <w:rPr>
          <w:rFonts w:cs="Times New Roman"/>
        </w:rPr>
        <w:instrText xml:space="preserve"> ADDIN EN.CITE &lt;EndNote&gt;&lt;Cite&gt;&lt;Author&gt;Biro&lt;/Author&gt;&lt;Year&gt;2010&lt;/Year&gt;&lt;RecNum&gt;484&lt;/RecNum&gt;&lt;DisplayText&gt;(Biro and Stamps 2010)&lt;/DisplayText&gt;&lt;record&gt;&lt;rec-number&gt;484&lt;/rec-number&gt;&lt;foreign-keys&gt;&lt;key app="EN" db-id="spxwe9vrlaessxes29rvztegfpxep0e2af5a" timestamp="1409032141"&gt;484&lt;/key&gt;&lt;/foreign-keys&gt;&lt;ref-type name="Journal Article"&gt;17&lt;/ref-type&gt;&lt;contributors&gt;&lt;authors&gt;&lt;author&gt;Biro, Peter A.&lt;/author&gt;&lt;author&gt;Stamps, Judy A.&lt;/author&gt;&lt;/authors&gt;&lt;/contributors&gt;&lt;titles&gt;&lt;title&gt;Do consistent individual differences in metabolic rate promote consistent individual differences in behavior?&lt;/title&gt;&lt;secondary-title&gt;Trends in Ecology &amp;amp; Evolution&lt;/secondary-title&gt;&lt;/titles&gt;&lt;periodical&gt;&lt;full-title&gt;Trends in Ecology &amp;amp; Evolution&lt;/full-title&gt;&lt;abbr-1&gt;Trends Ecol. Evol.&lt;/abbr-1&gt;&lt;abbr-2&gt;Trends Ecol Evol&lt;/abbr-2&gt;&lt;/periodical&gt;&lt;pages&gt;653-659&lt;/pages&gt;&lt;volume&gt;25&lt;/volume&gt;&lt;number&gt;11&lt;/number&gt;&lt;dates&gt;&lt;year&gt;2010&lt;/year&gt;&lt;/dates&gt;&lt;publisher&gt;Elsevier&lt;/publisher&gt;&lt;urls&gt;&lt;related-urls&gt;&lt;url&gt;http://www.cell.com/trends/ecology-evolution/abstract/S0169-5347(10)00185-0&lt;/url&gt;&lt;url&gt;http://ac.els-cdn.com/S0169534710001850/1-s2.0-S0169534710001850-main.pdf?_tid=9c9c3196-5c39-11e5-9f51-00000aacb361&amp;amp;acdnat=1442384001_f70736fa1e9dcf6c33ed984af429b7b8&lt;/url&gt;&lt;/related-urls&gt;&lt;/urls&gt;&lt;electronic-resource-num&gt;10.1016/j.tree.2010.08.003&lt;/electronic-resource-num&gt;&lt;access-date&gt;2014/08/25&lt;/access-date&gt;&lt;/record&gt;&lt;/Cite&gt;&lt;/EndNote&gt;</w:instrText>
      </w:r>
      <w:r w:rsidRPr="00ED4945">
        <w:rPr>
          <w:rFonts w:cs="Times New Roman"/>
        </w:rPr>
        <w:fldChar w:fldCharType="separate"/>
      </w:r>
      <w:r w:rsidRPr="00ED4945">
        <w:rPr>
          <w:rFonts w:cs="Times New Roman"/>
          <w:noProof/>
        </w:rPr>
        <w:t>(Biro and Stamps 2010)</w:t>
      </w:r>
      <w:r w:rsidRPr="00ED4945">
        <w:rPr>
          <w:rFonts w:cs="Times New Roman"/>
        </w:rPr>
        <w:fldChar w:fldCharType="end"/>
      </w:r>
      <w:r>
        <w:rPr>
          <w:rStyle w:val="CommentReference"/>
        </w:rPr>
        <w:annotationRef/>
      </w:r>
      <w:r w:rsidRPr="00ED4945">
        <w:rPr>
          <w:rFonts w:cs="Times New Roman"/>
        </w:rPr>
        <w:t xml:space="preserve">. Accordingly, RMR is often positively correlated with the capacity for high performance activities that are linked to fitness </w:t>
      </w:r>
      <w:r w:rsidRPr="00ED4945">
        <w:rPr>
          <w:rFonts w:cs="Times New Roman"/>
        </w:rPr>
        <w:fldChar w:fldCharType="begin">
          <w:fldData xml:space="preserve">PEVuZE5vdGU+PENpdGU+PEF1dGhvcj5DYXJlYXU8L0F1dGhvcj48WWVhcj4yMDE0PC9ZZWFyPjxS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</w:fldData>
        </w:fldChar>
      </w:r>
      <w:r>
        <w:rPr>
          <w:rFonts w:cs="Times New Roman"/>
        </w:rPr>
        <w:instrText xml:space="preserve"> ADDIN EN.CITE </w:instrText>
      </w:r>
      <w:r>
        <w:rPr>
          <w:rFonts w:cs="Times New Roman"/>
        </w:rPr>
        <w:fldChar w:fldCharType="begin">
          <w:fldData xml:space="preserve">PEVuZE5vdGU+PENpdGU+PEF1dGhvcj5DYXJlYXU8L0F1dGhvcj48WWVhcj4yMDE0PC9ZZWFyPjxS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</w:fldData>
        </w:fldChar>
      </w:r>
      <w:r>
        <w:rPr>
          <w:rFonts w:cs="Times New Roman"/>
        </w:rPr>
        <w:instrText xml:space="preserve"> ADDIN EN.CITE.DATA </w:instrText>
      </w:r>
      <w:r>
        <w:rPr>
          <w:rFonts w:cs="Times New Roman"/>
        </w:rPr>
      </w:r>
      <w:r>
        <w:rPr>
          <w:rFonts w:cs="Times New Roman"/>
        </w:rPr>
        <w:fldChar w:fldCharType="end"/>
      </w:r>
      <w:r w:rsidRPr="00ED4945">
        <w:rPr>
          <w:rFonts w:cs="Times New Roman"/>
        </w:rPr>
      </w:r>
      <w:r w:rsidRPr="00ED4945">
        <w:rPr>
          <w:rFonts w:cs="Times New Roman"/>
        </w:rPr>
        <w:fldChar w:fldCharType="separate"/>
      </w:r>
      <w:r>
        <w:rPr>
          <w:rFonts w:cs="Times New Roman"/>
          <w:noProof/>
        </w:rPr>
        <w:t>(e.g. territorial defense and aggresssion, courtship and mating, antipredator behavior such as sprint speed, Biro and Stamps 2010; Careau et al. 2014; Friesen et al. 2017a)</w:t>
      </w:r>
      <w:r w:rsidRPr="00ED4945">
        <w:rPr>
          <w:rFonts w:cs="Times New Roman"/>
        </w:rPr>
        <w:fldChar w:fldCharType="end"/>
      </w:r>
      <w:r>
        <w:rPr>
          <w:rFonts w:cs="Times New Roman"/>
        </w:rPr>
        <w:t xml:space="preserve">, and </w:t>
      </w:r>
      <w:r w:rsidRPr="00ED4945">
        <w:rPr>
          <w:rFonts w:cs="Times New Roman"/>
        </w:rPr>
        <w:t>RMR also circumscribes the basic level of resource uptake and allocation to survival, growth and reproduction</w:t>
      </w:r>
      <w:r>
        <w:rPr>
          <w:rFonts w:cs="Times New Roman"/>
        </w:rPr>
        <w:t>. Thus, h</w:t>
      </w:r>
      <w:r w:rsidRPr="00ED4945">
        <w:rPr>
          <w:rFonts w:cs="Times New Roman"/>
        </w:rPr>
        <w:t xml:space="preserve">igh metabolic rates are costly to maintain and frequently linked to fitness in a fluctuating or context dependent manner </w:t>
      </w:r>
      <w:r w:rsidRPr="00ED4945">
        <w:rPr>
          <w:rFonts w:cs="Times New Roman"/>
        </w:rPr>
        <w:fldChar w:fldCharType="begin"/>
      </w:r>
      <w:r>
        <w:rPr>
          <w:rFonts w:cs="Times New Roman"/>
        </w:rPr>
        <w:instrText xml:space="preserve"> ADDIN EN.CITE &lt;EndNote&gt;&lt;Cite&gt;&lt;Author&gt;Burton&lt;/Author&gt;&lt;Year&gt;2011&lt;/Year&gt;&lt;RecNum&gt;2135&lt;/RecNum&gt;&lt;DisplayText&gt;(Burton et al. 2011)&lt;/DisplayText&gt;&lt;record&gt;&lt;rec-number&gt;2135&lt;/rec-number&gt;&lt;foreign-keys&gt;&lt;key app="EN" db-id="spxwe9vrlaessxes29rvztegfpxep0e2af5a" timestamp="1496616240"&gt;2135&lt;/key&gt;&lt;/foreign-keys&gt;&lt;ref-type name="Journal Article"&gt;17&lt;/ref-type&gt;&lt;contributors&gt;&lt;authors&gt;&lt;author&gt;Burton, T&lt;/author&gt;&lt;author&gt;Killen, SS&lt;/author&gt;&lt;author&gt;Armstrong, JD&lt;/author&gt;&lt;author&gt;Metcalfe, NB&lt;/author&gt;&lt;/authors&gt;&lt;/contributors&gt;&lt;titles&gt;&lt;title&gt;What causes intraspecific variation in resting metabolic rate and what are its ecological consequences?&lt;/title&gt;&lt;secondary-title&gt;Proceedings of the Royal Society B: Biological Sciences&lt;/secondary-title&gt;&lt;/titles&gt;&lt;periodical&gt;&lt;full-title&gt;Proceedings of the Royal Society B: Biological Sciences&lt;/full-title&gt;&lt;abbr-1&gt;Proc. R. Soc. B&lt;/abbr-1&gt;&lt;abbr-2&gt;Proc R Soc B&lt;/abbr-2&gt;&lt;/periodical&gt;&lt;pages&gt;3465-3473&lt;/pages&gt;&lt;volume&gt;278&lt;/volume&gt;&lt;number&gt;1724&lt;/number&gt;&lt;dates&gt;&lt;year&gt;2011&lt;/year&gt;&lt;/dates&gt;&lt;isbn&gt;0962-8452&lt;/isbn&gt;&lt;urls&gt;&lt;related-urls&gt;&lt;url&gt;https://www.ncbi.nlm.nih.gov/pmc/articles/PMC3189380/pdf/rspb20111778.pdf&lt;/url&gt;&lt;/related-urls&gt;&lt;/urls&gt;&lt;/record&gt;&lt;/Cite&gt;&lt;/EndNote&gt;</w:instrText>
      </w:r>
      <w:r w:rsidRPr="00ED4945">
        <w:rPr>
          <w:rFonts w:cs="Times New Roman"/>
        </w:rPr>
        <w:fldChar w:fldCharType="separate"/>
      </w:r>
      <w:r w:rsidRPr="00ED4945">
        <w:rPr>
          <w:rFonts w:cs="Times New Roman"/>
          <w:noProof/>
        </w:rPr>
        <w:t>(Burton et al. 2011)</w:t>
      </w:r>
      <w:r w:rsidRPr="00ED4945">
        <w:rPr>
          <w:rFonts w:cs="Times New Roman"/>
        </w:rPr>
        <w:fldChar w:fldCharType="end"/>
      </w:r>
      <w:r w:rsidRPr="00ED4945">
        <w:rPr>
          <w:rFonts w:cs="Times New Roman"/>
        </w:rPr>
        <w:t xml:space="preserve">. For example, dominant male morphs of Atlantic salmon have elevated metabolic rates which are beneficial in mating success, but may be deleterious during periods of low food abundance </w:t>
      </w:r>
      <w:r w:rsidRPr="00ED4945">
        <w:rPr>
          <w:rFonts w:cs="Times New Roman"/>
        </w:rPr>
        <w:fldChar w:fldCharType="begin"/>
      </w:r>
      <w:r w:rsidRPr="00ED4945">
        <w:rPr>
          <w:rFonts w:cs="Times New Roman"/>
        </w:rPr>
        <w:instrText xml:space="preserve"> ADDIN EN.CITE &lt;EndNote&gt;&lt;Cite&gt;&lt;Author&gt;Metcalfe&lt;/Author&gt;&lt;Year&gt;1995&lt;/Year&gt;&lt;RecNum&gt;2169&lt;/RecNum&gt;&lt;DisplayText&gt;(Metcalfe et al. 1995)&lt;/DisplayText&gt;&lt;record&gt;&lt;rec-number&gt;2169&lt;/rec-number&gt;&lt;foreign-keys&gt;&lt;key app="EN" db-id="spxwe9vrlaessxes29rvztegfpxep0e2af5a" timestamp="1496902565"&gt;2169&lt;/key&gt;&lt;/foreign-keys&gt;&lt;ref-type name="Journal Article"&gt;17&lt;/ref-type&gt;&lt;contributors&gt;&lt;authors&gt;&lt;author&gt;Metcalfe, Neil B.&lt;/author&gt;&lt;author&gt;Taylor, Alan C.&lt;/author&gt;&lt;author&gt;Thorpe, John E.&lt;/author&gt;&lt;/authors&gt;&lt;/contributors&gt;&lt;titles&gt;&lt;title&gt;Metabolic rate, social status and life-history strategies in Atlantic salmon&lt;/title&gt;&lt;secondary-title&gt;Animal Behaviour&lt;/secondary-title&gt;&lt;/titles&gt;&lt;periodical&gt;&lt;full-title&gt;Animal Behaviour&lt;/full-title&gt;&lt;abbr-1&gt;Anim. Behav.&lt;/abbr-1&gt;&lt;abbr-2&gt;Anim Behav&lt;/abbr-2&gt;&lt;/periodical&gt;&lt;pages&gt;431-436&lt;/pages&gt;&lt;volume&gt;49&lt;/volume&gt;&lt;number&gt;2&lt;/number&gt;&lt;dates&gt;&lt;year&gt;1995&lt;/year&gt;&lt;pub-dates&gt;&lt;date&gt;2//&lt;/date&gt;&lt;/pub-dates&gt;&lt;/dates&gt;&lt;isbn&gt;0003-3472&lt;/isbn&gt;&lt;urls&gt;&lt;related-urls&gt;&lt;url&gt;http://www.sciencedirect.com/science/article/pii/S0003347285700565&lt;/url&gt;&lt;url&gt;http://ac.els-cdn.com/S0003347285700565/1-s2.0-S0003347285700565-main.pdf?_tid=1df7e13a-4c12-11e7-b93e-00000aacb35d&amp;amp;acdnat=1496902815_022276085467db83bdd8c595224e73b8&lt;/url&gt;&lt;/related-urls&gt;&lt;/urls&gt;&lt;electronic-resource-num&gt;http://dx.doi.org/10.1006/anbe.1995.0056&lt;/electronic-resource-num&gt;&lt;/record&gt;&lt;/Cite&gt;&lt;/EndNote&gt;</w:instrText>
      </w:r>
      <w:r w:rsidRPr="00ED4945">
        <w:rPr>
          <w:rFonts w:cs="Times New Roman"/>
        </w:rPr>
        <w:fldChar w:fldCharType="separate"/>
      </w:r>
      <w:r w:rsidRPr="00ED4945">
        <w:rPr>
          <w:rFonts w:cs="Times New Roman"/>
          <w:noProof/>
        </w:rPr>
        <w:t>(Metcalfe et al. 1995)</w:t>
      </w:r>
      <w:r w:rsidRPr="00ED4945">
        <w:rPr>
          <w:rFonts w:cs="Times New Roman"/>
        </w:rPr>
        <w:fldChar w:fldCharType="end"/>
      </w:r>
      <w:r w:rsidRPr="00ED4945">
        <w:rPr>
          <w:rFonts w:cs="Times New Roman"/>
        </w:rPr>
        <w:t xml:space="preserve">. The </w:t>
      </w:r>
      <w:r>
        <w:rPr>
          <w:rFonts w:cs="Times New Roman"/>
        </w:rPr>
        <w:t xml:space="preserve">allocation </w:t>
      </w:r>
      <w:r w:rsidRPr="00ED4945">
        <w:rPr>
          <w:rFonts w:cs="Times New Roman"/>
        </w:rPr>
        <w:t>trade-off between dominance and subordinate ‘sneaker’ (</w:t>
      </w:r>
      <w:proofErr w:type="spellStart"/>
      <w:r w:rsidRPr="00ED4945">
        <w:rPr>
          <w:rFonts w:cs="Times New Roman"/>
        </w:rPr>
        <w:t>parr</w:t>
      </w:r>
      <w:proofErr w:type="spellEnd"/>
      <w:r w:rsidRPr="00ED4945">
        <w:rPr>
          <w:rFonts w:cs="Times New Roman"/>
        </w:rPr>
        <w:t>)</w:t>
      </w:r>
      <w:r>
        <w:rPr>
          <w:rFonts w:cs="Times New Roman"/>
        </w:rPr>
        <w:t xml:space="preserve"> reproductive </w:t>
      </w:r>
      <w:r>
        <w:rPr>
          <w:rStyle w:val="CommentReference"/>
        </w:rPr>
        <w:annotationRef/>
      </w:r>
      <w:r>
        <w:rPr>
          <w:rFonts w:cs="Times New Roman"/>
        </w:rPr>
        <w:t>strategies is</w:t>
      </w:r>
      <w:r w:rsidRPr="00ED4945">
        <w:rPr>
          <w:rFonts w:cs="Times New Roman"/>
        </w:rPr>
        <w:t xml:space="preserve"> also manifest in differences in post-reproductive senescence, with larger, dominate males being less likely to return to breed the following year than smaller, subordinate males </w:t>
      </w:r>
      <w:r w:rsidRPr="00ED4945">
        <w:rPr>
          <w:rFonts w:cs="Times New Roman"/>
        </w:rPr>
        <w:fldChar w:fldCharType="begin"/>
      </w:r>
      <w:r w:rsidRPr="00ED4945">
        <w:rPr>
          <w:rFonts w:cs="Times New Roman"/>
        </w:rPr>
        <w:instrText xml:space="preserve"> ADDIN EN.CITE &lt;EndNote&gt;&lt;Cite&gt;&lt;Author&gt;Fleming&lt;/Author&gt;&lt;Year&gt;1996&lt;/Year&gt;&lt;RecNum&gt;2228&lt;/RecNum&gt;&lt;DisplayText&gt;(Fleming 1996; Jonsson et al. 1991)&lt;/DisplayText&gt;&lt;record&gt;&lt;rec-number&gt;2228&lt;/rec-number&gt;&lt;foreign-keys&gt;&lt;key app="EN" db-id="spxwe9vrlaessxes29rvztegfpxep0e2af5a" timestamp="1498029326"&gt;2228&lt;/key&gt;&lt;/foreign-keys&gt;&lt;ref-type name="Journal Article"&gt;17&lt;/ref-type&gt;&lt;contributors&gt;&lt;authors&gt;&lt;author&gt;Fleming, Ian A&lt;/author&gt;&lt;/authors&gt;&lt;/contributors&gt;&lt;titles&gt;&lt;title&gt;Reproductive strategies of Atlantic salmon: ecology and evolution&lt;/title&gt;&lt;secondary-title&gt;Reviews in Fish Biology and Fisheries&lt;/secondary-title&gt;&lt;/titles&gt;&lt;periodical&gt;&lt;full-title&gt;Reviews in Fish Biology and Fisheries&lt;/full-title&gt;&lt;abbr-1&gt;Rev. Fish Biol. Fish.&lt;/abbr-1&gt;&lt;abbr-2&gt;Rev Fish Biol Fish&lt;/abbr-2&gt;&lt;/periodical&gt;&lt;pages&gt;379-416&lt;/pages&gt;&lt;volume&gt;6&lt;/volume&gt;&lt;number&gt;4&lt;/number&gt;&lt;dates&gt;&lt;year&gt;1996&lt;/year&gt;&lt;/dates&gt;&lt;isbn&gt;0960-3166&lt;/isbn&gt;&lt;urls&gt;&lt;related-urls&gt;&lt;url&gt;https://link.springer.com/content/pdf/10.1007%2FBF00164323.pdf&lt;/url&gt;&lt;/related-urls&gt;&lt;/urls&gt;&lt;/record&gt;&lt;/Cite&gt;&lt;Cite&gt;&lt;Author&gt;Jonsson&lt;/Author&gt;&lt;Year&gt;1991&lt;/Year&gt;&lt;RecNum&gt;2229&lt;/RecNum&gt;&lt;record&gt;&lt;rec-number&gt;2229&lt;/rec-number&gt;&lt;foreign-keys&gt;&lt;key app="EN" db-id="spxwe9vrlaessxes29rvztegfpxep0e2af5a" timestamp="1498030324"&gt;2229&lt;/key&gt;&lt;/foreign-keys&gt;&lt;ref-type name="Journal Article"&gt;17&lt;/ref-type&gt;&lt;contributors&gt;&lt;authors&gt;&lt;author&gt;Jonsson, Nina&lt;/author&gt;&lt;author&gt;Hansen, Lars P&lt;/author&gt;&lt;author&gt;Jonsson, Bror&lt;/author&gt;&lt;/authors&gt;&lt;/contributors&gt;&lt;titles&gt;&lt;title&gt;Variation in age, size and repeat spawning of adult Atlantic salmon in relation to river discharge&lt;/title&gt;&lt;secondary-title&gt;The Journal of Animal Ecology&lt;/secondary-title&gt;&lt;/titles&gt;&lt;periodical&gt;&lt;full-title&gt;The Journal of Animal Ecology&lt;/full-title&gt;&lt;/periodical&gt;&lt;pages&gt;937-947&lt;/pages&gt;&lt;dates&gt;&lt;year&gt;1991&lt;/year&gt;&lt;/dates&gt;&lt;isbn&gt;0021-8790&lt;/isbn&gt;&lt;urls&gt;&lt;/urls&gt;&lt;/record&gt;&lt;/Cite&gt;&lt;/EndNote&gt;</w:instrText>
      </w:r>
      <w:r w:rsidRPr="00ED4945">
        <w:rPr>
          <w:rFonts w:cs="Times New Roman"/>
        </w:rPr>
        <w:fldChar w:fldCharType="separate"/>
      </w:r>
      <w:r w:rsidRPr="00ED4945">
        <w:rPr>
          <w:rFonts w:cs="Times New Roman"/>
          <w:noProof/>
        </w:rPr>
        <w:t>(Fleming 1996; Jonsson et al. 1991)</w:t>
      </w:r>
      <w:r w:rsidRPr="00ED4945">
        <w:rPr>
          <w:rFonts w:cs="Times New Roman"/>
        </w:rPr>
        <w:fldChar w:fldCharType="end"/>
      </w:r>
      <w:r w:rsidRPr="00ED4945">
        <w:rPr>
          <w:rFonts w:cs="Times New Roman"/>
        </w:rPr>
        <w:t>. Thus, the cost-benefit trade-off between morph-specific reproductive strategies may be linked to metabolic rate, but also perhaps to morph-specific senescence.</w:t>
      </w:r>
      <w:r>
        <w:rPr>
          <w:rFonts w:cs="Times New Roman"/>
        </w:rPr>
        <w:t xml:space="preserve">” From </w:t>
      </w:r>
      <w:r>
        <w:rPr>
          <w:rFonts w:ascii="Segoe UI" w:eastAsiaTheme="minorHAnsi" w:hAnsi="Segoe UI" w:cs="Segoe UI"/>
          <w:sz w:val="18"/>
          <w:szCs w:val="18"/>
          <w:lang w:val="en-US"/>
        </w:rPr>
        <w:t xml:space="preserve">Friesen, C. R., Johansson, R., &amp; Olsson, M. (2017). Morph-specific metabolic rate and the timing of reproductive senescence in a color polymorphic dragon. </w:t>
      </w:r>
      <w:r>
        <w:rPr>
          <w:rFonts w:ascii="Segoe UI" w:eastAsiaTheme="minorHAnsi" w:hAnsi="Segoe UI" w:cs="Segoe UI"/>
          <w:i/>
          <w:iCs/>
          <w:sz w:val="18"/>
          <w:szCs w:val="18"/>
          <w:lang w:val="en-US"/>
        </w:rPr>
        <w:t>Journal of Experimental Zoology Part A: Ecological and Integrative Physiology, 327</w:t>
      </w:r>
      <w:r>
        <w:rPr>
          <w:rFonts w:ascii="Segoe UI" w:eastAsiaTheme="minorHAnsi" w:hAnsi="Segoe UI" w:cs="Segoe UI"/>
          <w:sz w:val="18"/>
          <w:szCs w:val="18"/>
          <w:lang w:val="en-US"/>
        </w:rPr>
        <w:t>(7), 433-443, doi:10.1002/jez.2118.</w:t>
      </w:r>
    </w:p>
  </w:comment>
  <w:comment w:id="7" w:author="Chris Friesen" w:date="2018-12-17T17:03:00Z" w:initials="CF">
    <w:p w14:paraId="5380926F" w14:textId="77777777" w:rsidR="008C4052" w:rsidRDefault="008C4052" w:rsidP="009745BB">
      <w:pPr>
        <w:pStyle w:val="CommentText"/>
      </w:pPr>
      <w:r>
        <w:rPr>
          <w:rStyle w:val="CommentReference"/>
        </w:rPr>
        <w:annotationRef/>
      </w:r>
      <w:r>
        <w:t xml:space="preserve">Right? That is the cool bit? Plasticity is a variable trait and thus can evolve, but we don’t know that yet! You are taking the first steps toward answering that fundamental question! Cool Beans!!! Say it explicitly </w:t>
      </w:r>
      <w:r>
        <w:sym w:font="Wingdings" w:char="F04A"/>
      </w:r>
    </w:p>
    <w:p w14:paraId="067E98C0" w14:textId="77777777" w:rsidR="008C4052" w:rsidRDefault="008C4052" w:rsidP="009745BB">
      <w:pPr>
        <w:pStyle w:val="CommentText"/>
      </w:pPr>
    </w:p>
  </w:comment>
  <w:comment w:id="8" w:author="fonti.kar@gmail.com" w:date="2018-12-31T11:05:00Z" w:initials="f">
    <w:p w14:paraId="58AFEA37" w14:textId="1CF41555" w:rsidR="008C4052" w:rsidRDefault="008C4052">
      <w:pPr>
        <w:pStyle w:val="CommentText"/>
      </w:pPr>
      <w:r>
        <w:rPr>
          <w:rStyle w:val="CommentReference"/>
        </w:rPr>
        <w:annotationRef/>
      </w:r>
      <w:r>
        <w:t xml:space="preserve">Done so in the final paragraph </w:t>
      </w:r>
      <w:r>
        <w:sym w:font="Wingdings" w:char="F04A"/>
      </w:r>
      <w:r>
        <w:t>Thanks Chris!</w:t>
      </w:r>
    </w:p>
  </w:comment>
  <w:comment w:id="9" w:author="fonti.kar@gmail.com" w:date="2019-01-04T10:10:00Z" w:initials="f">
    <w:p w14:paraId="58EFC737" w14:textId="127DBC1C" w:rsidR="00F75029" w:rsidRDefault="00F75029">
      <w:pPr>
        <w:pStyle w:val="CommentText"/>
      </w:pPr>
      <w:r>
        <w:rPr>
          <w:rStyle w:val="CommentReference"/>
        </w:rPr>
        <w:annotationRef/>
      </w:r>
      <w:r>
        <w:t>Waiting from Chris about a reference that justifies measur</w:t>
      </w:r>
      <w:r w:rsidR="00E15C51">
        <w:t>ing CO2! Other papers from Craig White’s group doesn’t really justify measuring CO2 but maybe I can ask I know one of his past students…</w:t>
      </w:r>
    </w:p>
  </w:comment>
  <w:comment w:id="10" w:author="Chris Friesen" w:date="2018-12-18T16:28:00Z" w:initials="CF">
    <w:p w14:paraId="512461FF" w14:textId="77777777" w:rsidR="008C4052" w:rsidRDefault="008C4052" w:rsidP="00CB27F4">
      <w:pPr>
        <w:pStyle w:val="CommentText"/>
      </w:pPr>
      <w:r>
        <w:rPr>
          <w:rStyle w:val="CommentReference"/>
        </w:rPr>
        <w:annotationRef/>
      </w:r>
      <w:r>
        <w:t>Two things: 1</w:t>
      </w:r>
      <w:proofErr w:type="gramStart"/>
      <w:r>
        <w:t>)  throughout</w:t>
      </w:r>
      <w:proofErr w:type="gramEnd"/>
      <w:r>
        <w:t xml:space="preserve"> the manuscript (including figures) you need to include the volume unit (mL) as you have done here, but is missing in many places. 2) It is convention when using “V” do denote the metabolic rate that the “V” </w:t>
      </w:r>
      <w:proofErr w:type="gramStart"/>
      <w:r>
        <w:t>have</w:t>
      </w:r>
      <w:proofErr w:type="gramEnd"/>
      <w:r>
        <w:t xml:space="preserve"> a dot over it like so </w:t>
      </w:r>
      <m:oMath>
        <m:acc>
          <m:accPr>
            <m:chr m:val="̇"/>
            <m:ctrlPr>
              <w:rPr>
                <w:rFonts w:ascii="Cambria Math" w:hAnsi="Cambria Math"/>
                <w:i/>
              </w:rPr>
            </m:ctrlPr>
          </m:accPr>
          <m:e>
            <m:r>
              <w:rPr>
                <w:rFonts w:ascii="Cambria Math" w:hAnsi="Cambria Math"/>
              </w:rPr>
              <m:t>V</m:t>
            </m:r>
          </m:e>
        </m:acc>
      </m:oMath>
    </w:p>
  </w:comment>
  <w:comment w:id="12" w:author="Chris Friesen" w:date="2018-12-18T17:01:00Z" w:initials="CF">
    <w:p w14:paraId="39276D05" w14:textId="77777777" w:rsidR="008C4052" w:rsidRDefault="008C4052" w:rsidP="00642D67">
      <w:pPr>
        <w:pStyle w:val="CommentText"/>
      </w:pPr>
      <w:r>
        <w:rPr>
          <w:rStyle w:val="CommentReference"/>
        </w:rPr>
        <w:annotationRef/>
      </w:r>
    </w:p>
  </w:comment>
  <w:comment w:id="15" w:author="Daniel Noble" w:date="2018-12-14T15:19:00Z" w:initials="DN">
    <w:p w14:paraId="2A0CD120" w14:textId="22AE815A" w:rsidR="008C4052" w:rsidRDefault="008C4052">
      <w:pPr>
        <w:pStyle w:val="CommentText"/>
      </w:pPr>
      <w:r>
        <w:rPr>
          <w:rStyle w:val="CommentReference"/>
        </w:rPr>
        <w:annotationRef/>
      </w:r>
      <w:r>
        <w:t>Wait, did this make a difference? I can’t remember</w:t>
      </w:r>
    </w:p>
  </w:comment>
  <w:comment w:id="16" w:author="fonti.kar@gmail.com" w:date="2018-12-14T18:45:00Z" w:initials="f">
    <w:p w14:paraId="04064129" w14:textId="67E7035A" w:rsidR="008C4052" w:rsidRDefault="008C4052">
      <w:pPr>
        <w:pStyle w:val="CommentText"/>
      </w:pPr>
      <w:r>
        <w:rPr>
          <w:rStyle w:val="CommentReference"/>
        </w:rPr>
        <w:annotationRef/>
      </w:r>
      <w:r>
        <w:t>It didn’t!</w:t>
      </w:r>
    </w:p>
  </w:comment>
  <w:comment w:id="19" w:author="Daniel Noble" w:date="2018-12-14T15:20:00Z" w:initials="DN">
    <w:p w14:paraId="59041BAF" w14:textId="25B7ACA2" w:rsidR="008C4052" w:rsidRDefault="008C4052">
      <w:pPr>
        <w:pStyle w:val="CommentText"/>
      </w:pPr>
      <w:r>
        <w:rPr>
          <w:rStyle w:val="CommentReference"/>
        </w:rPr>
        <w:annotationRef/>
      </w:r>
      <w:r>
        <w:t xml:space="preserve">OK, but you need to give the reader a bit more here. What does this do? How is it useful for estimating the repeatability of a reaction norm? You need a sentence describing </w:t>
      </w:r>
      <w:proofErr w:type="gramStart"/>
      <w:r>
        <w:t>this</w:t>
      </w:r>
      <w:proofErr w:type="gramEnd"/>
      <w:r>
        <w:t xml:space="preserve"> I think.</w:t>
      </w:r>
    </w:p>
  </w:comment>
  <w:comment w:id="38" w:author="Daniel Noble" w:date="2018-12-14T15:47:00Z" w:initials="DN">
    <w:p w14:paraId="631D7A74" w14:textId="397DEB81" w:rsidR="008C4052" w:rsidRDefault="008C4052">
      <w:pPr>
        <w:pStyle w:val="CommentText"/>
      </w:pPr>
      <w:r>
        <w:rPr>
          <w:rStyle w:val="CommentReference"/>
        </w:rPr>
        <w:annotationRef/>
      </w:r>
      <w:r>
        <w:t>Hmmm, it’s tough to know just how much this actually is. I would make it a percentage of the average individual mass. I think that is more useful. If say, they varied by like 20% then that would be interesting, but if like 0.5%, I think this is less useful and I would take it to mean we just controlled for this.</w:t>
      </w:r>
    </w:p>
  </w:comment>
  <w:comment w:id="39" w:author="fonti.kar@gmail.com" w:date="2019-01-02T15:07:00Z" w:initials="f">
    <w:p w14:paraId="30CBF47B" w14:textId="1BEDC93E" w:rsidR="008C4052" w:rsidRDefault="008C4052">
      <w:pPr>
        <w:pStyle w:val="CommentText"/>
      </w:pPr>
      <w:r>
        <w:rPr>
          <w:rStyle w:val="CommentReference"/>
        </w:rPr>
        <w:annotationRef/>
      </w:r>
      <w:r>
        <w:t>Chris: One thing that we were worried about (based on something Mike Thompson said about measuring MR in snakes) is that over time the animals may become acclimated to handling, chambers etc over time and thus become more relaxed and slightly lower MR. these measurements are not perfectly repeated, is there any trend for a reduction of MR over time? A reviewer may ask about this so either head-off the concern by addressing it here (risky cause it may open a can of worms if there is an issue) or be prepared with a rebuttal.</w:t>
      </w:r>
    </w:p>
  </w:comment>
  <w:comment w:id="40" w:author="fonti.kar@gmail.com" w:date="2019-01-04T12:40:00Z" w:initials="f">
    <w:p w14:paraId="04DF011F" w14:textId="77777777" w:rsidR="000D05B0" w:rsidRDefault="00931378">
      <w:pPr>
        <w:pStyle w:val="CommentText"/>
      </w:pPr>
      <w:r>
        <w:rPr>
          <w:rStyle w:val="CommentReference"/>
        </w:rPr>
        <w:annotationRef/>
      </w:r>
      <w:proofErr w:type="gramStart"/>
      <w:r>
        <w:t>So</w:t>
      </w:r>
      <w:proofErr w:type="gramEnd"/>
      <w:r>
        <w:t xml:space="preserve"> I did some extra plots</w:t>
      </w:r>
      <w:r w:rsidR="000D05B0">
        <w:t xml:space="preserve"> – probably to include in the ESM, they do indeed show that MR and body mass decreases throughout the course of the experiment. </w:t>
      </w:r>
      <w:proofErr w:type="gramStart"/>
      <w:r w:rsidR="000D05B0">
        <w:t>So</w:t>
      </w:r>
      <w:proofErr w:type="gramEnd"/>
      <w:r w:rsidR="000D05B0">
        <w:t xml:space="preserve"> it may be habituation as well as a down regulation of energetic demands coming out of the reproductive season – hard to say.</w:t>
      </w:r>
    </w:p>
    <w:p w14:paraId="3B4F0ED4" w14:textId="77777777" w:rsidR="000D05B0" w:rsidRDefault="000D05B0">
      <w:pPr>
        <w:pStyle w:val="CommentText"/>
      </w:pPr>
    </w:p>
    <w:p w14:paraId="7BF3F392" w14:textId="7D970836" w:rsidR="000D05B0" w:rsidRDefault="000D05B0">
      <w:pPr>
        <w:pStyle w:val="CommentText"/>
      </w:pPr>
      <w:r>
        <w:t xml:space="preserve">What is interesting is the </w:t>
      </w:r>
      <w:proofErr w:type="gramStart"/>
      <w:r>
        <w:t>long term</w:t>
      </w:r>
      <w:proofErr w:type="gramEnd"/>
      <w:r>
        <w:t xml:space="preserve"> repeatability shows that among ID variation decrease over time (which we already knew about)  </w:t>
      </w:r>
    </w:p>
    <w:p w14:paraId="5C247AC6" w14:textId="77777777" w:rsidR="000D05B0" w:rsidRDefault="000D05B0">
      <w:pPr>
        <w:pStyle w:val="CommentText"/>
      </w:pPr>
    </w:p>
    <w:p w14:paraId="028AFE5C" w14:textId="07741915" w:rsidR="00931378" w:rsidRDefault="000D05B0">
      <w:pPr>
        <w:pStyle w:val="CommentText"/>
      </w:pPr>
      <w:r>
        <w:t xml:space="preserve"> I </w:t>
      </w:r>
      <w:r w:rsidR="00353CB4">
        <w:t xml:space="preserve">added </w:t>
      </w:r>
      <w:proofErr w:type="spellStart"/>
      <w:proofErr w:type="gramStart"/>
      <w:r w:rsidR="00353CB4">
        <w:t>a</w:t>
      </w:r>
      <w:proofErr w:type="spellEnd"/>
      <w:proofErr w:type="gramEnd"/>
      <w:r w:rsidR="00353CB4">
        <w:t xml:space="preserve"> online and </w:t>
      </w:r>
      <w:r w:rsidR="004B7499">
        <w:t>referred</w:t>
      </w:r>
      <w:r w:rsidR="00353CB4">
        <w:t xml:space="preserve"> to ESM in the first results paragraph</w:t>
      </w:r>
      <w:r>
        <w:t xml:space="preserve">! </w:t>
      </w:r>
    </w:p>
  </w:comment>
  <w:comment w:id="41" w:author="fonti.kar@gmail.com" w:date="2019-01-02T15:08:00Z" w:initials="f">
    <w:p w14:paraId="0B6F93DB" w14:textId="65B19E99" w:rsidR="008C4052" w:rsidRDefault="008C4052">
      <w:pPr>
        <w:pStyle w:val="CommentText"/>
      </w:pPr>
      <w:r>
        <w:t xml:space="preserve">Chris: </w:t>
      </w:r>
      <w:r>
        <w:rPr>
          <w:rStyle w:val="CommentReference"/>
        </w:rPr>
        <w:annotationRef/>
      </w:r>
      <w:r>
        <w:t xml:space="preserve">How random was the movement of individuals between temperatures in reality? Was is more </w:t>
      </w:r>
      <w:proofErr w:type="gramStart"/>
      <w:r>
        <w:t>likely  for</w:t>
      </w:r>
      <w:proofErr w:type="gramEnd"/>
      <w:r>
        <w:t xml:space="preserve"> individuals to be switched between particular temperatures even though you made an effort to make it completely random? And did the direction/polarity of change matter (i.e. 22</w:t>
      </w:r>
      <w:r>
        <w:sym w:font="Wingdings" w:char="F0E0"/>
      </w:r>
      <w:r>
        <w:t>26 vs 26</w:t>
      </w:r>
      <w:r>
        <w:sym w:font="Wingdings" w:char="F0E0"/>
      </w:r>
      <w:r>
        <w:t xml:space="preserve">22)? Could it be that it just too longer to adjust to the larger temperature differences than the time you </w:t>
      </w:r>
      <w:proofErr w:type="gramStart"/>
      <w:r>
        <w:t>allotted</w:t>
      </w:r>
      <w:proofErr w:type="gramEnd"/>
      <w:r>
        <w:t xml:space="preserve"> and this explains the decrease in correlations between wider temp differentials?</w:t>
      </w:r>
    </w:p>
  </w:comment>
  <w:comment w:id="42" w:author="fonti.kar@gmail.com" w:date="2019-01-04T15:53:00Z" w:initials="f">
    <w:p w14:paraId="2A3AABDA" w14:textId="77777777" w:rsidR="00914B88" w:rsidRDefault="00914B88">
      <w:pPr>
        <w:pStyle w:val="CommentText"/>
      </w:pPr>
      <w:r>
        <w:rPr>
          <w:rStyle w:val="CommentReference"/>
        </w:rPr>
        <w:annotationRef/>
      </w:r>
      <w:r>
        <w:t xml:space="preserve">I think Chris makes a very good point here. I </w:t>
      </w:r>
      <w:r w:rsidR="00142AE1">
        <w:t xml:space="preserve">did some quick descriptive stats and indeed not all switches between temperatures were balanced. For </w:t>
      </w:r>
      <w:proofErr w:type="gramStart"/>
      <w:r w:rsidR="00142AE1">
        <w:t>example</w:t>
      </w:r>
      <w:proofErr w:type="gramEnd"/>
      <w:r w:rsidR="00142AE1">
        <w:t xml:space="preserve"> there were 190 rows of data for the 32 </w:t>
      </w:r>
      <w:r w:rsidR="00142AE1">
        <w:sym w:font="Wingdings" w:char="F0E0"/>
      </w:r>
      <w:r w:rsidR="00142AE1">
        <w:t xml:space="preserve"> 22 and only 148 for 22 </w:t>
      </w:r>
      <w:r w:rsidR="00142AE1">
        <w:sym w:font="Wingdings" w:char="F0E0"/>
      </w:r>
      <w:r w:rsidR="00142AE1">
        <w:t xml:space="preserve"> 32, but nonetheless that is a lot of data to estimate that correlation so I don’t think power is the issue here.</w:t>
      </w:r>
    </w:p>
    <w:p w14:paraId="44C25733" w14:textId="77777777" w:rsidR="00142AE1" w:rsidRDefault="00142AE1">
      <w:pPr>
        <w:pStyle w:val="CommentText"/>
      </w:pPr>
    </w:p>
    <w:p w14:paraId="58D85D3A" w14:textId="77777777" w:rsidR="00142AE1" w:rsidRDefault="00142AE1">
      <w:pPr>
        <w:pStyle w:val="CommentText"/>
      </w:pPr>
      <w:r>
        <w:t xml:space="preserve">I also </w:t>
      </w:r>
      <w:r w:rsidR="00737F83">
        <w:t xml:space="preserve">made some </w:t>
      </w:r>
      <w:proofErr w:type="gramStart"/>
      <w:r w:rsidR="00737F83">
        <w:t>plots</w:t>
      </w:r>
      <w:proofErr w:type="gramEnd"/>
      <w:r w:rsidR="00737F83">
        <w:t xml:space="preserve"> but I won’t include this in the ESM – only if a reviewer picks me up on this! I </w:t>
      </w:r>
      <w:r>
        <w:t>ran some stats to test whether the direction of temperature change</w:t>
      </w:r>
      <w:r w:rsidR="00737F83">
        <w:t xml:space="preserve"> affected metabolic </w:t>
      </w:r>
      <w:proofErr w:type="gramStart"/>
      <w:r w:rsidR="00737F83">
        <w:t>rate</w:t>
      </w:r>
      <w:proofErr w:type="gramEnd"/>
      <w:r w:rsidR="00737F83">
        <w:t xml:space="preserve"> but it doesn’t look like there was a difference in metabolic rate depending on temperature direction. i.e. 32-22, 22-32 no difference in MR. I want to reassure you though that we accounted ‘previous temperature history’ in all our models (except for the metabolic scaling one) so I think we dealt with this pretty well! </w:t>
      </w:r>
    </w:p>
    <w:p w14:paraId="07F46D35" w14:textId="77777777" w:rsidR="00737F83" w:rsidRDefault="00737F83">
      <w:pPr>
        <w:pStyle w:val="CommentText"/>
      </w:pPr>
    </w:p>
    <w:p w14:paraId="1B88113E" w14:textId="3E13B702" w:rsidR="00737F83" w:rsidRDefault="00737F83" w:rsidP="00737F83">
      <w:pPr>
        <w:pStyle w:val="CommentText"/>
        <w:spacing w:before="240"/>
      </w:pPr>
      <w:r>
        <w:t>I have added one liner discussing the caveat for greater measurement error at lower temperatures because lizards were barely respiring/super hard to pick up a peak at 22ºC which could also result in a weaker correlation</w:t>
      </w:r>
    </w:p>
  </w:comment>
  <w:comment w:id="43" w:author="fonti.kar@gmail.com" w:date="2019-01-02T15:17:00Z" w:initials="f">
    <w:p w14:paraId="28F76D28" w14:textId="61D6E2B9" w:rsidR="008C4052" w:rsidRDefault="00A95168">
      <w:pPr>
        <w:pStyle w:val="CommentText"/>
      </w:pPr>
      <w:r>
        <w:t xml:space="preserve">Chris: </w:t>
      </w:r>
      <w:r w:rsidR="008C4052">
        <w:rPr>
          <w:rStyle w:val="CommentReference"/>
        </w:rPr>
        <w:annotationRef/>
      </w:r>
      <w:r w:rsidR="008C4052">
        <w:t xml:space="preserve">What is the creditability interval around these slopes? I.e. Are these slopes different from each other? </w:t>
      </w:r>
      <w:proofErr w:type="spellStart"/>
      <w:r>
        <w:t>I</w:t>
      </w:r>
      <w:r w:rsidR="008C4052">
        <w:t>can’t</w:t>
      </w:r>
      <w:proofErr w:type="spellEnd"/>
      <w:r w:rsidR="008C4052">
        <w:t xml:space="preserve"> see faint grey lines</w:t>
      </w:r>
    </w:p>
  </w:comment>
  <w:comment w:id="44" w:author="fonti.kar@gmail.com" w:date="2019-01-04T10:42:00Z" w:initials="f">
    <w:p w14:paraId="0DA127D5" w14:textId="71104491" w:rsidR="00A95168" w:rsidRDefault="00A95168">
      <w:pPr>
        <w:pStyle w:val="CommentText"/>
      </w:pPr>
      <w:r>
        <w:rPr>
          <w:rStyle w:val="CommentReference"/>
        </w:rPr>
        <w:annotationRef/>
      </w:r>
      <w:r>
        <w:t xml:space="preserve">I think adding in Cis would make it look too </w:t>
      </w:r>
      <w:proofErr w:type="spellStart"/>
      <w:r>
        <w:t>emssy</w:t>
      </w:r>
      <w:proofErr w:type="spellEnd"/>
      <w:r>
        <w:t xml:space="preserve"> and </w:t>
      </w:r>
      <w:proofErr w:type="spellStart"/>
      <w:r>
        <w:t>overcrowed</w:t>
      </w:r>
      <w:proofErr w:type="spellEnd"/>
      <w:r>
        <w:t xml:space="preserve"> I can perhaps change the grey lines to dotted black lines? What do you guys think? </w:t>
      </w:r>
    </w:p>
  </w:comment>
  <w:comment w:id="45" w:author="Chris Friesen" w:date="2018-12-27T11:20:00Z" w:initials="CF">
    <w:p w14:paraId="6CB4A089" w14:textId="77777777" w:rsidR="008C4052" w:rsidRDefault="008C4052" w:rsidP="00674D49">
      <w:pPr>
        <w:pStyle w:val="CommentText"/>
      </w:pPr>
      <w:r>
        <w:rPr>
          <w:rStyle w:val="CommentReference"/>
        </w:rPr>
        <w:annotationRef/>
      </w:r>
      <w:r>
        <w:t>Right? This is the cool part!?!? True??</w:t>
      </w:r>
    </w:p>
  </w:comment>
  <w:comment w:id="46" w:author="Chris Friesen" w:date="2018-12-27T11:22:00Z" w:initials="CF">
    <w:p w14:paraId="687FAA84" w14:textId="77777777" w:rsidR="008C4052" w:rsidRDefault="008C4052" w:rsidP="00674D49">
      <w:pPr>
        <w:pStyle w:val="CommentText"/>
      </w:pPr>
      <w:r>
        <w:rPr>
          <w:rStyle w:val="CommentReference"/>
        </w:rPr>
        <w:annotationRef/>
      </w:r>
    </w:p>
  </w:comment>
  <w:comment w:id="47" w:author="Chris Friesen" w:date="2018-12-27T11:26:00Z" w:initials="CF">
    <w:p w14:paraId="04BD88D0" w14:textId="77777777" w:rsidR="008C4052" w:rsidRDefault="008C4052" w:rsidP="00674D49">
      <w:pPr>
        <w:pStyle w:val="CommentText"/>
      </w:pPr>
      <w:r>
        <w:rPr>
          <w:rStyle w:val="CommentReference"/>
        </w:rPr>
        <w:annotationRef/>
      </w:r>
      <w:r>
        <w:t xml:space="preserve">Not even sure you need to set up this straw-person just to knock it down in the next sentence. </w:t>
      </w:r>
    </w:p>
  </w:comment>
  <w:comment w:id="48" w:author="Chris Friesen" w:date="2018-12-27T11:25:00Z" w:initials="CF">
    <w:p w14:paraId="76363487" w14:textId="77777777" w:rsidR="008C4052" w:rsidRDefault="008C4052" w:rsidP="00674D49">
      <w:pPr>
        <w:pStyle w:val="CommentText"/>
      </w:pPr>
      <w:r>
        <w:rPr>
          <w:rStyle w:val="CommentReference"/>
        </w:rPr>
        <w:annotationRef/>
      </w:r>
      <w:r>
        <w:t xml:space="preserve">I think this is the correct </w:t>
      </w:r>
      <w:proofErr w:type="spellStart"/>
      <w:r>
        <w:t>expalnation</w:t>
      </w:r>
      <w:proofErr w:type="spellEnd"/>
      <w:r>
        <w:t xml:space="preserve">. </w:t>
      </w:r>
    </w:p>
  </w:comment>
  <w:comment w:id="49" w:author="Chris Friesen" w:date="2018-12-27T11:28:00Z" w:initials="CF">
    <w:p w14:paraId="188A1C40" w14:textId="77777777" w:rsidR="008C4052" w:rsidRDefault="008C4052" w:rsidP="00674D49">
      <w:pPr>
        <w:pStyle w:val="CommentText"/>
      </w:pPr>
      <w:r>
        <w:rPr>
          <w:rStyle w:val="CommentReference"/>
        </w:rPr>
        <w:annotationRef/>
      </w:r>
      <w:r>
        <w:t>Yes, and very cool!!!!!!!!!!</w:t>
      </w:r>
    </w:p>
  </w:comment>
  <w:comment w:id="50" w:author="Chris Friesen" w:date="2018-12-27T11:29:00Z" w:initials="CF">
    <w:p w14:paraId="3CC1307A" w14:textId="77777777" w:rsidR="008C4052" w:rsidRDefault="008C4052" w:rsidP="001540F1">
      <w:pPr>
        <w:pStyle w:val="CommentText"/>
      </w:pPr>
      <w:r>
        <w:rPr>
          <w:rStyle w:val="CommentReference"/>
        </w:rPr>
        <w:annotationRef/>
      </w:r>
      <w:r>
        <w:t xml:space="preserve">I don’t have a citation at my fingertips (it would be old 1970s </w:t>
      </w:r>
      <w:proofErr w:type="spellStart"/>
      <w:r>
        <w:t>probs</w:t>
      </w:r>
      <w:proofErr w:type="spellEnd"/>
      <w:r>
        <w:t xml:space="preserve">) but there are some papers on trout which show that being tetraploid enables them to have more alleles for more intra-individual expression of temperature sensitive proteins. May be a side note, but it would be another instance of this predicted </w:t>
      </w:r>
      <w:proofErr w:type="spellStart"/>
      <w:r>
        <w:t>tradeoff</w:t>
      </w:r>
      <w:proofErr w:type="spellEnd"/>
      <w:r>
        <w:t xml:space="preserve"> not occurring. Even so thermal responses in gene regulation could result. Makes me wonder again about whether within-individual variation decreased overtime (even slightly). One could imagine that over time, if there is variation in alleles or just multiple loci coding for the same proteins whether expression profiles become more diverse after your repeatedly taking them through your protocol. I ramble…</w:t>
      </w:r>
    </w:p>
  </w:comment>
  <w:comment w:id="51" w:author="fonti.kar@gmail.com" w:date="2019-01-04T10:43:00Z" w:initials="f">
    <w:p w14:paraId="38FF3C06" w14:textId="4D58352E" w:rsidR="00074E81" w:rsidRDefault="00074E81">
      <w:pPr>
        <w:pStyle w:val="CommentText"/>
      </w:pPr>
      <w:r>
        <w:rPr>
          <w:rStyle w:val="CommentReference"/>
        </w:rPr>
        <w:annotationRef/>
      </w:r>
      <w:r>
        <w:t>I don’t understand the latter part of Chris’s comment</w:t>
      </w:r>
    </w:p>
  </w:comment>
  <w:comment w:id="53" w:author="fonti.kar@gmail.com" w:date="2018-12-05T09:33:00Z" w:initials="f">
    <w:p w14:paraId="2BDF057F" w14:textId="072A88AC" w:rsidR="008C4052" w:rsidRDefault="008C4052">
      <w:pPr>
        <w:pStyle w:val="CommentText"/>
      </w:pPr>
      <w:r>
        <w:rPr>
          <w:rStyle w:val="CommentReference"/>
        </w:rPr>
        <w:annotationRef/>
      </w:r>
      <w:r>
        <w:t xml:space="preserve">Referencing info: </w:t>
      </w:r>
      <w:hyperlink r:id="rId1" w:history="1">
        <w:r w:rsidRPr="00BB58D8">
          <w:rPr>
            <w:rStyle w:val="Hyperlink"/>
          </w:rPr>
          <w:t>https://besjournals.onlinelibrary.wiley.com/hub/journal/13652435/author-guidelines</w:t>
        </w:r>
      </w:hyperlink>
      <w:r>
        <w:br/>
      </w:r>
      <w:r>
        <w:br/>
      </w:r>
    </w:p>
  </w:comment>
  <w:comment w:id="60" w:author="fonti.kar@gmail.com" w:date="2018-12-12T14:28:00Z" w:initials="f">
    <w:p w14:paraId="22A33973" w14:textId="397DDE16" w:rsidR="008C4052" w:rsidRDefault="008C4052">
      <w:pPr>
        <w:pStyle w:val="CommentText"/>
      </w:pPr>
      <w:r>
        <w:rPr>
          <w:rStyle w:val="CommentReference"/>
        </w:rPr>
        <w:annotationRef/>
      </w:r>
      <w:r>
        <w:t xml:space="preserve">Come back to this - Maybe filter out the ones that are not positive definite ones, found out what problem are non-positive definite and then rerun credible intervals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DC4380" w15:done="0"/>
  <w15:commentEx w15:paraId="10290253" w15:done="0"/>
  <w15:commentEx w15:paraId="70450A16" w15:done="1"/>
  <w15:commentEx w15:paraId="0AB65222" w15:done="1"/>
  <w15:commentEx w15:paraId="067E98C0" w15:done="1"/>
  <w15:commentEx w15:paraId="58AFEA37" w15:paraIdParent="067E98C0" w15:done="0"/>
  <w15:commentEx w15:paraId="58EFC737" w15:done="0"/>
  <w15:commentEx w15:paraId="512461FF" w15:done="1"/>
  <w15:commentEx w15:paraId="39276D05" w15:done="0"/>
  <w15:commentEx w15:paraId="2A0CD120" w15:done="1"/>
  <w15:commentEx w15:paraId="04064129" w15:paraIdParent="2A0CD120" w15:done="1"/>
  <w15:commentEx w15:paraId="59041BAF" w15:done="1"/>
  <w15:commentEx w15:paraId="631D7A74" w15:done="1"/>
  <w15:commentEx w15:paraId="30CBF47B" w15:done="0"/>
  <w15:commentEx w15:paraId="028AFE5C" w15:paraIdParent="30CBF47B" w15:done="0"/>
  <w15:commentEx w15:paraId="0B6F93DB" w15:done="0"/>
  <w15:commentEx w15:paraId="1B88113E" w15:paraIdParent="0B6F93DB" w15:done="0"/>
  <w15:commentEx w15:paraId="28F76D28" w15:done="0"/>
  <w15:commentEx w15:paraId="0DA127D5" w15:paraIdParent="28F76D28" w15:done="0"/>
  <w15:commentEx w15:paraId="6CB4A089" w15:done="1"/>
  <w15:commentEx w15:paraId="687FAA84" w15:done="1"/>
  <w15:commentEx w15:paraId="04BD88D0" w15:done="1"/>
  <w15:commentEx w15:paraId="76363487" w15:done="1"/>
  <w15:commentEx w15:paraId="188A1C40" w15:done="1"/>
  <w15:commentEx w15:paraId="3CC1307A" w15:done="0"/>
  <w15:commentEx w15:paraId="38FF3C06" w15:paraIdParent="3CC1307A" w15:done="0"/>
  <w15:commentEx w15:paraId="2BDF057F" w15:done="1"/>
  <w15:commentEx w15:paraId="22A339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DC4380" w16cid:durableId="1FB218CF"/>
  <w16cid:commentId w16cid:paraId="10290253" w16cid:durableId="1FB21970"/>
  <w16cid:commentId w16cid:paraId="70450A16" w16cid:durableId="1FD20C1D"/>
  <w16cid:commentId w16cid:paraId="0AB65222" w16cid:durableId="1FD46D46"/>
  <w16cid:commentId w16cid:paraId="067E98C0" w16cid:durableId="1FD20C22"/>
  <w16cid:commentId w16cid:paraId="58AFEA37" w16cid:durableId="1FD47670"/>
  <w16cid:commentId w16cid:paraId="58EFC737" w16cid:durableId="1FD9AFAA"/>
  <w16cid:commentId w16cid:paraId="512461FF" w16cid:durableId="1FD20C28"/>
  <w16cid:commentId w16cid:paraId="39276D05" w16cid:durableId="1FD20C2F"/>
  <w16cid:commentId w16cid:paraId="2A0CD120" w16cid:durableId="1FBE4887"/>
  <w16cid:commentId w16cid:paraId="04064129" w16cid:durableId="1FBE78AE"/>
  <w16cid:commentId w16cid:paraId="59041BAF" w16cid:durableId="1FBE48CC"/>
  <w16cid:commentId w16cid:paraId="631D7A74" w16cid:durableId="1FBE4F25"/>
  <w16cid:commentId w16cid:paraId="30CBF47B" w16cid:durableId="1FD7523B"/>
  <w16cid:commentId w16cid:paraId="028AFE5C" w16cid:durableId="1FD9D2AA"/>
  <w16cid:commentId w16cid:paraId="0B6F93DB" w16cid:durableId="1FD7527F"/>
  <w16cid:commentId w16cid:paraId="1B88113E" w16cid:durableId="1FD9FFDF"/>
  <w16cid:commentId w16cid:paraId="28F76D28" w16cid:durableId="1FD75486"/>
  <w16cid:commentId w16cid:paraId="0DA127D5" w16cid:durableId="1FD9B712"/>
  <w16cid:commentId w16cid:paraId="6CB4A089" w16cid:durableId="1FD20C48"/>
  <w16cid:commentId w16cid:paraId="687FAA84" w16cid:durableId="1FD20C49"/>
  <w16cid:commentId w16cid:paraId="04BD88D0" w16cid:durableId="1FD20C4B"/>
  <w16cid:commentId w16cid:paraId="76363487" w16cid:durableId="1FD20C4C"/>
  <w16cid:commentId w16cid:paraId="188A1C40" w16cid:durableId="1FD20C4D"/>
  <w16cid:commentId w16cid:paraId="3CC1307A" w16cid:durableId="1FD20C4E"/>
  <w16cid:commentId w16cid:paraId="38FF3C06" w16cid:durableId="1FD9B734"/>
  <w16cid:commentId w16cid:paraId="2BDF057F" w16cid:durableId="1FB21A00"/>
  <w16cid:commentId w16cid:paraId="22A33973" w16cid:durableId="1FBB99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04566" w14:textId="77777777" w:rsidR="00BA3365" w:rsidRDefault="00BA3365" w:rsidP="00711670">
      <w:r>
        <w:separator/>
      </w:r>
    </w:p>
  </w:endnote>
  <w:endnote w:type="continuationSeparator" w:id="0">
    <w:p w14:paraId="29DAC4D2" w14:textId="77777777" w:rsidR="00BA3365" w:rsidRDefault="00BA3365"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8C4052" w:rsidRDefault="008C4052"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8C4052" w:rsidRDefault="008C4052"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8C4052" w:rsidRDefault="008C4052"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2BD1A1" w14:textId="77777777" w:rsidR="008C4052" w:rsidRDefault="008C4052"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34EC8" w14:textId="77777777" w:rsidR="00BA3365" w:rsidRDefault="00BA3365" w:rsidP="00711670">
      <w:r>
        <w:separator/>
      </w:r>
    </w:p>
  </w:footnote>
  <w:footnote w:type="continuationSeparator" w:id="0">
    <w:p w14:paraId="20A2F2F0" w14:textId="77777777" w:rsidR="00BA3365" w:rsidRDefault="00BA3365"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 Friesen">
    <w15:presenceInfo w15:providerId="Windows Live" w15:userId="038d7e1db8f91fcb"/>
  </w15:person>
  <w15:person w15:author="Daniel Noble">
    <w15:presenceInfo w15:providerId="None" w15:userId="Daniel No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9E6"/>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4C8"/>
    <w:rsid w:val="00070243"/>
    <w:rsid w:val="0007027C"/>
    <w:rsid w:val="00070C0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2877"/>
    <w:rsid w:val="000A2A15"/>
    <w:rsid w:val="000A362E"/>
    <w:rsid w:val="000A37AC"/>
    <w:rsid w:val="000A582A"/>
    <w:rsid w:val="000A7555"/>
    <w:rsid w:val="000A7C8B"/>
    <w:rsid w:val="000A7C9A"/>
    <w:rsid w:val="000B0683"/>
    <w:rsid w:val="000B20B3"/>
    <w:rsid w:val="000B533D"/>
    <w:rsid w:val="000B608E"/>
    <w:rsid w:val="000C25BC"/>
    <w:rsid w:val="000C25C9"/>
    <w:rsid w:val="000C34A3"/>
    <w:rsid w:val="000C3C32"/>
    <w:rsid w:val="000C4809"/>
    <w:rsid w:val="000C5D3E"/>
    <w:rsid w:val="000D05A2"/>
    <w:rsid w:val="000D05B0"/>
    <w:rsid w:val="000D090D"/>
    <w:rsid w:val="000D2E19"/>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7139"/>
    <w:rsid w:val="001E072E"/>
    <w:rsid w:val="001E4C52"/>
    <w:rsid w:val="001F2700"/>
    <w:rsid w:val="001F57E9"/>
    <w:rsid w:val="001F5864"/>
    <w:rsid w:val="001F5CB5"/>
    <w:rsid w:val="001F5DC2"/>
    <w:rsid w:val="001F7BE5"/>
    <w:rsid w:val="00200B2F"/>
    <w:rsid w:val="00202DC5"/>
    <w:rsid w:val="0020431D"/>
    <w:rsid w:val="00204ED8"/>
    <w:rsid w:val="00205178"/>
    <w:rsid w:val="0020537E"/>
    <w:rsid w:val="002066FD"/>
    <w:rsid w:val="0021214F"/>
    <w:rsid w:val="00214562"/>
    <w:rsid w:val="00214A84"/>
    <w:rsid w:val="002155F2"/>
    <w:rsid w:val="00215C7E"/>
    <w:rsid w:val="002167E1"/>
    <w:rsid w:val="00217633"/>
    <w:rsid w:val="002178E9"/>
    <w:rsid w:val="00217AC2"/>
    <w:rsid w:val="00223104"/>
    <w:rsid w:val="00224A4C"/>
    <w:rsid w:val="00225CD6"/>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78D4"/>
    <w:rsid w:val="00270243"/>
    <w:rsid w:val="002711B4"/>
    <w:rsid w:val="00272034"/>
    <w:rsid w:val="00272C86"/>
    <w:rsid w:val="00273E45"/>
    <w:rsid w:val="00280E82"/>
    <w:rsid w:val="0028229D"/>
    <w:rsid w:val="0028322C"/>
    <w:rsid w:val="00287480"/>
    <w:rsid w:val="002905E1"/>
    <w:rsid w:val="00290D0D"/>
    <w:rsid w:val="00291441"/>
    <w:rsid w:val="002917BC"/>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C0383"/>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3AD5"/>
    <w:rsid w:val="0030451C"/>
    <w:rsid w:val="00305563"/>
    <w:rsid w:val="00306059"/>
    <w:rsid w:val="00306180"/>
    <w:rsid w:val="003069CA"/>
    <w:rsid w:val="00307D53"/>
    <w:rsid w:val="00310C6D"/>
    <w:rsid w:val="00312068"/>
    <w:rsid w:val="003153EA"/>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255C"/>
    <w:rsid w:val="003437F6"/>
    <w:rsid w:val="00344D56"/>
    <w:rsid w:val="0034525D"/>
    <w:rsid w:val="00346807"/>
    <w:rsid w:val="00347CDB"/>
    <w:rsid w:val="00350957"/>
    <w:rsid w:val="00350EF9"/>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1119"/>
    <w:rsid w:val="005C1968"/>
    <w:rsid w:val="005C2EC9"/>
    <w:rsid w:val="005C3373"/>
    <w:rsid w:val="005C5187"/>
    <w:rsid w:val="005C7336"/>
    <w:rsid w:val="005D410F"/>
    <w:rsid w:val="005D4393"/>
    <w:rsid w:val="005D50E3"/>
    <w:rsid w:val="005D518B"/>
    <w:rsid w:val="005D6ABE"/>
    <w:rsid w:val="005D6B28"/>
    <w:rsid w:val="005D736C"/>
    <w:rsid w:val="005E3082"/>
    <w:rsid w:val="005E35FB"/>
    <w:rsid w:val="005E491D"/>
    <w:rsid w:val="005E4FD4"/>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3161"/>
    <w:rsid w:val="007C55BB"/>
    <w:rsid w:val="007C6704"/>
    <w:rsid w:val="007D06CE"/>
    <w:rsid w:val="007D4805"/>
    <w:rsid w:val="007D5691"/>
    <w:rsid w:val="007D7A0F"/>
    <w:rsid w:val="007D7B1B"/>
    <w:rsid w:val="007E29A1"/>
    <w:rsid w:val="007E4605"/>
    <w:rsid w:val="007E4C94"/>
    <w:rsid w:val="007E527C"/>
    <w:rsid w:val="007E5BB9"/>
    <w:rsid w:val="007F2D4D"/>
    <w:rsid w:val="007F3173"/>
    <w:rsid w:val="007F39EE"/>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AE7"/>
    <w:rsid w:val="00945630"/>
    <w:rsid w:val="00945B87"/>
    <w:rsid w:val="00946594"/>
    <w:rsid w:val="0095401D"/>
    <w:rsid w:val="00954926"/>
    <w:rsid w:val="009558AF"/>
    <w:rsid w:val="00956285"/>
    <w:rsid w:val="00960CF8"/>
    <w:rsid w:val="00964EE4"/>
    <w:rsid w:val="00965029"/>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30669"/>
    <w:rsid w:val="00A31483"/>
    <w:rsid w:val="00A31846"/>
    <w:rsid w:val="00A31C24"/>
    <w:rsid w:val="00A33312"/>
    <w:rsid w:val="00A3422E"/>
    <w:rsid w:val="00A351C0"/>
    <w:rsid w:val="00A366E3"/>
    <w:rsid w:val="00A40017"/>
    <w:rsid w:val="00A40BC5"/>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2178"/>
    <w:rsid w:val="00A83D69"/>
    <w:rsid w:val="00A83F21"/>
    <w:rsid w:val="00A845FC"/>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515F"/>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A5A"/>
    <w:rsid w:val="00B407A5"/>
    <w:rsid w:val="00B40A1F"/>
    <w:rsid w:val="00B40C2D"/>
    <w:rsid w:val="00B41458"/>
    <w:rsid w:val="00B416D5"/>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69FE"/>
    <w:rsid w:val="00B66D82"/>
    <w:rsid w:val="00B6733B"/>
    <w:rsid w:val="00B6752C"/>
    <w:rsid w:val="00B675E6"/>
    <w:rsid w:val="00B710B1"/>
    <w:rsid w:val="00B71172"/>
    <w:rsid w:val="00B725E2"/>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4262"/>
    <w:rsid w:val="00CC4CBA"/>
    <w:rsid w:val="00CC68E4"/>
    <w:rsid w:val="00CC6C94"/>
    <w:rsid w:val="00CC723A"/>
    <w:rsid w:val="00CD0330"/>
    <w:rsid w:val="00CD0D30"/>
    <w:rsid w:val="00CD337B"/>
    <w:rsid w:val="00CD4A74"/>
    <w:rsid w:val="00CD7B06"/>
    <w:rsid w:val="00CD7D6D"/>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54A0"/>
    <w:rsid w:val="00D158FB"/>
    <w:rsid w:val="00D15DC3"/>
    <w:rsid w:val="00D16557"/>
    <w:rsid w:val="00D17EB2"/>
    <w:rsid w:val="00D23FDB"/>
    <w:rsid w:val="00D24BC6"/>
    <w:rsid w:val="00D25FAA"/>
    <w:rsid w:val="00D26731"/>
    <w:rsid w:val="00D306B1"/>
    <w:rsid w:val="00D32FD8"/>
    <w:rsid w:val="00D343F1"/>
    <w:rsid w:val="00D34489"/>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BB8"/>
    <w:rsid w:val="00D61D52"/>
    <w:rsid w:val="00D62816"/>
    <w:rsid w:val="00D62C29"/>
    <w:rsid w:val="00D631E1"/>
    <w:rsid w:val="00D6412D"/>
    <w:rsid w:val="00D70344"/>
    <w:rsid w:val="00D7100A"/>
    <w:rsid w:val="00D72967"/>
    <w:rsid w:val="00D74131"/>
    <w:rsid w:val="00D744FB"/>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1FB0"/>
    <w:rsid w:val="00E82BA1"/>
    <w:rsid w:val="00E83BBD"/>
    <w:rsid w:val="00E84742"/>
    <w:rsid w:val="00E8652A"/>
    <w:rsid w:val="00E87833"/>
    <w:rsid w:val="00E912AC"/>
    <w:rsid w:val="00E914B0"/>
    <w:rsid w:val="00E92E28"/>
    <w:rsid w:val="00E94B0B"/>
    <w:rsid w:val="00E97834"/>
    <w:rsid w:val="00EA071E"/>
    <w:rsid w:val="00EA08C2"/>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7168"/>
    <w:rsid w:val="00F4066B"/>
    <w:rsid w:val="00F407F3"/>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styleId="UnresolvedMention">
    <w:name w:val="Unresolved Mention"/>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hub/journal/13652435/author-guidelin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066DB-E9D2-734C-A059-F7D750C1D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32</Pages>
  <Words>31811</Words>
  <Characters>181323</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12</cp:revision>
  <cp:lastPrinted>2018-10-22T21:05:00Z</cp:lastPrinted>
  <dcterms:created xsi:type="dcterms:W3CDTF">2018-12-21T19:12:00Z</dcterms:created>
  <dcterms:modified xsi:type="dcterms:W3CDTF">2019-01-04T05:15:00Z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