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0CDF8864" w:rsidR="00D24BC6" w:rsidRDefault="00D24BC6" w:rsidP="00E10A14">
      <w:pPr>
        <w:pStyle w:val="Heading1"/>
        <w:spacing w:line="480" w:lineRule="auto"/>
        <w:rPr>
          <w:lang w:val="en-AU"/>
        </w:rPr>
      </w:pPr>
      <w:commentRangeStart w:id="0"/>
      <w:r>
        <w:rPr>
          <w:lang w:val="en-AU"/>
        </w:rPr>
        <w:t xml:space="preserve">Individual variation in thermal plasticity and </w:t>
      </w:r>
      <w:r w:rsidR="00D158FB">
        <w:rPr>
          <w:lang w:val="en-AU"/>
        </w:rPr>
        <w:t xml:space="preserve">its impact on </w:t>
      </w:r>
      <w:del w:id="1" w:author="fonti.kar@gmail.com" w:date="2019-07-03T17:49:00Z">
        <w:r w:rsidR="00F3393B" w:rsidDel="00A34300">
          <w:rPr>
            <w:lang w:val="en-AU"/>
          </w:rPr>
          <w:delText>energetic</w:delText>
        </w:r>
        <w:r w:rsidDel="00A34300">
          <w:rPr>
            <w:lang w:val="en-AU"/>
          </w:rPr>
          <w:delText xml:space="preserve"> </w:delText>
        </w:r>
      </w:del>
      <w:ins w:id="2" w:author="fonti.kar@gmail.com" w:date="2019-07-03T17:49:00Z">
        <w:r w:rsidR="00A34300">
          <w:rPr>
            <w:lang w:val="en-AU"/>
          </w:rPr>
          <w:t xml:space="preserve">mass </w:t>
        </w:r>
      </w:ins>
      <w:r>
        <w:rPr>
          <w:lang w:val="en-AU"/>
        </w:rPr>
        <w:t>scaling</w:t>
      </w:r>
      <w:commentRangeEnd w:id="0"/>
      <w:r w:rsidR="004423E8">
        <w:rPr>
          <w:rStyle w:val="CommentReference"/>
          <w:rFonts w:eastAsiaTheme="minorEastAsia" w:cstheme="minorBidi"/>
          <w:b w:val="0"/>
          <w:color w:val="auto"/>
          <w:lang w:val="en-AU"/>
        </w:rPr>
        <w:commentReference w:id="0"/>
      </w:r>
    </w:p>
    <w:p w14:paraId="25265827" w14:textId="77777777" w:rsidR="005352EE" w:rsidRPr="00EF339B" w:rsidRDefault="005352EE" w:rsidP="00E10A14">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E10A14">
      <w:pPr>
        <w:spacing w:line="48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E10A14">
      <w:pPr>
        <w:spacing w:line="480" w:lineRule="auto"/>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E10A14">
      <w:pPr>
        <w:spacing w:line="480" w:lineRule="auto"/>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E10A14">
      <w:pPr>
        <w:spacing w:line="480" w:lineRule="auto"/>
        <w:rPr>
          <w:i/>
        </w:rPr>
      </w:pPr>
      <w:r>
        <w:t>4</w:t>
      </w:r>
      <w:r w:rsidRPr="00061FC5">
        <w:t xml:space="preserve"> </w:t>
      </w:r>
      <w:r w:rsidRPr="007928D6">
        <w:rPr>
          <w:i/>
          <w:rPrChange w:id="3" w:author="Daniel Noble" w:date="2019-01-28T10:28:00Z">
            <w:rPr/>
          </w:rPrChange>
        </w:rPr>
        <w:t>Division of</w:t>
      </w:r>
      <w:r>
        <w:t xml:space="preserve">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E10A14">
      <w:pPr>
        <w:spacing w:line="480" w:lineRule="auto"/>
        <w:rPr>
          <w:lang w:val="en-AU"/>
        </w:rPr>
      </w:pPr>
    </w:p>
    <w:p w14:paraId="162EA623" w14:textId="77777777" w:rsidR="005352EE" w:rsidRDefault="005352EE" w:rsidP="00E10A14">
      <w:pPr>
        <w:spacing w:line="480" w:lineRule="auto"/>
        <w:rPr>
          <w:lang w:val="en-AU"/>
        </w:rPr>
      </w:pPr>
      <w:r>
        <w:rPr>
          <w:lang w:val="en-AU"/>
        </w:rPr>
        <w:t>Corresponding author: Fonti Kar</w:t>
      </w:r>
    </w:p>
    <w:p w14:paraId="44EB2448" w14:textId="31C2E4FA" w:rsidR="003E15E6" w:rsidRPr="003E15E6" w:rsidRDefault="005352EE" w:rsidP="00E10A14">
      <w:pPr>
        <w:spacing w:line="480" w:lineRule="auto"/>
        <w:rPr>
          <w:lang w:val="en-AU"/>
        </w:rPr>
      </w:pPr>
      <w:r>
        <w:rPr>
          <w:lang w:val="en-AU"/>
        </w:rPr>
        <w:t xml:space="preserve">Correspondence email: </w:t>
      </w:r>
      <w:hyperlink r:id="rId11" w:history="1">
        <w:r w:rsidR="003E15E6" w:rsidRPr="00311CF6">
          <w:rPr>
            <w:rStyle w:val="Hyperlink"/>
            <w:lang w:val="en-AU"/>
          </w:rPr>
          <w:t>fonti.kar@gmail.com</w:t>
        </w:r>
      </w:hyperlink>
    </w:p>
    <w:p w14:paraId="78719BDC" w14:textId="77777777" w:rsidR="00960CF8" w:rsidRDefault="00960CF8" w:rsidP="00E10A14">
      <w:pPr>
        <w:pStyle w:val="Heading1"/>
        <w:spacing w:line="480" w:lineRule="auto"/>
        <w:rPr>
          <w:lang w:val="en-AU"/>
        </w:rPr>
      </w:pPr>
      <w:commentRangeStart w:id="4"/>
      <w:commentRangeStart w:id="5"/>
      <w:r>
        <w:rPr>
          <w:lang w:val="en-AU"/>
        </w:rPr>
        <w:t>Abstract</w:t>
      </w:r>
      <w:commentRangeEnd w:id="4"/>
      <w:r w:rsidR="007928D6">
        <w:rPr>
          <w:rStyle w:val="CommentReference"/>
          <w:rFonts w:eastAsiaTheme="minorEastAsia" w:cstheme="minorBidi"/>
          <w:b w:val="0"/>
          <w:color w:val="auto"/>
          <w:lang w:val="en-AU"/>
        </w:rPr>
        <w:commentReference w:id="4"/>
      </w:r>
      <w:commentRangeEnd w:id="5"/>
      <w:r w:rsidR="00C548F8">
        <w:rPr>
          <w:rStyle w:val="CommentReference"/>
          <w:rFonts w:eastAsiaTheme="minorEastAsia" w:cstheme="minorBidi"/>
          <w:b w:val="0"/>
          <w:color w:val="auto"/>
          <w:lang w:val="en-AU"/>
        </w:rPr>
        <w:commentReference w:id="5"/>
      </w:r>
    </w:p>
    <w:p w14:paraId="0C06631F" w14:textId="4A3EFC6A" w:rsidR="00E10A14" w:rsidRPr="00C548F8" w:rsidRDefault="000B279B" w:rsidP="00C548F8">
      <w:pPr>
        <w:pStyle w:val="ListParagraph"/>
        <w:numPr>
          <w:ilvl w:val="0"/>
          <w:numId w:val="26"/>
        </w:numPr>
        <w:spacing w:line="480" w:lineRule="auto"/>
        <w:rPr>
          <w:lang w:val="en-AU"/>
        </w:rPr>
      </w:pPr>
      <w:commentRangeStart w:id="6"/>
      <w:r w:rsidRPr="00C548F8">
        <w:rPr>
          <w:lang w:val="en-AU"/>
        </w:rPr>
        <w:t xml:space="preserve">Metabolic rate </w:t>
      </w:r>
      <w:commentRangeEnd w:id="6"/>
      <w:r w:rsidR="00E10A14">
        <w:rPr>
          <w:rStyle w:val="CommentReference"/>
          <w:rFonts w:eastAsiaTheme="minorEastAsia"/>
          <w:lang w:val="en-AU"/>
        </w:rPr>
        <w:commentReference w:id="6"/>
      </w:r>
      <w:r w:rsidRPr="00C548F8">
        <w:rPr>
          <w:lang w:val="en-AU"/>
        </w:rPr>
        <w:t xml:space="preserve">limits many biological processes. </w:t>
      </w:r>
      <w:r w:rsidR="007928D6" w:rsidRPr="00C548F8">
        <w:rPr>
          <w:lang w:val="en-AU"/>
        </w:rPr>
        <w:t>It</w:t>
      </w:r>
      <w:r w:rsidR="00C67ABC" w:rsidRPr="00C548F8">
        <w:rPr>
          <w:lang w:val="en-AU"/>
        </w:rPr>
        <w:t>s</w:t>
      </w:r>
      <w:r w:rsidR="007928D6" w:rsidRPr="00C548F8">
        <w:rPr>
          <w:lang w:val="en-AU"/>
        </w:rPr>
        <w:t xml:space="preserve"> </w:t>
      </w:r>
      <w:r w:rsidR="00FE4232" w:rsidRPr="00C548F8">
        <w:rPr>
          <w:lang w:val="en-AU"/>
        </w:rPr>
        <w:t xml:space="preserve">scaling </w:t>
      </w:r>
      <w:r w:rsidR="00602807" w:rsidRPr="00C548F8">
        <w:rPr>
          <w:lang w:val="en-AU"/>
        </w:rPr>
        <w:t xml:space="preserve">relationship </w:t>
      </w:r>
      <w:r w:rsidR="00C67ABC" w:rsidRPr="00C548F8">
        <w:rPr>
          <w:lang w:val="en-AU"/>
        </w:rPr>
        <w:t xml:space="preserve">with </w:t>
      </w:r>
      <w:r w:rsidR="00602807" w:rsidRPr="00C548F8">
        <w:rPr>
          <w:lang w:val="en-AU"/>
        </w:rPr>
        <w:t>body mass</w:t>
      </w:r>
      <w:r w:rsidR="00F8367F" w:rsidRPr="00C548F8">
        <w:rPr>
          <w:lang w:val="en-AU"/>
        </w:rPr>
        <w:t xml:space="preserve"> </w:t>
      </w:r>
      <w:r w:rsidR="00E10A14" w:rsidRPr="00C548F8">
        <w:rPr>
          <w:lang w:val="en-AU"/>
        </w:rPr>
        <w:t>is remarkably</w:t>
      </w:r>
      <w:r w:rsidRPr="00C548F8">
        <w:rPr>
          <w:lang w:val="en-AU"/>
        </w:rPr>
        <w:t xml:space="preserve"> similar across </w:t>
      </w:r>
      <w:r w:rsidR="005D31F6" w:rsidRPr="00C548F8">
        <w:rPr>
          <w:lang w:val="en-AU"/>
        </w:rPr>
        <w:t>species</w:t>
      </w:r>
      <w:r w:rsidR="00E10A14" w:rsidRPr="00C548F8">
        <w:rPr>
          <w:lang w:val="en-AU"/>
        </w:rPr>
        <w:t>, however</w:t>
      </w:r>
      <w:r w:rsidR="005D31F6" w:rsidRPr="00C548F8">
        <w:rPr>
          <w:lang w:val="en-AU"/>
        </w:rPr>
        <w:t xml:space="preserve"> </w:t>
      </w:r>
      <w:r w:rsidR="00E10A14" w:rsidRPr="00C548F8">
        <w:rPr>
          <w:lang w:val="en-AU"/>
        </w:rPr>
        <w:t xml:space="preserve">this depends on the consistency of these traits. </w:t>
      </w:r>
      <w:r w:rsidR="005D31F6" w:rsidRPr="00C548F8">
        <w:rPr>
          <w:lang w:val="en-AU"/>
        </w:rPr>
        <w:t>Individual</w:t>
      </w:r>
      <w:r w:rsidR="00FE4232" w:rsidRPr="00C548F8">
        <w:rPr>
          <w:lang w:val="en-AU"/>
        </w:rPr>
        <w:t>s</w:t>
      </w:r>
      <w:r w:rsidR="005D31F6" w:rsidRPr="00C548F8">
        <w:rPr>
          <w:lang w:val="en-AU"/>
        </w:rPr>
        <w:t xml:space="preserve"> </w:t>
      </w:r>
      <w:r w:rsidR="00FE4232" w:rsidRPr="00C548F8">
        <w:rPr>
          <w:lang w:val="en-AU"/>
        </w:rPr>
        <w:t xml:space="preserve">are </w:t>
      </w:r>
      <w:r w:rsidR="005D31F6" w:rsidRPr="00C548F8">
        <w:rPr>
          <w:lang w:val="en-AU"/>
        </w:rPr>
        <w:t>physiological</w:t>
      </w:r>
      <w:r w:rsidR="00FE4232" w:rsidRPr="00C548F8">
        <w:rPr>
          <w:lang w:val="en-AU"/>
        </w:rPr>
        <w:t>ly diverse</w:t>
      </w:r>
      <w:r w:rsidR="00E10A14" w:rsidRPr="00C548F8">
        <w:rPr>
          <w:lang w:val="en-AU"/>
        </w:rPr>
        <w:t xml:space="preserve"> and there is a mounting evidence that</w:t>
      </w:r>
      <w:r w:rsidR="00FE4232" w:rsidRPr="00C548F8">
        <w:rPr>
          <w:lang w:val="en-AU"/>
        </w:rPr>
        <w:t xml:space="preserve"> </w:t>
      </w:r>
      <w:r w:rsidR="00E10A14" w:rsidRPr="00C548F8">
        <w:rPr>
          <w:lang w:val="en-AU"/>
        </w:rPr>
        <w:t>individuals can differ in how they</w:t>
      </w:r>
      <w:r w:rsidR="00FE4232" w:rsidRPr="00C548F8">
        <w:rPr>
          <w:lang w:val="en-AU"/>
        </w:rPr>
        <w:t xml:space="preserve"> respond </w:t>
      </w:r>
      <w:r w:rsidR="005D31F6" w:rsidRPr="00C548F8">
        <w:rPr>
          <w:lang w:val="en-AU"/>
        </w:rPr>
        <w:t>to</w:t>
      </w:r>
      <w:r w:rsidR="00E10A14" w:rsidRPr="00C548F8">
        <w:rPr>
          <w:lang w:val="en-AU"/>
        </w:rPr>
        <w:t xml:space="preserve"> the environment. Currently, we</w:t>
      </w:r>
      <w:r w:rsidR="00FE4232" w:rsidRPr="00C548F8">
        <w:rPr>
          <w:lang w:val="en-AU"/>
        </w:rPr>
        <w:t xml:space="preserve"> </w:t>
      </w:r>
      <w:r w:rsidR="00E10A14" w:rsidRPr="00C548F8">
        <w:rPr>
          <w:lang w:val="en-AU"/>
        </w:rPr>
        <w:t>lack empirical estimates of repeatability</w:t>
      </w:r>
      <w:r w:rsidR="00FE4232" w:rsidRPr="00C548F8">
        <w:rPr>
          <w:lang w:val="en-AU"/>
        </w:rPr>
        <w:t xml:space="preserve"> of </w:t>
      </w:r>
      <w:r w:rsidR="00AA6E52" w:rsidRPr="00C548F8">
        <w:rPr>
          <w:lang w:val="en-AU"/>
        </w:rPr>
        <w:t>individual</w:t>
      </w:r>
      <w:r w:rsidR="00FE4232" w:rsidRPr="00C548F8">
        <w:rPr>
          <w:lang w:val="en-AU"/>
        </w:rPr>
        <w:t xml:space="preserve"> plastic responses</w:t>
      </w:r>
    </w:p>
    <w:p w14:paraId="77E83484" w14:textId="54AEA14E" w:rsidR="00EF6DED" w:rsidRDefault="00C0279C" w:rsidP="00C548F8">
      <w:pPr>
        <w:pStyle w:val="ListParagraph"/>
        <w:numPr>
          <w:ilvl w:val="0"/>
          <w:numId w:val="26"/>
        </w:numPr>
        <w:spacing w:line="480" w:lineRule="auto"/>
      </w:pPr>
      <w:r w:rsidRPr="001B36AE">
        <w:t xml:space="preserve">The ability for individuals to reversibly adjust their </w:t>
      </w:r>
      <w:r>
        <w:t>metabolic rate</w:t>
      </w:r>
      <w:r w:rsidRPr="001B36AE">
        <w:t xml:space="preserve"> in response to temperature, that is their metabolic thermal plasticity</w:t>
      </w:r>
      <w:r>
        <w:t xml:space="preserve">, </w:t>
      </w:r>
      <w:r w:rsidR="005D31F6" w:rsidRPr="00C548F8">
        <w:rPr>
          <w:lang w:val="en-AU"/>
        </w:rPr>
        <w:t>may</w:t>
      </w:r>
      <w:r w:rsidR="00AA6E52" w:rsidRPr="00C548F8">
        <w:rPr>
          <w:lang w:val="en-AU"/>
        </w:rPr>
        <w:t xml:space="preserve"> </w:t>
      </w:r>
      <w:r w:rsidR="00FE4232" w:rsidRPr="00C548F8">
        <w:rPr>
          <w:lang w:val="en-AU"/>
        </w:rPr>
        <w:t xml:space="preserve">affect </w:t>
      </w:r>
      <w:r w:rsidRPr="00C0279C">
        <w:rPr>
          <w:lang w:val="en-AU"/>
        </w:rPr>
        <w:t>mass-</w:t>
      </w:r>
      <w:r w:rsidR="00FE4232" w:rsidRPr="00C548F8">
        <w:rPr>
          <w:lang w:val="en-AU"/>
        </w:rPr>
        <w:t xml:space="preserve">scaling at the </w:t>
      </w:r>
      <w:r w:rsidRPr="00C0279C">
        <w:rPr>
          <w:lang w:val="en-AU"/>
        </w:rPr>
        <w:t xml:space="preserve">population level but </w:t>
      </w:r>
      <w:proofErr w:type="gramStart"/>
      <w:r w:rsidRPr="00C0279C">
        <w:rPr>
          <w:lang w:val="en-AU"/>
        </w:rPr>
        <w:t xml:space="preserve">this </w:t>
      </w:r>
      <w:r w:rsidR="00FE4232" w:rsidRPr="00C548F8">
        <w:rPr>
          <w:lang w:val="en-AU"/>
        </w:rPr>
        <w:t xml:space="preserve"> </w:t>
      </w:r>
      <w:r w:rsidR="000B279B" w:rsidRPr="00C548F8">
        <w:rPr>
          <w:lang w:val="en-AU"/>
        </w:rPr>
        <w:t>has</w:t>
      </w:r>
      <w:proofErr w:type="gramEnd"/>
      <w:r w:rsidR="000B279B" w:rsidRPr="00C548F8">
        <w:rPr>
          <w:lang w:val="en-AU"/>
        </w:rPr>
        <w:t xml:space="preserve"> rarely be</w:t>
      </w:r>
      <w:r w:rsidR="00945FE6" w:rsidRPr="00C548F8">
        <w:rPr>
          <w:lang w:val="en-AU"/>
        </w:rPr>
        <w:t>en</w:t>
      </w:r>
      <w:r w:rsidR="000B279B" w:rsidRPr="00C548F8">
        <w:rPr>
          <w:lang w:val="en-AU"/>
        </w:rPr>
        <w:t xml:space="preserve"> considered before</w:t>
      </w:r>
      <w:r w:rsidR="00B26BF5" w:rsidRPr="00C548F8">
        <w:rPr>
          <w:lang w:val="en-AU"/>
        </w:rPr>
        <w:t xml:space="preserve">. </w:t>
      </w:r>
    </w:p>
    <w:p w14:paraId="223394B4" w14:textId="609E474D" w:rsidR="00EF6DED" w:rsidRPr="00C548F8" w:rsidRDefault="00A34300" w:rsidP="00C548F8">
      <w:pPr>
        <w:pStyle w:val="ListParagraph"/>
        <w:numPr>
          <w:ilvl w:val="0"/>
          <w:numId w:val="26"/>
        </w:numPr>
        <w:spacing w:line="480" w:lineRule="auto"/>
        <w:rPr>
          <w:lang w:val="en-AU"/>
        </w:rPr>
      </w:pPr>
      <w:r w:rsidRPr="00C548F8">
        <w:rPr>
          <w:lang w:val="en-AU"/>
        </w:rPr>
        <w:lastRenderedPageBreak/>
        <w:t xml:space="preserve">This study </w:t>
      </w:r>
      <w:r w:rsidR="00C117D0" w:rsidRPr="00C548F8">
        <w:rPr>
          <w:lang w:val="en-AU"/>
        </w:rPr>
        <w:t>characterise</w:t>
      </w:r>
      <w:r w:rsidRPr="00C548F8">
        <w:rPr>
          <w:lang w:val="en-AU"/>
        </w:rPr>
        <w:t>d</w:t>
      </w:r>
      <w:r w:rsidR="00C117D0" w:rsidRPr="00C548F8">
        <w:rPr>
          <w:lang w:val="en-AU"/>
        </w:rPr>
        <w:t xml:space="preserve"> the repeatability of </w:t>
      </w:r>
      <w:r w:rsidR="00A314A7" w:rsidRPr="00C548F8">
        <w:rPr>
          <w:lang w:val="en-AU"/>
        </w:rPr>
        <w:t xml:space="preserve">metabolic </w:t>
      </w:r>
      <w:r w:rsidR="00C117D0" w:rsidRPr="00C548F8">
        <w:rPr>
          <w:lang w:val="en-AU"/>
        </w:rPr>
        <w:t>thermal plasticity</w:t>
      </w:r>
      <w:r w:rsidRPr="00C548F8">
        <w:rPr>
          <w:lang w:val="en-AU"/>
        </w:rPr>
        <w:t>,</w:t>
      </w:r>
      <w:r w:rsidR="00C117D0" w:rsidRPr="00C548F8">
        <w:rPr>
          <w:lang w:val="en-AU"/>
        </w:rPr>
        <w:t xml:space="preserve"> cross-temperature correlations</w:t>
      </w:r>
      <w:r w:rsidRPr="00C548F8">
        <w:rPr>
          <w:lang w:val="en-AU"/>
        </w:rPr>
        <w:t xml:space="preserve"> and mass-scaling exponents at different temperatures</w:t>
      </w:r>
      <w:r w:rsidR="00132F16">
        <w:rPr>
          <w:lang w:val="en-AU"/>
        </w:rPr>
        <w:t xml:space="preserve"> </w:t>
      </w:r>
      <w:r w:rsidR="00132F16" w:rsidRPr="00C548F8">
        <w:rPr>
          <w:lang w:val="en-AU"/>
        </w:rPr>
        <w:t>in the delicate skink</w:t>
      </w:r>
      <w:r w:rsidR="00132F16">
        <w:rPr>
          <w:lang w:val="en-AU"/>
        </w:rPr>
        <w:t xml:space="preserve"> (</w:t>
      </w:r>
      <w:proofErr w:type="spellStart"/>
      <w:r w:rsidR="00132F16" w:rsidRPr="00132F16">
        <w:rPr>
          <w:i/>
          <w:iCs/>
          <w:lang w:val="en-AU"/>
        </w:rPr>
        <w:t>Lampropholis</w:t>
      </w:r>
      <w:proofErr w:type="spellEnd"/>
      <w:r w:rsidR="00132F16" w:rsidRPr="00132F16">
        <w:rPr>
          <w:i/>
          <w:iCs/>
          <w:lang w:val="en-AU"/>
        </w:rPr>
        <w:t xml:space="preserve"> </w:t>
      </w:r>
      <w:proofErr w:type="spellStart"/>
      <w:r w:rsidR="00132F16" w:rsidRPr="00132F16">
        <w:rPr>
          <w:i/>
          <w:iCs/>
          <w:lang w:val="en-AU"/>
        </w:rPr>
        <w:t>delicata</w:t>
      </w:r>
      <w:proofErr w:type="spellEnd"/>
      <w:r w:rsidR="00132F16">
        <w:rPr>
          <w:lang w:val="en-AU"/>
        </w:rPr>
        <w:t>)</w:t>
      </w:r>
      <w:r w:rsidRPr="00C548F8">
        <w:rPr>
          <w:lang w:val="en-AU"/>
        </w:rPr>
        <w:t>. W</w:t>
      </w:r>
      <w:r w:rsidR="00EF6DED" w:rsidRPr="00C548F8">
        <w:rPr>
          <w:lang w:val="en-AU"/>
        </w:rPr>
        <w:t>e repeatedly measured metaboli</w:t>
      </w:r>
      <w:r w:rsidR="00616F92" w:rsidRPr="00C548F8">
        <w:rPr>
          <w:lang w:val="en-AU"/>
        </w:rPr>
        <w:t>c rate</w:t>
      </w:r>
      <w:r w:rsidR="00C117D0" w:rsidRPr="00C548F8">
        <w:rPr>
          <w:lang w:val="en-AU"/>
        </w:rPr>
        <w:t>s</w:t>
      </w:r>
      <w:r w:rsidR="00132F16">
        <w:rPr>
          <w:lang w:val="en-AU"/>
        </w:rPr>
        <w:t xml:space="preserve"> of forty-two individuals at six temperatures over the course of three months</w:t>
      </w:r>
      <w:r w:rsidR="00EF6DED" w:rsidRPr="00C548F8">
        <w:rPr>
          <w:lang w:val="en-AU"/>
        </w:rPr>
        <w:t xml:space="preserve"> </w:t>
      </w:r>
      <w:r w:rsidRPr="00C548F8">
        <w:rPr>
          <w:lang w:val="en-AU"/>
        </w:rPr>
        <w:t>(n</w:t>
      </w:r>
      <w:r w:rsidR="00132F16">
        <w:rPr>
          <w:lang w:val="en-AU"/>
        </w:rPr>
        <w:t xml:space="preserve">umber of </w:t>
      </w:r>
      <w:proofErr w:type="gramStart"/>
      <w:r w:rsidR="00132F16">
        <w:rPr>
          <w:lang w:val="en-AU"/>
        </w:rPr>
        <w:t xml:space="preserve">observations </w:t>
      </w:r>
      <w:r w:rsidRPr="00C548F8">
        <w:rPr>
          <w:lang w:val="en-AU"/>
        </w:rPr>
        <w:t xml:space="preserve"> =</w:t>
      </w:r>
      <w:proofErr w:type="gramEnd"/>
      <w:r w:rsidRPr="00C548F8">
        <w:rPr>
          <w:lang w:val="en-AU"/>
        </w:rPr>
        <w:t xml:space="preserve"> 2418)</w:t>
      </w:r>
      <w:r w:rsidR="00EF6DED" w:rsidRPr="00C548F8">
        <w:rPr>
          <w:lang w:val="en-AU"/>
        </w:rPr>
        <w:t xml:space="preserve">. We </w:t>
      </w:r>
      <w:r w:rsidR="00751CDB" w:rsidRPr="00C548F8">
        <w:rPr>
          <w:lang w:val="en-AU"/>
        </w:rPr>
        <w:t xml:space="preserve">explicitly accounted for </w:t>
      </w:r>
      <w:r w:rsidRPr="00C548F8">
        <w:rPr>
          <w:lang w:val="en-AU"/>
        </w:rPr>
        <w:t>multi-level variation in mass in order to quantify more precise estimates of</w:t>
      </w:r>
      <w:r w:rsidR="00E364CB" w:rsidRPr="00C548F8">
        <w:rPr>
          <w:lang w:val="en-AU"/>
        </w:rPr>
        <w:t xml:space="preserve"> </w:t>
      </w:r>
      <w:r w:rsidR="0069471E" w:rsidRPr="00C548F8">
        <w:rPr>
          <w:lang w:val="en-AU"/>
        </w:rPr>
        <w:t>mass</w:t>
      </w:r>
      <w:r w:rsidRPr="00C548F8">
        <w:rPr>
          <w:lang w:val="en-AU"/>
        </w:rPr>
        <w:t>-</w:t>
      </w:r>
      <w:r w:rsidR="008520C4" w:rsidRPr="00C548F8">
        <w:rPr>
          <w:lang w:val="en-AU"/>
        </w:rPr>
        <w:t>scaling</w:t>
      </w:r>
      <w:r w:rsidRPr="00C548F8">
        <w:rPr>
          <w:lang w:val="en-AU"/>
        </w:rPr>
        <w:t xml:space="preserve"> exponents.</w:t>
      </w:r>
    </w:p>
    <w:p w14:paraId="1D47918D" w14:textId="7641C0DB" w:rsidR="0097290D" w:rsidRPr="00C548F8" w:rsidRDefault="00EF6DED" w:rsidP="00C548F8">
      <w:pPr>
        <w:pStyle w:val="ListParagraph"/>
        <w:numPr>
          <w:ilvl w:val="0"/>
          <w:numId w:val="26"/>
        </w:numPr>
        <w:spacing w:line="480" w:lineRule="auto"/>
        <w:rPr>
          <w:lang w:val="en-AU"/>
        </w:rPr>
      </w:pPr>
      <w:r w:rsidRPr="00C548F8">
        <w:rPr>
          <w:lang w:val="en-AU"/>
        </w:rPr>
        <w:t xml:space="preserve">Making use </w:t>
      </w:r>
      <w:r w:rsidR="00006693" w:rsidRPr="00C548F8">
        <w:rPr>
          <w:lang w:val="en-AU"/>
        </w:rPr>
        <w:t xml:space="preserve">of </w:t>
      </w:r>
      <w:r w:rsidR="00A34300" w:rsidRPr="00C548F8">
        <w:rPr>
          <w:lang w:val="en-AU"/>
        </w:rPr>
        <w:t>two</w:t>
      </w:r>
      <w:r w:rsidR="00006693" w:rsidRPr="00C548F8">
        <w:rPr>
          <w:lang w:val="en-AU"/>
        </w:rPr>
        <w:t xml:space="preserve"> analytical</w:t>
      </w:r>
      <w:r w:rsidRPr="00C548F8">
        <w:rPr>
          <w:lang w:val="en-AU"/>
        </w:rPr>
        <w:t xml:space="preserve"> </w:t>
      </w:r>
      <w:r w:rsidR="004740D9" w:rsidRPr="00C548F8">
        <w:rPr>
          <w:lang w:val="en-AU"/>
        </w:rPr>
        <w:t>approaches</w:t>
      </w:r>
      <w:r w:rsidRPr="00C548F8">
        <w:rPr>
          <w:lang w:val="en-AU"/>
        </w:rPr>
        <w:t xml:space="preserve">, we found that </w:t>
      </w:r>
      <w:r w:rsidR="00A34300" w:rsidRPr="00C548F8">
        <w:rPr>
          <w:lang w:val="en-AU"/>
        </w:rPr>
        <w:t>metabolic thermal plasticity</w:t>
      </w:r>
      <w:r w:rsidRPr="00C548F8">
        <w:rPr>
          <w:lang w:val="en-AU"/>
        </w:rPr>
        <w:t xml:space="preserve"> </w:t>
      </w:r>
      <w:r w:rsidR="00260EDB" w:rsidRPr="00C548F8">
        <w:rPr>
          <w:lang w:val="en-AU"/>
        </w:rPr>
        <w:t xml:space="preserve">was </w:t>
      </w:r>
      <w:r w:rsidRPr="00C548F8">
        <w:rPr>
          <w:lang w:val="en-AU"/>
        </w:rPr>
        <w:t xml:space="preserve">significantly repeatable. We show that repeatability of metabolic rate increased as a function of temperature, which was associated with individuals responding more predictably (a decrease in within-individual variance) at higher temperatures. </w:t>
      </w:r>
      <w:r w:rsidR="0097290D" w:rsidRPr="00C548F8">
        <w:rPr>
          <w:lang w:val="en-AU"/>
        </w:rPr>
        <w:t>Cross-temperature correlations differed between analytical approaches</w:t>
      </w:r>
      <w:r w:rsidR="00A34300" w:rsidRPr="00C548F8">
        <w:rPr>
          <w:lang w:val="en-AU"/>
        </w:rPr>
        <w:t xml:space="preserve"> which has implications </w:t>
      </w:r>
      <w:r w:rsidR="0097290D" w:rsidRPr="00C548F8">
        <w:rPr>
          <w:lang w:val="en-AU"/>
        </w:rPr>
        <w:t xml:space="preserve">for predicting how </w:t>
      </w:r>
      <w:r w:rsidR="00A34300" w:rsidRPr="00C548F8">
        <w:rPr>
          <w:lang w:val="en-AU"/>
        </w:rPr>
        <w:t>thermal reaction norms</w:t>
      </w:r>
      <w:r w:rsidR="0097290D" w:rsidRPr="00C548F8">
        <w:rPr>
          <w:lang w:val="en-AU"/>
        </w:rPr>
        <w:t xml:space="preserve"> might evolv</w:t>
      </w:r>
      <w:r w:rsidR="00A34300" w:rsidRPr="00C548F8">
        <w:rPr>
          <w:lang w:val="en-AU"/>
        </w:rPr>
        <w:t>e.</w:t>
      </w:r>
    </w:p>
    <w:p w14:paraId="2FDC94D5" w14:textId="3183A753" w:rsidR="00EF6DED" w:rsidRPr="00C548F8" w:rsidRDefault="00A34300" w:rsidP="00C548F8">
      <w:pPr>
        <w:pStyle w:val="ListParagraph"/>
        <w:numPr>
          <w:ilvl w:val="0"/>
          <w:numId w:val="26"/>
        </w:numPr>
        <w:spacing w:line="480" w:lineRule="auto"/>
        <w:rPr>
          <w:lang w:val="en-AU"/>
        </w:rPr>
      </w:pPr>
      <w:r w:rsidRPr="00C548F8">
        <w:rPr>
          <w:lang w:val="en-AU"/>
        </w:rPr>
        <w:t xml:space="preserve">After taken in to account within- and among individual level effects in body mass, our estimates for mass-scaling were in line with published </w:t>
      </w:r>
      <w:r w:rsidR="00C548F8">
        <w:rPr>
          <w:lang w:val="en-AU"/>
        </w:rPr>
        <w:t>values</w:t>
      </w:r>
      <w:r w:rsidRPr="00C548F8">
        <w:rPr>
          <w:lang w:val="en-AU"/>
        </w:rPr>
        <w:t xml:space="preserve"> for snakes and lizards. </w:t>
      </w:r>
      <w:r w:rsidR="0097290D" w:rsidRPr="00C548F8">
        <w:rPr>
          <w:lang w:val="en-AU"/>
        </w:rPr>
        <w:t>Despite individual differences in thermal responses, population level mass</w:t>
      </w:r>
      <w:r w:rsidRPr="00C548F8">
        <w:rPr>
          <w:lang w:val="en-AU"/>
        </w:rPr>
        <w:t>-</w:t>
      </w:r>
      <w:r w:rsidR="00006693" w:rsidRPr="00C548F8">
        <w:rPr>
          <w:lang w:val="en-AU"/>
        </w:rPr>
        <w:t xml:space="preserve">scaling </w:t>
      </w:r>
      <w:r w:rsidR="0097290D" w:rsidRPr="00C548F8">
        <w:rPr>
          <w:lang w:val="en-AU"/>
        </w:rPr>
        <w:t>exponents</w:t>
      </w:r>
      <w:r w:rsidR="00006693" w:rsidRPr="00C548F8">
        <w:rPr>
          <w:lang w:val="en-AU"/>
        </w:rPr>
        <w:t xml:space="preserve"> </w:t>
      </w:r>
      <w:r w:rsidR="0097290D" w:rsidRPr="00C548F8">
        <w:rPr>
          <w:lang w:val="en-AU"/>
        </w:rPr>
        <w:t xml:space="preserve">did not change with temperature. </w:t>
      </w:r>
    </w:p>
    <w:p w14:paraId="78E59CB2" w14:textId="262C3B30" w:rsidR="00EF6DED" w:rsidRPr="00C548F8" w:rsidRDefault="00A34300" w:rsidP="00C548F8">
      <w:pPr>
        <w:pStyle w:val="ListParagraph"/>
        <w:numPr>
          <w:ilvl w:val="0"/>
          <w:numId w:val="26"/>
        </w:numPr>
        <w:spacing w:line="480" w:lineRule="auto"/>
        <w:rPr>
          <w:lang w:val="en-AU"/>
        </w:rPr>
      </w:pPr>
      <w:r w:rsidRPr="00C548F8">
        <w:rPr>
          <w:lang w:val="en-AU"/>
        </w:rPr>
        <w:t>This study</w:t>
      </w:r>
      <w:r w:rsidR="00F4066B" w:rsidRPr="00C548F8">
        <w:rPr>
          <w:lang w:val="en-AU"/>
        </w:rPr>
        <w:t xml:space="preserve"> </w:t>
      </w:r>
      <w:r w:rsidRPr="00C548F8">
        <w:rPr>
          <w:lang w:val="en-AU"/>
        </w:rPr>
        <w:t xml:space="preserve">quantified the repeatability of </w:t>
      </w:r>
      <w:r w:rsidR="003D2654" w:rsidRPr="00C548F8">
        <w:rPr>
          <w:lang w:val="en-AU"/>
        </w:rPr>
        <w:t>metabolic thermal plasticity</w:t>
      </w:r>
      <w:r w:rsidR="00265653" w:rsidRPr="00C548F8">
        <w:rPr>
          <w:lang w:val="en-AU"/>
        </w:rPr>
        <w:t xml:space="preserve"> </w:t>
      </w:r>
      <w:r w:rsidRPr="00C548F8">
        <w:rPr>
          <w:lang w:val="en-AU"/>
        </w:rPr>
        <w:t xml:space="preserve">and cross-temperature correlation in metabolic rate. Our work is important for understanding whether phenotypic plasticity </w:t>
      </w:r>
      <w:r w:rsidR="00EF6DED" w:rsidRPr="00C548F8">
        <w:rPr>
          <w:lang w:val="en-AU"/>
        </w:rPr>
        <w:t xml:space="preserve">the </w:t>
      </w:r>
      <w:r w:rsidRPr="00C548F8">
        <w:rPr>
          <w:lang w:val="en-AU"/>
        </w:rPr>
        <w:t xml:space="preserve">opportunity </w:t>
      </w:r>
      <w:r w:rsidR="00EF6DED" w:rsidRPr="00C548F8">
        <w:rPr>
          <w:lang w:val="en-AU"/>
        </w:rPr>
        <w:t>to respond to selection</w:t>
      </w:r>
      <w:r w:rsidR="00F4066B" w:rsidRPr="00C548F8">
        <w:rPr>
          <w:lang w:val="en-AU"/>
        </w:rPr>
        <w:t xml:space="preserve">, </w:t>
      </w:r>
      <w:r w:rsidRPr="00C548F8">
        <w:rPr>
          <w:lang w:val="en-AU"/>
        </w:rPr>
        <w:t xml:space="preserve">particularly </w:t>
      </w:r>
      <w:r w:rsidR="0097290D" w:rsidRPr="00C548F8">
        <w:rPr>
          <w:lang w:val="en-AU"/>
        </w:rPr>
        <w:t>for</w:t>
      </w:r>
      <w:r w:rsidR="00F4066B" w:rsidRPr="00C548F8">
        <w:rPr>
          <w:lang w:val="en-AU"/>
        </w:rPr>
        <w:t xml:space="preserve"> animals coping with </w:t>
      </w:r>
      <w:r w:rsidRPr="00C548F8">
        <w:rPr>
          <w:lang w:val="en-AU"/>
        </w:rPr>
        <w:t>environmental</w:t>
      </w:r>
      <w:r w:rsidR="00F4066B" w:rsidRPr="00C548F8">
        <w:rPr>
          <w:lang w:val="en-AU"/>
        </w:rPr>
        <w:t xml:space="preserve"> change. </w:t>
      </w:r>
      <w:r w:rsidRPr="00C548F8">
        <w:rPr>
          <w:lang w:val="en-AU"/>
        </w:rPr>
        <w:t xml:space="preserve">We emphasise that acknowledging multi-level variation in body mass and metabolic rate is not only important for comparative studies interested in energetic scaling across the animal kingdom but also to theoretical research interested </w:t>
      </w:r>
      <w:r w:rsidR="00C117D0" w:rsidRPr="00C548F8">
        <w:rPr>
          <w:lang w:val="en-AU"/>
        </w:rPr>
        <w:t>using</w:t>
      </w:r>
      <w:r w:rsidR="00EF6DED" w:rsidRPr="00C548F8">
        <w:rPr>
          <w:lang w:val="en-AU"/>
        </w:rPr>
        <w:t xml:space="preserve"> the predictive power of </w:t>
      </w:r>
      <w:r w:rsidRPr="00C548F8">
        <w:rPr>
          <w:lang w:val="en-AU"/>
        </w:rPr>
        <w:t>mass-</w:t>
      </w:r>
      <w:r w:rsidR="00EF6DED" w:rsidRPr="00C548F8">
        <w:rPr>
          <w:lang w:val="en-AU"/>
        </w:rPr>
        <w:t>scaling</w:t>
      </w:r>
      <w:r w:rsidRPr="00C548F8">
        <w:rPr>
          <w:lang w:val="en-AU"/>
        </w:rPr>
        <w:t>.</w:t>
      </w:r>
    </w:p>
    <w:p w14:paraId="1A72D759" w14:textId="01E1C7FD" w:rsidR="00711670" w:rsidRDefault="00711670" w:rsidP="00E10A14">
      <w:pPr>
        <w:pStyle w:val="Heading1"/>
        <w:spacing w:line="480" w:lineRule="auto"/>
        <w:rPr>
          <w:lang w:val="en-AU"/>
        </w:rPr>
      </w:pPr>
      <w:r>
        <w:rPr>
          <w:lang w:val="en-AU"/>
        </w:rPr>
        <w:lastRenderedPageBreak/>
        <w:t>Keywords</w:t>
      </w:r>
    </w:p>
    <w:p w14:paraId="6513C975" w14:textId="35D36C06" w:rsidR="00A56702" w:rsidRPr="00A56702" w:rsidRDefault="00A56702" w:rsidP="00E10A14">
      <w:pPr>
        <w:spacing w:line="480" w:lineRule="auto"/>
        <w:rPr>
          <w:lang w:val="en-AU"/>
        </w:rPr>
      </w:pPr>
      <w:r>
        <w:rPr>
          <w:lang w:val="en-AU"/>
        </w:rPr>
        <w:t>Phenotypic plasticity, reaction norm, thermal sensitivity, repeatability</w:t>
      </w:r>
      <w:r w:rsidR="00C0279C">
        <w:rPr>
          <w:lang w:val="en-AU"/>
        </w:rPr>
        <w:t>, thermal performance curves</w:t>
      </w:r>
      <w:r>
        <w:rPr>
          <w:lang w:val="en-AU"/>
        </w:rPr>
        <w:t xml:space="preserve"> </w:t>
      </w:r>
    </w:p>
    <w:p w14:paraId="18CC7C2E" w14:textId="15207D47" w:rsidR="00444B65" w:rsidRDefault="00444B65" w:rsidP="00E10A14">
      <w:pPr>
        <w:pStyle w:val="Heading1"/>
        <w:spacing w:line="480" w:lineRule="auto"/>
        <w:rPr>
          <w:lang w:val="en-AU"/>
        </w:rPr>
      </w:pPr>
      <w:r>
        <w:rPr>
          <w:lang w:val="en-AU"/>
        </w:rPr>
        <w:t>Introduction</w:t>
      </w:r>
    </w:p>
    <w:p w14:paraId="28E40DFC" w14:textId="639E7D70" w:rsidR="00A34300" w:rsidRPr="001B36AE" w:rsidRDefault="00A34300" w:rsidP="00E10A14">
      <w:pPr>
        <w:pStyle w:val="Thesisnormal"/>
        <w:spacing w:line="480" w:lineRule="auto"/>
      </w:pPr>
      <w:commentRangeStart w:id="7"/>
      <w:r w:rsidRPr="001B36AE">
        <w:t xml:space="preserve">All biological processes hinges on the availability of energy. </w:t>
      </w:r>
      <w:commentRangeEnd w:id="7"/>
      <w:r>
        <w:rPr>
          <w:rStyle w:val="CommentReference"/>
        </w:rPr>
        <w:commentReference w:id="7"/>
      </w:r>
      <w:r w:rsidRPr="001B36AE">
        <w:rPr>
          <w:rFonts w:eastAsiaTheme="minorHAnsi"/>
          <w:lang w:val="en-US"/>
        </w:rPr>
        <w:t>{Allen:2005fs}</w:t>
      </w:r>
      <w:r w:rsidRPr="001B36AE">
        <w:t xml:space="preserve">. Standard metabolic rate (SMR) represents the ‘idling cost of living’, for an ectotherm at a specific temperature and may govern how energy </w:t>
      </w:r>
      <w:commentRangeStart w:id="8"/>
      <w:commentRangeStart w:id="9"/>
      <w:r w:rsidRPr="001B36AE">
        <w:t xml:space="preserve">is </w:t>
      </w:r>
      <w:commentRangeEnd w:id="8"/>
      <w:r w:rsidRPr="001B36AE">
        <w:rPr>
          <w:rStyle w:val="CommentReference"/>
        </w:rPr>
        <w:commentReference w:id="8"/>
      </w:r>
      <w:commentRangeEnd w:id="9"/>
      <w:r w:rsidRPr="001B36AE">
        <w:rPr>
          <w:rStyle w:val="CommentReference"/>
        </w:rPr>
        <w:commentReference w:id="9"/>
      </w:r>
      <w:r w:rsidRPr="001B36AE">
        <w:t xml:space="preserve">allocated to competing processes such as growth, reproduction and maintenance </w:t>
      </w:r>
      <w:r w:rsidRPr="001B36AE">
        <w:rPr>
          <w:rFonts w:eastAsiaTheme="minorHAnsi"/>
          <w:lang w:val="en-US"/>
        </w:rPr>
        <w:fldChar w:fldCharType="begin" w:fldLock="1"/>
      </w:r>
      <w:r w:rsidRPr="001B36AE">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w:instrText>
      </w:r>
      <w:r w:rsidRPr="001B36AE">
        <w:rPr>
          <w:rFonts w:eastAsiaTheme="minorHAnsi"/>
          <w:lang w:val="nl-NL"/>
        </w:rPr>
        <w:instrText>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Pr="001B36AE">
        <w:rPr>
          <w:rFonts w:eastAsiaTheme="minorHAnsi"/>
          <w:lang w:val="en-US"/>
        </w:rPr>
        <w:fldChar w:fldCharType="separate"/>
      </w:r>
      <w:r w:rsidRPr="001B36AE">
        <w:rPr>
          <w:rFonts w:eastAsiaTheme="minorHAnsi"/>
          <w:lang w:val="nl-NL"/>
        </w:rPr>
        <w:t xml:space="preserve">(De Jong &amp; Van Noordwijk 1992; </w:t>
      </w:r>
      <w:r w:rsidRPr="001B36AE">
        <w:rPr>
          <w:rFonts w:eastAsiaTheme="minorHAnsi"/>
          <w:lang w:val="en-US"/>
        </w:rPr>
        <w:fldChar w:fldCharType="end"/>
      </w:r>
      <w:r w:rsidRPr="001B36AE">
        <w:rPr>
          <w:rFonts w:cs="Times New Roman"/>
          <w:lang w:val="en-US"/>
        </w:rPr>
        <w:fldChar w:fldCharType="begin" w:fldLock="1"/>
      </w:r>
      <w:r w:rsidRPr="001B36AE">
        <w:rPr>
          <w:rFonts w:cs="Times New Roman"/>
          <w:lang w:val="nl-NL"/>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Pr="001B36AE">
        <w:rPr>
          <w:rFonts w:cs="Times New Roman"/>
          <w:lang w:val="en-US"/>
        </w:rPr>
        <w:fldChar w:fldCharType="separate"/>
      </w:r>
      <w:proofErr w:type="spellStart"/>
      <w:r w:rsidRPr="001B36AE">
        <w:rPr>
          <w:rFonts w:eastAsiaTheme="minorHAnsi"/>
          <w:lang w:val="nl-NL"/>
        </w:rPr>
        <w:t>Biro</w:t>
      </w:r>
      <w:proofErr w:type="spellEnd"/>
      <w:r w:rsidRPr="001B36AE">
        <w:rPr>
          <w:rFonts w:eastAsiaTheme="minorHAnsi"/>
          <w:lang w:val="nl-NL"/>
        </w:rPr>
        <w:t xml:space="preserve"> &amp; </w:t>
      </w:r>
      <w:proofErr w:type="spellStart"/>
      <w:r w:rsidRPr="001B36AE">
        <w:rPr>
          <w:rFonts w:eastAsiaTheme="minorHAnsi"/>
          <w:lang w:val="nl-NL"/>
        </w:rPr>
        <w:t>Stamps</w:t>
      </w:r>
      <w:proofErr w:type="spellEnd"/>
      <w:r w:rsidRPr="001B36AE">
        <w:rPr>
          <w:rFonts w:eastAsiaTheme="minorHAnsi"/>
          <w:lang w:val="nl-NL"/>
        </w:rPr>
        <w:t xml:space="preserve"> 2008)</w:t>
      </w:r>
      <w:r w:rsidRPr="001B36AE">
        <w:rPr>
          <w:rFonts w:cs="Times New Roman"/>
          <w:lang w:val="en-US"/>
        </w:rPr>
        <w:fldChar w:fldCharType="end"/>
      </w:r>
      <w:r w:rsidRPr="001B36AE">
        <w:rPr>
          <w:rFonts w:cs="Times New Roman"/>
          <w:lang w:val="nl-NL"/>
        </w:rPr>
        <w:t xml:space="preserve">. </w:t>
      </w:r>
      <w:r w:rsidRPr="001B36AE">
        <w:t xml:space="preserve">Consequently, SMR is predicted to be critical to fitness </w:t>
      </w:r>
      <w:r w:rsidRPr="001B36AE">
        <w:rPr>
          <w:rFonts w:cs="Times New Roman"/>
          <w:lang w:val="en-US"/>
        </w:rPr>
        <w:t xml:space="preserve">due to its functional link to </w:t>
      </w:r>
      <w:r w:rsidRPr="001B36AE">
        <w:t xml:space="preserve">performance, behaviour and life-history traits </w:t>
      </w:r>
      <w:r w:rsidRPr="001B36AE">
        <w:rPr>
          <w:rFonts w:eastAsiaTheme="minorHAnsi"/>
          <w:lang w:val="en-US"/>
        </w:rPr>
        <w:fldChar w:fldCharType="begin" w:fldLock="1"/>
      </w:r>
      <w:r w:rsidR="00BE4BA4">
        <w:rPr>
          <w:rFonts w:eastAsiaTheme="minorHAnsi"/>
          <w:lang w:val="en-US"/>
        </w:rPr>
        <w:instrText xml:space="preserve"> ADDIN PAPERS2_CITATIONS &lt;citation&gt;&lt;priority&gt;0&lt;/priority&gt;&lt;uuid&gt;3DEA8317-1C24-4F3A-BD2C-D00D1542036D&lt;/uuid&gt;&lt;publications&gt;&lt;publication&gt;&lt;subtype&gt;400&lt;/subtype&gt;&lt;title&gt;Personality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1B36AE">
        <w:rPr>
          <w:rFonts w:eastAsiaTheme="minorHAnsi"/>
          <w:lang w:val="en-US"/>
        </w:rPr>
        <w:fldChar w:fldCharType="separate"/>
      </w:r>
      <w:r w:rsidRPr="001B36AE">
        <w:rPr>
          <w:rFonts w:eastAsiaTheme="minorHAnsi"/>
          <w:lang w:val="en-US"/>
        </w:rPr>
        <w:t>{Reale:2010ef, Biro:2010ee, Malishev:2017ef, Ricklefs:2002uy, Friesen:2017it}</w:t>
      </w:r>
      <w:r w:rsidRPr="001B36AE">
        <w:rPr>
          <w:rFonts w:eastAsiaTheme="minorHAnsi"/>
          <w:lang w:val="en-US"/>
        </w:rPr>
        <w:fldChar w:fldCharType="end"/>
      </w:r>
      <w:r w:rsidRPr="001B36AE">
        <w:t xml:space="preserve">.  For example, tropical birds tend to have low basal metabolic rate, produce fewer slow-growing offspring and have longer lifespans relative to their temperate-region counterparts </w:t>
      </w:r>
      <w:r w:rsidRPr="001B36AE">
        <w:rPr>
          <w:rFonts w:eastAsiaTheme="minorHAnsi"/>
          <w:lang w:val="en-US"/>
        </w:rPr>
        <w:fldChar w:fldCharType="begin" w:fldLock="1"/>
      </w:r>
      <w:r w:rsidR="00BE4BA4">
        <w:rPr>
          <w:rFonts w:eastAsiaTheme="minorHAnsi"/>
          <w:lang w:val="en-US"/>
        </w:rPr>
        <w:instrText xml:space="preserve"> ADDIN PAPERS2_CITATIONS &lt;citation&gt;&lt;priority&gt;7&lt;/priority&gt;&lt;uuid&gt;176AA9A2-2379-42F8-8EA3-6B1DFC437D25&lt;/uuid&gt;&lt;publications&gt;&lt;publication&gt;&lt;subtype&gt;400&lt;/subtype&gt;&lt;publisher&gt;National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sidRPr="001B36AE">
        <w:rPr>
          <w:rFonts w:eastAsiaTheme="minorHAnsi"/>
          <w:lang w:val="en-US"/>
        </w:rPr>
        <w:fldChar w:fldCharType="separate"/>
      </w:r>
      <w:r w:rsidRPr="001B36AE">
        <w:rPr>
          <w:rFonts w:eastAsiaTheme="minorHAnsi"/>
          <w:lang w:val="en-US"/>
        </w:rPr>
        <w:t>(Wiersma et al. 2007; Williams et al. 2010)</w:t>
      </w:r>
      <w:r w:rsidRPr="001B36AE">
        <w:rPr>
          <w:rFonts w:eastAsiaTheme="minorHAnsi"/>
          <w:lang w:val="en-US"/>
        </w:rPr>
        <w:fldChar w:fldCharType="end"/>
      </w:r>
      <w:r w:rsidRPr="001B36AE">
        <w:t xml:space="preserve">. </w:t>
      </w:r>
      <w:commentRangeStart w:id="10"/>
      <w:commentRangeStart w:id="11"/>
      <w:r w:rsidRPr="001B36AE">
        <w:t>Indeed</w:t>
      </w:r>
      <w:commentRangeEnd w:id="10"/>
      <w:r w:rsidRPr="001B36AE">
        <w:rPr>
          <w:rStyle w:val="CommentReference"/>
        </w:rPr>
        <w:commentReference w:id="10"/>
      </w:r>
      <w:commentRangeEnd w:id="11"/>
      <w:r>
        <w:rPr>
          <w:rStyle w:val="CommentReference"/>
        </w:rPr>
        <w:commentReference w:id="11"/>
      </w:r>
      <w:r w:rsidRPr="001B36AE">
        <w:t>, numerous studies have demonstrated that SMR can vary several-fold among individuals</w:t>
      </w:r>
      <w:r w:rsidRPr="001B36AE" w:rsidDel="00A13FB7">
        <w:t xml:space="preserve"> </w:t>
      </w:r>
      <w:r w:rsidRPr="001B36AE">
        <w:t xml:space="preserve">(reviewed in </w:t>
      </w:r>
      <w:r w:rsidRPr="001B36AE">
        <w:rPr>
          <w:rFonts w:cs="Times New Roman"/>
          <w:lang w:val="en-US"/>
        </w:rPr>
        <w:t xml:space="preserve">{Biro:2010ee}) </w:t>
      </w:r>
      <w:r w:rsidRPr="001B36AE">
        <w:t xml:space="preserve">and is likely to be a key target of selective processes </w:t>
      </w:r>
      <w:r w:rsidRPr="001B36AE">
        <w:rPr>
          <w:rFonts w:cs="Times New Roman"/>
          <w:lang w:val="en-US"/>
        </w:rPr>
        <w:t>{Bartheld:2015iw}</w:t>
      </w:r>
      <w:r w:rsidRPr="001B36AE">
        <w:t xml:space="preserve">. Given its ecological and evolutionary significance, </w:t>
      </w:r>
      <w:r w:rsidRPr="001B36AE">
        <w:rPr>
          <w:rFonts w:cs="Times New Roman"/>
          <w:lang w:val="en-US"/>
        </w:rPr>
        <w:t xml:space="preserve">there is growing interest in understanding </w:t>
      </w:r>
      <w:r w:rsidRPr="001B36AE">
        <w:t>how metabolic changes</w:t>
      </w:r>
      <w:r w:rsidRPr="001B36AE">
        <w:rPr>
          <w:rFonts w:cs="Times New Roman"/>
          <w:lang w:val="en-US"/>
        </w:rPr>
        <w:t xml:space="preserve"> with the environmental factors such as body mass. </w:t>
      </w:r>
    </w:p>
    <w:p w14:paraId="4FF939FD" w14:textId="77777777" w:rsidR="00A34300" w:rsidRPr="001B36AE" w:rsidRDefault="00A34300" w:rsidP="00E10A14">
      <w:pPr>
        <w:pStyle w:val="Thesisnormal"/>
        <w:spacing w:line="480" w:lineRule="auto"/>
      </w:pPr>
    </w:p>
    <w:p w14:paraId="55FEB30B" w14:textId="3CA68E28" w:rsidR="00A34300" w:rsidRPr="001B36AE" w:rsidRDefault="00A34300" w:rsidP="00E10A14">
      <w:pPr>
        <w:pStyle w:val="Thesisnormal"/>
        <w:spacing w:line="480" w:lineRule="auto"/>
      </w:pPr>
      <w:r w:rsidRPr="001B36AE">
        <w:t xml:space="preserve">For decades, the relationship between SMR and body mass (mass-scaling) has sparked intense debate </w:t>
      </w:r>
      <w:r w:rsidRPr="001B36AE">
        <w:rPr>
          <w:rFonts w:cs="Times New Roman"/>
          <w:lang w:val="en-US"/>
        </w:rPr>
        <w:t>{Brown:2004hp, Glazier:2015fr}</w:t>
      </w:r>
      <w:r w:rsidRPr="001B36AE">
        <w:t xml:space="preserve">. From this body of work, SMR is said to follow an ‘universal’ allometric relationship with an exponent of 0.75. The commonality of the ¾ power law has been reported across wide taxonomic groups such as vertebrates including mammals, fish and reptiles </w:t>
      </w:r>
      <w:r w:rsidRPr="001B36AE">
        <w:rPr>
          <w:rFonts w:cs="Times New Roman"/>
          <w:lang w:val="en-US"/>
        </w:rPr>
        <w:t>{White:2006fw}</w:t>
      </w:r>
      <w:r w:rsidRPr="001B36AE">
        <w:t xml:space="preserve"> but this remains contentious in the </w:t>
      </w:r>
      <w:r w:rsidRPr="001B36AE">
        <w:lastRenderedPageBreak/>
        <w:t xml:space="preserve">field </w:t>
      </w:r>
      <w:r w:rsidRPr="001B36AE">
        <w:rPr>
          <w:rFonts w:cs="Times New Roman"/>
          <w:lang w:val="en-US"/>
        </w:rPr>
        <w:t xml:space="preserve">{Glazier:2005ei}. Some </w:t>
      </w:r>
      <w:commentRangeStart w:id="12"/>
      <w:commentRangeStart w:id="13"/>
      <w:commentRangeStart w:id="14"/>
      <w:r w:rsidRPr="001B36AE">
        <w:t>explanations of the ¾ power law assumes physiological processes such as the assimilation and conversion of macronutrients are the same across individuals</w:t>
      </w:r>
      <w:commentRangeEnd w:id="12"/>
      <w:r w:rsidRPr="001B36AE">
        <w:rPr>
          <w:rStyle w:val="CommentReference"/>
        </w:rPr>
        <w:commentReference w:id="12"/>
      </w:r>
      <w:r w:rsidRPr="001B36AE">
        <w:t xml:space="preserve"> however</w:t>
      </w:r>
      <w:commentRangeEnd w:id="13"/>
      <w:r w:rsidRPr="001B36AE">
        <w:rPr>
          <w:rStyle w:val="CommentReference"/>
        </w:rPr>
        <w:commentReference w:id="13"/>
      </w:r>
      <w:commentRangeEnd w:id="14"/>
      <w:r w:rsidRPr="001B36AE">
        <w:rPr>
          <w:rStyle w:val="CommentReference"/>
        </w:rPr>
        <w:commentReference w:id="14"/>
      </w:r>
      <w:r w:rsidRPr="001B36AE">
        <w:t>, empirical studies suggest otherwise (</w:t>
      </w:r>
      <w:r w:rsidRPr="001B36AE">
        <w:rPr>
          <w:rFonts w:eastAsiaTheme="minorHAnsi"/>
          <w:lang w:val="en-US"/>
        </w:rPr>
        <w:fldChar w:fldCharType="begin" w:fldLock="1"/>
      </w:r>
      <w:r w:rsidR="00BE4BA4">
        <w:rPr>
          <w:rFonts w:eastAsiaTheme="minorHAnsi"/>
          <w:lang w:val="en-US"/>
        </w:rPr>
        <w:instrText xml:space="preserve"> ADDIN PAPERS2_CITATIONS &lt;citation&gt;&lt;priority&gt;19&lt;/priority&gt;&lt;uuid&gt;12EDE186-1186-42EC-BC39-8D101171C4D1&lt;/uuid&gt;&lt;publications&gt;&lt;publication&gt;&lt;subtype&gt;400&lt;/subtype&gt;&lt;title&gt;Uncoupled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number&gt;28&lt;/number&gt;&lt;startpage&gt;525&lt;/startpage&gt;&lt;endpage&gt;531&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Pr="001B36AE">
        <w:rPr>
          <w:rFonts w:eastAsiaTheme="minorHAnsi"/>
          <w:lang w:val="en-US"/>
        </w:rPr>
        <w:fldChar w:fldCharType="separate"/>
      </w:r>
      <w:r w:rsidRPr="001B36AE">
        <w:rPr>
          <w:rFonts w:eastAsiaTheme="minorHAnsi"/>
          <w:lang w:val="en-US"/>
        </w:rPr>
        <w:t>{Speakman:2004fk, Steyermark:2005bx, Metcalfe:2005tw}</w:t>
      </w:r>
      <w:r w:rsidRPr="001B36AE">
        <w:rPr>
          <w:rFonts w:eastAsiaTheme="minorHAnsi"/>
          <w:lang w:val="en-US"/>
        </w:rPr>
        <w:fldChar w:fldCharType="end"/>
      </w:r>
      <w:r w:rsidRPr="001B36AE">
        <w:rPr>
          <w:rFonts w:eastAsiaTheme="minorHAnsi"/>
          <w:lang w:val="en-US"/>
        </w:rPr>
        <w:t xml:space="preserve">). </w:t>
      </w:r>
      <w:r w:rsidRPr="001B36AE">
        <w:t xml:space="preserve">Additionally, studies have shown that universal scaling breaks down when applied at finer scales such as within a population of the same species </w:t>
      </w:r>
      <w:r w:rsidRPr="001B36AE">
        <w:rPr>
          <w:rFonts w:cs="Times New Roman"/>
          <w:lang w:val="en-US"/>
        </w:rPr>
        <w:t xml:space="preserve">{Burton:2011fe} </w:t>
      </w:r>
      <w:r w:rsidRPr="001B36AE">
        <w:t xml:space="preserve">and even within individuals </w:t>
      </w:r>
      <w:r w:rsidRPr="001B36AE">
        <w:fldChar w:fldCharType="begin"/>
      </w:r>
      <w:r w:rsidR="00BE4BA4">
        <w:instrText xml:space="preserve"> ADDIN PAPERS2_CITATIONS &lt;citation&gt;&lt;priority&gt;0&lt;/priority&gt;&lt;uuid&gt;9CF22AFC-91EA-4E4F-B2C5-4607FBD0F738&lt;/uuid&gt;&lt;publications&gt;&lt;publication&gt;&lt;subtype&gt;400&lt;/subtype&gt;&lt;title&gt;Metabolic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1B36AE">
        <w:fldChar w:fldCharType="separate"/>
      </w:r>
      <w:r w:rsidRPr="001B36AE">
        <w:rPr>
          <w:rFonts w:cs="Times New Roman"/>
          <w:lang w:val="en-US"/>
        </w:rPr>
        <w:t>{Norin:2018ba}</w:t>
      </w:r>
      <w:r w:rsidRPr="001B36AE">
        <w:fldChar w:fldCharType="end"/>
      </w:r>
      <w:r w:rsidRPr="001B36AE">
        <w:t xml:space="preserve">. </w:t>
      </w:r>
      <w:commentRangeStart w:id="15"/>
      <w:commentRangeStart w:id="16"/>
      <w:r w:rsidRPr="001B36AE">
        <w:t xml:space="preserve">This suggests that mass-scaling may not be consistent over time and susceptible to sampling variability or depends on environmental conditions such as temperature experienced by individuals </w:t>
      </w:r>
      <w:commentRangeEnd w:id="15"/>
      <w:r w:rsidRPr="001B36AE">
        <w:rPr>
          <w:rStyle w:val="CommentReference"/>
        </w:rPr>
        <w:commentReference w:id="15"/>
      </w:r>
      <w:commentRangeEnd w:id="16"/>
      <w:r w:rsidRPr="001B36AE">
        <w:rPr>
          <w:rStyle w:val="CommentReference"/>
        </w:rPr>
        <w:commentReference w:id="16"/>
      </w:r>
      <w:r w:rsidRPr="001B36AE">
        <w:rPr>
          <w:rFonts w:cs="Times New Roman"/>
          <w:lang w:val="en-US"/>
        </w:rPr>
        <w:t>{Killen:2010cw, Barneche:2016ke}</w:t>
      </w:r>
      <w:r w:rsidRPr="001B36AE">
        <w:t xml:space="preserve">. We argue that consistency of individual responses to the environment should be considered in a unified framework in efforts to avoid oversimplifying </w:t>
      </w:r>
      <w:r w:rsidR="00C548F8" w:rsidRPr="001B36AE">
        <w:rPr>
          <w:noProof/>
        </w:rPr>
        <w:drawing>
          <wp:anchor distT="0" distB="0" distL="114300" distR="114300" simplePos="0" relativeHeight="251658240" behindDoc="0" locked="0" layoutInCell="1" allowOverlap="1" wp14:anchorId="4C2C8F1C" wp14:editId="76BD8B49">
            <wp:simplePos x="0" y="0"/>
            <wp:positionH relativeFrom="column">
              <wp:posOffset>1049867</wp:posOffset>
            </wp:positionH>
            <wp:positionV relativeFrom="paragraph">
              <wp:posOffset>3871948</wp:posOffset>
            </wp:positionV>
            <wp:extent cx="4034790" cy="3996055"/>
            <wp:effectExtent l="0" t="0" r="381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MS.pdf"/>
                    <pic:cNvPicPr/>
                  </pic:nvPicPr>
                  <pic:blipFill rotWithShape="1">
                    <a:blip r:embed="rId12">
                      <a:extLst>
                        <a:ext uri="{28A0092B-C50C-407E-A947-70E740481C1C}">
                          <a14:useLocalDpi xmlns:a14="http://schemas.microsoft.com/office/drawing/2010/main" val="0"/>
                        </a:ext>
                      </a:extLst>
                    </a:blip>
                    <a:srcRect t="6974" b="24458"/>
                    <a:stretch/>
                  </pic:blipFill>
                  <pic:spPr bwMode="auto">
                    <a:xfrm>
                      <a:off x="0" y="0"/>
                      <a:ext cx="4034790" cy="399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36AE">
        <w:t xml:space="preserve">mass-scaling at the population level (Fig.1). </w:t>
      </w:r>
    </w:p>
    <w:p w14:paraId="3266D1AD" w14:textId="682D88E1" w:rsidR="00A34300" w:rsidRPr="001B36AE" w:rsidRDefault="00A34300" w:rsidP="00E10A14">
      <w:pPr>
        <w:pStyle w:val="Thesisnormal"/>
        <w:spacing w:line="480" w:lineRule="auto"/>
      </w:pPr>
      <w:commentRangeStart w:id="17"/>
      <w:commentRangeEnd w:id="17"/>
      <w:r w:rsidRPr="001B36AE">
        <w:rPr>
          <w:rStyle w:val="CommentReference"/>
        </w:rPr>
        <w:commentReference w:id="17"/>
      </w:r>
      <w:commentRangeStart w:id="18"/>
      <w:commentRangeEnd w:id="18"/>
      <w:r w:rsidRPr="001B36AE">
        <w:rPr>
          <w:rStyle w:val="CommentReference"/>
        </w:rPr>
        <w:commentReference w:id="18"/>
      </w:r>
    </w:p>
    <w:p w14:paraId="2D86951E" w14:textId="77777777" w:rsidR="00A34300" w:rsidRPr="001B36AE" w:rsidRDefault="00A34300" w:rsidP="00E10A14">
      <w:pPr>
        <w:spacing w:line="480" w:lineRule="auto"/>
        <w:rPr>
          <w:sz w:val="21"/>
          <w:szCs w:val="21"/>
          <w:lang w:val="en-AU"/>
        </w:rPr>
      </w:pPr>
      <w:r w:rsidRPr="001B36AE">
        <w:rPr>
          <w:b/>
          <w:sz w:val="21"/>
          <w:szCs w:val="21"/>
          <w:lang w:val="en-AU"/>
        </w:rPr>
        <w:t>Figure 1</w:t>
      </w:r>
      <w:r w:rsidRPr="001B36AE">
        <w:rPr>
          <w:sz w:val="21"/>
          <w:szCs w:val="21"/>
          <w:lang w:val="en-AU"/>
        </w:rPr>
        <w:t xml:space="preserve"> –The scaling relationship between log body mass and log metabolic rate of two hypothetical populations where </w:t>
      </w:r>
      <w:proofErr w:type="gramStart"/>
      <w:r w:rsidRPr="001B36AE">
        <w:rPr>
          <w:sz w:val="21"/>
          <w:szCs w:val="21"/>
          <w:lang w:val="en-AU"/>
        </w:rPr>
        <w:t>log(</w:t>
      </w:r>
      <w:proofErr w:type="gramEnd"/>
      <w:r w:rsidRPr="001B36AE">
        <w:rPr>
          <w:sz w:val="21"/>
          <w:szCs w:val="21"/>
          <w:lang w:val="en-AU"/>
        </w:rPr>
        <w:t xml:space="preserve">metabolic rate) = log(a) + b log(mass).  b is the mass-scaling exponent which </w:t>
      </w:r>
      <w:r w:rsidRPr="001B36AE">
        <w:rPr>
          <w:sz w:val="21"/>
          <w:szCs w:val="21"/>
          <w:lang w:val="en-AU"/>
        </w:rPr>
        <w:lastRenderedPageBreak/>
        <w:t xml:space="preserve">describes the change in log metabolic rate with log body mass and can vary depending on the level of interest. In this study, </w:t>
      </w:r>
      <w:proofErr w:type="spellStart"/>
      <w:r w:rsidRPr="001B36AE">
        <w:rPr>
          <w:sz w:val="21"/>
          <w:szCs w:val="21"/>
          <w:lang w:val="en-AU"/>
        </w:rPr>
        <w:t>b</w:t>
      </w:r>
      <w:r w:rsidRPr="001B36AE">
        <w:rPr>
          <w:sz w:val="21"/>
          <w:szCs w:val="21"/>
          <w:vertAlign w:val="subscript"/>
          <w:lang w:val="en-AU"/>
        </w:rPr>
        <w:t>among</w:t>
      </w:r>
      <w:proofErr w:type="spellEnd"/>
      <w:r w:rsidRPr="001B36AE">
        <w:rPr>
          <w:sz w:val="21"/>
          <w:szCs w:val="21"/>
          <w:vertAlign w:val="subscript"/>
          <w:lang w:val="en-AU"/>
        </w:rPr>
        <w:t>-individual</w:t>
      </w:r>
      <w:r w:rsidRPr="001B36AE">
        <w:rPr>
          <w:sz w:val="21"/>
          <w:szCs w:val="21"/>
          <w:lang w:val="en-AU"/>
        </w:rPr>
        <w:t xml:space="preserve"> is our primary interest. The large dots represent the mean log metabolic rate and mean log body mass of each population. The small dots represent the mean log metabolic rate and mean log body mass for one individual in the sample of each population. The black line represents the metabolic scaling relationship across the populations, the coloured lines represent the scaling relationship within each population. The top inset shows the temperature-induced response in metabolic rate of three individuals (metabolic thermal plasticity). Metabolic thermal plasticity is represented by a ‘reaction norm’. </w:t>
      </w:r>
    </w:p>
    <w:p w14:paraId="1F136D60" w14:textId="77777777" w:rsidR="00A34300" w:rsidRPr="001B36AE" w:rsidRDefault="00A34300" w:rsidP="00E10A14">
      <w:pPr>
        <w:spacing w:line="480" w:lineRule="auto"/>
        <w:rPr>
          <w:sz w:val="21"/>
          <w:szCs w:val="21"/>
          <w:lang w:val="en-AU"/>
        </w:rPr>
      </w:pPr>
    </w:p>
    <w:p w14:paraId="4757CEAC" w14:textId="2EDC7181" w:rsidR="00A34300" w:rsidRPr="001B36AE" w:rsidRDefault="00A34300" w:rsidP="00E10A14">
      <w:pPr>
        <w:pStyle w:val="Thesisnormal"/>
        <w:spacing w:line="480" w:lineRule="auto"/>
      </w:pPr>
      <w:r w:rsidRPr="001B36AE">
        <w:t>Environments f</w:t>
      </w:r>
      <w:commentRangeStart w:id="19"/>
      <w:r w:rsidRPr="001B36AE">
        <w:t>luct</w:t>
      </w:r>
      <w:commentRangeEnd w:id="19"/>
      <w:r w:rsidRPr="001B36AE">
        <w:rPr>
          <w:rStyle w:val="CommentReference"/>
        </w:rPr>
        <w:commentReference w:id="19"/>
      </w:r>
      <w:r w:rsidRPr="001B36AE">
        <w:t xml:space="preserve">uate extensively within the lifetime of organisms. The ability for individuals to reversibly adjust </w:t>
      </w:r>
      <w:commentRangeStart w:id="20"/>
      <w:commentRangeStart w:id="21"/>
      <w:r w:rsidRPr="001B36AE">
        <w:t>their SMR</w:t>
      </w:r>
      <w:commentRangeEnd w:id="20"/>
      <w:r w:rsidRPr="001B36AE">
        <w:rPr>
          <w:rStyle w:val="CommentReference"/>
        </w:rPr>
        <w:commentReference w:id="20"/>
      </w:r>
      <w:commentRangeEnd w:id="21"/>
      <w:r w:rsidR="00C548F8">
        <w:rPr>
          <w:rStyle w:val="CommentReference"/>
        </w:rPr>
        <w:commentReference w:id="21"/>
      </w:r>
      <w:r w:rsidRPr="001B36AE">
        <w:t xml:space="preserve"> in response to temperature, that is their metabolic thermal plasticity, may be adaptive particularly for ectotherms</w:t>
      </w:r>
      <w:r>
        <w:t xml:space="preserve"> inhabiting variable environments</w:t>
      </w:r>
      <w:r w:rsidRPr="001B36AE">
        <w:t xml:space="preserve"> </w:t>
      </w:r>
      <w:r w:rsidRPr="001B36AE">
        <w:rPr>
          <w:rFonts w:cs="Times New Roman"/>
          <w:lang w:val="en-US"/>
        </w:rPr>
        <w:t>{Piersma:2003dj}</w:t>
      </w:r>
      <w:r w:rsidRPr="001B36AE">
        <w:t xml:space="preserve">. </w:t>
      </w:r>
      <w:r w:rsidRPr="00C548F8">
        <w:rPr>
          <w:highlight w:val="yellow"/>
        </w:rPr>
        <w:t>Metabolic plasticity</w:t>
      </w:r>
      <w:r w:rsidRPr="001B36AE">
        <w:t xml:space="preserve"> can be represented by a metabolic reaction norm where the angle of the reaction norm describes </w:t>
      </w:r>
      <w:r w:rsidRPr="001B36AE">
        <w:rPr>
          <w:rFonts w:eastAsiaTheme="minorHAnsi"/>
          <w:lang w:val="en-US"/>
        </w:rPr>
        <w:t xml:space="preserve">the degree to which SMR changes as a function of the environment </w:t>
      </w:r>
      <w:commentRangeStart w:id="22"/>
      <w:commentRangeStart w:id="23"/>
      <w:r w:rsidRPr="001B36AE">
        <w:rPr>
          <w:rFonts w:eastAsiaTheme="minorHAnsi"/>
          <w:lang w:val="en-US"/>
        </w:rPr>
        <w:t>temperature</w:t>
      </w:r>
      <w:r w:rsidRPr="001B36AE">
        <w:t xml:space="preserve"> </w:t>
      </w:r>
      <w:commentRangeEnd w:id="22"/>
      <w:r w:rsidRPr="001B36AE">
        <w:rPr>
          <w:rStyle w:val="CommentReference"/>
        </w:rPr>
        <w:commentReference w:id="22"/>
      </w:r>
      <w:commentRangeEnd w:id="23"/>
      <w:r>
        <w:rPr>
          <w:rStyle w:val="CommentReference"/>
        </w:rPr>
        <w:commentReference w:id="23"/>
      </w:r>
      <w:r w:rsidRPr="001B36AE">
        <w:fldChar w:fldCharType="begin"/>
      </w:r>
      <w:r w:rsidR="00BE4BA4">
        <w:instrText xml:space="preserve"> ADDIN PAPERS2_CITATIONS &lt;citation&gt;&lt;priority&gt;0&lt;/priority&gt;&lt;uuid&gt;208A7792-6A87-42B9-97F5-76CEAA87C32D&lt;/uuid&gt;&lt;publications&gt;&lt;publication&gt;&lt;subtype&gt;400&lt;/subtype&gt;&lt;title&gt;Phenotypic Evolution: A Reaction Norm Perspective&lt;/title&gt;&lt;url&gt;http://library1.org/_ads/46D2605F5DBE8B9E354601E8C7142BCF&lt;/url&gt;&lt;publication_date&gt;99201010011200000000222000&lt;/publication_date&gt;&lt;uuid&gt;DF38AF3A-0180-426D-A926-5C0D50CE1C3C&lt;/uuid&gt;&lt;type&gt;400&lt;/type&gt;&lt;startpage&gt;1&lt;/startpage&gt;&lt;endpage&gt;200&lt;/endpage&gt;&lt;authors&gt;&lt;author&gt;&lt;lastName&gt;Carl D Schlichting&lt;/lastName&gt;&lt;firstName&gt;Massimo&lt;/firstName&gt;&lt;middleNames&gt;Pigliucci&lt;/middleNames&gt;&lt;/author&gt;&lt;/authors&gt;&lt;/publication&gt;&lt;/publications&gt;&lt;cites&gt;&lt;/cites&gt;&lt;/citation&gt;</w:instrText>
      </w:r>
      <w:r w:rsidRPr="001B36AE">
        <w:fldChar w:fldCharType="separate"/>
      </w:r>
      <w:r w:rsidRPr="001B36AE">
        <w:rPr>
          <w:rFonts w:cs="Times New Roman"/>
          <w:lang w:val="en-US"/>
        </w:rPr>
        <w:t>{CarlDSchlichting:2010va}</w:t>
      </w:r>
      <w:r w:rsidRPr="001B36AE">
        <w:fldChar w:fldCharType="end"/>
      </w:r>
      <w:r w:rsidRPr="001B36AE">
        <w:t xml:space="preserve">. There is growing interest in understanding whether </w:t>
      </w:r>
      <w:r w:rsidRPr="001B36AE">
        <w:rPr>
          <w:rFonts w:eastAsiaTheme="minorHAnsi"/>
          <w:lang w:val="en-US"/>
        </w:rPr>
        <w:t xml:space="preserve">reaction norms consistently differ among individuals, because among-individual variation reflects how heritable reaction norms are and therefore their capacity to respond to evolutionary processes </w:t>
      </w:r>
      <w:r w:rsidRPr="001B36AE">
        <w:rPr>
          <w:rFonts w:cs="Times New Roman"/>
          <w:lang w:val="en-US"/>
        </w:rPr>
        <w:t>{Nussey:2007bz}</w:t>
      </w:r>
      <w:r w:rsidRPr="001B36AE">
        <w:t xml:space="preserve">. </w:t>
      </w:r>
      <w:commentRangeStart w:id="24"/>
      <w:commentRangeStart w:id="25"/>
      <w:r w:rsidRPr="001B36AE">
        <w:t xml:space="preserve">Repeatability is a statistical measure used to summarise consistent individual differences, it is </w:t>
      </w:r>
      <w:r w:rsidRPr="001B36AE">
        <w:rPr>
          <w:rFonts w:eastAsiaTheme="minorHAnsi"/>
          <w:lang w:val="en-US"/>
        </w:rPr>
        <w:t>comprised of among-individual variation and within-individual variation</w:t>
      </w:r>
      <w:commentRangeEnd w:id="24"/>
      <w:r w:rsidRPr="001B36AE">
        <w:rPr>
          <w:rStyle w:val="CommentReference"/>
        </w:rPr>
        <w:commentReference w:id="24"/>
      </w:r>
      <w:commentRangeEnd w:id="25"/>
      <w:r>
        <w:rPr>
          <w:rStyle w:val="CommentReference"/>
        </w:rPr>
        <w:commentReference w:id="25"/>
      </w:r>
      <w:r w:rsidRPr="001B36AE">
        <w:rPr>
          <w:rFonts w:eastAsiaTheme="minorHAnsi"/>
          <w:lang w:val="en-US"/>
        </w:rPr>
        <w:t xml:space="preserve"> </w:t>
      </w:r>
      <w:r w:rsidRPr="001B36AE">
        <w:rPr>
          <w:rFonts w:eastAsiaTheme="minorHAnsi"/>
          <w:lang w:val="en-US"/>
        </w:rPr>
        <w:fldChar w:fldCharType="begin" w:fldLock="1"/>
      </w:r>
      <w:r w:rsidR="00BE4BA4">
        <w:rPr>
          <w:lang w:val="en-US"/>
        </w:rPr>
        <w:instrText xml:space="preserve"> ADDIN PAPERS2_CITATIONS &lt;citation&gt;&lt;priority&gt;30&lt;/priority&gt;&lt;uuid&gt;B91290B9-52C8-4CDA-BA4B-31BA1D4A2F25&lt;/uuid&gt;&lt;publications&gt;&lt;publication&gt;&lt;subtype&gt;400&lt;/subtype&gt;&lt;title&gt;Repeatability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Pr="001B36AE">
        <w:rPr>
          <w:rFonts w:eastAsiaTheme="minorHAnsi"/>
          <w:lang w:val="en-US"/>
        </w:rPr>
        <w:fldChar w:fldCharType="separate"/>
      </w:r>
      <w:r w:rsidRPr="001B36AE">
        <w:rPr>
          <w:rFonts w:eastAsiaTheme="minorHAnsi"/>
          <w:lang w:val="en-US"/>
        </w:rPr>
        <w:t>{Nakagawa:2010hv</w:t>
      </w:r>
      <w:r w:rsidRPr="001B36AE">
        <w:rPr>
          <w:rFonts w:eastAsiaTheme="minorHAnsi"/>
          <w:lang w:val="en-US"/>
        </w:rPr>
        <w:fldChar w:fldCharType="end"/>
      </w:r>
      <w:r w:rsidRPr="001B36AE">
        <w:rPr>
          <w:rFonts w:cs="Times New Roman"/>
          <w:lang w:val="en-US"/>
        </w:rPr>
        <w:t>}</w:t>
      </w:r>
      <w:r w:rsidRPr="001B36AE">
        <w:rPr>
          <w:rFonts w:eastAsiaTheme="minorHAnsi"/>
          <w:lang w:val="en-US"/>
        </w:rPr>
        <w:t xml:space="preserve">. </w:t>
      </w:r>
      <w:r w:rsidR="001A34D9">
        <w:rPr>
          <w:rFonts w:eastAsiaTheme="minorHAnsi"/>
          <w:lang w:val="en-US"/>
        </w:rPr>
        <w:t xml:space="preserve">Among-individual variation is variation attributed to differences among individuals. </w:t>
      </w:r>
      <w:r w:rsidR="001A34D9" w:rsidRPr="00E10A14">
        <w:t xml:space="preserve">Within-individual variation, also referred to as ‘predictability’, constitutes the deviation of an individual relative it its own mean </w:t>
      </w:r>
      <w:r w:rsidR="001A34D9" w:rsidRPr="00E10A14">
        <w:rPr>
          <w:rFonts w:eastAsiaTheme="minorHAnsi"/>
          <w:lang w:val="en-US"/>
        </w:rPr>
        <w:fldChar w:fldCharType="begin" w:fldLock="1"/>
      </w:r>
      <w:r w:rsidR="00BE4BA4">
        <w:rPr>
          <w:rFonts w:eastAsiaTheme="minorHAnsi"/>
          <w:lang w:val="en-US"/>
        </w:rPr>
        <w:instrText xml:space="preserve"> ADDIN PAPERS2_CITATIONS &lt;citation&gt;&lt;priority&gt;44&lt;/priority&gt;&lt;uuid&gt;6C47989F-70CA-4BA9-A65A-DD5734911E21&lt;/uuid&gt;&lt;publications&gt;&lt;publication&gt;&lt;subtype&gt;400&lt;/subtype&gt;&lt;title&gt;The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001A34D9" w:rsidRPr="00E10A14">
        <w:rPr>
          <w:rFonts w:eastAsiaTheme="minorHAnsi"/>
          <w:lang w:val="en-US"/>
        </w:rPr>
        <w:fldChar w:fldCharType="separate"/>
      </w:r>
      <w:r w:rsidR="001A34D9" w:rsidRPr="00E10A14">
        <w:rPr>
          <w:rFonts w:eastAsiaTheme="minorHAnsi"/>
          <w:lang w:val="en-US"/>
        </w:rPr>
        <w:t>{Westneat:2014ki, Cleasby:2014eg}</w:t>
      </w:r>
      <w:r w:rsidR="001A34D9" w:rsidRPr="00E10A14">
        <w:rPr>
          <w:rFonts w:eastAsiaTheme="minorHAnsi"/>
          <w:lang w:val="en-US"/>
        </w:rPr>
        <w:fldChar w:fldCharType="end"/>
      </w:r>
      <w:r w:rsidR="001A34D9" w:rsidRPr="00E10A14">
        <w:t xml:space="preserve">. </w:t>
      </w:r>
      <w:r w:rsidRPr="001B36AE">
        <w:rPr>
          <w:rFonts w:eastAsiaTheme="minorHAnsi"/>
          <w:lang w:val="en-US"/>
        </w:rPr>
        <w:t xml:space="preserve">The relative sizes of both sources of variation can shed light on the processes that promote repeatable traits </w:t>
      </w:r>
      <w:r w:rsidRPr="001B36AE">
        <w:rPr>
          <w:rFonts w:eastAsiaTheme="minorHAnsi"/>
          <w:lang w:val="en-US"/>
        </w:rPr>
        <w:fldChar w:fldCharType="begin"/>
      </w:r>
      <w:r w:rsidR="00BE4BA4">
        <w:rPr>
          <w:rFonts w:eastAsiaTheme="minorHAnsi"/>
          <w:lang w:val="en-US"/>
        </w:rPr>
        <w:instrText xml:space="preserve"> ADDIN PAPERS2_CITATIONS &lt;citation&gt;&lt;priority&gt;0&lt;/priority&gt;&lt;uuid&gt;FAB3A52F-BB27-4D48-B1CC-839B65EC8750&lt;/uuid&gt;&lt;publications&gt;&lt;publication&gt;&lt;subtype&gt;400&lt;/subtype&gt;&lt;title&gt;Quantifying individual variation in behaviour: mixed‐effect modelling approaches&lt;/title&gt;&lt;volume&gt;82&lt;/volume&gt;&lt;publication_date&gt;99201300001200000000200000&lt;/publication_date&gt;&lt;uuid&gt;437E64B7-F537-45F1-A8A6-C8F8D1C0D96A&lt;/uuid&gt;&lt;type&gt;400&lt;/type&gt;&lt;number&gt;1&lt;/number&gt;&lt;citekey&gt;Dingemanse:2013wd&lt;/citekey&gt;&lt;subtitle&gt;Journal of Animal Ecology&lt;/subtitle&gt;&lt;startpage&gt;39&lt;/startpage&gt;&lt;endpage&gt;54&lt;/endpage&gt;&lt;bundle&gt;&lt;publication&gt;&lt;title&gt;Journal of Animal Ecology&lt;/title&gt;&lt;uuid&gt;4E14B73E-496B-4A48-9CAB-49E3FAF155F4&lt;/uuid&gt;&lt;subtype&gt;-100&lt;/subtype&gt;&lt;publisher&gt;Blackwell Publishing Ltd&lt;/publisher&gt;&lt;type&gt;-100&lt;/type&gt;&lt;/publication&gt;&lt;/bundle&gt;&lt;authors&gt;&lt;author&gt;&lt;lastName&gt;Dingemanse&lt;/lastName&gt;&lt;firstName&gt;Niels&lt;/firstName&gt;&lt;middleNames&gt;J&lt;/middleNames&gt;&lt;/author&gt;&lt;author&gt;&lt;lastName&gt;Dochtermann&lt;/lastName&gt;&lt;firstName&gt;Ned&lt;/firstName&gt;&lt;middleNames&gt;A&lt;/middleNames&gt;&lt;/author&gt;&lt;/authors&gt;&lt;/publication&gt;&lt;/publications&gt;&lt;cites&gt;&lt;/cites&gt;&lt;/citation&gt;</w:instrText>
      </w:r>
      <w:r w:rsidRPr="001B36AE">
        <w:rPr>
          <w:rFonts w:eastAsiaTheme="minorHAnsi"/>
          <w:lang w:val="en-US"/>
        </w:rPr>
        <w:fldChar w:fldCharType="separate"/>
      </w:r>
      <w:r w:rsidRPr="001B36AE">
        <w:rPr>
          <w:rFonts w:cs="Times New Roman"/>
          <w:lang w:val="en-US"/>
        </w:rPr>
        <w:t>{Dingemanse:2013wd}</w:t>
      </w:r>
      <w:r w:rsidRPr="001B36AE">
        <w:rPr>
          <w:rFonts w:eastAsiaTheme="minorHAnsi"/>
          <w:lang w:val="en-US"/>
        </w:rPr>
        <w:fldChar w:fldCharType="end"/>
      </w:r>
      <w:r w:rsidRPr="001B36AE">
        <w:rPr>
          <w:rFonts w:eastAsiaTheme="minorHAnsi"/>
          <w:lang w:val="en-US"/>
        </w:rPr>
        <w:t>.</w:t>
      </w:r>
      <w:r w:rsidRPr="001B36AE">
        <w:t xml:space="preserve"> Studies in hamsters, salamanders and zebra finches have recognised that individuals vary in their </w:t>
      </w:r>
      <w:commentRangeStart w:id="26"/>
      <w:r w:rsidRPr="000B30A2">
        <w:rPr>
          <w:highlight w:val="yellow"/>
        </w:rPr>
        <w:t>metabolic</w:t>
      </w:r>
      <w:commentRangeEnd w:id="26"/>
      <w:r w:rsidRPr="000B30A2">
        <w:rPr>
          <w:rStyle w:val="CommentReference"/>
          <w:highlight w:val="yellow"/>
        </w:rPr>
        <w:commentReference w:id="26"/>
      </w:r>
      <w:r w:rsidRPr="000B30A2">
        <w:rPr>
          <w:highlight w:val="yellow"/>
        </w:rPr>
        <w:t xml:space="preserve"> </w:t>
      </w:r>
      <w:r w:rsidRPr="000B30A2">
        <w:rPr>
          <w:rStyle w:val="CommentReference"/>
          <w:highlight w:val="yellow"/>
        </w:rPr>
        <w:commentReference w:id="27"/>
      </w:r>
      <w:r w:rsidRPr="000B30A2">
        <w:rPr>
          <w:highlight w:val="yellow"/>
        </w:rPr>
        <w:t>plasticity</w:t>
      </w:r>
      <w:r w:rsidRPr="000B30A2">
        <w:t xml:space="preserve"> </w:t>
      </w:r>
      <w:r w:rsidRPr="001B36AE">
        <w:t xml:space="preserve">however its repeatability has rarely been </w:t>
      </w:r>
      <w:r w:rsidRPr="001B36AE">
        <w:lastRenderedPageBreak/>
        <w:t>formally estimated</w:t>
      </w:r>
      <w:commentRangeStart w:id="28"/>
      <w:r w:rsidRPr="001B36AE">
        <w:t xml:space="preserve"> despite its potential to explain consistent patterns of mass-scaling </w:t>
      </w:r>
      <w:commentRangeEnd w:id="28"/>
      <w:r w:rsidRPr="001B36AE">
        <w:rPr>
          <w:rStyle w:val="CommentReference"/>
        </w:rPr>
        <w:commentReference w:id="28"/>
      </w:r>
      <w:r w:rsidRPr="001B36AE">
        <w:rPr>
          <w:rFonts w:cs="Times New Roman"/>
          <w:lang w:val="en-US"/>
        </w:rPr>
        <w:t>{Boratynski:2017jf, Briga:2017dr, Careau:2014bm}</w:t>
      </w:r>
      <w:r w:rsidRPr="001B36AE">
        <w:t xml:space="preserve">. </w:t>
      </w:r>
    </w:p>
    <w:p w14:paraId="0EA06B50" w14:textId="77777777" w:rsidR="00A34300" w:rsidRPr="001B36AE" w:rsidRDefault="00A34300" w:rsidP="00E10A14">
      <w:pPr>
        <w:pStyle w:val="Thesisnormal"/>
        <w:spacing w:line="480" w:lineRule="auto"/>
      </w:pPr>
    </w:p>
    <w:p w14:paraId="3B4192D6" w14:textId="77777777" w:rsidR="00A34300" w:rsidRPr="001B36AE" w:rsidRDefault="00A34300" w:rsidP="00E10A14">
      <w:pPr>
        <w:pStyle w:val="Thesisnormal"/>
        <w:spacing w:before="240" w:line="480" w:lineRule="auto"/>
      </w:pPr>
      <w:commentRangeStart w:id="29"/>
      <w:commentRangeStart w:id="30"/>
      <w:r w:rsidRPr="001B36AE">
        <w:t xml:space="preserve">Quantification of repeatability in plasticity has proven to be challenging because there are </w:t>
      </w:r>
      <w:commentRangeEnd w:id="29"/>
      <w:r w:rsidRPr="001B36AE">
        <w:rPr>
          <w:rStyle w:val="CommentReference"/>
        </w:rPr>
        <w:commentReference w:id="29"/>
      </w:r>
      <w:commentRangeEnd w:id="30"/>
      <w:r w:rsidR="00C548F8">
        <w:rPr>
          <w:rStyle w:val="CommentReference"/>
        </w:rPr>
        <w:commentReference w:id="30"/>
      </w:r>
      <w:r w:rsidRPr="001B36AE">
        <w:t xml:space="preserve">multiple ways to analyse plasticity </w:t>
      </w:r>
      <w:r w:rsidRPr="001B36AE">
        <w:rPr>
          <w:rFonts w:cs="Times New Roman"/>
          <w:lang w:val="en-US"/>
        </w:rPr>
        <w:t xml:space="preserve">{Arnold:2019fb}. </w:t>
      </w:r>
      <w:r w:rsidRPr="001B36AE">
        <w:t xml:space="preserve">Character-state approaches model phenotypic variation in a set of environments as discrete ‘characters’ </w:t>
      </w:r>
      <w:r w:rsidRPr="001B36AE">
        <w:rPr>
          <w:rFonts w:cs="Times"/>
          <w:lang w:val="en-US"/>
        </w:rPr>
        <w:fldChar w:fldCharType="begin"/>
      </w:r>
      <w:r w:rsidRPr="001B36AE">
        <w:rPr>
          <w:rFonts w:cs="Times"/>
          <w:lang w:val="en-US"/>
        </w:rPr>
        <w:instrText xml:space="preserve"> ADDIN PAPERS2_CITATIONS &lt;citation&gt;&lt;priority&gt;34&lt;/priority&gt;&lt;uuid&gt;349B229A-1748-4D07-8C50-5E972C2AC90E&lt;/uuid&gt;&lt;publications&gt;&lt;publication&gt;&lt;subtype&gt;400&lt;/subtype&gt;&lt;title&gt;Adaptive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Pr="001B36AE">
        <w:rPr>
          <w:rFonts w:cs="Times"/>
          <w:lang w:val="en-US"/>
        </w:rPr>
        <w:fldChar w:fldCharType="separate"/>
      </w:r>
      <w:r w:rsidRPr="001B36AE">
        <w:rPr>
          <w:lang w:val="en-US"/>
        </w:rPr>
        <w:t>(</w:t>
      </w:r>
      <w:r w:rsidRPr="001B36AE">
        <w:rPr>
          <w:rFonts w:cs="Times"/>
          <w:lang w:val="en-US"/>
        </w:rPr>
        <w:fldChar w:fldCharType="end"/>
      </w:r>
      <w:r w:rsidRPr="001B36AE">
        <w:rPr>
          <w:rFonts w:cs="Times"/>
          <w:lang w:val="en-US"/>
        </w:rPr>
        <w:fldChar w:fldCharType="begin"/>
      </w:r>
      <w:r w:rsidRPr="001B36AE">
        <w:rPr>
          <w:rFonts w:cs="Times"/>
          <w:lang w:val="en-US"/>
        </w:rPr>
        <w:instrText xml:space="preserve"> ADDIN PAPERS2_CITATIONS &lt;citation&gt;&lt;priority&gt;35&lt;/priority&gt;&lt;uuid&gt;5F1E3F88-1A56-4E70-87B3-D663910E45F7&lt;/uuid&gt;&lt;publications&gt;&lt;publication&gt;&lt;subtype&gt;0&lt;/subtype&gt;&lt;title&gt;Genotype-by-Environment Interactions and Sexual Selection&lt;/title&gt;&lt;publication_date&gt;99201410241200000000222000&lt;/publication_date&gt;&lt;uuid&gt;0ED2D69D-EC20-421C-A083-80BC572273E9&lt;/uuid&gt;&lt;version&gt;&lt;/version&gt;&lt;type&gt;0&lt;/type&gt;&lt;startpage&gt;1&lt;/startpage&gt;&lt;endpage&gt;373&lt;/endpage&gt;&lt;authors&gt;&lt;author&gt;&lt;lastName&gt;Hunt&lt;/lastName&gt;&lt;firstName&gt;John&lt;/firstName&gt;&lt;/author&gt;&lt;/authors&gt;&lt;editors&gt;&lt;author&gt;&lt;lastName&gt;Hunt&lt;/lastName&gt;&lt;firstName&gt;John&lt;/firstName&gt;&lt;/author&gt;&lt;author&gt;&lt;lastName&gt;Hosken&lt;/lastName&gt;&lt;firstName&gt;David&lt;/firstName&gt;&lt;middleNames&gt;J&lt;/middleNames&gt;&lt;/author&gt;&lt;/editors&gt;&lt;/publication&gt;&lt;/publications&gt;&lt;cites&gt;&lt;/cites&gt;&lt;/citation&gt;</w:instrText>
      </w:r>
      <w:r w:rsidRPr="001B36AE">
        <w:rPr>
          <w:rFonts w:cs="Times"/>
          <w:lang w:val="en-US"/>
        </w:rPr>
        <w:fldChar w:fldCharType="separate"/>
      </w:r>
      <w:r w:rsidRPr="001B36AE">
        <w:rPr>
          <w:lang w:val="en-US"/>
        </w:rPr>
        <w:t>Hunt 2014)</w:t>
      </w:r>
      <w:r w:rsidRPr="001B36AE">
        <w:rPr>
          <w:rFonts w:cs="Times"/>
          <w:lang w:val="en-US"/>
        </w:rPr>
        <w:fldChar w:fldCharType="end"/>
      </w:r>
      <w:r w:rsidRPr="001B36AE">
        <w:t>. For example, activity rate measured at 25ºC and 35ºC are considered separate traits that are correlated</w:t>
      </w:r>
      <w:r>
        <w:t xml:space="preserve"> </w:t>
      </w:r>
      <w:r w:rsidRPr="001B36AE">
        <w:t xml:space="preserve">through shared physiological underpinnings. Repeatability can </w:t>
      </w:r>
      <w:r>
        <w:t xml:space="preserve">thus </w:t>
      </w:r>
      <w:r w:rsidRPr="001B36AE">
        <w:t>be derived in each environment and</w:t>
      </w:r>
      <w:r>
        <w:t xml:space="preserve"> in turn</w:t>
      </w:r>
      <w:r w:rsidRPr="001B36AE">
        <w:t xml:space="preserve"> </w:t>
      </w:r>
      <w:r>
        <w:t>the reaction norm can</w:t>
      </w:r>
      <w:r w:rsidRPr="001B36AE">
        <w:t xml:space="preserve"> show greater </w:t>
      </w:r>
      <w:r>
        <w:t>malleability</w:t>
      </w:r>
      <w:r w:rsidRPr="001B36AE">
        <w:t xml:space="preserve"> across environments. In contrast, function-valued approaches model the entire reaction norm</w:t>
      </w:r>
      <w:r>
        <w:t xml:space="preserve"> by</w:t>
      </w:r>
      <w:r w:rsidRPr="001B36AE">
        <w:t xml:space="preserve"> describing plastic responses across an environmental range by a set of parameters</w:t>
      </w:r>
      <w:r>
        <w:t xml:space="preserve"> </w:t>
      </w:r>
      <w:r>
        <w:rPr>
          <w:rFonts w:cs="Times New Roman"/>
          <w:lang w:val="en-US"/>
        </w:rPr>
        <w:t>{Via:1995hm}</w:t>
      </w:r>
      <w:r>
        <w:t xml:space="preserve">. For example, </w:t>
      </w:r>
      <w:r w:rsidRPr="001B36AE">
        <w:t xml:space="preserve">the intercept </w:t>
      </w:r>
      <w:r>
        <w:t>of a linear reaction norm represents</w:t>
      </w:r>
      <w:r w:rsidRPr="001B36AE">
        <w:t xml:space="preserve"> the average population </w:t>
      </w:r>
      <w:r>
        <w:t>trait value</w:t>
      </w:r>
      <w:r w:rsidRPr="001B36AE">
        <w:t xml:space="preserve"> and the slope </w:t>
      </w:r>
      <w:r>
        <w:t>represents</w:t>
      </w:r>
      <w:r w:rsidRPr="001B36AE">
        <w:t xml:space="preserve"> plasticity. </w:t>
      </w:r>
      <w:r>
        <w:t>In this scenario</w:t>
      </w:r>
      <w:r w:rsidRPr="001B36AE">
        <w:t xml:space="preserve">, repeatability </w:t>
      </w:r>
      <w:r>
        <w:t>can be</w:t>
      </w:r>
      <w:r w:rsidRPr="001B36AE">
        <w:t xml:space="preserve"> quantified</w:t>
      </w:r>
      <w:r>
        <w:t xml:space="preserve"> for each </w:t>
      </w:r>
      <w:proofErr w:type="gramStart"/>
      <w:r>
        <w:t>parameter</w:t>
      </w:r>
      <w:proofErr w:type="gramEnd"/>
      <w:r>
        <w:t xml:space="preserve"> but the shape of reaction norm is somewhat constrained</w:t>
      </w:r>
      <w:r w:rsidRPr="001B36AE">
        <w:t xml:space="preserve"> </w:t>
      </w:r>
      <w:r>
        <w:t xml:space="preserve">by the nature of the mathematical function used model the reaction norm. While the conceptual differences between the modelling approaches have sparked debates </w:t>
      </w:r>
      <w:r>
        <w:rPr>
          <w:rFonts w:cs="Times New Roman"/>
          <w:lang w:val="en-US"/>
        </w:rPr>
        <w:t>{Via:1995hm}</w:t>
      </w:r>
      <w:r>
        <w:t>,</w:t>
      </w:r>
      <w:r w:rsidRPr="00035318">
        <w:t xml:space="preserve"> </w:t>
      </w:r>
      <w:r>
        <w:t>both approaches can contribute to our understanding on how the shape of reaction norms can evolve</w:t>
      </w:r>
      <w:commentRangeStart w:id="31"/>
      <w:commentRangeStart w:id="32"/>
    </w:p>
    <w:p w14:paraId="5DAAED1D" w14:textId="77777777" w:rsidR="00A34300" w:rsidRPr="001B36AE" w:rsidRDefault="00A34300" w:rsidP="00E10A14">
      <w:pPr>
        <w:pStyle w:val="Thesisnormal"/>
        <w:spacing w:before="240" w:line="480" w:lineRule="auto"/>
      </w:pPr>
    </w:p>
    <w:p w14:paraId="0157556B" w14:textId="1E23089F" w:rsidR="00A34300" w:rsidRPr="001B36AE" w:rsidRDefault="00A34300" w:rsidP="00E10A14">
      <w:pPr>
        <w:pStyle w:val="Thesisnormal"/>
        <w:spacing w:before="240" w:line="480" w:lineRule="auto"/>
      </w:pPr>
      <w:r w:rsidRPr="001B36AE">
        <w:t>Resting metabolic rate (SMR) recorded at one temperature will be inherently correlated with SMR recorded at a higher temperature</w:t>
      </w:r>
      <w:commentRangeEnd w:id="31"/>
      <w:r w:rsidRPr="001B36AE">
        <w:rPr>
          <w:rStyle w:val="CommentReference"/>
        </w:rPr>
        <w:commentReference w:id="31"/>
      </w:r>
      <w:commentRangeEnd w:id="32"/>
      <w:r>
        <w:rPr>
          <w:rStyle w:val="CommentReference"/>
        </w:rPr>
        <w:commentReference w:id="32"/>
      </w:r>
      <w:r w:rsidRPr="001B36AE">
        <w:t xml:space="preserve">. Phenotypic correlations between different environments may illuminate the underlying genetic correlations </w:t>
      </w:r>
      <w:r>
        <w:rPr>
          <w:rFonts w:cs="Times New Roman"/>
          <w:lang w:val="en-US"/>
        </w:rPr>
        <w:t>{Falconer:1952uz, Roff:2017gu}</w:t>
      </w:r>
      <w:r w:rsidRPr="001B36AE">
        <w:t xml:space="preserve"> and hence any evolutionary constraint in metabolic thermal plasticity. One additional benefit in estimating repeatability and variance components of reaction norms is </w:t>
      </w:r>
      <w:r w:rsidRPr="001B36AE">
        <w:lastRenderedPageBreak/>
        <w:t xml:space="preserve">the ability to also determine cross-environment correlations of the phenotypic trait </w:t>
      </w:r>
      <w:r w:rsidRPr="001B36AE">
        <w:rPr>
          <w:rFonts w:cs="Times New Roman"/>
          <w:lang w:val="en-US"/>
        </w:rPr>
        <w:t>{Brommer:2013gx}</w:t>
      </w:r>
      <w:r w:rsidRPr="001B36AE">
        <w:t xml:space="preserve">. Cross-environment correlations between ‘characters’ from different environments, or between the intercept and slope can dictate the extent to which these must evolve in tandem </w:t>
      </w:r>
      <w:r w:rsidRPr="001B36AE">
        <w:rPr>
          <w:lang w:val="en-US"/>
        </w:rPr>
        <w:fldChar w:fldCharType="begin"/>
      </w:r>
      <w:r w:rsidR="00BE4BA4">
        <w:rPr>
          <w:lang w:val="en-US"/>
        </w:rPr>
        <w:instrText xml:space="preserve"> ADDIN PAPERS2_CITATIONS &lt;citation&gt;&lt;priority&gt;37&lt;/priority&gt;&lt;uuid&gt;C057744F-D2F7-4ED3-A6C7-4655FB3867AA&lt;/uuid&gt;&lt;publications&gt;&lt;publication&gt;&lt;subtype&gt;0&lt;/subtype&gt;&lt;title&gt;Genotype-by-Environment Interactions and Sexual Selection&lt;/title&gt;&lt;publication_date&gt;99201410241200000000222000&lt;/publication_date&gt;&lt;uuid&gt;0ED2D69D-EC20-421C-A083-80BC572273E9&lt;/uuid&gt;&lt;version&gt;&lt;/version&gt;&lt;type&gt;0&lt;/type&gt;&lt;startpage&gt;1&lt;/startpage&gt;&lt;endpage&gt;373&lt;/endpage&gt;&lt;authors&gt;&lt;author&gt;&lt;lastName&gt;Hunt&lt;/lastName&gt;&lt;firstName&gt;John&lt;/firstName&gt;&lt;/author&gt;&lt;/authors&gt;&lt;editors&gt;&lt;author&gt;&lt;lastName&gt;Hunt&lt;/lastName&gt;&lt;firstName&gt;John&lt;/firstName&gt;&lt;/author&gt;&lt;author&gt;&lt;lastName&gt;Hosken&lt;/lastName&gt;&lt;firstName&gt;David&lt;/firstName&gt;&lt;middleNames&gt;J&lt;/middleNames&gt;&lt;/author&gt;&lt;/editors&gt;&lt;/publication&gt;&lt;/publications&gt;&lt;cites&gt;&lt;/cites&gt;&lt;/citation&gt;</w:instrText>
      </w:r>
      <w:r w:rsidRPr="001B36AE">
        <w:rPr>
          <w:lang w:val="en-US"/>
        </w:rPr>
        <w:fldChar w:fldCharType="separate"/>
      </w:r>
      <w:r w:rsidRPr="001B36AE">
        <w:rPr>
          <w:lang w:val="en-US"/>
        </w:rPr>
        <w:t>(Hunt 2014)</w:t>
      </w:r>
      <w:r w:rsidRPr="001B36AE">
        <w:rPr>
          <w:lang w:val="en-US"/>
        </w:rPr>
        <w:fldChar w:fldCharType="end"/>
      </w:r>
      <w:r w:rsidRPr="001B36AE">
        <w:t xml:space="preserve">. To the best of our knowledge, no study has assessed the merits of both character-state and function-valued approaches in understanding individual variation and cross-environment correlations of plasticity. </w:t>
      </w:r>
    </w:p>
    <w:p w14:paraId="0E74A238" w14:textId="77777777" w:rsidR="00A34300" w:rsidRPr="001B36AE" w:rsidRDefault="00A34300" w:rsidP="00E10A14">
      <w:pPr>
        <w:pStyle w:val="Thesisnormal"/>
        <w:spacing w:before="240" w:line="480" w:lineRule="auto"/>
      </w:pPr>
    </w:p>
    <w:p w14:paraId="2B80089A" w14:textId="77777777" w:rsidR="00A34300" w:rsidRPr="001B36AE" w:rsidRDefault="00A34300" w:rsidP="00E10A14">
      <w:pPr>
        <w:pStyle w:val="Thesisnormal"/>
        <w:spacing w:before="240" w:line="480" w:lineRule="auto"/>
      </w:pPr>
      <w:r w:rsidRPr="001B36AE">
        <w:t>Here we examine how individuals vary in their SMR in relation to body size and acute temperature changes using an ectotherm model, the delicate skink (</w:t>
      </w:r>
      <w:proofErr w:type="spellStart"/>
      <w:r w:rsidRPr="001B36AE">
        <w:t>Lampropholis</w:t>
      </w:r>
      <w:proofErr w:type="spellEnd"/>
      <w:r w:rsidRPr="001B36AE">
        <w:t xml:space="preserve"> </w:t>
      </w:r>
      <w:proofErr w:type="spellStart"/>
      <w:r w:rsidRPr="001B36AE">
        <w:t>delicata</w:t>
      </w:r>
      <w:proofErr w:type="spellEnd"/>
      <w:proofErr w:type="gramStart"/>
      <w:r w:rsidRPr="001B36AE">
        <w:t>)..</w:t>
      </w:r>
      <w:proofErr w:type="gramEnd"/>
      <w:r w:rsidRPr="001B36AE">
        <w:t xml:space="preserve"> We take advantage of two modelling frameworks that differ in their assumptions to address four key questions. (1) Do individuals’ metabolic rate consistently differ in their plastic responses to temperature (i.e. metabolic thermal plasticity) over time? (2) What </w:t>
      </w:r>
      <w:proofErr w:type="gramStart"/>
      <w:r w:rsidRPr="001B36AE">
        <w:t>are</w:t>
      </w:r>
      <w:proofErr w:type="gramEnd"/>
      <w:r w:rsidRPr="001B36AE">
        <w:t xml:space="preserve"> the cross-environment correlations of metabolic rates between different temperatures? (3) How are population mass-scaling exponents change with temperature when inter-and intra- individual processes are considered? Unravelling </w:t>
      </w:r>
      <w:r>
        <w:t xml:space="preserve">the </w:t>
      </w:r>
      <w:r w:rsidRPr="001B36AE">
        <w:t>complex</w:t>
      </w:r>
      <w:r>
        <w:t>ities of</w:t>
      </w:r>
      <w:r w:rsidRPr="001B36AE">
        <w:t xml:space="preserve"> individual physiological processes will have important consequences for understanding how populations respond in new or challenging environments.</w:t>
      </w:r>
      <w:r w:rsidRPr="001B36AE">
        <w:rPr>
          <w:rFonts w:eastAsiaTheme="minorHAnsi"/>
          <w:lang w:val="en-US"/>
        </w:rPr>
        <w:t xml:space="preserve"> </w:t>
      </w:r>
    </w:p>
    <w:p w14:paraId="747371E7" w14:textId="7933E544" w:rsidR="00D24BC6" w:rsidRDefault="00EF339B" w:rsidP="00E10A14">
      <w:pPr>
        <w:pStyle w:val="Heading1"/>
        <w:spacing w:line="480" w:lineRule="auto"/>
        <w:rPr>
          <w:lang w:val="en-AU"/>
        </w:rPr>
      </w:pPr>
      <w:r>
        <w:rPr>
          <w:lang w:val="en-AU"/>
        </w:rPr>
        <w:t xml:space="preserve">Materials and </w:t>
      </w:r>
      <w:r w:rsidR="00D24BC6">
        <w:rPr>
          <w:lang w:val="en-AU"/>
        </w:rPr>
        <w:t>Methods</w:t>
      </w:r>
    </w:p>
    <w:p w14:paraId="56EF667A" w14:textId="77777777" w:rsidR="00986AC3" w:rsidRPr="007B67F2" w:rsidRDefault="00986AC3" w:rsidP="00C548F8">
      <w:pPr>
        <w:spacing w:line="480" w:lineRule="auto"/>
        <w:rPr>
          <w:lang w:val="en-AU"/>
        </w:rPr>
      </w:pPr>
    </w:p>
    <w:p w14:paraId="3A6EF5AF" w14:textId="23C97027" w:rsidR="00D24BC6" w:rsidRDefault="00D24BC6" w:rsidP="00E10A14">
      <w:pPr>
        <w:pStyle w:val="Heading2"/>
        <w:spacing w:line="480" w:lineRule="auto"/>
        <w:rPr>
          <w:lang w:val="en-AU"/>
        </w:rPr>
      </w:pPr>
      <w:r>
        <w:rPr>
          <w:lang w:val="en-AU"/>
        </w:rPr>
        <w:t>Lizard collection and husbandry</w:t>
      </w:r>
    </w:p>
    <w:p w14:paraId="05849D91" w14:textId="731A36CA" w:rsidR="00B37A5A" w:rsidRDefault="00FD472C" w:rsidP="00E10A14">
      <w:pPr>
        <w:pStyle w:val="Thesisbodytext"/>
        <w:spacing w:line="480" w:lineRule="auto"/>
      </w:pPr>
      <w:r>
        <w:t>B</w:t>
      </w:r>
      <w:r w:rsidR="00B37A5A">
        <w:t xml:space="preserve">etween 28 August and 8 September 2015, </w:t>
      </w:r>
      <w:r>
        <w:t xml:space="preserve">forty-two male </w:t>
      </w:r>
      <w:r>
        <w:rPr>
          <w:i/>
        </w:rPr>
        <w:t xml:space="preserve">L. </w:t>
      </w:r>
      <w:proofErr w:type="spellStart"/>
      <w:r>
        <w:rPr>
          <w:i/>
        </w:rPr>
        <w:t>delicata</w:t>
      </w:r>
      <w:proofErr w:type="spellEnd"/>
      <w:r>
        <w:t xml:space="preserve"> were collected from two sites near </w:t>
      </w:r>
      <w:r w:rsidR="00B37A5A">
        <w:t>Sydney</w:t>
      </w:r>
      <w:r>
        <w:t>, Australia</w:t>
      </w:r>
      <w:r w:rsidR="00B37A5A">
        <w:t xml:space="preserve">. Lizards were caught by hand or by mealworm fishing and were transported individually in calico bags in an ice-cooler to Macquarie University. Lizards </w:t>
      </w:r>
      <w:r w:rsidR="00B37A5A">
        <w:lastRenderedPageBreak/>
        <w:t xml:space="preserve">were housed in a </w:t>
      </w:r>
      <w:r w:rsidR="004904FF">
        <w:t>temperature-controlled</w:t>
      </w:r>
      <w:r w:rsidR="00B37A5A">
        <w:t xml:space="preserve"> room </w:t>
      </w:r>
      <w:r w:rsidR="00557517">
        <w:t xml:space="preserve">set at 26ºC </w:t>
      </w:r>
      <w:r w:rsidR="00FE1A78">
        <w:t xml:space="preserve">and </w:t>
      </w:r>
      <w:r w:rsidR="00C3129A">
        <w:t xml:space="preserve">were </w:t>
      </w:r>
      <w:r w:rsidR="00FE1A78">
        <w:t>provided with a thermal gradient</w:t>
      </w:r>
      <w:r w:rsidR="00343381">
        <w:t xml:space="preserve"> to allow thermoregulation</w:t>
      </w:r>
      <w:r w:rsidR="00B37A5A">
        <w:t xml:space="preserve">. Each lizard </w:t>
      </w:r>
      <w:r w:rsidR="00FE1A78">
        <w:t xml:space="preserve">was </w:t>
      </w:r>
      <w:r w:rsidR="00B37A5A">
        <w:t xml:space="preserve">kept individually in </w:t>
      </w:r>
      <w:r w:rsidR="00FE1A78">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rsidR="00FE1A78">
        <w:t>to</w:t>
      </w:r>
      <w:r w:rsidR="00FE1A78" w:rsidRPr="00F544D9">
        <w:t xml:space="preserve"> </w:t>
      </w:r>
      <w:r w:rsidR="00B37A5A" w:rsidRPr="00F544D9">
        <w:t>four sm</w:t>
      </w:r>
      <w:r w:rsidR="00B37A5A" w:rsidRPr="00D1564E">
        <w:t>all crickets (</w:t>
      </w:r>
      <w:r w:rsidR="0062391B">
        <w:rPr>
          <w:i/>
        </w:rPr>
        <w:t xml:space="preserve">Acheta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w:t>
      </w:r>
      <w:r w:rsidR="00C9491D">
        <w:t>A</w:t>
      </w:r>
      <w:r w:rsidR="00B37A5A">
        <w:t xml:space="preserve">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4FB4D44D" w14:textId="77777777" w:rsidR="00C2001B" w:rsidRPr="00B178E1" w:rsidRDefault="00C2001B" w:rsidP="00E10A14">
      <w:pPr>
        <w:pStyle w:val="Thesisbodytext"/>
        <w:spacing w:line="480" w:lineRule="auto"/>
      </w:pPr>
    </w:p>
    <w:p w14:paraId="721D7E49" w14:textId="04CF35FB" w:rsidR="00D24BC6" w:rsidRDefault="00D24BC6" w:rsidP="00E10A14">
      <w:pPr>
        <w:pStyle w:val="Heading2"/>
        <w:spacing w:line="480" w:lineRule="auto"/>
        <w:rPr>
          <w:lang w:val="en-AU"/>
        </w:rPr>
      </w:pPr>
      <w:r>
        <w:rPr>
          <w:lang w:val="en-AU"/>
        </w:rPr>
        <w:t>Quantifying metabolic reaction norms</w:t>
      </w:r>
    </w:p>
    <w:p w14:paraId="194ECE19" w14:textId="66477C51" w:rsidR="00B37A5A" w:rsidRDefault="00B27959" w:rsidP="00E10A14">
      <w:pPr>
        <w:pStyle w:val="Thesisnormal"/>
        <w:spacing w:line="480" w:lineRule="auto"/>
      </w:pPr>
      <w:r w:rsidRPr="00130E2D">
        <w:t>Closed-system respirometry</w:t>
      </w:r>
      <w:r w:rsidR="00B37A5A" w:rsidRPr="00130E2D">
        <w:t xml:space="preserve"> assays were conducted between 26 December 2016 - 19 March 2017. We measured </w:t>
      </w:r>
      <w:r w:rsidR="00A847D8" w:rsidRPr="00130E2D">
        <w:t xml:space="preserve">resting </w:t>
      </w:r>
      <w:r w:rsidR="00FE1A78" w:rsidRPr="00130E2D">
        <w:t>metabolic rate</w:t>
      </w:r>
      <w:r w:rsidR="00CB27F4" w:rsidRPr="00130E2D">
        <w:t xml:space="preserve"> (</w:t>
      </w:r>
      <w:r w:rsidR="001A47EA">
        <w:t>SMR</w:t>
      </w:r>
      <w:r w:rsidR="00CB27F4" w:rsidRPr="00130E2D">
        <w:t>)</w:t>
      </w:r>
      <w:r w:rsidR="00FE1A78" w:rsidRPr="00130E2D">
        <w:t xml:space="preserve"> as </w:t>
      </w:r>
      <w:r w:rsidR="00B37A5A" w:rsidRPr="00130E2D">
        <w:t>CO</w:t>
      </w:r>
      <w:r w:rsidR="00B37A5A" w:rsidRPr="00130E2D">
        <w:rPr>
          <w:vertAlign w:val="subscript"/>
        </w:rPr>
        <w:t xml:space="preserve">2 </w:t>
      </w:r>
      <w:r w:rsidR="00B37A5A" w:rsidRPr="00130E2D">
        <w:t xml:space="preserve">production </w:t>
      </w:r>
      <w:r w:rsidR="00FE1A78" w:rsidRPr="00130E2D">
        <w:t xml:space="preserve">per unit time </w:t>
      </w:r>
      <w:r w:rsidR="00CB27F4" w:rsidRPr="00130E2D">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rsidRPr="00130E2D">
        <w:t xml:space="preserve"> m</w:t>
      </w:r>
      <w:r w:rsidR="0048012E" w:rsidRPr="00130E2D">
        <w:t>L</w:t>
      </w:r>
      <w:r w:rsidR="00CB27F4" w:rsidRPr="00130E2D">
        <w:t xml:space="preserve"> min</w:t>
      </w:r>
      <w:r w:rsidR="00CB27F4" w:rsidRPr="00130E2D">
        <w:rPr>
          <w:vertAlign w:val="superscript"/>
        </w:rPr>
        <w:t>-1</w:t>
      </w:r>
      <w:r w:rsidR="00CB27F4" w:rsidRPr="00130E2D">
        <w:t xml:space="preserve">). </w:t>
      </w:r>
      <w:r w:rsidR="001A47EA">
        <w:t>SMR</w:t>
      </w:r>
      <w:r w:rsidR="005107D8" w:rsidRPr="00130E2D">
        <w:t xml:space="preserve"> is the metabolic rate of a</w:t>
      </w:r>
      <w:r w:rsidR="00FE1A78" w:rsidRPr="00130E2D">
        <w:t xml:space="preserve">nimals at a </w:t>
      </w:r>
      <w:r w:rsidR="002C29BA" w:rsidRPr="00130E2D">
        <w:t xml:space="preserve">given </w:t>
      </w:r>
      <w:r w:rsidR="00B37A5A" w:rsidRPr="00130E2D">
        <w:t xml:space="preserve">temperature </w:t>
      </w:r>
      <w:r w:rsidR="00343381" w:rsidRPr="00130E2D">
        <w:t xml:space="preserve">(usually its preferred body temperature) </w:t>
      </w:r>
      <w:r w:rsidR="00B37A5A" w:rsidRPr="00C548F8">
        <w:rPr>
          <w:highlight w:val="yellow"/>
        </w:rPr>
        <w:t xml:space="preserve">in a </w:t>
      </w:r>
      <w:r w:rsidR="005107D8" w:rsidRPr="00C548F8">
        <w:rPr>
          <w:highlight w:val="yellow"/>
        </w:rPr>
        <w:t>resting</w:t>
      </w:r>
      <w:r w:rsidR="00B37A5A" w:rsidRPr="00C548F8">
        <w:rPr>
          <w:highlight w:val="yellow"/>
        </w:rPr>
        <w:t>, post-absorptive</w:t>
      </w:r>
      <w:r w:rsidR="00FE1A78" w:rsidRPr="00C548F8">
        <w:rPr>
          <w:highlight w:val="yellow"/>
        </w:rPr>
        <w:t xml:space="preserve"> state</w:t>
      </w:r>
      <w:r w:rsidR="005107D8" w:rsidRPr="00C548F8">
        <w:rPr>
          <w:highlight w:val="yellow"/>
        </w:rPr>
        <w:t xml:space="preserve"> but also includes energetic costs of random activity that we were not able to completely control for </w:t>
      </w:r>
      <w:r w:rsidR="00092104" w:rsidRPr="00C548F8">
        <w:rPr>
          <w:highlight w:val="yellow"/>
        </w:rPr>
        <w:fldChar w:fldCharType="begin" w:fldLock="1"/>
      </w:r>
      <w:r w:rsidR="00BE4BA4">
        <w:rPr>
          <w:highlight w:val="yellow"/>
        </w:rPr>
        <w:instrText xml:space="preserve"> ADDIN PAPERS2_CITATIONS &lt;citation&gt;&lt;priority&gt;0&lt;/priority&gt;&lt;uuid&gt;5586E55A-1B53-4D95-9BBE-415F6E80D857&lt;/uuid&gt;&lt;publications&gt;&lt;publication&gt;&lt;subtype&gt;0&lt;/subtype&gt;&lt;publisher&gt;Philadelphia: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sidRPr="00C548F8">
        <w:rPr>
          <w:highlight w:val="yellow"/>
        </w:rPr>
        <w:fldChar w:fldCharType="separate"/>
      </w:r>
      <w:r w:rsidR="00AC6242" w:rsidRPr="00C548F8">
        <w:rPr>
          <w:rFonts w:eastAsiaTheme="minorHAnsi"/>
          <w:highlight w:val="yellow"/>
          <w:lang w:val="en-US"/>
        </w:rPr>
        <w:t>{Withers:1992wc}</w:t>
      </w:r>
      <w:r w:rsidR="00092104" w:rsidRPr="00C548F8">
        <w:rPr>
          <w:highlight w:val="yellow"/>
        </w:rPr>
        <w:fldChar w:fldCharType="end"/>
      </w:r>
      <w:r w:rsidR="00B37A5A" w:rsidRPr="00130E2D">
        <w:t xml:space="preserve">. </w:t>
      </w:r>
      <w:r w:rsidR="00EE7162" w:rsidRPr="00130E2D">
        <w:t>Due to logistical constraints, lizards were randomly assigned to one of two blocks for metabolism measurements (block 1: n = 23, block 2: n = 22). We used two incubators (</w:t>
      </w:r>
      <w:proofErr w:type="spellStart"/>
      <w:r w:rsidR="00EE7162" w:rsidRPr="00130E2D">
        <w:t>LabWit</w:t>
      </w:r>
      <w:proofErr w:type="spellEnd"/>
      <w:r w:rsidR="00EE7162" w:rsidRPr="00130E2D">
        <w:t xml:space="preserve">, ZXSD-R1090) to precisely control the ambient temperature at which measurements were taken (+/- 1ºC). </w:t>
      </w:r>
      <w:r w:rsidR="005107D8" w:rsidRPr="00130E2D">
        <w:t>M</w:t>
      </w:r>
      <w:r w:rsidR="00FE1A78" w:rsidRPr="00130E2D">
        <w:t xml:space="preserve">easurements </w:t>
      </w:r>
      <w:r w:rsidR="00B37A5A" w:rsidRPr="00130E2D">
        <w:t xml:space="preserve">were taken between 22ºC </w:t>
      </w:r>
      <w:r w:rsidR="00557517" w:rsidRPr="00130E2D">
        <w:t xml:space="preserve">– </w:t>
      </w:r>
      <w:r w:rsidR="00B37A5A" w:rsidRPr="00130E2D">
        <w:t>32º</w:t>
      </w:r>
      <w:proofErr w:type="spellStart"/>
      <w:r w:rsidR="00B37A5A" w:rsidRPr="00130E2D">
        <w:t>C at</w:t>
      </w:r>
      <w:proofErr w:type="spellEnd"/>
      <w:r w:rsidR="00B37A5A" w:rsidRPr="00130E2D">
        <w:t xml:space="preserve"> 2ºC increments</w:t>
      </w:r>
      <w:r w:rsidR="002C29BA" w:rsidRPr="00130E2D">
        <w:t xml:space="preserve"> </w:t>
      </w:r>
      <w:r w:rsidR="00B37A5A" w:rsidRPr="00130E2D">
        <w:t xml:space="preserve">over </w:t>
      </w:r>
      <w:proofErr w:type="gramStart"/>
      <w:r w:rsidR="00FE1A78" w:rsidRPr="00130E2D">
        <w:t xml:space="preserve">a </w:t>
      </w:r>
      <w:r w:rsidR="00791978" w:rsidRPr="00130E2D">
        <w:t>three</w:t>
      </w:r>
      <w:r w:rsidR="00EE7162" w:rsidRPr="00130E2D">
        <w:t xml:space="preserve"> days</w:t>
      </w:r>
      <w:proofErr w:type="gramEnd"/>
      <w:r w:rsidR="00FE1A78" w:rsidRPr="00130E2D">
        <w:t xml:space="preserve"> </w:t>
      </w:r>
      <w:r w:rsidR="00B37A5A" w:rsidRPr="00130E2D">
        <w:t>(measurement</w:t>
      </w:r>
      <w:r w:rsidR="00FE1A78" w:rsidRPr="00130E2D">
        <w:t>s</w:t>
      </w:r>
      <w:r w:rsidR="00B37A5A" w:rsidRPr="00130E2D">
        <w:t xml:space="preserve"> at two temperatures per day) and were repeated every 10 days (10 sampling sessions in total).</w:t>
      </w:r>
      <w:r w:rsidR="00557517" w:rsidRPr="00130E2D">
        <w:t xml:space="preserve"> </w:t>
      </w:r>
      <w:r w:rsidR="00035FEB" w:rsidRPr="00130E2D">
        <w:t xml:space="preserve">In order to account for </w:t>
      </w:r>
      <w:r w:rsidR="00912471" w:rsidRPr="00130E2D">
        <w:t xml:space="preserve">carry over </w:t>
      </w:r>
      <w:r w:rsidR="00035FEB" w:rsidRPr="00130E2D">
        <w:t>effects of extreme temperatures experienced by an individual on subsequent</w:t>
      </w:r>
      <w:r w:rsidR="00912471" w:rsidRPr="00130E2D">
        <w:t xml:space="preserve"> metabolic</w:t>
      </w:r>
      <w:r w:rsidR="00035FEB" w:rsidRPr="00130E2D">
        <w:t xml:space="preserve"> measurements, </w:t>
      </w:r>
      <w:r w:rsidR="00FE1A78" w:rsidRPr="00130E2D">
        <w:t>the</w:t>
      </w:r>
      <w:r w:rsidR="00B37A5A" w:rsidRPr="00130E2D">
        <w:t xml:space="preserve"> temperature order </w:t>
      </w:r>
      <w:r w:rsidR="00B37A5A" w:rsidRPr="00130E2D">
        <w:lastRenderedPageBreak/>
        <w:t>was randomly allocated</w:t>
      </w:r>
      <w:r w:rsidR="00F85093" w:rsidRPr="00130E2D">
        <w:t xml:space="preserve"> </w:t>
      </w:r>
      <w:r w:rsidR="00B37A5A" w:rsidRPr="00130E2D">
        <w:t>to the incubators across the three days</w:t>
      </w:r>
      <w:r w:rsidR="00EE7162" w:rsidRPr="00130E2D">
        <w:t xml:space="preserve">, for </w:t>
      </w:r>
      <w:r w:rsidR="00B37A5A" w:rsidRPr="00130E2D">
        <w:t>each sampling session</w:t>
      </w:r>
      <w:r w:rsidR="00B37A5A">
        <w:t>.</w:t>
      </w:r>
      <w:r w:rsidR="001A47EA">
        <w:t xml:space="preserve"> We also statistically accounted for temperature order in our analyses (see below).</w:t>
      </w:r>
    </w:p>
    <w:p w14:paraId="15F58D8E" w14:textId="77777777" w:rsidR="008A25FA" w:rsidRDefault="008A25FA" w:rsidP="00E10A14">
      <w:pPr>
        <w:pStyle w:val="Thesisnormal"/>
        <w:spacing w:line="480" w:lineRule="auto"/>
      </w:pPr>
    </w:p>
    <w:p w14:paraId="7F4543FC" w14:textId="6DD69D01" w:rsidR="00B37A5A" w:rsidRDefault="000F50EB" w:rsidP="00E10A14">
      <w:pPr>
        <w:pStyle w:val="Thesisnormal"/>
        <w:spacing w:line="480" w:lineRule="auto"/>
      </w:pPr>
      <w:r>
        <w:t xml:space="preserve">After </w:t>
      </w:r>
      <w:r w:rsidR="00683FB5">
        <w:t>a</w:t>
      </w:r>
      <w:r w:rsidR="002C29BA">
        <w:t xml:space="preserve">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w:t>
      </w:r>
      <w:r w:rsidR="001A47EA">
        <w:t xml:space="preserve"> immediately</w:t>
      </w:r>
      <w:r w:rsidR="00B37A5A">
        <w:t xml:space="preserve">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059BDE3B" w14:textId="77777777" w:rsidR="008A25FA" w:rsidRDefault="008A25FA" w:rsidP="00E10A14">
      <w:pPr>
        <w:pStyle w:val="Thesisnormal"/>
        <w:spacing w:line="480" w:lineRule="auto"/>
      </w:pPr>
    </w:p>
    <w:p w14:paraId="1F4E0F83" w14:textId="00DD8996" w:rsidR="00B37A5A" w:rsidRDefault="00321177" w:rsidP="00E10A14">
      <w:pPr>
        <w:pStyle w:val="Thesisnormal"/>
        <w:spacing w:line="480" w:lineRule="auto"/>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fldLock="1"/>
      </w:r>
      <w:r w:rsidR="00BE4BA4">
        <w:rPr>
          <w:rFonts w:eastAsiaTheme="minorHAnsi"/>
          <w:lang w:val="en-US"/>
        </w:rPr>
        <w:instrText xml:space="preserve"> ADDIN PAPERS2_CITATIONS &lt;citation&gt;&lt;priority&gt;41&lt;/priority&gt;&lt;uuid&gt;934F0C3B-0E0B-4110-B2E4-2C8E7CF52A8F&lt;/uuid&gt;&lt;publications&gt;&lt;publication&gt;&lt;subtype&gt;0&lt;/subtype&gt;&lt;place&gt;New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citekey&gt;Lighton:2008uf&lt;/citekey&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AC6242">
        <w:rPr>
          <w:rFonts w:eastAsiaTheme="minorHAnsi"/>
          <w:lang w:val="en-US"/>
        </w:rPr>
        <w:t>{Lighton:2008uf}</w:t>
      </w:r>
      <w:r w:rsidR="002905E1">
        <w:rPr>
          <w:rFonts w:eastAsiaTheme="minorHAnsi"/>
          <w:lang w:val="en-US"/>
        </w:rPr>
        <w:fldChar w:fldCharType="end"/>
      </w:r>
      <w:r w:rsidR="00B37A5A">
        <w:t xml:space="preserve">: </w:t>
      </w:r>
    </w:p>
    <w:p w14:paraId="10B5DCE6" w14:textId="6C970B66" w:rsidR="00B37A5A" w:rsidRPr="00FC045C" w:rsidRDefault="00B37A5A" w:rsidP="00E10A14">
      <w:pPr>
        <w:pStyle w:val="Thesisnormal"/>
        <w:spacing w:line="480" w:lineRule="auto"/>
        <w:jc w:val="both"/>
        <w:rPr>
          <w:rFonts w:cs="Times New Roman"/>
        </w:rPr>
      </w:pPr>
      <w:r>
        <w:rPr>
          <w:rFonts w:cs="Times New Roman"/>
        </w:rPr>
        <w:t>Eq</w:t>
      </w:r>
      <w:r w:rsidR="006B2D93">
        <w:rPr>
          <w:rFonts w:cs="Times New Roman"/>
        </w:rPr>
        <w:t>uatio</w:t>
      </w:r>
      <w:r>
        <w:rPr>
          <w:rFonts w:cs="Times New Roman"/>
        </w:rPr>
        <w:t>n: 1</w:t>
      </w:r>
    </w:p>
    <w:commentRangeStart w:id="33"/>
    <w:commentRangeStart w:id="34"/>
    <w:p w14:paraId="03692CD4" w14:textId="60EF91D7" w:rsidR="00B37A5A" w:rsidRPr="00FC045C" w:rsidRDefault="003D4144" w:rsidP="00E10A14">
      <w:pPr>
        <w:pStyle w:val="Thesisnormal"/>
        <w:spacing w:line="48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w:commentRangeEnd w:id="33"/>
          <m:r>
            <m:rPr>
              <m:sty m:val="p"/>
            </m:rPr>
            <w:rPr>
              <w:rStyle w:val="CommentReference"/>
            </w:rPr>
            <w:commentReference w:id="33"/>
          </m:r>
          <w:commentRangeEnd w:id="34"/>
          <m:r>
            <m:rPr>
              <m:sty m:val="p"/>
            </m:rPr>
            <w:rPr>
              <w:rStyle w:val="CommentReference"/>
            </w:rPr>
            <w:commentReference w:id="34"/>
          </m:r>
        </m:oMath>
      </m:oMathPara>
    </w:p>
    <w:p w14:paraId="55A0435D" w14:textId="624E0AC5" w:rsidR="00C2001B" w:rsidRDefault="00C548F8" w:rsidP="00E10A14">
      <w:pPr>
        <w:pStyle w:val="Thesisnormal"/>
        <w:spacing w:line="480" w:lineRule="auto"/>
      </w:pPr>
      <w:r>
        <w:lastRenderedPageBreak/>
        <w:t>w</w:t>
      </w:r>
      <w:r w:rsidR="00B37A5A">
        <w:t>here</w:t>
      </w:r>
      <w:r>
        <w:t xml:space="preserve"> </w:t>
      </w:r>
      <w:r w:rsidR="00B37A5A">
        <w:t>%CO</w:t>
      </w:r>
      <w:r w:rsidR="00B37A5A" w:rsidRPr="007124C5">
        <w:rPr>
          <w:vertAlign w:val="subscript"/>
        </w:rPr>
        <w:t>2</w:t>
      </w:r>
      <w:r w:rsidR="00B37A5A">
        <w:t xml:space="preserve"> is the percentage of CO</w:t>
      </w:r>
      <w:r w:rsidR="00B37A5A" w:rsidRPr="007124C5">
        <w:rPr>
          <w:vertAlign w:val="subscript"/>
        </w:rPr>
        <w:t xml:space="preserve">2 </w:t>
      </w:r>
      <w:r w:rsidR="00B37A5A">
        <w:t>in air sample, which was corrected by subtracting any ‘residual’ CO</w:t>
      </w:r>
      <w:r w:rsidR="00B37A5A" w:rsidRPr="007124C5">
        <w:rPr>
          <w:vertAlign w:val="subscript"/>
        </w:rPr>
        <w:t>2</w:t>
      </w:r>
      <w:r w:rsidR="00B37A5A">
        <w:t xml:space="preserve"> from the </w:t>
      </w:r>
      <w:r w:rsidR="0067307C">
        <w:t>initial</w:t>
      </w:r>
      <w:r w:rsidR="00B37A5A">
        <w:t xml:space="preserve"> flush from the larger of the two air samples</w:t>
      </w:r>
      <w:r w:rsidR="00855318">
        <w:t>;</w:t>
      </w:r>
      <w:r w:rsidR="00130E2D">
        <w:t xml:space="preserve"> </w:t>
      </w:r>
      <w:proofErr w:type="spellStart"/>
      <w:r w:rsidR="00B37A5A">
        <w:t>V</w:t>
      </w:r>
      <w:r w:rsidR="00B37A5A" w:rsidRPr="00CD76A1">
        <w:rPr>
          <w:vertAlign w:val="subscript"/>
        </w:rPr>
        <w:t>chamber</w:t>
      </w:r>
      <w:proofErr w:type="spellEnd"/>
      <w:r w:rsidR="00B37A5A">
        <w:rPr>
          <w:vertAlign w:val="subscript"/>
        </w:rPr>
        <w:t xml:space="preserve"> </w:t>
      </w:r>
      <w:r w:rsidR="00B37A5A">
        <w:t>is the volume of the chamber (146</w:t>
      </w:r>
      <w:r w:rsidR="0048012E" w:rsidRPr="0076694D">
        <w:t>mL</w:t>
      </w:r>
      <w:r w:rsidR="00B37A5A">
        <w:t>)</w:t>
      </w:r>
      <w:r w:rsidR="00855318">
        <w:t>;</w:t>
      </w:r>
      <w:r w:rsidR="00130E2D">
        <w:t xml:space="preserve"> </w:t>
      </w:r>
      <w:proofErr w:type="spellStart"/>
      <w:r w:rsidR="00B37A5A">
        <w:t>V</w:t>
      </w:r>
      <w:r w:rsidR="00B37A5A">
        <w:rPr>
          <w:vertAlign w:val="subscript"/>
        </w:rPr>
        <w:t>lizard</w:t>
      </w:r>
      <w:proofErr w:type="spellEnd"/>
      <w:r w:rsidR="00B37A5A">
        <w:t xml:space="preserve"> is the volume of the lizard, assuming that the mass of the lizard is the same as its volume</w:t>
      </w:r>
      <w:r w:rsidR="00855318">
        <w:t>,</w:t>
      </w:r>
      <w:r w:rsidR="00B37A5A">
        <w:t xml:space="preserve"> and</w:t>
      </w:r>
      <w:r w:rsidR="00130E2D">
        <w:t xml:space="preserve"> </w:t>
      </w:r>
      <w:r w:rsidR="00B37A5A">
        <w:rPr>
          <w:i/>
        </w:rPr>
        <w:t>t</w:t>
      </w:r>
      <w:r w:rsidR="00B37A5A">
        <w:t xml:space="preserve"> is the duration of time in minutes after where the chamber has been sealed and the first air sample was taken (90 minutes).</w:t>
      </w:r>
    </w:p>
    <w:p w14:paraId="74E9844C" w14:textId="1DF831EE" w:rsidR="00B37A5A" w:rsidRPr="00CD76A1" w:rsidRDefault="00B37A5A" w:rsidP="00E10A14">
      <w:pPr>
        <w:pStyle w:val="Thesisnormal"/>
        <w:spacing w:line="480" w:lineRule="auto"/>
      </w:pPr>
    </w:p>
    <w:p w14:paraId="1DC02B45" w14:textId="6F68F1B9" w:rsidR="00D24BC6" w:rsidRDefault="00D24BC6" w:rsidP="00E10A14">
      <w:pPr>
        <w:pStyle w:val="Heading2"/>
        <w:spacing w:line="480" w:lineRule="auto"/>
        <w:rPr>
          <w:lang w:val="en-AU"/>
        </w:rPr>
      </w:pPr>
      <w:r>
        <w:rPr>
          <w:lang w:val="en-AU"/>
        </w:rPr>
        <w:t>Statistical analys</w:t>
      </w:r>
      <w:r w:rsidR="00855318">
        <w:rPr>
          <w:lang w:val="en-AU"/>
        </w:rPr>
        <w:t>e</w:t>
      </w:r>
      <w:r>
        <w:rPr>
          <w:lang w:val="en-AU"/>
        </w:rPr>
        <w:t>s</w:t>
      </w:r>
    </w:p>
    <w:p w14:paraId="6D7923DE" w14:textId="20C002B2" w:rsidR="00993AE9" w:rsidRPr="002C1C11" w:rsidRDefault="00B37A5A" w:rsidP="00E10A14">
      <w:pPr>
        <w:pStyle w:val="Thesisnormal"/>
        <w:spacing w:line="480" w:lineRule="auto"/>
      </w:pPr>
      <w:r>
        <w:t>All statistical analyses were conducted using ‘R’</w:t>
      </w:r>
      <w:r w:rsidR="001A47EA">
        <w:t xml:space="preserve"> version </w:t>
      </w:r>
      <w:r w:rsidR="001A47EA" w:rsidRPr="001A47EA">
        <w:t>3.4.2</w:t>
      </w:r>
      <w:r>
        <w:fldChar w:fldCharType="begin" w:fldLock="1"/>
      </w:r>
      <w:r w:rsidR="00BE4BA4">
        <w:instrText xml:space="preserve"> ADDIN PAPERS2_CITATIONS &lt;citation&gt;&lt;priority&gt;0&lt;/priority&gt;&lt;uuid&gt;8F71B391-8D45-4860-983A-0085107D899D&lt;/uuid&gt;&lt;publications&gt;&lt;publication&gt;&lt;subtype&gt;341&lt;/subtype&gt;&lt;place&gt;Vienna,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AC6242">
        <w:rPr>
          <w:rFonts w:eastAsiaTheme="minorHAnsi"/>
          <w:lang w:val="en-US"/>
        </w:rPr>
        <w:t>{TeamRAla:2013tx}</w:t>
      </w:r>
      <w:r>
        <w:fldChar w:fldCharType="end"/>
      </w:r>
      <w:r>
        <w:t>.</w:t>
      </w:r>
      <w:r w:rsidRPr="00522F48">
        <w:t xml:space="preserve"> </w:t>
      </w:r>
      <w:r w:rsidR="0017375D">
        <w:t>We used a dataset of 24</w:t>
      </w:r>
      <w:r w:rsidR="00993AE9">
        <w:t>18 observations</w:t>
      </w:r>
      <w:r w:rsidR="005E6483">
        <w:t>. F</w:t>
      </w:r>
      <w:r w:rsidR="00993AE9">
        <w:t xml:space="preserve">or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r w:rsidR="004F1A1A">
        <w:t>Initial analyses show</w:t>
      </w:r>
      <w:r w:rsidR="000A759C">
        <w:t>ed</w:t>
      </w:r>
      <w:r w:rsidR="004F1A1A">
        <w:t xml:space="preserve">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EF0BC9">
        <w:rPr>
          <w:vertAlign w:val="subscript"/>
        </w:rPr>
        <w:t>2</w:t>
      </w:r>
      <w:r>
        <w:rPr>
          <w:vertAlign w:val="subscript"/>
        </w:rPr>
        <w:t xml:space="preserve"> </w:t>
      </w:r>
      <w:r>
        <w:t xml:space="preserve">between </w:t>
      </w:r>
      <w:r w:rsidR="00794C00">
        <w:t xml:space="preserve">blocks </w:t>
      </w:r>
      <w:r>
        <w:t>of lizards or incubators</w:t>
      </w:r>
      <w:r w:rsidR="000B65C5">
        <w:t>,</w:t>
      </w:r>
      <w:r>
        <w:t xml:space="preserve">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0B65C5">
        <w:t xml:space="preserve">a </w:t>
      </w:r>
      <w:r w:rsidR="00B5440E">
        <w:t xml:space="preserve">temperature-controlled room, there may still </w:t>
      </w:r>
      <w:r w:rsidR="000B65C5">
        <w:t xml:space="preserve">have </w:t>
      </w:r>
      <w:r w:rsidR="00B5440E">
        <w:t>be</w:t>
      </w:r>
      <w:r w:rsidR="000B65C5">
        <w:t>en</w:t>
      </w:r>
      <w:r w:rsidR="00B5440E">
        <w:t xml:space="preserve"> temperature </w:t>
      </w:r>
      <w:r w:rsidR="000B65C5">
        <w:t>differences between</w:t>
      </w:r>
      <w:r w:rsidR="00B5440E">
        <w:t xml:space="preserve"> </w:t>
      </w:r>
      <w:r w:rsidR="000B65C5">
        <w:t>enclosures that, due to acclimation,</w:t>
      </w:r>
      <w:r w:rsidR="00E15C51">
        <w:t xml:space="preserve"> </w:t>
      </w:r>
      <w:r w:rsidR="000B65C5">
        <w:t>had</w:t>
      </w:r>
      <w:r w:rsidR="00B5440E">
        <w:t xml:space="preserve"> carry-over effects on metabolic rate.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w:t>
      </w:r>
      <w:proofErr w:type="spellStart"/>
      <w:r w:rsidR="00912471" w:rsidRPr="002D5FDA">
        <w:t>tures</w:t>
      </w:r>
      <w:proofErr w:type="spellEnd"/>
      <w:r w:rsidR="00912471">
        <w:t xml:space="preserve">. We found that </w:t>
      </w:r>
      <w:r w:rsidR="00070243">
        <w:t>the</w:t>
      </w:r>
      <w:r w:rsidR="00912471">
        <w:t xml:space="preserve">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 xml:space="preserve">∆ </m:t>
        </m:r>
      </m:oMath>
      <w:r w:rsidR="005E6483">
        <w:t xml:space="preserve">wAIC (Full model – 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r w:rsidR="001A47EA">
        <w:t xml:space="preserve"> </w:t>
      </w:r>
      <w:r w:rsidR="001A47EA" w:rsidRPr="00522F48">
        <w:t>Collinearity</w:t>
      </w:r>
      <w:r w:rsidR="001A47EA">
        <w:t xml:space="preserve"> between our predictor variables were checked using a scatterplot matrix (Fig. S1) and Pearson correlation coefficients are presented in Table S2.</w:t>
      </w:r>
    </w:p>
    <w:p w14:paraId="6B1643F1" w14:textId="77777777" w:rsidR="008A25FA" w:rsidRDefault="008A25FA" w:rsidP="00E10A14">
      <w:pPr>
        <w:pStyle w:val="Thesisnormal"/>
        <w:spacing w:line="480" w:lineRule="auto"/>
      </w:pPr>
    </w:p>
    <w:p w14:paraId="7E2A8BBA" w14:textId="227DA5EC" w:rsidR="007935AB" w:rsidRPr="00E10A14" w:rsidRDefault="00C82894" w:rsidP="00E10A14">
      <w:pPr>
        <w:pStyle w:val="Thesisnormal"/>
        <w:spacing w:line="480" w:lineRule="auto"/>
      </w:pPr>
      <w:r>
        <w:t>We made use of</w:t>
      </w:r>
      <w:r w:rsidR="002B762D">
        <w:t xml:space="preserve"> Bayesian </w:t>
      </w:r>
      <w:r w:rsidR="00B15C9B">
        <w:t xml:space="preserve">generalised </w:t>
      </w:r>
      <w:r w:rsidR="002B762D">
        <w:t>linear mixed models from either the</w:t>
      </w:r>
      <w:r w:rsidR="00E45D5F">
        <w:t xml:space="preserve"> package </w:t>
      </w:r>
      <w:r w:rsidR="002B762D">
        <w:t>‘brms’</w:t>
      </w:r>
      <w:r w:rsidR="00E45D5F">
        <w:t xml:space="preserve"> </w:t>
      </w:r>
      <w:r w:rsidR="003F1CB2">
        <w:rPr>
          <w:rFonts w:eastAsiaTheme="minorHAnsi"/>
          <w:lang w:val="en-US"/>
        </w:rPr>
        <w:fldChar w:fldCharType="begin" w:fldLock="1"/>
      </w:r>
      <w:r w:rsidR="00BE4BA4">
        <w:rPr>
          <w:rFonts w:eastAsiaTheme="minorHAnsi"/>
          <w:lang w:val="en-US"/>
        </w:rPr>
        <w:instrText xml:space="preserve"> ADDIN PAPERS2_CITATIONS &lt;citation&gt;&lt;priority&gt;39&lt;/priority&gt;&lt;uuid&gt;334ED96B-A7FA-41E1-B6A4-47170774C72C&lt;/uuid&gt;&lt;publications&gt;&lt;publication&gt;&lt;subtype&gt;400&lt;/subtype&gt;&lt;title&gt;brms: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AC6242">
        <w:rPr>
          <w:rFonts w:eastAsiaTheme="minorHAnsi"/>
          <w:lang w:val="en-US"/>
        </w:rPr>
        <w:t>{Burkner:2017gf}</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fldLock="1"/>
      </w:r>
      <w:r w:rsidR="00BE4BA4">
        <w:rPr>
          <w:rFonts w:eastAsiaTheme="minorHAnsi"/>
          <w:lang w:val="en-US"/>
        </w:rPr>
        <w:instrText xml:space="preserve"> ADDIN PAPERS2_CITATIONS &lt;citation&gt;&lt;priority&gt;40&lt;/priority&gt;&lt;uuid&gt;0A076258-066E-4D99-B18A-5AFFE6A8E650&lt;/uuid&gt;&lt;publications&gt;&lt;publication&gt;&lt;subtype&gt;400&lt;/subtype&gt;&lt;title&gt;MCMC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AC6242">
        <w:rPr>
          <w:rFonts w:eastAsiaTheme="minorHAnsi"/>
          <w:lang w:val="en-US"/>
        </w:rPr>
        <w:t>{Hadfield:2010ud}</w:t>
      </w:r>
      <w:r w:rsidR="003F1CB2">
        <w:rPr>
          <w:rFonts w:eastAsiaTheme="minorHAnsi"/>
          <w:lang w:val="en-US"/>
        </w:rPr>
        <w:fldChar w:fldCharType="end"/>
      </w:r>
      <w:r w:rsidR="00E45D5F">
        <w:t>.</w:t>
      </w:r>
      <w:r w:rsidR="00741B62">
        <w:t xml:space="preserve"> For ‘brms’ models, </w:t>
      </w:r>
      <w:r w:rsidR="00993AE9">
        <w:t xml:space="preserve">we used default </w:t>
      </w:r>
      <w:r w:rsidR="00993AE9">
        <w:lastRenderedPageBreak/>
        <w:t xml:space="preserve">priors and </w:t>
      </w:r>
      <w:r w:rsidR="00741B62">
        <w:t xml:space="preserve">ran </w:t>
      </w:r>
      <w:r w:rsidR="00741B62" w:rsidRPr="00E10A14">
        <w:t>4 chains of 2000 iterations with a burn in of 1000</w:t>
      </w:r>
      <w:r w:rsidR="00D26731" w:rsidRPr="00E10A14">
        <w:t xml:space="preserve"> and a thinning interval of 1</w:t>
      </w:r>
      <w:r w:rsidR="00741B62" w:rsidRPr="00E10A14">
        <w:t>. For ‘</w:t>
      </w:r>
      <w:proofErr w:type="spellStart"/>
      <w:r w:rsidR="00741B62" w:rsidRPr="00E10A14">
        <w:t>MCMCglmm</w:t>
      </w:r>
      <w:proofErr w:type="spellEnd"/>
      <w:r w:rsidR="00741B62" w:rsidRPr="00E10A14">
        <w:t>’ models,</w:t>
      </w:r>
      <w:r w:rsidR="00993AE9" w:rsidRPr="00E10A14">
        <w:t xml:space="preserve"> we used uninformative, </w:t>
      </w:r>
      <w:r w:rsidR="006F2452" w:rsidRPr="00E10A14">
        <w:t xml:space="preserve">parameter </w:t>
      </w:r>
      <w:r w:rsidR="00993AE9" w:rsidRPr="00E10A14">
        <w:t xml:space="preserve">expanded priors to assist with model convergence </w:t>
      </w:r>
      <w:r w:rsidR="003F1CB2" w:rsidRPr="00E10A14">
        <w:rPr>
          <w:rFonts w:eastAsiaTheme="minorHAnsi"/>
          <w:lang w:val="en-US"/>
        </w:rPr>
        <w:fldChar w:fldCharType="begin" w:fldLock="1"/>
      </w:r>
      <w:r w:rsidR="00BE4BA4">
        <w:rPr>
          <w:rFonts w:eastAsiaTheme="minorHAnsi"/>
          <w:lang w:val="en-US"/>
        </w:rPr>
        <w:instrText xml:space="preserve"> ADDIN PAPERS2_CITATIONS &lt;citation&gt;&lt;priority&gt;41&lt;/priority&gt;&lt;uuid&gt;7E9EFAD9-B0FC-4D79-9CB7-35C23BD21925&lt;/uuid&gt;&lt;publications&gt;&lt;publication&gt;&lt;subtype&gt;400&lt;/subtype&gt;&lt;title&gt;MCMC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sidRPr="00E10A14">
        <w:rPr>
          <w:rFonts w:eastAsiaTheme="minorHAnsi"/>
          <w:lang w:val="en-US"/>
        </w:rPr>
        <w:fldChar w:fldCharType="separate"/>
      </w:r>
      <w:r w:rsidR="00AC6242" w:rsidRPr="00E10A14">
        <w:rPr>
          <w:rFonts w:eastAsiaTheme="minorHAnsi"/>
          <w:lang w:val="en-US"/>
        </w:rPr>
        <w:t>{Hadfield:2010ud}</w:t>
      </w:r>
      <w:r w:rsidR="003F1CB2" w:rsidRPr="00E10A14">
        <w:rPr>
          <w:rFonts w:eastAsiaTheme="minorHAnsi"/>
          <w:lang w:val="en-US"/>
        </w:rPr>
        <w:fldChar w:fldCharType="end"/>
      </w:r>
      <w:r w:rsidR="00993AE9" w:rsidRPr="00E10A14">
        <w:t>. W</w:t>
      </w:r>
      <w:r w:rsidR="00741B62" w:rsidRPr="00E10A14">
        <w:t>e ran 3 chains of 7</w:t>
      </w:r>
      <w:r w:rsidR="000B65C5" w:rsidRPr="00E10A14">
        <w:t>,</w:t>
      </w:r>
      <w:r w:rsidR="00741B62" w:rsidRPr="00E10A14">
        <w:t>510</w:t>
      </w:r>
      <w:r w:rsidR="000B65C5" w:rsidRPr="00E10A14">
        <w:t>,</w:t>
      </w:r>
      <w:r w:rsidR="00741B62" w:rsidRPr="00E10A14">
        <w:t>000 iterations with a burn in of 10000 and</w:t>
      </w:r>
      <w:r w:rsidR="00D26731" w:rsidRPr="00E10A14">
        <w:t xml:space="preserve"> a thinning interval of 5000</w:t>
      </w:r>
      <w:r w:rsidR="00993AE9" w:rsidRPr="00E10A14">
        <w:t xml:space="preserve"> for our ‘</w:t>
      </w:r>
      <w:proofErr w:type="spellStart"/>
      <w:r w:rsidR="00993AE9" w:rsidRPr="00E10A14">
        <w:t>MCMCglmm</w:t>
      </w:r>
      <w:proofErr w:type="spellEnd"/>
      <w:r w:rsidR="00993AE9" w:rsidRPr="00E10A14">
        <w:t>’ models</w:t>
      </w:r>
      <w:r w:rsidR="00D26731" w:rsidRPr="00E10A14">
        <w:t xml:space="preserve">. </w:t>
      </w:r>
      <w:r w:rsidR="00064B0D" w:rsidRPr="00E10A14">
        <w:t>All models were checked for proper</w:t>
      </w:r>
      <w:r w:rsidR="00D26731" w:rsidRPr="00E10A14">
        <w:t xml:space="preserve"> mixing and </w:t>
      </w:r>
      <w:r w:rsidR="00993AE9" w:rsidRPr="00E10A14">
        <w:t xml:space="preserve">convergence </w:t>
      </w:r>
      <w:r w:rsidR="00D26731" w:rsidRPr="00E10A14">
        <w:t xml:space="preserve">by visually inspecting trace plots and ensuring </w:t>
      </w:r>
      <w:r w:rsidR="00F574C3" w:rsidRPr="00E10A14">
        <w:t xml:space="preserve">scale reduction factors </w:t>
      </w:r>
      <w:r w:rsidR="000B65C5" w:rsidRPr="00E10A14">
        <w:t xml:space="preserve">were </w:t>
      </w:r>
      <w:r w:rsidR="005A51A9" w:rsidRPr="00E10A14">
        <w:t xml:space="preserve">smaller </w:t>
      </w:r>
      <w:r w:rsidR="008734E7" w:rsidRPr="00E10A14">
        <w:t>than 1.1</w:t>
      </w:r>
      <w:r w:rsidR="00D26731" w:rsidRPr="00E10A14">
        <w:t xml:space="preserve">. We also checked </w:t>
      </w:r>
      <w:r w:rsidR="000B65C5" w:rsidRPr="00E10A14">
        <w:t xml:space="preserve">that </w:t>
      </w:r>
      <w:r w:rsidR="00D26731" w:rsidRPr="00E10A14">
        <w:t xml:space="preserve">our chains were </w:t>
      </w:r>
      <w:r w:rsidR="005A51A9" w:rsidRPr="00E10A14">
        <w:t xml:space="preserve">not </w:t>
      </w:r>
      <w:r w:rsidR="00D26731" w:rsidRPr="00E10A14">
        <w:t xml:space="preserve">autocorrelated. </w:t>
      </w:r>
      <w:r w:rsidR="001A47EA">
        <w:t xml:space="preserve">For every model, we pooled the posterior estimates for multiple chains and </w:t>
      </w:r>
      <w:r w:rsidR="008019DE" w:rsidRPr="00E10A14">
        <w:t>present</w:t>
      </w:r>
      <w:r w:rsidR="001A47EA">
        <w:t>ed the</w:t>
      </w:r>
      <w:r w:rsidR="008019DE" w:rsidRPr="00E10A14">
        <w:t xml:space="preserve"> </w:t>
      </w:r>
      <w:r w:rsidR="00A36975" w:rsidRPr="00E10A14">
        <w:t xml:space="preserve">pooled </w:t>
      </w:r>
      <w:r w:rsidR="008019DE" w:rsidRPr="00E10A14">
        <w:t xml:space="preserve">posterior means and their 95% credible intervals. </w:t>
      </w:r>
    </w:p>
    <w:p w14:paraId="7A4736C5" w14:textId="77777777" w:rsidR="00C2001B" w:rsidRPr="00E10A14" w:rsidRDefault="00C2001B" w:rsidP="00E10A14">
      <w:pPr>
        <w:pStyle w:val="Thesisnormal"/>
        <w:spacing w:line="480" w:lineRule="auto"/>
      </w:pPr>
    </w:p>
    <w:p w14:paraId="6C9DA5C7" w14:textId="1AD30855" w:rsidR="00C2001B" w:rsidRPr="00E10A14" w:rsidRDefault="00200351" w:rsidP="00E10A14">
      <w:pPr>
        <w:pStyle w:val="Heading2"/>
        <w:spacing w:line="480" w:lineRule="auto"/>
      </w:pPr>
      <w:r w:rsidRPr="00E10A14">
        <w:t xml:space="preserve">Best of both worlds: function-valued and character-state approaches in </w:t>
      </w:r>
      <w:r w:rsidR="00696B16" w:rsidRPr="00E10A14">
        <w:t xml:space="preserve">modelling </w:t>
      </w:r>
      <w:r w:rsidRPr="00E10A14">
        <w:t>metabolic thermal plasticity</w:t>
      </w:r>
    </w:p>
    <w:p w14:paraId="5AD16D89" w14:textId="6BED477B" w:rsidR="005B2DD7" w:rsidRPr="00C548F8" w:rsidRDefault="001A47EA" w:rsidP="00E10A14">
      <w:pPr>
        <w:spacing w:line="480" w:lineRule="auto"/>
        <w:rPr>
          <w:lang w:val="en-AU"/>
        </w:rPr>
      </w:pPr>
      <w:r>
        <w:rPr>
          <w:lang w:val="en-AU"/>
        </w:rPr>
        <w:t>Here, we used both function-valued and character-state approaches to</w:t>
      </w:r>
      <w:r w:rsidR="00C41843">
        <w:rPr>
          <w:lang w:val="en-AU"/>
        </w:rPr>
        <w:t xml:space="preserve"> analyse individual differences in metabolic thermal plasticity. </w:t>
      </w:r>
      <w:r w:rsidR="003D4144" w:rsidRPr="00E10A14">
        <w:rPr>
          <w:lang w:val="en-AU"/>
        </w:rPr>
        <w:t>In order to investigate whether</w:t>
      </w:r>
      <w:r w:rsidR="00C41843">
        <w:rPr>
          <w:lang w:val="en-AU"/>
        </w:rPr>
        <w:t xml:space="preserve"> </w:t>
      </w:r>
      <w:r w:rsidR="003D4144" w:rsidRPr="00E10A14">
        <w:rPr>
          <w:lang w:val="en-AU"/>
        </w:rPr>
        <w:t>consistent among-individual differences in SMR changed with temperature</w:t>
      </w:r>
      <w:r w:rsidR="003D4144" w:rsidRPr="00E10A14">
        <w:t xml:space="preserve">, </w:t>
      </w:r>
      <w:r w:rsidR="00C25F91" w:rsidRPr="00E10A14">
        <w:rPr>
          <w:lang w:val="en-AU"/>
        </w:rPr>
        <w:t>we</w:t>
      </w:r>
      <w:r w:rsidR="003D4144" w:rsidRPr="00E10A14">
        <w:rPr>
          <w:lang w:val="en-AU"/>
        </w:rPr>
        <w:t xml:space="preserve"> </w:t>
      </w:r>
      <w:r w:rsidR="00C25F91" w:rsidRPr="00E10A14">
        <w:rPr>
          <w:lang w:val="en-AU"/>
        </w:rPr>
        <w:t>calculate</w:t>
      </w:r>
      <w:r w:rsidR="00C41843">
        <w:rPr>
          <w:lang w:val="en-AU"/>
        </w:rPr>
        <w:t>d</w:t>
      </w:r>
      <w:r w:rsidR="00C25F91" w:rsidRPr="00E10A14">
        <w:rPr>
          <w:lang w:val="en-AU"/>
        </w:rPr>
        <w:t xml:space="preserve"> adjusted repeatability</w:t>
      </w:r>
      <w:r w:rsidR="00605D45" w:rsidRPr="00E10A14">
        <w:rPr>
          <w:lang w:val="en-AU"/>
        </w:rPr>
        <w:t xml:space="preserve"> </w:t>
      </w:r>
      <w:r w:rsidR="00C41843" w:rsidRPr="00204032">
        <w:rPr>
          <w:lang w:val="en-AU"/>
        </w:rPr>
        <w:t xml:space="preserve">of the intercept </w:t>
      </w:r>
      <w:r w:rsidR="00605D45" w:rsidRPr="00E10A14">
        <w:rPr>
          <w:lang w:val="en-AU"/>
        </w:rPr>
        <w:t>(hereafter referred to as ‘repeatability’</w:t>
      </w:r>
      <w:r w:rsidR="00C41843">
        <w:rPr>
          <w:lang w:val="en-AU"/>
        </w:rPr>
        <w:t xml:space="preserve">, </w:t>
      </w:r>
      <w:r w:rsidR="00C41843" w:rsidRPr="00C548F8">
        <w:rPr>
          <w:highlight w:val="yellow"/>
          <w:lang w:val="en-AU"/>
        </w:rPr>
        <w:t>(</w:t>
      </w:r>
      <w:r w:rsidR="00C25F91" w:rsidRPr="00E10A14">
        <w:rPr>
          <w:rFonts w:eastAsiaTheme="minorHAnsi"/>
          <w:lang w:val="en-US"/>
        </w:rPr>
        <w:t xml:space="preserve">Nakagawa &amp; </w:t>
      </w:r>
      <w:proofErr w:type="spellStart"/>
      <w:r w:rsidR="00C25F91" w:rsidRPr="00E10A14">
        <w:rPr>
          <w:rFonts w:eastAsiaTheme="minorHAnsi"/>
          <w:lang w:val="en-US"/>
        </w:rPr>
        <w:t>Schielzeth</w:t>
      </w:r>
      <w:proofErr w:type="spellEnd"/>
      <w:r w:rsidR="00C25F91" w:rsidRPr="00E10A14">
        <w:rPr>
          <w:rFonts w:eastAsiaTheme="minorHAnsi"/>
          <w:lang w:val="en-US"/>
        </w:rPr>
        <w:t xml:space="preserve"> 2010</w:t>
      </w:r>
      <w:r w:rsidR="00C25F91" w:rsidRPr="00E10A14">
        <w:rPr>
          <w:lang w:val="en-AU"/>
        </w:rPr>
        <w:t>).</w:t>
      </w:r>
      <w:r w:rsidR="003D4144" w:rsidRPr="00E10A14">
        <w:rPr>
          <w:lang w:val="en-AU"/>
        </w:rPr>
        <w:t xml:space="preserve"> </w:t>
      </w:r>
      <w:r w:rsidR="007A7E3D" w:rsidRPr="00E10A14">
        <w:rPr>
          <w:lang w:val="en-AU"/>
        </w:rPr>
        <w:t xml:space="preserve">To determine whether repeatability of SMR was stable throughout the course of the study, we </w:t>
      </w:r>
      <w:r w:rsidR="00C41843">
        <w:rPr>
          <w:lang w:val="en-AU"/>
        </w:rPr>
        <w:t>quantified</w:t>
      </w:r>
      <w:r w:rsidR="00C41843" w:rsidRPr="00E10A14">
        <w:rPr>
          <w:lang w:val="en-AU"/>
        </w:rPr>
        <w:t xml:space="preserve"> </w:t>
      </w:r>
      <w:r w:rsidR="007A7E3D" w:rsidRPr="00E10A14">
        <w:rPr>
          <w:lang w:val="en-AU"/>
        </w:rPr>
        <w:t xml:space="preserve">‘long term’ and ‘short term’ repeatability following </w:t>
      </w:r>
      <w:r w:rsidR="007A7E3D" w:rsidRPr="00E10A14">
        <w:rPr>
          <w:rFonts w:eastAsiaTheme="minorHAnsi"/>
          <w:lang w:val="en-US"/>
        </w:rPr>
        <w:t>{ArayaAjoy:2015ir}.</w:t>
      </w:r>
      <w:r w:rsidR="007A7E3D" w:rsidRPr="00E10A14">
        <w:rPr>
          <w:lang w:val="en-AU"/>
        </w:rPr>
        <w:t xml:space="preserve"> </w:t>
      </w:r>
      <w:r w:rsidR="005234AB" w:rsidRPr="002B44E0">
        <w:t>‘Short-term’ repeatability can be interpreted</w:t>
      </w:r>
      <w:r w:rsidR="005234AB" w:rsidRPr="00F82147">
        <w:t xml:space="preserve"> as </w:t>
      </w:r>
      <w:r w:rsidR="005234AB">
        <w:t>among</w:t>
      </w:r>
      <w:r w:rsidR="005234AB" w:rsidRPr="00F82147">
        <w:t xml:space="preserve">-individual variation that includes both intrinsic differences </w:t>
      </w:r>
      <w:r w:rsidR="005234AB">
        <w:t>among</w:t>
      </w:r>
      <w:r w:rsidR="005234AB" w:rsidRPr="00F82147">
        <w:t xml:space="preserve"> individuals as well as </w:t>
      </w:r>
      <w:r w:rsidR="005234AB">
        <w:t xml:space="preserve">the </w:t>
      </w:r>
      <w:r w:rsidR="005234AB" w:rsidRPr="000A5A88">
        <w:t>effects</w:t>
      </w:r>
      <w:r w:rsidR="005234AB">
        <w:t xml:space="preserve"> of the </w:t>
      </w:r>
      <w:r w:rsidR="005234AB" w:rsidRPr="00051898">
        <w:t>sampling session</w:t>
      </w:r>
      <w:r w:rsidR="005234AB" w:rsidRPr="00F82147">
        <w:t xml:space="preserve">. In contrast, </w:t>
      </w:r>
      <w:r w:rsidR="005234AB">
        <w:t>‘</w:t>
      </w:r>
      <w:r w:rsidR="005234AB" w:rsidRPr="00F82147">
        <w:t>long-term</w:t>
      </w:r>
      <w:r w:rsidR="005234AB">
        <w:t>’</w:t>
      </w:r>
      <w:r w:rsidR="005234AB" w:rsidRPr="00F82147">
        <w:t xml:space="preserve"> </w:t>
      </w:r>
      <w:r w:rsidR="005234AB" w:rsidRPr="00510A57">
        <w:t xml:space="preserve">repeatability is a more conservative measure </w:t>
      </w:r>
      <w:r w:rsidR="005234AB" w:rsidRPr="00F82147">
        <w:t>where variation due sampling session</w:t>
      </w:r>
      <w:r w:rsidR="005234AB">
        <w:t xml:space="preserve"> is part of the total pool of variation in the data</w:t>
      </w:r>
      <w:r w:rsidR="005234AB" w:rsidRPr="00F82147">
        <w:t xml:space="preserve"> (i.e. in the denominator</w:t>
      </w:r>
      <w:r w:rsidR="005234AB" w:rsidRPr="00510A57">
        <w:t xml:space="preserve"> of the calculation</w:t>
      </w:r>
      <w:r w:rsidR="005234AB">
        <w:t xml:space="preserve">, </w:t>
      </w:r>
      <w:r w:rsidR="005234AB">
        <w:rPr>
          <w:rFonts w:eastAsiaTheme="minorHAnsi"/>
          <w:lang w:val="en-US"/>
        </w:rPr>
        <w:fldChar w:fldCharType="begin" w:fldLock="1"/>
      </w:r>
      <w:r w:rsidR="00BE4BA4">
        <w:rPr>
          <w:rFonts w:eastAsiaTheme="minorHAnsi"/>
          <w:lang w:val="en-US"/>
        </w:rPr>
        <w:instrText xml:space="preserve"> ADDIN PAPERS2_CITATIONS &lt;citation&gt;&lt;priority&gt;48&lt;/priority&gt;&lt;uuid&gt;50985402-F406-4623-BBBC-135316402413&lt;/uuid&gt;&lt;publications&gt;&lt;publication&gt;&lt;subtype&gt;400&lt;/subtype&gt;&lt;title&gt;Repeatability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5234AB">
        <w:rPr>
          <w:rFonts w:eastAsiaTheme="minorHAnsi"/>
          <w:lang w:val="en-US"/>
        </w:rPr>
        <w:fldChar w:fldCharType="separate"/>
      </w:r>
      <w:r w:rsidR="005234AB">
        <w:rPr>
          <w:rFonts w:eastAsiaTheme="minorHAnsi"/>
          <w:lang w:val="en-US"/>
        </w:rPr>
        <w:t>{Nakagawa:2010hv}</w:t>
      </w:r>
      <w:r w:rsidR="005234AB">
        <w:rPr>
          <w:rFonts w:eastAsiaTheme="minorHAnsi"/>
          <w:lang w:val="en-US"/>
        </w:rPr>
        <w:fldChar w:fldCharType="end"/>
      </w:r>
      <w:r w:rsidR="005234AB">
        <w:t xml:space="preserve">. </w:t>
      </w:r>
      <w:r w:rsidR="003D4144" w:rsidRPr="00E10A14">
        <w:rPr>
          <w:lang w:val="en-AU"/>
        </w:rPr>
        <w:t xml:space="preserve">We </w:t>
      </w:r>
      <w:r w:rsidR="00C25F91" w:rsidRPr="00E10A14">
        <w:rPr>
          <w:lang w:val="en-AU"/>
        </w:rPr>
        <w:t xml:space="preserve">also calculated the repeatability of the slope using </w:t>
      </w:r>
      <w:commentRangeStart w:id="35"/>
      <w:commentRangeEnd w:id="35"/>
      <w:r w:rsidR="00C25F91" w:rsidRPr="00E10A14">
        <w:rPr>
          <w:lang w:val="en-AU"/>
        </w:rPr>
        <w:t>the function-valued approach</w:t>
      </w:r>
      <w:r w:rsidR="003D4144" w:rsidRPr="00E10A14">
        <w:rPr>
          <w:lang w:val="en-AU"/>
        </w:rPr>
        <w:t xml:space="preserve"> to investigate whether individuals differed consistently in their plastic response to temperature</w:t>
      </w:r>
      <w:r w:rsidR="007A7E3D" w:rsidRPr="00E10A14">
        <w:rPr>
          <w:lang w:val="en-AU"/>
        </w:rPr>
        <w:t xml:space="preserve"> </w:t>
      </w:r>
      <w:r w:rsidR="007A7E3D" w:rsidRPr="00E10A14">
        <w:rPr>
          <w:rFonts w:eastAsiaTheme="minorHAnsi"/>
          <w:lang w:val="en-US"/>
        </w:rPr>
        <w:t>{ArayaAjoy:2015ir}</w:t>
      </w:r>
      <w:r w:rsidR="00C25F91" w:rsidRPr="00E10A14">
        <w:rPr>
          <w:lang w:val="en-AU"/>
        </w:rPr>
        <w:t xml:space="preserve">. Lastly, </w:t>
      </w:r>
      <w:r w:rsidR="003D4144" w:rsidRPr="00E10A14">
        <w:rPr>
          <w:lang w:val="en-AU"/>
        </w:rPr>
        <w:t xml:space="preserve">we quantified </w:t>
      </w:r>
      <w:r w:rsidR="003D4144" w:rsidRPr="00E10A14">
        <w:t>phenotypic correlations between metabolic rate in different temperatures (hereafter referred to as cross-</w:t>
      </w:r>
      <w:r w:rsidR="003D4144" w:rsidRPr="00E10A14">
        <w:lastRenderedPageBreak/>
        <w:t>temperature correlations)</w:t>
      </w:r>
      <w:r w:rsidR="007A7E3D" w:rsidRPr="00E10A14">
        <w:t xml:space="preserve"> </w:t>
      </w:r>
      <w:r w:rsidR="007A7E3D" w:rsidRPr="00E10A14">
        <w:rPr>
          <w:rFonts w:eastAsiaTheme="minorHAnsi"/>
          <w:lang w:val="en-US"/>
        </w:rPr>
        <w:t>{Brommer:2013gx}</w:t>
      </w:r>
      <w:r w:rsidR="003D4144" w:rsidRPr="00E10A14">
        <w:t xml:space="preserve">. Cross-temperature correlations </w:t>
      </w:r>
      <w:r w:rsidR="003D4144" w:rsidRPr="00E10A14">
        <w:rPr>
          <w:lang w:val="en-AU"/>
        </w:rPr>
        <w:t xml:space="preserve">are conveniently estimated in character-state models by default, but </w:t>
      </w:r>
      <w:ins w:id="36" w:author="fonti.kar@gmail.com" w:date="2019-07-03T13:40:00Z">
        <w:r w:rsidR="00C41843" w:rsidRPr="00E10A14">
          <w:rPr>
            <w:lang w:val="en-AU"/>
          </w:rPr>
          <w:t xml:space="preserve"> </w:t>
        </w:r>
      </w:ins>
      <w:r w:rsidR="003D4144" w:rsidRPr="00E10A14">
        <w:rPr>
          <w:lang w:val="en-AU"/>
        </w:rPr>
        <w:t>need to be derived using matrix algebra in function-valued models as they are part of the slope describing the reaction norm</w:t>
      </w:r>
      <w:r w:rsidR="00C41843">
        <w:rPr>
          <w:lang w:val="en-AU"/>
        </w:rPr>
        <w:t xml:space="preserve"> (see below)</w:t>
      </w:r>
      <w:r w:rsidR="003D4144" w:rsidRPr="00E10A14">
        <w:rPr>
          <w:lang w:val="en-AU"/>
        </w:rPr>
        <w:t>.</w:t>
      </w:r>
      <w:r w:rsidR="007A7E3D" w:rsidRPr="00E10A14">
        <w:t xml:space="preserve"> </w:t>
      </w:r>
      <w:r w:rsidR="00D770C2" w:rsidRPr="00E10A14">
        <w:rPr>
          <w:lang w:val="en-AU"/>
        </w:rPr>
        <w:t xml:space="preserve">All function-valued models </w:t>
      </w:r>
      <w:r w:rsidR="00D770C2" w:rsidRPr="00C548F8">
        <w:rPr>
          <w:lang w:val="en-AU"/>
        </w:rPr>
        <w:t xml:space="preserve">were run using </w:t>
      </w:r>
      <w:r w:rsidR="007A7E3D" w:rsidRPr="00C548F8">
        <w:rPr>
          <w:lang w:val="en-AU"/>
        </w:rPr>
        <w:t xml:space="preserve">the package </w:t>
      </w:r>
      <w:r w:rsidR="00D770C2" w:rsidRPr="00C548F8">
        <w:rPr>
          <w:lang w:val="en-AU"/>
        </w:rPr>
        <w:t>‘</w:t>
      </w:r>
      <w:proofErr w:type="spellStart"/>
      <w:r w:rsidR="00D770C2" w:rsidRPr="00C548F8">
        <w:rPr>
          <w:lang w:val="en-AU"/>
        </w:rPr>
        <w:t>MCMCglmm</w:t>
      </w:r>
      <w:proofErr w:type="spellEnd"/>
      <w:proofErr w:type="gramStart"/>
      <w:r w:rsidR="00D770C2" w:rsidRPr="00C548F8">
        <w:rPr>
          <w:lang w:val="en-AU"/>
        </w:rPr>
        <w:t>’</w:t>
      </w:r>
      <w:r w:rsidR="007A7E3D" w:rsidRPr="00C548F8">
        <w:rPr>
          <w:lang w:val="en-AU"/>
        </w:rPr>
        <w:t xml:space="preserve"> </w:t>
      </w:r>
      <w:r w:rsidR="00D770C2" w:rsidRPr="00C548F8">
        <w:rPr>
          <w:lang w:val="en-AU"/>
        </w:rPr>
        <w:t>,</w:t>
      </w:r>
      <w:proofErr w:type="gramEnd"/>
      <w:r w:rsidR="00D770C2" w:rsidRPr="00C548F8">
        <w:rPr>
          <w:lang w:val="en-AU"/>
        </w:rPr>
        <w:t xml:space="preserve"> while the</w:t>
      </w:r>
      <w:r w:rsidR="00257F22" w:rsidRPr="00C548F8">
        <w:rPr>
          <w:lang w:val="en-AU"/>
        </w:rPr>
        <w:t xml:space="preserve"> one</w:t>
      </w:r>
      <w:r w:rsidR="00D770C2" w:rsidRPr="00C548F8">
        <w:rPr>
          <w:lang w:val="en-AU"/>
        </w:rPr>
        <w:t xml:space="preserve"> character-state model </w:t>
      </w:r>
      <w:r w:rsidR="003817A1" w:rsidRPr="00C548F8">
        <w:rPr>
          <w:lang w:val="en-AU"/>
        </w:rPr>
        <w:t>was</w:t>
      </w:r>
      <w:r w:rsidR="00D770C2" w:rsidRPr="00C548F8">
        <w:rPr>
          <w:lang w:val="en-AU"/>
        </w:rPr>
        <w:t xml:space="preserve"> run using </w:t>
      </w:r>
      <w:r w:rsidR="007A7E3D" w:rsidRPr="00C548F8">
        <w:rPr>
          <w:lang w:val="en-AU"/>
        </w:rPr>
        <w:t xml:space="preserve">the package </w:t>
      </w:r>
      <w:r w:rsidR="00D770C2" w:rsidRPr="00C548F8">
        <w:rPr>
          <w:lang w:val="en-AU"/>
        </w:rPr>
        <w:t>‘</w:t>
      </w:r>
      <w:r w:rsidR="00D770C2" w:rsidRPr="00E10A14">
        <w:rPr>
          <w:lang w:val="en-AU"/>
        </w:rPr>
        <w:t>brms’</w:t>
      </w:r>
      <w:r w:rsidR="007A7E3D" w:rsidRPr="00E10A14">
        <w:rPr>
          <w:lang w:val="en-AU"/>
        </w:rPr>
        <w:t xml:space="preserve">. </w:t>
      </w:r>
      <w:r w:rsidR="007A7E3D" w:rsidRPr="00C548F8">
        <w:rPr>
          <w:lang w:val="en-AU"/>
        </w:rPr>
        <w:t>W</w:t>
      </w:r>
      <w:r w:rsidR="004B1058" w:rsidRPr="00C548F8">
        <w:rPr>
          <w:lang w:val="en-AU"/>
        </w:rPr>
        <w:t>e verified that the overall results did not change depending on what package was used</w:t>
      </w:r>
      <w:r w:rsidR="007A7E3D" w:rsidRPr="00E10A14">
        <w:rPr>
          <w:lang w:val="en-AU"/>
        </w:rPr>
        <w:t xml:space="preserve">. </w:t>
      </w:r>
      <w:r w:rsidR="00522F48" w:rsidRPr="00E10A14">
        <w:rPr>
          <w:lang w:val="en-AU"/>
        </w:rPr>
        <w:t>In all ou</w:t>
      </w:r>
      <w:r w:rsidR="005A51A9" w:rsidRPr="00E10A14">
        <w:rPr>
          <w:lang w:val="en-AU"/>
        </w:rPr>
        <w:t>r</w:t>
      </w:r>
      <w:r w:rsidR="00522F48" w:rsidRPr="00E10A14">
        <w:rPr>
          <w:lang w:val="en-AU"/>
        </w:rPr>
        <w:t xml:space="preserve"> repeatability</w:t>
      </w:r>
      <w:r w:rsidR="00522F48" w:rsidRPr="00522F48">
        <w:rPr>
          <w:lang w:val="en-AU"/>
        </w:rPr>
        <w:t xml:space="preserve">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rsidR="008C0D71">
        <w:t xml:space="preserve"> </w:t>
      </w:r>
    </w:p>
    <w:p w14:paraId="0560108B" w14:textId="77777777" w:rsidR="00C25F91" w:rsidRPr="002C1C11" w:rsidRDefault="00C25F91" w:rsidP="00E10A14">
      <w:pPr>
        <w:spacing w:line="480" w:lineRule="auto"/>
      </w:pPr>
    </w:p>
    <w:p w14:paraId="526F3DBE" w14:textId="08C6A150" w:rsidR="00A13B48" w:rsidRPr="00A91B74" w:rsidRDefault="00A13B48" w:rsidP="00E10A14">
      <w:pPr>
        <w:pStyle w:val="Heading2"/>
        <w:spacing w:line="480" w:lineRule="auto"/>
      </w:pPr>
      <w:r>
        <w:t>Function-valued methods</w:t>
      </w:r>
    </w:p>
    <w:p w14:paraId="69AC131D" w14:textId="7B5673E8" w:rsidR="009A003D" w:rsidRDefault="00696B16" w:rsidP="00E10A14">
      <w:pPr>
        <w:spacing w:line="480" w:lineRule="auto"/>
        <w:rPr>
          <w:lang w:val="en-AU"/>
        </w:rPr>
      </w:pPr>
      <w:r>
        <w:rPr>
          <w:lang w:val="en-AU"/>
        </w:rPr>
        <w:t>We used two function-valued methods to calculate repeatability, t</w:t>
      </w:r>
      <w:r w:rsidR="00A14E03">
        <w:rPr>
          <w:lang w:val="en-AU"/>
        </w:rPr>
        <w:t xml:space="preserve">he first involves </w:t>
      </w:r>
      <w:proofErr w:type="spellStart"/>
      <w:r w:rsidR="006A6E83">
        <w:rPr>
          <w:lang w:val="en-AU"/>
        </w:rPr>
        <w:t>centering</w:t>
      </w:r>
      <w:proofErr w:type="spellEnd"/>
      <w:r w:rsidR="006A6E83">
        <w:rPr>
          <w:lang w:val="en-AU"/>
        </w:rPr>
        <w:t xml:space="preserve"> </w:t>
      </w:r>
      <w:r w:rsidR="00410479">
        <w:rPr>
          <w:lang w:val="en-AU"/>
        </w:rPr>
        <w:t>the mean</w:t>
      </w:r>
      <w:r w:rsidR="002B3B17">
        <w:rPr>
          <w:lang w:val="en-AU"/>
        </w:rPr>
        <w:t xml:space="preserve"> metabolic rate</w:t>
      </w:r>
      <w:r w:rsidR="00410479">
        <w:rPr>
          <w:lang w:val="en-AU"/>
        </w:rPr>
        <w:t xml:space="preserve"> to </w:t>
      </w:r>
      <w:r w:rsidR="00783EA1">
        <w:rPr>
          <w:lang w:val="en-AU"/>
        </w:rPr>
        <w:t>set</w:t>
      </w:r>
      <w:r w:rsidR="00410479">
        <w:rPr>
          <w:lang w:val="en-AU"/>
        </w:rPr>
        <w:t xml:space="preserve"> </w:t>
      </w:r>
      <w:r w:rsidR="00A14E03">
        <w:rPr>
          <w:lang w:val="en-AU"/>
        </w:rPr>
        <w:t>the intercept at</w:t>
      </w:r>
      <w:r w:rsidR="007F690D">
        <w:rPr>
          <w:lang w:val="en-AU"/>
        </w:rPr>
        <w:t xml:space="preserve"> </w:t>
      </w:r>
      <w:r w:rsidR="00410479">
        <w:rPr>
          <w:lang w:val="en-AU"/>
        </w:rPr>
        <w:t xml:space="preserve">each of the six </w:t>
      </w:r>
      <w:r w:rsidR="00783EA1">
        <w:rPr>
          <w:lang w:val="en-AU"/>
        </w:rPr>
        <w:t>temperature</w:t>
      </w:r>
      <w:r w:rsidR="00410479">
        <w:rPr>
          <w:lang w:val="en-AU"/>
        </w:rPr>
        <w:t>s</w:t>
      </w:r>
      <w:r w:rsidR="00C41843">
        <w:rPr>
          <w:lang w:val="en-AU"/>
        </w:rPr>
        <w:t xml:space="preserve"> s</w:t>
      </w:r>
      <w:r w:rsidR="00C41843">
        <w:t>o that the intercept represents the average response at each temperature</w:t>
      </w:r>
      <w:r w:rsidR="00783EA1">
        <w:rPr>
          <w:lang w:val="en-AU"/>
        </w:rPr>
        <w:t>.</w:t>
      </w:r>
      <w:r w:rsidR="00041169">
        <w:rPr>
          <w:lang w:val="en-AU"/>
        </w:rPr>
        <w:t xml:space="preserve"> </w:t>
      </w:r>
      <w:r w:rsidR="00BA3E91">
        <w:rPr>
          <w:lang w:val="en-AU"/>
        </w:rPr>
        <w:t xml:space="preserve">We fitted six models, each </w:t>
      </w:r>
      <w:proofErr w:type="spellStart"/>
      <w:r w:rsidR="00BA3E91">
        <w:rPr>
          <w:lang w:val="en-AU"/>
        </w:rPr>
        <w:t>centered</w:t>
      </w:r>
      <w:proofErr w:type="spellEnd"/>
      <w:r w:rsidR="00BA3E91">
        <w:rPr>
          <w:lang w:val="en-AU"/>
        </w:rPr>
        <w:t xml:space="preserve"> on a different temperature </w:t>
      </w:r>
      <w:r w:rsidR="000C7B8A">
        <w:rPr>
          <w:lang w:val="en-AU"/>
        </w:rPr>
        <w:t>with the following structure</w:t>
      </w:r>
      <w:r w:rsidR="00BA3E91">
        <w:rPr>
          <w:lang w:val="en-AU"/>
        </w:rPr>
        <w:t>,</w:t>
      </w:r>
    </w:p>
    <w:p w14:paraId="7C5FBE3E" w14:textId="633CECC1" w:rsidR="0080379C" w:rsidRDefault="00F042A0" w:rsidP="00E10A14">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FA66A0C" w14:textId="4A6DEE17" w:rsidR="0019382A" w:rsidRDefault="009A003D" w:rsidP="00E10A14">
      <w:pPr>
        <w:spacing w:line="480" w:lineRule="auto"/>
      </w:pPr>
      <w:r>
        <w:t>where</w:t>
      </w:r>
      <w:r w:rsidR="002B3B17">
        <w:t xml:space="preserv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w:t>
      </w:r>
      <w:r w:rsidR="00E62B62">
        <w:t xml:space="preserve">is </w:t>
      </w:r>
      <w:r w:rsidR="00F042A0">
        <w:t xml:space="preserve">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A13B48">
        <w:t>;</w:t>
      </w:r>
      <w:r w:rsidR="00E03FB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w:t>
      </w:r>
      <w:r w:rsidR="00A13B48">
        <w:t>;</w:t>
      </w:r>
      <w:r w:rsidR="00E03FB0">
        <w:t xml:space="preserve"> </w:t>
      </w:r>
      <w:proofErr w:type="spellStart"/>
      <w:r w:rsidR="00F042A0" w:rsidRPr="00410479">
        <w:t>zlogBodyMass</w:t>
      </w:r>
      <w:proofErr w:type="spellEnd"/>
      <w:r w:rsidR="00F042A0" w:rsidRPr="00410479">
        <w:t xml:space="preserve"> is log-transformed body mass that is t</w:t>
      </w:r>
      <w:r w:rsidR="00CF6E7D" w:rsidRPr="00410479">
        <w:t>hen subsequently z-transformed</w:t>
      </w:r>
      <w:r w:rsidR="00A13B48">
        <w:t>;</w:t>
      </w:r>
      <w:r w:rsidR="00E03FB0">
        <w:t xml:space="preserve"> </w:t>
      </w:r>
      <w:proofErr w:type="spellStart"/>
      <w:r w:rsidR="00F042A0" w:rsidRPr="00410479">
        <w:t>logPriorTemp</w:t>
      </w:r>
      <w:proofErr w:type="spellEnd"/>
      <w:r w:rsidR="00F042A0" w:rsidRPr="00410479">
        <w:t xml:space="preserve"> is log-transformed previous temperature</w:t>
      </w:r>
      <w:r w:rsidR="008B6BBC" w:rsidRPr="00410479">
        <w:t>.</w:t>
      </w:r>
      <w:r w:rsidR="008B6BBC">
        <w:t xml:space="preserve"> </w:t>
      </w:r>
      <w:r w:rsidR="0039256E">
        <w:t xml:space="preserve">Individual ID was included as a random intercept. Given that metabolic rate of the same individual can change throughout the ten sampling </w:t>
      </w:r>
      <w:r w:rsidR="0039256E" w:rsidRPr="00257F22">
        <w:t xml:space="preserve">sessions of the experiment, we </w:t>
      </w:r>
      <w:r w:rsidR="0039256E">
        <w:t>also included</w:t>
      </w:r>
      <w:r w:rsidR="0039256E" w:rsidRPr="00257F22">
        <w:t xml:space="preserve"> ‘series ID’ </w:t>
      </w:r>
      <w:r w:rsidR="0039256E">
        <w:t xml:space="preserve">as a </w:t>
      </w:r>
      <w:r w:rsidR="0039256E" w:rsidRPr="00257F22">
        <w:t xml:space="preserve">random </w:t>
      </w:r>
      <w:r w:rsidR="0039256E">
        <w:t>intercept</w:t>
      </w:r>
      <w:r w:rsidR="00A13B48">
        <w:t xml:space="preserve">. </w:t>
      </w:r>
      <w:r w:rsidR="0039256E" w:rsidRPr="00257F22">
        <w:t>This categorical variable denotes a unique combination of individual IDs and the sampling session IDs and is assigned to every measu</w:t>
      </w:r>
      <w:r w:rsidR="0039256E">
        <w:t xml:space="preserve">rement that pertains to a given individual in a given sampling session. For example, if ID001 was measured at six temperatures in session five, then its six measurements would be </w:t>
      </w:r>
      <w:r w:rsidR="0039256E">
        <w:lastRenderedPageBreak/>
        <w:t xml:space="preserve">assigned the series ID of ID005_session5. For further explanation, see provided code and </w:t>
      </w:r>
      <w:r w:rsidR="0039256E">
        <w:rPr>
          <w:rFonts w:eastAsiaTheme="minorHAnsi"/>
          <w:lang w:val="en-US"/>
        </w:rPr>
        <w:fldChar w:fldCharType="begin" w:fldLock="1"/>
      </w:r>
      <w:r w:rsidR="00BE4BA4">
        <w:rPr>
          <w:rFonts w:eastAsiaTheme="minorHAnsi"/>
          <w:lang w:val="en-US"/>
        </w:rPr>
        <w:instrText xml:space="preserve"> ADDIN PAPERS2_CITATIONS &lt;citation&gt;&lt;priority&gt;39&lt;/priority&gt;&lt;uuid&gt;2DB58898-0CA9-41D3-8233-85B6BB66E257&lt;/uuid&gt;&lt;publications&gt;&lt;publication&gt;&lt;subtype&gt;400&lt;/subtype&gt;&lt;title&gt;An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39256E">
        <w:rPr>
          <w:rFonts w:eastAsiaTheme="minorHAnsi"/>
          <w:lang w:val="en-US"/>
        </w:rPr>
        <w:fldChar w:fldCharType="separate"/>
      </w:r>
      <w:r w:rsidR="00AC6242">
        <w:rPr>
          <w:rFonts w:eastAsiaTheme="minorHAnsi"/>
          <w:lang w:val="en-US"/>
        </w:rPr>
        <w:t>{ArayaAjoy:2015ir}</w:t>
      </w:r>
      <w:r w:rsidR="0039256E">
        <w:rPr>
          <w:rFonts w:eastAsiaTheme="minorHAnsi"/>
          <w:lang w:val="en-US"/>
        </w:rPr>
        <w:fldChar w:fldCharType="end"/>
      </w:r>
      <w:r w:rsidR="00A13B48">
        <w:t xml:space="preserve">. </w:t>
      </w:r>
      <w:commentRangeStart w:id="37"/>
      <w:commentRangeStart w:id="38"/>
      <w:proofErr w:type="spellStart"/>
      <w:r w:rsidR="00474294">
        <w:t>Centered</w:t>
      </w:r>
      <w:proofErr w:type="spellEnd"/>
      <w:r w:rsidR="00474294">
        <w:t xml:space="preserve"> log transformed temperature </w:t>
      </w:r>
      <w:commentRangeEnd w:id="37"/>
      <w:r w:rsidR="00474294">
        <w:rPr>
          <w:rStyle w:val="CommentReference"/>
        </w:rPr>
        <w:commentReference w:id="37"/>
      </w:r>
      <w:commentRangeEnd w:id="38"/>
      <w:r w:rsidR="00A91B74">
        <w:rPr>
          <w:rStyle w:val="CommentReference"/>
        </w:rPr>
        <w:commentReference w:id="38"/>
      </w:r>
      <w:r w:rsidR="00474294">
        <w:t>(</w:t>
      </w:r>
      <w:r w:rsidR="00C41843">
        <w:t xml:space="preserve">i.e. </w:t>
      </w:r>
      <w:proofErr w:type="spellStart"/>
      <w:r w:rsidR="008B6BBC">
        <w:t>logTemp</w:t>
      </w:r>
      <w:r w:rsidR="008B6BBC" w:rsidRPr="00A91B74">
        <w:rPr>
          <w:vertAlign w:val="subscript"/>
        </w:rPr>
        <w:t>cen</w:t>
      </w:r>
      <w:proofErr w:type="spellEnd"/>
      <w:r w:rsidR="00474294">
        <w:t>)</w:t>
      </w:r>
      <w:r w:rsidR="008B6BBC">
        <w:t xml:space="preserve"> </w:t>
      </w:r>
      <w:r w:rsidR="00A13B48">
        <w:t>w</w:t>
      </w:r>
      <w:r w:rsidR="008B6BBC">
        <w:t>as</w:t>
      </w:r>
      <w:r w:rsidR="00A13B48">
        <w:t xml:space="preserve"> fitted as</w:t>
      </w:r>
      <w:r w:rsidR="008B6BBC">
        <w:t xml:space="preserve"> </w:t>
      </w:r>
      <w:r w:rsidR="00C41843">
        <w:t xml:space="preserve">a </w:t>
      </w:r>
      <w:r w:rsidR="008B6BBC">
        <w:t>random slope</w:t>
      </w:r>
      <w:r w:rsidR="00A13B48">
        <w:t xml:space="preserve"> for</w:t>
      </w:r>
      <w:r w:rsidR="00C41843">
        <w:t xml:space="preserve"> both</w:t>
      </w:r>
      <w:r w:rsidR="00A13B48">
        <w:t xml:space="preserve"> Individual ID and series ID</w:t>
      </w:r>
      <w:r w:rsidR="00D16557">
        <w:t xml:space="preserve">. </w:t>
      </w:r>
      <w:r w:rsidR="007A7E3D">
        <w:t>The equations used to calculate r</w:t>
      </w:r>
      <w:r w:rsidR="00CC4CBA">
        <w:t xml:space="preserve">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w:t>
      </w:r>
      <w:r w:rsidR="00A13B48">
        <w:t>(</w:t>
      </w:r>
      <w:r w:rsidR="007A7E3D">
        <w:t xml:space="preserve">ESM </w:t>
      </w:r>
      <w:r w:rsidR="00A13B48">
        <w:t xml:space="preserve">equation </w:t>
      </w:r>
      <w:r w:rsidR="007A7E3D">
        <w:t>1</w:t>
      </w:r>
      <w:r w:rsidR="00A13B48">
        <w:t>) as well as, ‘short term’ (</w:t>
      </w:r>
      <w:r w:rsidR="007A7E3D">
        <w:t xml:space="preserve">ESM </w:t>
      </w:r>
      <w:r w:rsidR="00A13B48">
        <w:t xml:space="preserve">equation </w:t>
      </w:r>
      <w:r w:rsidR="007A7E3D">
        <w:t>2</w:t>
      </w:r>
      <w:r w:rsidR="00A13B48">
        <w:t>) and ‘long term’ (</w:t>
      </w:r>
      <w:r w:rsidR="007A7E3D">
        <w:t xml:space="preserve">ESM </w:t>
      </w:r>
      <w:r w:rsidR="00A13B48">
        <w:t xml:space="preserve">equation </w:t>
      </w:r>
      <w:r w:rsidR="007A7E3D">
        <w:t>3</w:t>
      </w:r>
      <w:r w:rsidR="00A13B48">
        <w:t xml:space="preserve">) repeatability </w:t>
      </w:r>
      <w:r w:rsidR="007A7E3D">
        <w:t>are presented in the ESM</w:t>
      </w:r>
      <w:r w:rsidR="00696B16">
        <w:t>.</w:t>
      </w:r>
      <w:r w:rsidR="00A13B48">
        <w:t xml:space="preserve"> </w:t>
      </w:r>
      <w:r w:rsidR="0019382A">
        <w:t>To estimate how repeatab</w:t>
      </w:r>
      <w:r w:rsidR="00C41843">
        <w:t>le individual slopes were</w:t>
      </w:r>
      <w:r w:rsidR="0019382A">
        <w:t xml:space="preserve">, we used a function-valued model that has the same structure as the model above, except that </w:t>
      </w:r>
      <w:proofErr w:type="spellStart"/>
      <w:r w:rsidR="0019382A">
        <w:t>logTemp</w:t>
      </w:r>
      <w:proofErr w:type="spellEnd"/>
      <w:r w:rsidR="0019382A">
        <w:t xml:space="preserve"> is not mean-</w:t>
      </w:r>
      <w:proofErr w:type="spellStart"/>
      <w:r w:rsidR="0019382A">
        <w:t>centered</w:t>
      </w:r>
      <w:proofErr w:type="spellEnd"/>
      <w:r w:rsidR="0019382A">
        <w:t xml:space="preserve">. This </w:t>
      </w:r>
      <w:r w:rsidR="0019382A" w:rsidRPr="008E4666">
        <w:t>is because we also used this model to derive cross-temperature</w:t>
      </w:r>
      <w:r w:rsidR="0019382A">
        <w:t xml:space="preserve"> correlations (see below). The repeatability of the </w:t>
      </w:r>
      <w:r w:rsidR="0019382A" w:rsidRPr="008E4666">
        <w:t>slope</w:t>
      </w:r>
      <w:r w:rsidR="0019382A" w:rsidRPr="00C040BD">
        <w:t xml:space="preserve"> is calculated</w:t>
      </w:r>
      <w:r w:rsidR="0019382A" w:rsidRPr="008E4666">
        <w:t xml:space="preserve"> following</w:t>
      </w:r>
      <w:r w:rsidR="0019382A">
        <w:t xml:space="preserve"> equation 4 in the ESM.  </w:t>
      </w:r>
    </w:p>
    <w:p w14:paraId="3D6F2DCD" w14:textId="77777777" w:rsidR="008A25FA" w:rsidRDefault="008A25FA" w:rsidP="00E10A14">
      <w:pPr>
        <w:pStyle w:val="Thesisnormal"/>
        <w:spacing w:line="480" w:lineRule="auto"/>
      </w:pPr>
    </w:p>
    <w:p w14:paraId="523AB279" w14:textId="4EAF4D4B" w:rsidR="00124150" w:rsidRDefault="00DD1F37" w:rsidP="00E10A14">
      <w:pPr>
        <w:pStyle w:val="Thesisnormal"/>
        <w:spacing w:line="480" w:lineRule="auto"/>
      </w:pPr>
      <w:r>
        <w:t>The second</w:t>
      </w:r>
      <w:r w:rsidR="00FF79AC">
        <w:t xml:space="preserve"> </w:t>
      </w:r>
      <w:r w:rsidR="00AB527C">
        <w:t xml:space="preserve">function-valued </w:t>
      </w:r>
      <w:r w:rsidR="00E92E28">
        <w:t xml:space="preserve">method </w:t>
      </w:r>
      <w:r>
        <w:t xml:space="preserve">requires deriving </w:t>
      </w:r>
      <w:r w:rsidR="00B529F7">
        <w:t xml:space="preserve">‘conditional’ </w:t>
      </w:r>
      <w:r>
        <w:t xml:space="preserve">repeatability of intercepts at </w:t>
      </w:r>
      <w:r w:rsidRPr="00322DD9">
        <w:t>each temperature</w:t>
      </w:r>
      <w:r>
        <w:t xml:space="preserve"> from the covariance of the intercept and slope (</w:t>
      </w:r>
      <w:r w:rsidR="00B529F7">
        <w:rPr>
          <w:rFonts w:eastAsiaTheme="minorHAnsi"/>
          <w:lang w:val="en-US"/>
        </w:rPr>
        <w:fldChar w:fldCharType="begin" w:fldLock="1"/>
      </w:r>
      <w:r w:rsidR="00BE4BA4">
        <w:rPr>
          <w:rFonts w:eastAsiaTheme="minorHAnsi"/>
          <w:lang w:val="en-US"/>
        </w:rPr>
        <w:instrText xml:space="preserve"> ADDIN PAPERS2_CITATIONS &lt;citation&gt;&lt;priority&gt;49&lt;/priority&gt;&lt;uuid&gt;96946C2C-A89B-4BA0-97AE-F83E008E9955&lt;/uuid&gt;&lt;publications&gt;&lt;publication&gt;&lt;subtype&gt;0&lt;/subtype&gt;&lt;place&gt;New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B529F7">
        <w:rPr>
          <w:rFonts w:eastAsiaTheme="minorHAnsi"/>
          <w:lang w:val="en-US"/>
        </w:rPr>
        <w:fldChar w:fldCharType="separate"/>
      </w:r>
      <w:r w:rsidR="00AC6242">
        <w:rPr>
          <w:rFonts w:eastAsiaTheme="minorHAnsi"/>
          <w:lang w:val="en-US"/>
        </w:rPr>
        <w:t>{Singer:2003vd}</w:t>
      </w:r>
      <w:r w:rsidR="00B529F7">
        <w:rPr>
          <w:rFonts w:eastAsiaTheme="minorHAnsi"/>
          <w:lang w:val="en-US"/>
        </w:rPr>
        <w:fldChar w:fldCharType="end"/>
      </w:r>
      <w:r w:rsidR="00B529F7">
        <w:rPr>
          <w:rFonts w:eastAsiaTheme="minorHAnsi"/>
          <w:lang w:val="en-US"/>
        </w:rPr>
        <w:t xml:space="preserve"> </w:t>
      </w:r>
      <w:r w:rsidR="00B529F7" w:rsidRPr="00322DD9">
        <w:t>and</w:t>
      </w:r>
      <w:r w:rsidR="00B529F7">
        <w:t xml:space="preserve"> </w:t>
      </w:r>
      <w:r w:rsidR="00B529F7">
        <w:rPr>
          <w:rFonts w:eastAsiaTheme="minorHAnsi"/>
          <w:lang w:val="en-US"/>
        </w:rPr>
        <w:fldChar w:fldCharType="begin" w:fldLock="1"/>
      </w:r>
      <w:r w:rsidR="00BE4BA4">
        <w:rPr>
          <w:rFonts w:eastAsiaTheme="minorHAnsi"/>
          <w:lang w:val="en-US"/>
        </w:rPr>
        <w:instrText xml:space="preserve"> ADDIN PAPERS2_CITATIONS &lt;citation&gt;&lt;priority&gt;50&lt;/priority&gt;&lt;uuid&gt;5624861C-2AD3-4678-9C1B-0EB7644A1F02&lt;/uuid&gt;&lt;publications&gt;&lt;publication&gt;&lt;subtype&gt;400&lt;/subtype&gt;&lt;publisher&gt;Elsevier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B529F7">
        <w:rPr>
          <w:rFonts w:eastAsiaTheme="minorHAnsi"/>
          <w:lang w:val="en-US"/>
        </w:rPr>
        <w:fldChar w:fldCharType="separate"/>
      </w:r>
      <w:r w:rsidR="00AC6242">
        <w:rPr>
          <w:rFonts w:eastAsiaTheme="minorHAnsi"/>
          <w:lang w:val="en-US"/>
        </w:rPr>
        <w:t>{Briffa:2013kz}</w:t>
      </w:r>
      <w:r w:rsidR="00B529F7">
        <w:rPr>
          <w:rFonts w:eastAsiaTheme="minorHAnsi"/>
          <w:lang w:val="en-US"/>
        </w:rPr>
        <w:fldChar w:fldCharType="end"/>
      </w:r>
      <w:r w:rsidR="002E5143">
        <w:t>)</w:t>
      </w:r>
      <w:r w:rsidR="00FF79AC" w:rsidRPr="00322DD9">
        <w:t xml:space="preserve">. </w:t>
      </w:r>
      <w:r w:rsidR="00696B16">
        <w:t xml:space="preserve">For this second method, </w:t>
      </w:r>
      <w:r w:rsidR="006A6E83">
        <w:t xml:space="preserve">we </w:t>
      </w:r>
      <w:r w:rsidR="00AB527C" w:rsidRPr="00322DD9">
        <w:t xml:space="preserve">fitted </w:t>
      </w:r>
      <w:r w:rsidR="00AB527C">
        <w:t xml:space="preserve">a </w:t>
      </w:r>
      <w:r w:rsidR="00AB527C" w:rsidRPr="00322DD9">
        <w:t>model</w:t>
      </w:r>
      <w:r w:rsidR="00AB527C">
        <w:t xml:space="preserve"> that ha</w:t>
      </w:r>
      <w:r w:rsidR="00E34117">
        <w:t>d</w:t>
      </w:r>
      <w:r w:rsidR="00AB527C">
        <w:t xml:space="preserve"> </w:t>
      </w:r>
      <w:r w:rsidR="000C7B8A">
        <w:t>the following</w:t>
      </w:r>
      <w:r w:rsidR="00AB527C">
        <w:t xml:space="preserve"> structure</w:t>
      </w:r>
      <w:r w:rsidR="000C7B8A">
        <w:t xml:space="preserve">, </w:t>
      </w:r>
    </w:p>
    <w:p w14:paraId="141662A8" w14:textId="77C39A39" w:rsidR="00124150" w:rsidRDefault="00A965BE" w:rsidP="00E10A14">
      <w:pPr>
        <w:pStyle w:val="Thesisnormal"/>
        <w:spacing w:line="48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w:t>
      </w:r>
      <w:proofErr w:type="spellStart"/>
      <w:r w:rsidR="00322DD9" w:rsidRPr="00322DD9">
        <w:t>session</w:t>
      </w:r>
      <w:r w:rsidR="00082020">
        <w:t>ID</w:t>
      </w:r>
      <w:proofErr w:type="spellEnd"/>
      <w:r w:rsidR="00322DD9" w:rsidRPr="00322DD9">
        <w:t xml:space="preserve"> +</w:t>
      </w:r>
      <w:r w:rsidR="00124150">
        <w:t xml:space="preserve">(1+ </w:t>
      </w:r>
      <w:proofErr w:type="spellStart"/>
      <w:r w:rsidR="00124150">
        <w:t>logTemp</w:t>
      </w:r>
      <w:proofErr w:type="spellEnd"/>
      <w:r w:rsidR="00124150">
        <w:rPr>
          <w:vertAlign w:val="subscript"/>
        </w:rPr>
        <w:t xml:space="preserve"> </w:t>
      </w:r>
      <w:r w:rsidR="00124150">
        <w:t>| ID)</w:t>
      </w:r>
    </w:p>
    <w:p w14:paraId="1EB9FB0D" w14:textId="19596B44" w:rsidR="00FF79AC" w:rsidRPr="002B762D" w:rsidRDefault="000C7B8A" w:rsidP="00E10A14">
      <w:pPr>
        <w:pStyle w:val="Thesisnormal"/>
        <w:spacing w:line="480" w:lineRule="auto"/>
      </w:pPr>
      <w:r>
        <w:t>where</w:t>
      </w:r>
      <w:r w:rsidR="00492227">
        <w:t>:</w:t>
      </w:r>
      <w:r>
        <w:t xml:space="preserve"> </w:t>
      </w:r>
      <w:proofErr w:type="spellStart"/>
      <w:r>
        <w:t>session</w:t>
      </w:r>
      <w:r w:rsidR="00082020">
        <w:t>ID</w:t>
      </w:r>
      <w:proofErr w:type="spellEnd"/>
      <w:r>
        <w:t xml:space="preserve"> is the sampling session when measurements took place</w:t>
      </w:r>
      <w:r w:rsidR="00F659CD">
        <w:t xml:space="preserve">. </w:t>
      </w:r>
      <w:r w:rsidR="003817A1">
        <w:t xml:space="preserve">To the best of our knowledge, the method to derive ‘conditional’ repeatability has not been extended to multiple random effects, therefore </w:t>
      </w:r>
      <w:r w:rsidR="00F659CD">
        <w:t xml:space="preserve">session </w:t>
      </w:r>
      <w:r w:rsidR="003817A1">
        <w:t>was included as</w:t>
      </w:r>
      <w:r w:rsidR="00F659CD">
        <w:t xml:space="preserve"> </w:t>
      </w:r>
      <w:r>
        <w:t xml:space="preserve">a fixed predictor, as opposed to using </w:t>
      </w:r>
      <w:r w:rsidR="00492227">
        <w:t>‘</w:t>
      </w:r>
      <w:r>
        <w:t>series</w:t>
      </w:r>
      <w:r w:rsidR="00492227">
        <w:t xml:space="preserve"> </w:t>
      </w:r>
      <w:r>
        <w:t>ID</w:t>
      </w:r>
      <w:r w:rsidR="00492227">
        <w:t>’</w:t>
      </w:r>
      <w:r>
        <w:t xml:space="preserve"> as a random effect. T</w:t>
      </w:r>
      <w:r w:rsidR="00FF79AC" w:rsidRPr="00322DD9">
        <w:t>emperature-specific repeatability estimates</w:t>
      </w:r>
      <w:r>
        <w:t xml:space="preserve"> were derived</w:t>
      </w:r>
      <w:r w:rsidR="005B2DD7">
        <w:t xml:space="preserve"> </w:t>
      </w:r>
      <w:r w:rsidR="00124150">
        <w:t>using</w:t>
      </w:r>
      <w:r w:rsidR="00BD12DB">
        <w:t xml:space="preserve"> equation </w:t>
      </w:r>
      <w:r w:rsidR="00696B16">
        <w:t>4 in the ESM.</w:t>
      </w:r>
    </w:p>
    <w:p w14:paraId="471A2DE4" w14:textId="1B3CDACC" w:rsidR="008E269A" w:rsidRDefault="008E269A" w:rsidP="00E10A14">
      <w:pPr>
        <w:pStyle w:val="Thesisnormal"/>
        <w:spacing w:line="480" w:lineRule="auto"/>
      </w:pPr>
    </w:p>
    <w:p w14:paraId="7C130638" w14:textId="59A9EBAC" w:rsidR="00D97E18" w:rsidRDefault="0019382A" w:rsidP="00E10A14">
      <w:pPr>
        <w:spacing w:line="480" w:lineRule="auto"/>
        <w:rPr>
          <w:rFonts w:eastAsiaTheme="minorHAnsi"/>
          <w:lang w:val="en-US"/>
        </w:rPr>
      </w:pPr>
      <w:r>
        <w:rPr>
          <w:lang w:val="en-AU"/>
        </w:rPr>
        <w:t>Finally, w</w:t>
      </w:r>
      <w:r w:rsidR="00E6226C" w:rsidRPr="00100303">
        <w:rPr>
          <w:lang w:val="en-AU"/>
        </w:rPr>
        <w:t xml:space="preserve">e derived </w:t>
      </w:r>
      <w:r w:rsidR="00E6226C">
        <w:rPr>
          <w:lang w:val="en-AU"/>
        </w:rPr>
        <w:t xml:space="preserve">cross-temperature correlations </w:t>
      </w:r>
      <w:r w:rsidR="00D97E18">
        <w:t>from t</w:t>
      </w:r>
      <w:r w:rsidR="00D97E18">
        <w:rPr>
          <w:lang w:val="en-AU"/>
        </w:rPr>
        <w:t>he</w:t>
      </w:r>
      <w:r w:rsidR="00D97E18" w:rsidRPr="00100303">
        <w:rPr>
          <w:lang w:val="en-AU"/>
        </w:rPr>
        <w:t xml:space="preserve"> </w:t>
      </w:r>
      <w:r w:rsidR="00D97E18">
        <w:rPr>
          <w:lang w:val="en-AU"/>
        </w:rPr>
        <w:t xml:space="preserve">same </w:t>
      </w:r>
      <w:r w:rsidR="00D97E18" w:rsidRPr="00100303">
        <w:rPr>
          <w:lang w:val="en-AU"/>
        </w:rPr>
        <w:t>model</w:t>
      </w:r>
      <w:r w:rsidR="00D97E18">
        <w:rPr>
          <w:lang w:val="en-AU"/>
        </w:rPr>
        <w:t xml:space="preserve"> that was</w:t>
      </w:r>
      <w:r w:rsidR="00D97E18" w:rsidRPr="00100303">
        <w:rPr>
          <w:lang w:val="en-AU"/>
        </w:rPr>
        <w:t xml:space="preserve"> </w:t>
      </w:r>
      <w:r w:rsidR="00D97E18">
        <w:rPr>
          <w:lang w:val="en-AU"/>
        </w:rPr>
        <w:t xml:space="preserve">used to calculate the repeatability of the slope. Following </w:t>
      </w:r>
      <w:r w:rsidR="00D97E18">
        <w:rPr>
          <w:rFonts w:eastAsiaTheme="minorHAnsi"/>
          <w:lang w:val="en-US"/>
        </w:rPr>
        <w:fldChar w:fldCharType="begin" w:fldLock="1"/>
      </w:r>
      <w:r w:rsidR="00BE4BA4">
        <w:rPr>
          <w:rFonts w:eastAsiaTheme="minorHAnsi"/>
          <w:lang w:val="en-US"/>
        </w:rPr>
        <w:instrText xml:space="preserve"> ADDIN PAPERS2_CITATIONS &lt;citation&gt;&lt;priority&gt;53&lt;/priority&gt;&lt;uuid&gt;4AF78B3A-72A2-4B95-9104-713304B78D62&lt;/uuid&gt;&lt;publications&gt;&lt;publication&gt;&lt;subtype&gt;400&lt;/subtype&gt;&lt;publisher&gt;Springer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D97E18">
        <w:rPr>
          <w:rFonts w:eastAsiaTheme="minorHAnsi"/>
          <w:lang w:val="en-US"/>
        </w:rPr>
        <w:fldChar w:fldCharType="separate"/>
      </w:r>
      <w:r w:rsidR="00D97E18">
        <w:rPr>
          <w:rFonts w:eastAsiaTheme="minorHAnsi"/>
          <w:lang w:val="en-US"/>
        </w:rPr>
        <w:t>{Brommer:2013gx}</w:t>
      </w:r>
      <w:r w:rsidR="00D97E18">
        <w:rPr>
          <w:rFonts w:eastAsiaTheme="minorHAnsi"/>
          <w:lang w:val="en-US"/>
        </w:rPr>
        <w:fldChar w:fldCharType="end"/>
      </w:r>
      <w:r w:rsidR="00D97E18">
        <w:rPr>
          <w:rFonts w:eastAsiaTheme="minorHAnsi"/>
          <w:lang w:val="en-US"/>
        </w:rPr>
        <w:t xml:space="preserve">, </w:t>
      </w:r>
      <w:r w:rsidR="00D97E18">
        <w:rPr>
          <w:lang w:val="en-AU"/>
        </w:rPr>
        <w:t xml:space="preserve">we </w:t>
      </w:r>
      <w:r>
        <w:rPr>
          <w:lang w:val="en-AU"/>
        </w:rPr>
        <w:t>obtained</w:t>
      </w:r>
      <w:r w:rsidR="00D97E18">
        <w:rPr>
          <w:lang w:val="en-AU"/>
        </w:rPr>
        <w:t xml:space="preserve"> </w:t>
      </w:r>
      <w:r w:rsidR="00C41843">
        <w:rPr>
          <w:lang w:val="en-AU"/>
        </w:rPr>
        <w:t xml:space="preserve">among-individuals and within-individual-among-sampling-session </w:t>
      </w:r>
      <w:r w:rsidR="00D97E18">
        <w:rPr>
          <w:lang w:val="en-AU"/>
        </w:rPr>
        <w:t>correlations</w:t>
      </w:r>
      <w:r w:rsidR="00D97E18">
        <w:rPr>
          <w:rFonts w:eastAsiaTheme="minorHAnsi"/>
          <w:lang w:val="en-US"/>
        </w:rPr>
        <w:t xml:space="preserve"> from </w:t>
      </w:r>
      <w:r w:rsidR="00E6226C">
        <w:rPr>
          <w:lang w:val="en-AU"/>
        </w:rPr>
        <w:t>the</w:t>
      </w:r>
      <w:r w:rsidR="004B6126">
        <w:rPr>
          <w:lang w:val="en-AU"/>
        </w:rPr>
        <w:t>ir respective</w:t>
      </w:r>
      <w:r w:rsidR="00E6226C">
        <w:rPr>
          <w:lang w:val="en-AU"/>
        </w:rPr>
        <w:t xml:space="preserve"> </w:t>
      </w:r>
      <w:r w:rsidR="004B6126">
        <w:rPr>
          <w:lang w:val="en-AU"/>
        </w:rPr>
        <w:lastRenderedPageBreak/>
        <w:t xml:space="preserve">intercept and slope </w:t>
      </w:r>
      <w:r w:rsidR="00E6226C">
        <w:rPr>
          <w:lang w:val="en-AU"/>
        </w:rPr>
        <w:t xml:space="preserve">variance-covariance </w:t>
      </w:r>
      <w:r w:rsidR="00D97E18">
        <w:rPr>
          <w:lang w:val="en-AU"/>
        </w:rPr>
        <w:t>matri</w:t>
      </w:r>
      <w:r w:rsidR="00C41843">
        <w:rPr>
          <w:lang w:val="en-AU"/>
        </w:rPr>
        <w:t>ces</w:t>
      </w:r>
      <w:r w:rsidR="00E6226C">
        <w:rPr>
          <w:rFonts w:eastAsiaTheme="minorHAnsi"/>
          <w:lang w:val="en-US"/>
        </w:rPr>
        <w:t>.</w:t>
      </w:r>
      <w:r w:rsidR="00D97E18">
        <w:rPr>
          <w:rFonts w:eastAsiaTheme="minorHAnsi"/>
          <w:lang w:val="en-US"/>
        </w:rPr>
        <w:t xml:space="preserve"> The specific details and equations of this method is presented in the </w:t>
      </w:r>
      <w:r w:rsidR="004B6126">
        <w:rPr>
          <w:rFonts w:eastAsiaTheme="minorHAnsi"/>
          <w:lang w:val="en-US"/>
        </w:rPr>
        <w:t xml:space="preserve">provided code and </w:t>
      </w:r>
      <w:r w:rsidR="00D97E18">
        <w:rPr>
          <w:rFonts w:eastAsiaTheme="minorHAnsi"/>
          <w:lang w:val="en-US"/>
        </w:rPr>
        <w:t>ESM</w:t>
      </w:r>
      <w:r w:rsidR="004B6126">
        <w:rPr>
          <w:rFonts w:eastAsiaTheme="minorHAnsi"/>
          <w:lang w:val="en-US"/>
        </w:rPr>
        <w:t xml:space="preserve"> </w:t>
      </w:r>
      <w:r w:rsidR="00D97E18">
        <w:rPr>
          <w:rFonts w:eastAsiaTheme="minorHAnsi"/>
          <w:lang w:val="en-US"/>
        </w:rPr>
        <w:t xml:space="preserve">(ESM equation 6 - 9).  </w:t>
      </w:r>
    </w:p>
    <w:p w14:paraId="4B81EB9E" w14:textId="77777777" w:rsidR="00D97E18" w:rsidRDefault="00D97E18" w:rsidP="00E10A14">
      <w:pPr>
        <w:spacing w:line="480" w:lineRule="auto"/>
        <w:rPr>
          <w:rFonts w:eastAsiaTheme="minorHAnsi"/>
          <w:lang w:val="en-US"/>
        </w:rPr>
      </w:pPr>
    </w:p>
    <w:p w14:paraId="78182CBA" w14:textId="6DF56A3F" w:rsidR="004B46FB" w:rsidRDefault="004B46FB" w:rsidP="00E10A14">
      <w:pPr>
        <w:pStyle w:val="Heading2"/>
        <w:spacing w:line="480" w:lineRule="auto"/>
      </w:pPr>
      <w:r>
        <w:t>Character-state methods</w:t>
      </w:r>
    </w:p>
    <w:p w14:paraId="718F806F" w14:textId="3784200F" w:rsidR="002155F2" w:rsidRDefault="00F659CD" w:rsidP="00E10A14">
      <w:pPr>
        <w:pStyle w:val="Thesisnormal"/>
        <w:spacing w:line="480" w:lineRule="auto"/>
      </w:pPr>
      <w:commentRangeStart w:id="39"/>
      <w:commentRangeStart w:id="40"/>
      <w:commentRangeStart w:id="41"/>
      <w:commentRangeStart w:id="42"/>
      <w:commentRangeStart w:id="43"/>
      <w:r>
        <w:t>The final method to calculate temperature-specific repeatability uses the character-state method</w:t>
      </w:r>
      <w:commentRangeEnd w:id="39"/>
      <w:r w:rsidR="007377E4">
        <w:rPr>
          <w:rStyle w:val="CommentReference"/>
        </w:rPr>
        <w:commentReference w:id="39"/>
      </w:r>
      <w:commentRangeEnd w:id="40"/>
      <w:r w:rsidR="00605500">
        <w:rPr>
          <w:rStyle w:val="CommentReference"/>
        </w:rPr>
        <w:commentReference w:id="40"/>
      </w:r>
      <w:commentRangeEnd w:id="41"/>
      <w:r w:rsidR="005C7933">
        <w:rPr>
          <w:rStyle w:val="CommentReference"/>
        </w:rPr>
        <w:commentReference w:id="41"/>
      </w:r>
      <w:commentRangeEnd w:id="42"/>
      <w:r w:rsidR="007B2395">
        <w:rPr>
          <w:rStyle w:val="CommentReference"/>
        </w:rPr>
        <w:commentReference w:id="42"/>
      </w:r>
      <w:commentRangeEnd w:id="43"/>
      <w:r w:rsidR="00455BCC">
        <w:rPr>
          <w:rStyle w:val="CommentReference"/>
        </w:rPr>
        <w:commentReference w:id="43"/>
      </w:r>
      <w:r>
        <w:t xml:space="preserve"> described by Hunt 2014 (see also </w:t>
      </w:r>
      <w:proofErr w:type="spellStart"/>
      <w:r>
        <w:rPr>
          <w:rFonts w:eastAsiaTheme="minorHAnsi"/>
          <w:lang w:val="en-US"/>
        </w:rPr>
        <w:t>Houslay</w:t>
      </w:r>
      <w:proofErr w:type="spellEnd"/>
      <w:r>
        <w:rPr>
          <w:rFonts w:eastAsiaTheme="minorHAnsi"/>
          <w:lang w:val="en-US"/>
        </w:rPr>
        <w:t xml:space="preserve"> 2017)</w:t>
      </w:r>
      <w:r w:rsidR="00A953A8">
        <w:t xml:space="preserve"> which </w:t>
      </w:r>
      <w:r>
        <w:t>assumes 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are </w:t>
      </w:r>
      <w:r w:rsidR="00D97E18">
        <w:t xml:space="preserve">separate characters that are </w:t>
      </w:r>
      <w:proofErr w:type="gramStart"/>
      <w:r w:rsidR="00D97E18">
        <w:t xml:space="preserve">correlated </w:t>
      </w:r>
      <w:r>
        <w:t>.</w:t>
      </w:r>
      <w:proofErr w:type="gramEnd"/>
      <w:r w:rsidR="000A2877">
        <w:t xml:space="preserve"> </w:t>
      </w:r>
      <w:r w:rsidR="00E6226C">
        <w:t xml:space="preserve">We fitted one multivariate </w:t>
      </w:r>
      <w:r w:rsidR="00A13288">
        <w:t>response</w:t>
      </w:r>
      <w:r w:rsidR="00E6226C">
        <w:t xml:space="preserve"> model</w:t>
      </w:r>
      <w:r w:rsidR="00A13288">
        <w:t>, where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w:t>
      </w:r>
      <w:r w:rsidR="00D97E18">
        <w:t>x</w:t>
      </w:r>
      <w:r w:rsidR="004D7001">
        <w:t xml:space="preserve">. </w:t>
      </w:r>
    </w:p>
    <w:p w14:paraId="0FBBBE09" w14:textId="4ABFF9A6" w:rsidR="004D7001" w:rsidRPr="004D7001" w:rsidRDefault="003D4144" w:rsidP="00E10A14">
      <w:pPr>
        <w:pStyle w:val="Thesisnormal"/>
        <w:spacing w:line="480" w:lineRule="auto"/>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1,1,32ºC</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2,22ºC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1,2,32ºC</m:t>
                          </m:r>
                        </m:sub>
                      </m:sSub>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1,10,32ºC</m:t>
                          </m:r>
                        </m:sub>
                      </m:sSub>
                    </m:sub>
                  </m:sSub>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082020">
        <w:t>ID</w:t>
      </w:r>
      <w:r w:rsidR="00B93C1F">
        <w:t>)</w:t>
      </w:r>
    </w:p>
    <w:p w14:paraId="21E91198" w14:textId="7FCF8417" w:rsidR="00877E4B" w:rsidRDefault="00EE34CA" w:rsidP="00E10A14">
      <w:pPr>
        <w:pStyle w:val="Thesisnormal"/>
        <w:spacing w:line="48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r>
          <w:rPr>
            <w:rFonts w:ascii="Cambria Math" w:hAnsi="Cambria Math"/>
          </w:rPr>
          <m:t xml:space="preserve"> </m:t>
        </m:r>
      </m:oMath>
      <w:r w:rsidR="00455BCC">
        <w:t xml:space="preserve">is the metabolic rate for individual 1 in sampling session 10 at 22ºC </w:t>
      </w:r>
      <w:r w:rsidR="00D343F1">
        <w:t>so forth</w:t>
      </w:r>
      <w:r>
        <w:t>.</w:t>
      </w:r>
      <w:r w:rsidR="00D343F1">
        <w:t xml:space="preserve"> </w:t>
      </w:r>
      <w:r>
        <w:t>Note that temperature is no longer a predictor</w:t>
      </w:r>
      <w:r w:rsidR="004B6126">
        <w:t xml:space="preserve"> </w:t>
      </w:r>
      <w:proofErr w:type="gramStart"/>
      <w:r w:rsidR="004B6126">
        <w:t>or  a</w:t>
      </w:r>
      <w:proofErr w:type="gramEnd"/>
      <w:r w:rsidR="004B6126">
        <w:t xml:space="preserve"> random slope</w:t>
      </w:r>
      <w:r>
        <w:t xml:space="preserve"> as </w:t>
      </w:r>
      <w:r w:rsidR="004B6126">
        <w:t xml:space="preserve">temperature is </w:t>
      </w:r>
      <w:r>
        <w:t>now part of the response</w:t>
      </w:r>
      <w:r w:rsidR="004B6126">
        <w:t xml:space="preserve"> matrix</w:t>
      </w:r>
      <w:r>
        <w:t xml:space="preserve">. </w:t>
      </w:r>
      <w:r w:rsidR="004B6126">
        <w:t>I</w:t>
      </w:r>
      <w:r>
        <w:t>ndividual ID and session</w:t>
      </w:r>
      <w:r w:rsidR="004B46FB">
        <w:t xml:space="preserve"> ID</w:t>
      </w:r>
      <w:r>
        <w:t xml:space="preserve"> </w:t>
      </w:r>
      <w:r w:rsidR="004B6126">
        <w:t xml:space="preserve">were included </w:t>
      </w:r>
      <w:r>
        <w:t xml:space="preserve">as random intercepts. </w:t>
      </w:r>
      <w:r w:rsidR="00B54A09">
        <w:rPr>
          <w:shd w:val="clear" w:color="auto" w:fill="FFFFFF"/>
        </w:rPr>
        <w:t>W</w:t>
      </w:r>
      <w:r w:rsidR="00F45804">
        <w:rPr>
          <w:shd w:val="clear" w:color="auto" w:fill="FFFFFF"/>
        </w:rPr>
        <w:t xml:space="preserve">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02538D">
        <w:rPr>
          <w:shd w:val="clear" w:color="auto" w:fill="FFFFFF"/>
        </w:rPr>
        <w:t>)</w:t>
      </w:r>
      <w:r w:rsidR="00877E4B">
        <w:rPr>
          <w:shd w:val="clear" w:color="auto" w:fill="FFFFFF"/>
        </w:rPr>
        <w:t xml:space="preserve"> following</w:t>
      </w:r>
      <w:r w:rsidR="00464F1B">
        <w:rPr>
          <w:shd w:val="clear" w:color="auto" w:fill="FFFFFF"/>
        </w:rPr>
        <w:t xml:space="preserve"> Equation </w:t>
      </w:r>
      <w:r w:rsidR="002C0FFA">
        <w:rPr>
          <w:shd w:val="clear" w:color="auto" w:fill="FFFFFF"/>
        </w:rPr>
        <w:t>1</w:t>
      </w:r>
      <w:r w:rsidR="00D97E18">
        <w:rPr>
          <w:shd w:val="clear" w:color="auto" w:fill="FFFFFF"/>
        </w:rPr>
        <w:t>0 in the ESM</w:t>
      </w:r>
      <w:r w:rsidR="00B54A09">
        <w:rPr>
          <w:shd w:val="clear" w:color="auto" w:fill="FFFFFF"/>
        </w:rPr>
        <w:t xml:space="preserve"> using the</w:t>
      </w:r>
      <w:r w:rsidR="00B54A09" w:rsidRPr="00B54A09">
        <w:rPr>
          <w:shd w:val="clear" w:color="auto" w:fill="FFFFFF"/>
        </w:rPr>
        <w:t xml:space="preserve"> </w:t>
      </w:r>
      <w:r w:rsidR="00B54A09">
        <w:rPr>
          <w:shd w:val="clear" w:color="auto" w:fill="FFFFFF"/>
        </w:rPr>
        <w:t xml:space="preserve">among-individual and </w:t>
      </w:r>
      <w:r w:rsidR="004B6126">
        <w:t xml:space="preserve">residual or within-individual </w:t>
      </w:r>
      <w:r w:rsidR="00B54A09">
        <w:rPr>
          <w:shd w:val="clear" w:color="auto" w:fill="FFFFFF"/>
        </w:rPr>
        <w:t>variance-covariance matrices</w:t>
      </w:r>
      <w:r w:rsidR="00464F1B">
        <w:rPr>
          <w:shd w:val="clear" w:color="auto" w:fill="FFFFFF"/>
        </w:rPr>
        <w:t xml:space="preserve">. </w:t>
      </w:r>
      <w:r w:rsidR="00B54A09">
        <w:t xml:space="preserve">We converted </w:t>
      </w:r>
      <w:r w:rsidR="004B6126">
        <w:t xml:space="preserve">these </w:t>
      </w:r>
      <w:r w:rsidR="002C0FFA">
        <w:t xml:space="preserve">variance-covariance </w:t>
      </w:r>
      <w:r w:rsidR="00B54A09">
        <w:rPr>
          <w:shd w:val="clear" w:color="auto" w:fill="FFFFFF"/>
        </w:rPr>
        <w:t>matrices</w:t>
      </w:r>
      <w:r w:rsidR="00B54A09">
        <w:t xml:space="preserve"> into cross-temperature correlations using equation 9 in the ESM</w:t>
      </w:r>
      <w:r w:rsidR="002C0FFA">
        <w:t xml:space="preserve">. </w:t>
      </w:r>
      <w:r w:rsidR="00B54A09">
        <w:t xml:space="preserve"> </w:t>
      </w:r>
    </w:p>
    <w:p w14:paraId="17D768DA" w14:textId="77777777" w:rsidR="00C25F91" w:rsidRDefault="00C25F91" w:rsidP="00E10A14">
      <w:pPr>
        <w:spacing w:line="480" w:lineRule="auto"/>
      </w:pPr>
    </w:p>
    <w:p w14:paraId="4A4A8882" w14:textId="6E749332" w:rsidR="009816E5" w:rsidRDefault="00B22D42" w:rsidP="00E10A14">
      <w:pPr>
        <w:pStyle w:val="Heading2"/>
        <w:spacing w:line="480" w:lineRule="auto"/>
      </w:pPr>
      <w:r>
        <w:t xml:space="preserve">Among- and within-individual </w:t>
      </w:r>
      <w:r w:rsidR="009816E5">
        <w:t>mass</w:t>
      </w:r>
      <w:r w:rsidR="00E364CB">
        <w:t>-</w:t>
      </w:r>
      <w:r w:rsidR="009816E5">
        <w:t xml:space="preserve">scaling exponents </w:t>
      </w:r>
      <w:r w:rsidR="00C05D33">
        <w:t>at different temperatures</w:t>
      </w:r>
    </w:p>
    <w:p w14:paraId="206DB590" w14:textId="29E1774D" w:rsidR="00A527BB" w:rsidRPr="002C1C11" w:rsidRDefault="00B266EA" w:rsidP="00E10A14">
      <w:pPr>
        <w:spacing w:line="480" w:lineRule="auto"/>
        <w:rPr>
          <w:rFonts w:eastAsiaTheme="minorHAnsi"/>
          <w:lang w:val="en-US"/>
        </w:rPr>
      </w:pPr>
      <w:r>
        <w:rPr>
          <w:lang w:val="en-AU"/>
        </w:rPr>
        <w:t>Mass-scaling exponents describe the relationship between metabolic rate and body mass</w:t>
      </w:r>
      <w:r w:rsidR="005C0A2E">
        <w:rPr>
          <w:lang w:val="en-AU"/>
        </w:rPr>
        <w:t xml:space="preserve"> </w:t>
      </w:r>
      <w:r w:rsidR="00BA141D">
        <w:rPr>
          <w:lang w:val="en-AU"/>
        </w:rPr>
        <w:t>in a population</w:t>
      </w:r>
      <w:r>
        <w:rPr>
          <w:lang w:val="en-AU"/>
        </w:rPr>
        <w:t xml:space="preserve">. However, population estimates of scaling exponents may be </w:t>
      </w:r>
      <w:r w:rsidR="005C0A2E">
        <w:rPr>
          <w:lang w:val="en-AU"/>
        </w:rPr>
        <w:t>a result of</w:t>
      </w:r>
      <w:r>
        <w:rPr>
          <w:lang w:val="en-AU"/>
        </w:rPr>
        <w:t xml:space="preserve"> </w:t>
      </w:r>
      <w:r w:rsidR="00DD32E4">
        <w:rPr>
          <w:lang w:val="en-AU"/>
        </w:rPr>
        <w:t>(</w:t>
      </w:r>
      <w:r w:rsidR="005C0A2E">
        <w:rPr>
          <w:lang w:val="en-AU"/>
        </w:rPr>
        <w:t xml:space="preserve">1) </w:t>
      </w:r>
      <w:r>
        <w:rPr>
          <w:lang w:val="en-AU"/>
        </w:rPr>
        <w:t xml:space="preserve">an </w:t>
      </w:r>
      <w:r>
        <w:rPr>
          <w:lang w:val="en-AU"/>
        </w:rPr>
        <w:lastRenderedPageBreak/>
        <w:t xml:space="preserve">among-individual effect whereby individuals of different weight have </w:t>
      </w:r>
      <w:r w:rsidR="005C0A2E">
        <w:rPr>
          <w:lang w:val="en-AU"/>
        </w:rPr>
        <w:t xml:space="preserve">different metabolic rates, or </w:t>
      </w:r>
      <w:r w:rsidR="00DD32E4">
        <w:rPr>
          <w:lang w:val="en-AU"/>
        </w:rPr>
        <w:t>(</w:t>
      </w:r>
      <w:r w:rsidR="005C0A2E">
        <w:rPr>
          <w:lang w:val="en-AU"/>
        </w:rPr>
        <w:t>2) a within-individual effect in which an individual’s metabolic rate can vary as its weight changes,</w:t>
      </w:r>
      <w:r w:rsidR="004B6126">
        <w:rPr>
          <w:lang w:val="en-AU"/>
        </w:rPr>
        <w:t xml:space="preserve"> within </w:t>
      </w:r>
      <w:proofErr w:type="spellStart"/>
      <w:r w:rsidR="004B6126">
        <w:rPr>
          <w:lang w:val="en-AU"/>
        </w:rPr>
        <w:t>it’s</w:t>
      </w:r>
      <w:proofErr w:type="spellEnd"/>
      <w:r w:rsidR="004B6126">
        <w:rPr>
          <w:lang w:val="en-AU"/>
        </w:rPr>
        <w:t xml:space="preserve"> lifetime</w:t>
      </w:r>
      <w:r w:rsidR="005C0A2E">
        <w:rPr>
          <w:lang w:val="en-AU"/>
        </w:rPr>
        <w:t xml:space="preserve"> or </w:t>
      </w:r>
      <w:r w:rsidR="00DD32E4">
        <w:rPr>
          <w:lang w:val="en-AU"/>
        </w:rPr>
        <w:t>(</w:t>
      </w:r>
      <w:r w:rsidR="005C0A2E">
        <w:rPr>
          <w:lang w:val="en-AU"/>
        </w:rPr>
        <w:t xml:space="preserve">3) a composite of both within- and among-individual effects. </w:t>
      </w:r>
      <w:r w:rsidR="004B6126">
        <w:rPr>
          <w:lang w:val="en-AU"/>
        </w:rPr>
        <w:t>Our</w:t>
      </w:r>
      <w:r w:rsidR="00BA141D">
        <w:rPr>
          <w:lang w:val="en-AU"/>
        </w:rPr>
        <w:t xml:space="preserve"> e</w:t>
      </w:r>
      <w:r w:rsidR="000A099F">
        <w:rPr>
          <w:lang w:val="en-AU"/>
        </w:rPr>
        <w:t>xploratory statistics show</w:t>
      </w:r>
      <w:r w:rsidR="005D5D57">
        <w:rPr>
          <w:lang w:val="en-AU"/>
        </w:rPr>
        <w:t>ed</w:t>
      </w:r>
      <w:r w:rsidR="000A099F">
        <w:rPr>
          <w:lang w:val="en-AU"/>
        </w:rPr>
        <w:t xml:space="preserve"> that the mean percentage change in mass within an individual, across the experiment (mass at the first sampling session – the last sampling session) was 9.13% (n = 42, SE = 0.32, range in percentage change= -5.15, 27.53)</w:t>
      </w:r>
      <w:r w:rsidR="005D5D57">
        <w:rPr>
          <w:lang w:val="en-AU"/>
        </w:rPr>
        <w:t>,</w:t>
      </w:r>
      <w:r w:rsidR="000A099F">
        <w:rPr>
          <w:lang w:val="en-AU"/>
        </w:rPr>
        <w:t xml:space="preserve"> which could influence </w:t>
      </w:r>
      <w:r w:rsidR="00BA141D">
        <w:rPr>
          <w:lang w:val="en-AU"/>
        </w:rPr>
        <w:t xml:space="preserve">the </w:t>
      </w:r>
      <w:r w:rsidR="000A099F">
        <w:rPr>
          <w:lang w:val="en-AU"/>
        </w:rPr>
        <w:t xml:space="preserve">population </w:t>
      </w:r>
      <w:r w:rsidR="00BA141D">
        <w:rPr>
          <w:lang w:val="en-AU"/>
        </w:rPr>
        <w:t>scaling exponent</w:t>
      </w:r>
      <w:r w:rsidR="000A099F">
        <w:rPr>
          <w:lang w:val="en-AU"/>
        </w:rPr>
        <w:t xml:space="preserve">. We therefore wanted to </w:t>
      </w:r>
      <w:r w:rsidR="002C0FFA">
        <w:rPr>
          <w:lang w:val="en-AU"/>
        </w:rPr>
        <w:t xml:space="preserve">statistically </w:t>
      </w:r>
      <w:r w:rsidR="000A099F" w:rsidRPr="005C7933">
        <w:rPr>
          <w:lang w:val="en-AU"/>
        </w:rPr>
        <w:t>account</w:t>
      </w:r>
      <w:r w:rsidR="002C0FFA">
        <w:rPr>
          <w:lang w:val="en-AU"/>
        </w:rPr>
        <w:t xml:space="preserve"> </w:t>
      </w:r>
      <w:r w:rsidR="000A099F" w:rsidRPr="005C7933">
        <w:rPr>
          <w:lang w:val="en-AU"/>
        </w:rPr>
        <w:t>for within-individual effects w</w:t>
      </w:r>
      <w:r w:rsidR="004B6126">
        <w:rPr>
          <w:lang w:val="en-AU"/>
        </w:rPr>
        <w:t>in order to obtain more precise population estimate</w:t>
      </w:r>
      <w:r w:rsidR="00DD32E4">
        <w:rPr>
          <w:lang w:val="en-AU"/>
        </w:rPr>
        <w:t>.</w:t>
      </w:r>
      <w:r w:rsidR="00BA141D">
        <w:rPr>
          <w:lang w:val="en-AU"/>
        </w:rPr>
        <w:t xml:space="preserve"> </w:t>
      </w:r>
      <w:r w:rsidR="00DD32E4">
        <w:rPr>
          <w:lang w:val="en-AU"/>
        </w:rPr>
        <w:t>We</w:t>
      </w:r>
      <w:r w:rsidR="000A099F">
        <w:rPr>
          <w:lang w:val="en-AU"/>
        </w:rPr>
        <w:t xml:space="preserve"> </w:t>
      </w:r>
      <w:r w:rsidR="004B6126">
        <w:rPr>
          <w:lang w:val="en-AU"/>
        </w:rPr>
        <w:t xml:space="preserve">did this by </w:t>
      </w:r>
      <w:r w:rsidR="00E4420D">
        <w:rPr>
          <w:lang w:val="en-AU"/>
        </w:rPr>
        <w:t>partition</w:t>
      </w:r>
      <w:r w:rsidR="004B6126">
        <w:rPr>
          <w:lang w:val="en-AU"/>
        </w:rPr>
        <w:t>ing out</w:t>
      </w:r>
      <w:r w:rsidR="00C7638E">
        <w:rPr>
          <w:lang w:val="en-AU"/>
        </w:rPr>
        <w:t xml:space="preserve"> among- and within-individual </w:t>
      </w:r>
      <w:r w:rsidR="000A099F">
        <w:rPr>
          <w:lang w:val="en-AU"/>
        </w:rPr>
        <w:t>variation</w:t>
      </w:r>
      <w:r w:rsidR="00DD32E4">
        <w:rPr>
          <w:lang w:val="en-AU"/>
        </w:rPr>
        <w:t xml:space="preserve"> in body mass</w:t>
      </w:r>
      <w:r w:rsidR="004B6126">
        <w:rPr>
          <w:lang w:val="en-AU"/>
        </w:rPr>
        <w:t xml:space="preserve">. First, we </w:t>
      </w:r>
      <w:r w:rsidR="009816E5">
        <w:rPr>
          <w:lang w:val="en-AU"/>
        </w:rPr>
        <w:t>calculat</w:t>
      </w:r>
      <w:r w:rsidR="004B6126">
        <w:rPr>
          <w:lang w:val="en-AU"/>
        </w:rPr>
        <w:t xml:space="preserve">ed </w:t>
      </w:r>
      <w:r w:rsidR="00DD32E4">
        <w:rPr>
          <w:lang w:val="en-AU"/>
        </w:rPr>
        <w:t>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0A099F">
        <w:rPr>
          <w:lang w:val="en-AU"/>
        </w:rPr>
        <w:t>Then</w:t>
      </w:r>
      <w:r w:rsidR="007E4605">
        <w:rPr>
          <w:lang w:val="en-AU"/>
        </w:rPr>
        <w:t>, we</w:t>
      </w:r>
      <w:r w:rsidR="009816E5">
        <w:rPr>
          <w:lang w:val="en-AU"/>
        </w:rPr>
        <w:t xml:space="preserve"> </w:t>
      </w:r>
      <w:r w:rsidR="000A099F">
        <w:rPr>
          <w:lang w:val="en-AU"/>
        </w:rPr>
        <w:t xml:space="preserve">calculated </w:t>
      </w:r>
      <w:r w:rsidR="009816E5">
        <w:rPr>
          <w:lang w:val="en-AU"/>
        </w:rPr>
        <w:t>a within</w:t>
      </w:r>
      <w:r w:rsidR="00C7638E">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fldLock="1"/>
      </w:r>
      <w:r w:rsidR="00BE4BA4">
        <w:rPr>
          <w:rFonts w:eastAsiaTheme="minorHAnsi"/>
          <w:lang w:val="en-US"/>
        </w:rPr>
        <w:instrText xml:space="preserve"> ADDIN PAPERS2_CITATIONS &lt;citation&gt;&lt;priority&gt;54&lt;/priority&gt;&lt;uuid&gt;C20B16C8-F64C-487E-950E-59598217775D&lt;/uuid&gt;&lt;publications&gt;&lt;publication&gt;&lt;subtype&gt;400&lt;/subtype&gt;&lt;title&gt;A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AC6242">
        <w:rPr>
          <w:rFonts w:eastAsiaTheme="minorHAnsi"/>
          <w:lang w:val="en-US"/>
        </w:rPr>
        <w:t>{vandePol:2009em}</w:t>
      </w:r>
      <w:r w:rsidR="003F1CB2">
        <w:rPr>
          <w:rFonts w:eastAsiaTheme="minorHAnsi"/>
          <w:lang w:val="en-US"/>
        </w:rPr>
        <w:fldChar w:fldCharType="end"/>
      </w:r>
      <w:r w:rsidR="000A099F">
        <w:rPr>
          <w:rFonts w:eastAsiaTheme="minorHAnsi"/>
          <w:lang w:val="en-US"/>
        </w:rPr>
        <w:t>)</w:t>
      </w:r>
      <w:r w:rsidR="00DD32E4">
        <w:rPr>
          <w:rFonts w:eastAsiaTheme="minorHAnsi"/>
          <w:lang w:val="en-US"/>
        </w:rPr>
        <w:t xml:space="preserve">. </w:t>
      </w:r>
      <w:r w:rsidR="004B6126">
        <w:rPr>
          <w:rFonts w:eastAsiaTheme="minorHAnsi"/>
          <w:lang w:val="en-US"/>
        </w:rPr>
        <w:t xml:space="preserve">These mass effects were included in two models fitted in </w:t>
      </w:r>
      <w:r w:rsidR="00FE7A4B">
        <w:rPr>
          <w:lang w:val="en-AU"/>
        </w:rPr>
        <w:t>‘brms</w:t>
      </w:r>
      <w:r w:rsidR="004B6126">
        <w:rPr>
          <w:lang w:val="en-AU"/>
        </w:rPr>
        <w:t>’</w:t>
      </w:r>
      <w:r w:rsidR="00FE7A4B">
        <w:rPr>
          <w:lang w:val="en-AU"/>
        </w:rPr>
        <w:t xml:space="preserve">. </w:t>
      </w:r>
      <w:r w:rsidR="00BA141D">
        <w:rPr>
          <w:lang w:val="en-AU"/>
        </w:rPr>
        <w:t>The firs</w:t>
      </w:r>
      <w:r w:rsidR="00F203F0">
        <w:rPr>
          <w:lang w:val="en-AU"/>
        </w:rPr>
        <w:t>t model</w:t>
      </w:r>
      <w:r w:rsidR="00F53BB4">
        <w:rPr>
          <w:lang w:val="en-AU"/>
        </w:rPr>
        <w:t xml:space="preserve"> (interaction model)</w:t>
      </w:r>
      <w:r w:rsidR="00F203F0">
        <w:rPr>
          <w:lang w:val="en-AU"/>
        </w:rPr>
        <w:t xml:space="preserve"> </w:t>
      </w:r>
      <w:r w:rsidR="00A527BB">
        <w:rPr>
          <w:lang w:val="en-AU"/>
        </w:rPr>
        <w:t>had the following structure,</w:t>
      </w:r>
    </w:p>
    <w:p w14:paraId="1CC22736" w14:textId="6186DA2D" w:rsidR="008366D4" w:rsidRDefault="008366D4" w:rsidP="00E10A14">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1063D7BD" w14:textId="797E12FD" w:rsidR="00D5267A" w:rsidRDefault="00BE4B02" w:rsidP="00E10A14">
      <w:pPr>
        <w:spacing w:line="480" w:lineRule="auto"/>
        <w:rPr>
          <w:lang w:val="en-AU"/>
        </w:rPr>
      </w:pPr>
      <w:r>
        <w:rPr>
          <w:lang w:val="en-AU"/>
        </w:rPr>
        <w:t>where</w:t>
      </w:r>
      <w:r w:rsidR="005C7933">
        <w:rPr>
          <w:lang w:val="en-AU"/>
        </w:rPr>
        <w:t>:</w:t>
      </w:r>
      <w:r w:rsidR="001E72A6">
        <w:rPr>
          <w:lang w:val="en-AU"/>
        </w:rPr>
        <w:t xml:space="preserve"> </w:t>
      </w:r>
      <w:r w:rsidR="00FE7A4B">
        <w:rPr>
          <w:lang w:val="en-AU"/>
        </w:rPr>
        <w:t xml:space="preserve">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w:t>
      </w:r>
      <w:r w:rsidR="004B6126">
        <w:rPr>
          <w:lang w:val="en-AU"/>
        </w:rPr>
        <w:t>temperature and t</w:t>
      </w:r>
      <w:r w:rsidR="004C40AA">
        <w:rPr>
          <w:lang w:val="en-AU"/>
        </w:rPr>
        <w:t>he among individual mass effect</w:t>
      </w:r>
      <w:r w:rsidR="005C7933">
        <w:rPr>
          <w:lang w:val="en-AU"/>
        </w:rPr>
        <w:t>;</w:t>
      </w:r>
      <w:r w:rsidR="001E72A6">
        <w:rPr>
          <w:lang w:val="en-AU"/>
        </w:rPr>
        <w:t xml:space="preserve">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w:t>
      </w:r>
      <w:r w:rsidR="004B6126">
        <w:rPr>
          <w:lang w:val="en-AU"/>
        </w:rPr>
        <w:t xml:space="preserve">temperature and </w:t>
      </w:r>
      <w:r w:rsidR="004C40AA">
        <w:rPr>
          <w:lang w:val="en-AU"/>
        </w:rPr>
        <w:t xml:space="preserve">the within individual mass effect. </w:t>
      </w:r>
      <w:r w:rsidR="00731388">
        <w:rPr>
          <w:lang w:val="en-AU"/>
        </w:rPr>
        <w:t xml:space="preserve">We also included individual ID as a random intercept and </w:t>
      </w:r>
      <w:proofErr w:type="spellStart"/>
      <w:r w:rsidR="005C7933">
        <w:rPr>
          <w:lang w:val="en-AU"/>
        </w:rPr>
        <w:t>WithinIDMass</w:t>
      </w:r>
      <w:proofErr w:type="spellEnd"/>
      <w:r w:rsidR="005C7933" w:rsidDel="005C7933">
        <w:rPr>
          <w:lang w:val="en-AU"/>
        </w:rPr>
        <w:t xml:space="preserve"> </w:t>
      </w:r>
      <w:r w:rsidR="00731388">
        <w:rPr>
          <w:lang w:val="en-AU"/>
        </w:rPr>
        <w:t xml:space="preserve">as a </w:t>
      </w:r>
      <w:r w:rsidR="00731388" w:rsidRPr="00A527BB">
        <w:rPr>
          <w:lang w:val="en-AU"/>
        </w:rPr>
        <w:t xml:space="preserve">random slope </w:t>
      </w:r>
      <w:r w:rsidR="00CE5C25">
        <w:rPr>
          <w:lang w:val="en-AU"/>
        </w:rPr>
        <w:t xml:space="preserve">given that </w:t>
      </w:r>
      <w:r w:rsidR="00731388" w:rsidRPr="00A527BB">
        <w:rPr>
          <w:lang w:val="en-AU"/>
        </w:rPr>
        <w:t>individuals mass change at different rates through the study</w:t>
      </w:r>
      <w:r w:rsidR="008366D4" w:rsidRPr="00A527BB">
        <w:rPr>
          <w:lang w:val="en-AU"/>
        </w:rPr>
        <w:t xml:space="preserve"> (</w:t>
      </w:r>
      <w:r w:rsidR="00D30D87">
        <w:rPr>
          <w:lang w:val="en-AU"/>
        </w:rPr>
        <w:t>s</w:t>
      </w:r>
      <w:r w:rsidR="008366D4" w:rsidRPr="00A527BB">
        <w:rPr>
          <w:lang w:val="en-AU"/>
        </w:rPr>
        <w:t xml:space="preserve">ee Fig </w:t>
      </w:r>
      <w:r w:rsidR="00D30D87">
        <w:rPr>
          <w:lang w:val="en-AU"/>
        </w:rPr>
        <w:t>S6</w:t>
      </w:r>
      <w:r w:rsidR="008366D4" w:rsidRPr="00A527BB">
        <w:rPr>
          <w:lang w:val="en-AU"/>
        </w:rPr>
        <w:t>)</w:t>
      </w:r>
      <w:r w:rsidR="004C40AA" w:rsidRPr="00A527BB">
        <w:rPr>
          <w:lang w:val="en-AU"/>
        </w:rPr>
        <w:t>.</w:t>
      </w:r>
      <w:r w:rsidR="008366D4" w:rsidRPr="00A527BB">
        <w:rPr>
          <w:lang w:val="en-AU"/>
        </w:rPr>
        <w:t xml:space="preserve"> </w:t>
      </w:r>
      <w:r w:rsidR="00F203F0">
        <w:rPr>
          <w:lang w:val="en-AU"/>
        </w:rPr>
        <w:t>The second model</w:t>
      </w:r>
      <w:r w:rsidR="00DD1A90">
        <w:rPr>
          <w:lang w:val="en-AU"/>
        </w:rPr>
        <w:t xml:space="preserve"> (main effects model)</w:t>
      </w:r>
      <w:r w:rsidR="00F203F0">
        <w:rPr>
          <w:lang w:val="en-AU"/>
        </w:rPr>
        <w:t xml:space="preserve"> only had the main effects of </w:t>
      </w:r>
      <w:r w:rsidR="00D30D87">
        <w:rPr>
          <w:lang w:val="en-AU"/>
        </w:rPr>
        <w:t xml:space="preserve">temperature, </w:t>
      </w:r>
      <w:r w:rsidR="00F203F0">
        <w:rPr>
          <w:lang w:val="en-AU"/>
        </w:rPr>
        <w:t>the among individual mass effect</w:t>
      </w:r>
      <w:r w:rsidR="00D30D87">
        <w:rPr>
          <w:lang w:val="en-AU"/>
        </w:rPr>
        <w:t xml:space="preserve"> and</w:t>
      </w:r>
      <w:r w:rsidR="00F203F0">
        <w:rPr>
          <w:lang w:val="en-AU"/>
        </w:rPr>
        <w:t xml:space="preserve"> the within-individual mass effect</w:t>
      </w:r>
      <w:r w:rsidR="00D30D87">
        <w:rPr>
          <w:lang w:val="en-AU"/>
        </w:rPr>
        <w:t xml:space="preserve"> and the same random effects structure as </w:t>
      </w:r>
      <w:r w:rsidR="00DD1A90">
        <w:rPr>
          <w:lang w:val="en-AU"/>
        </w:rPr>
        <w:t>the interaction model</w:t>
      </w:r>
      <w:r w:rsidR="00F203F0">
        <w:rPr>
          <w:lang w:val="en-AU"/>
        </w:rPr>
        <w:t>. We</w:t>
      </w:r>
      <w:r w:rsidR="00BA141D">
        <w:rPr>
          <w:lang w:val="en-AU"/>
        </w:rPr>
        <w:t xml:space="preserve"> test</w:t>
      </w:r>
      <w:r w:rsidR="00F203F0">
        <w:rPr>
          <w:lang w:val="en-AU"/>
        </w:rPr>
        <w:t>ed</w:t>
      </w:r>
      <w:r w:rsidR="00BA141D">
        <w:rPr>
          <w:lang w:val="en-AU"/>
        </w:rPr>
        <w:t xml:space="preserve"> whether</w:t>
      </w:r>
      <w:r w:rsidR="00D30D87">
        <w:rPr>
          <w:lang w:val="en-AU"/>
        </w:rPr>
        <w:t xml:space="preserve"> population</w:t>
      </w:r>
      <w:r w:rsidR="00BA141D">
        <w:rPr>
          <w:lang w:val="en-AU"/>
        </w:rPr>
        <w:t xml:space="preserve"> mass-scaling exponents</w:t>
      </w:r>
      <w:r w:rsidR="00D30D87">
        <w:rPr>
          <w:lang w:val="en-AU"/>
        </w:rPr>
        <w:t xml:space="preserve"> (</w:t>
      </w:r>
      <w:proofErr w:type="spellStart"/>
      <w:r w:rsidR="00D30D87">
        <w:rPr>
          <w:lang w:val="en-AU"/>
        </w:rPr>
        <w:t>i.e</w:t>
      </w:r>
      <w:proofErr w:type="spellEnd"/>
      <w:r w:rsidR="00D30D87">
        <w:rPr>
          <w:lang w:val="en-AU"/>
        </w:rPr>
        <w:t xml:space="preserve"> the among individual mass effects)</w:t>
      </w:r>
      <w:r w:rsidR="00BA141D">
        <w:rPr>
          <w:lang w:val="en-AU"/>
        </w:rPr>
        <w:t xml:space="preserve"> changed with temperature</w:t>
      </w:r>
      <w:r w:rsidR="00F203F0">
        <w:rPr>
          <w:lang w:val="en-AU"/>
        </w:rPr>
        <w:t xml:space="preserve"> by</w:t>
      </w:r>
      <w:r w:rsidR="00BA141D">
        <w:rPr>
          <w:lang w:val="en-AU"/>
        </w:rPr>
        <w:t xml:space="preserve"> compar</w:t>
      </w:r>
      <w:r w:rsidR="00F203F0">
        <w:rPr>
          <w:lang w:val="en-AU"/>
        </w:rPr>
        <w:t xml:space="preserve">ing </w:t>
      </w:r>
      <w:r w:rsidR="00BA141D">
        <w:rPr>
          <w:lang w:val="en-AU"/>
        </w:rPr>
        <w:t>information criterions (</w:t>
      </w:r>
      <w:proofErr w:type="spellStart"/>
      <w:r w:rsidR="00BA141D">
        <w:rPr>
          <w:lang w:val="en-AU"/>
        </w:rPr>
        <w:t>wAIC</w:t>
      </w:r>
      <w:proofErr w:type="spellEnd"/>
      <w:r w:rsidR="00BA141D">
        <w:rPr>
          <w:lang w:val="en-AU"/>
        </w:rPr>
        <w:t xml:space="preserve"> and loo values) between model one and two</w:t>
      </w:r>
      <w:r w:rsidR="00F203F0">
        <w:rPr>
          <w:lang w:val="en-AU"/>
        </w:rPr>
        <w:t xml:space="preserve">. </w:t>
      </w:r>
      <w:r w:rsidR="008A25FA">
        <w:rPr>
          <w:lang w:val="en-AU"/>
        </w:rPr>
        <w:t xml:space="preserve">We also </w:t>
      </w:r>
      <w:proofErr w:type="gramStart"/>
      <w:r w:rsidR="00D30D87">
        <w:rPr>
          <w:lang w:val="en-AU"/>
        </w:rPr>
        <w:t>is</w:t>
      </w:r>
      <w:proofErr w:type="gramEnd"/>
      <w:r w:rsidR="00D30D87">
        <w:rPr>
          <w:lang w:val="en-AU"/>
        </w:rPr>
        <w:t xml:space="preserve"> presented in the </w:t>
      </w:r>
      <w:commentRangeStart w:id="44"/>
      <w:r w:rsidR="00D30D87">
        <w:rPr>
          <w:lang w:val="en-AU"/>
        </w:rPr>
        <w:t>ESM</w:t>
      </w:r>
      <w:commentRangeEnd w:id="44"/>
      <w:r w:rsidR="00D30D87">
        <w:rPr>
          <w:rStyle w:val="CommentReference"/>
          <w:rFonts w:eastAsiaTheme="minorEastAsia" w:cstheme="minorBidi"/>
          <w:lang w:val="en-AU"/>
        </w:rPr>
        <w:commentReference w:id="44"/>
      </w:r>
      <w:r w:rsidR="00D30D87">
        <w:rPr>
          <w:lang w:val="en-AU"/>
        </w:rPr>
        <w:t xml:space="preserve"> an analysis that </w:t>
      </w:r>
      <w:r w:rsidR="008A25FA">
        <w:rPr>
          <w:lang w:val="en-AU"/>
        </w:rPr>
        <w:t xml:space="preserve">compared the within- and among </w:t>
      </w:r>
      <w:r w:rsidR="008A25FA">
        <w:rPr>
          <w:lang w:val="en-AU"/>
        </w:rPr>
        <w:lastRenderedPageBreak/>
        <w:t xml:space="preserve">individual scaling exponents with exponents from a model that represents the typical analysis of a metabolic scaling study model (i.e. does not account for the hierarchal variation in the data). </w:t>
      </w:r>
    </w:p>
    <w:p w14:paraId="1241B22F" w14:textId="089A3E4C" w:rsidR="008C0F01" w:rsidRDefault="00D24BC6" w:rsidP="00E10A14">
      <w:pPr>
        <w:pStyle w:val="Heading1"/>
        <w:spacing w:line="480" w:lineRule="auto"/>
        <w:rPr>
          <w:ins w:id="45" w:author="fonti.kar@gmail.com" w:date="2019-01-30T09:22:00Z"/>
          <w:lang w:val="en-AU"/>
        </w:rPr>
      </w:pPr>
      <w:r>
        <w:rPr>
          <w:lang w:val="en-AU"/>
        </w:rPr>
        <w:t>Results</w:t>
      </w:r>
    </w:p>
    <w:p w14:paraId="017C182B" w14:textId="77777777" w:rsidR="00986AC3" w:rsidRPr="007B67F2" w:rsidRDefault="00986AC3" w:rsidP="001A34D9">
      <w:pPr>
        <w:spacing w:line="480" w:lineRule="auto"/>
        <w:rPr>
          <w:lang w:val="en-AU"/>
        </w:rPr>
      </w:pPr>
    </w:p>
    <w:p w14:paraId="70DBBEDA" w14:textId="5F4FBB5D" w:rsidR="008C0F01" w:rsidRDefault="008C0F01" w:rsidP="00E10A14">
      <w:pPr>
        <w:pStyle w:val="Heading2"/>
        <w:spacing w:line="480" w:lineRule="auto"/>
        <w:rPr>
          <w:lang w:val="en-AU"/>
        </w:rPr>
      </w:pPr>
      <w:r w:rsidRPr="008C0F01">
        <w:rPr>
          <w:lang w:val="en-AU"/>
        </w:rPr>
        <w:t xml:space="preserve"> </w:t>
      </w:r>
      <w:r>
        <w:rPr>
          <w:lang w:val="en-AU"/>
        </w:rPr>
        <w:t xml:space="preserve">Repeatability of </w:t>
      </w:r>
      <w:r w:rsidR="000E3F86">
        <w:rPr>
          <w:lang w:val="en-AU"/>
        </w:rPr>
        <w:t>metabolic thermal plasticity</w:t>
      </w:r>
    </w:p>
    <w:p w14:paraId="759F4E36" w14:textId="1F3CBE73" w:rsidR="00176DCC" w:rsidRDefault="001A34D9" w:rsidP="00E10A14">
      <w:pPr>
        <w:spacing w:line="480" w:lineRule="auto"/>
        <w:rPr>
          <w:lang w:val="en-AU"/>
        </w:rPr>
      </w:pPr>
      <w:r>
        <w:rPr>
          <w:noProof/>
          <w:lang w:val="en-US"/>
        </w:rPr>
        <w:drawing>
          <wp:anchor distT="0" distB="0" distL="114300" distR="114300" simplePos="0" relativeHeight="251659264" behindDoc="0" locked="0" layoutInCell="1" allowOverlap="1" wp14:anchorId="398407D9" wp14:editId="3F2F21DE">
            <wp:simplePos x="0" y="0"/>
            <wp:positionH relativeFrom="column">
              <wp:posOffset>-45720</wp:posOffset>
            </wp:positionH>
            <wp:positionV relativeFrom="paragraph">
              <wp:posOffset>4703445</wp:posOffset>
            </wp:positionV>
            <wp:extent cx="5727700" cy="29292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rotWithShape="1">
                    <a:blip r:embed="rId13" cstate="print">
                      <a:extLst>
                        <a:ext uri="{28A0092B-C50C-407E-A947-70E740481C1C}">
                          <a14:useLocalDpi xmlns:a14="http://schemas.microsoft.com/office/drawing/2010/main" val="0"/>
                        </a:ext>
                      </a:extLst>
                    </a:blip>
                    <a:srcRect t="8787"/>
                    <a:stretch/>
                  </pic:blipFill>
                  <pic:spPr bwMode="auto">
                    <a:xfrm>
                      <a:off x="0" y="0"/>
                      <a:ext cx="5727700" cy="292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394B">
        <w:t xml:space="preserve">Overall, repeatability </w:t>
      </w:r>
      <w:r w:rsidR="000F3248">
        <w:t>of</w:t>
      </w:r>
      <w:r w:rsidR="00745988">
        <w:t xml:space="preserve"> intercepts</w:t>
      </w:r>
      <w:r w:rsidR="00745988" w:rsidRPr="009260E9">
        <w:t xml:space="preserve"> </w:t>
      </w:r>
      <w:r w:rsidR="000F3248">
        <w:t xml:space="preserve">(i.e. average </w:t>
      </w:r>
      <w:r w:rsidR="00745988">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F3248">
        <w:t>)</w:t>
      </w:r>
      <w:r w:rsidR="00B9394B">
        <w:t xml:space="preserve"> increased with </w:t>
      </w:r>
      <w:r w:rsidR="00B9394B" w:rsidRPr="009810CD">
        <w:t>temperature</w:t>
      </w:r>
      <w:r w:rsidR="00176DCC" w:rsidRPr="009810CD">
        <w:t xml:space="preserve"> (Fig. </w:t>
      </w:r>
      <w:r w:rsidR="009810CD" w:rsidRPr="009810CD">
        <w:t>2</w:t>
      </w:r>
      <w:r w:rsidR="0002758B">
        <w:t>A</w:t>
      </w:r>
      <w:r w:rsidR="00176DCC" w:rsidRPr="009810CD">
        <w:t>)</w:t>
      </w:r>
      <w:r w:rsidR="00B9394B" w:rsidRPr="009810CD">
        <w:t>.</w:t>
      </w:r>
      <w:r w:rsidR="00F45EE2" w:rsidRPr="009810CD">
        <w:t xml:space="preserve"> </w:t>
      </w:r>
      <w:r w:rsidR="00D53FD1">
        <w:t xml:space="preserve">Although there was a trend for </w:t>
      </w:r>
      <w:r w:rsidR="00745988">
        <w:t>SMR</w:t>
      </w:r>
      <w:r w:rsidR="00D53FD1">
        <w:t xml:space="preserve"> and body mass to decrease across the sampling sessions (Fig. S</w:t>
      </w:r>
      <w:r w:rsidR="0054499D">
        <w:t>6</w:t>
      </w:r>
      <w:r w:rsidR="00D53FD1">
        <w:t xml:space="preserve">), </w:t>
      </w:r>
      <w:r w:rsidR="000F3248">
        <w:t xml:space="preserve">average </w:t>
      </w:r>
      <w:r w:rsidR="00745988">
        <w:t xml:space="preserve">SMR </w:t>
      </w:r>
      <w:r w:rsidR="000F3248">
        <w:t>was significantly repeatable</w:t>
      </w:r>
      <w:r w:rsidR="00D53FD1">
        <w:t xml:space="preserve"> at all temperatures</w:t>
      </w:r>
      <w:r w:rsidR="000F3248">
        <w:t>,</w:t>
      </w:r>
      <w:r w:rsidR="00D53FD1">
        <w:t xml:space="preserve"> over short and long temporal scales (Table 1). </w:t>
      </w:r>
      <w:r w:rsidR="00745988">
        <w:t>Both f</w:t>
      </w:r>
      <w:r w:rsidR="004E5B78">
        <w:t xml:space="preserve">unction-valued </w:t>
      </w:r>
      <w:r w:rsidR="00666E21" w:rsidRPr="009810CD">
        <w:t>method</w:t>
      </w:r>
      <w:r w:rsidR="00E67F40">
        <w:t>s</w:t>
      </w:r>
      <w:r w:rsidR="00B9394B" w:rsidRPr="009810CD">
        <w:t xml:space="preserve"> showed highest repeatability </w:t>
      </w:r>
      <w:r w:rsidR="00B9394B">
        <w:t>at 3</w:t>
      </w:r>
      <w:r w:rsidR="00E67F40">
        <w:t>2</w:t>
      </w:r>
      <w:r w:rsidR="00B9394B">
        <w:t xml:space="preserve">ºC. </w:t>
      </w:r>
      <w:r w:rsidR="00E67F40">
        <w:t>On the other hand</w:t>
      </w:r>
      <w:r w:rsidR="00B9394B">
        <w:t xml:space="preserve">, the </w:t>
      </w:r>
      <w:r w:rsidR="004E5B78">
        <w:t>character-state</w:t>
      </w:r>
      <w:r w:rsidR="00B9394B">
        <w:t xml:space="preserve"> approach found repeatability highest at 30ºC</w:t>
      </w:r>
      <w:r w:rsidR="009810CD">
        <w:t xml:space="preserve"> (Fig. 2</w:t>
      </w:r>
      <w:r w:rsidR="0002758B">
        <w:t>A</w:t>
      </w:r>
      <w:r w:rsidR="009810CD">
        <w:t>)</w:t>
      </w:r>
      <w:r w:rsidR="00B9394B">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rsidR="00B9394B">
        <w:t xml:space="preserve">. In other words, individuals were responding more consistently as temperatures became hotter and </w:t>
      </w:r>
      <w:r w:rsidR="00307693">
        <w:t>while variation among individuals increased slightly</w:t>
      </w:r>
      <w:r w:rsidR="00B9394B">
        <w:t xml:space="preserve">. Congruent with the change in </w:t>
      </w:r>
      <w:r w:rsidR="00B9394B">
        <w:lastRenderedPageBreak/>
        <w:t>repeatability with temperature, individual slopes were significantly repeatable (</w:t>
      </w:r>
      <w:proofErr w:type="spellStart"/>
      <w:r w:rsidR="00B9394B">
        <w:t>R</w:t>
      </w:r>
      <w:r w:rsidR="00B9394B" w:rsidRPr="00184C31">
        <w:rPr>
          <w:vertAlign w:val="subscript"/>
        </w:rPr>
        <w:t>slope</w:t>
      </w:r>
      <w:proofErr w:type="spellEnd"/>
      <w:r w:rsidR="00B9394B">
        <w:t xml:space="preserve"> = 0.48, </w:t>
      </w:r>
      <w:r w:rsidR="00E34602">
        <w:t xml:space="preserve">Lower CI = </w:t>
      </w:r>
      <w:r w:rsidR="00B9394B">
        <w:t>0.06</w:t>
      </w:r>
      <w:r w:rsidR="00E34602">
        <w:t>, Upper CI =</w:t>
      </w:r>
      <w:r w:rsidR="00B9394B">
        <w:t xml:space="preserve"> 0.91) indicating a significant </w:t>
      </w:r>
      <w:r w:rsidR="00B73A58">
        <w:t xml:space="preserve">individual by environment </w:t>
      </w:r>
      <w:r w:rsidR="00B9394B">
        <w:t>interaction</w:t>
      </w:r>
      <w:r w:rsidR="00586099">
        <w:t xml:space="preserve"> </w:t>
      </w:r>
      <w:r w:rsidR="00B73A58">
        <w:t xml:space="preserve">(I x E) </w:t>
      </w:r>
      <w:r w:rsidR="00B9394B">
        <w:t xml:space="preserve">that was consistent over time (Fig. </w:t>
      </w:r>
      <w:r w:rsidR="00176DCC">
        <w:t>3</w:t>
      </w:r>
      <w:r w:rsidR="00B9394B">
        <w:t>).</w:t>
      </w:r>
      <w:r w:rsidRPr="001A34D9">
        <w:rPr>
          <w:noProof/>
          <w:lang w:val="en-US"/>
        </w:rPr>
        <w:t xml:space="preserve"> </w:t>
      </w:r>
    </w:p>
    <w:p w14:paraId="2C34C835" w14:textId="002828E6" w:rsidR="00176DCC" w:rsidRPr="00DE16D2" w:rsidRDefault="00176DCC" w:rsidP="00E10A14">
      <w:pPr>
        <w:spacing w:line="480" w:lineRule="auto"/>
        <w:rPr>
          <w:lang w:val="en-AU"/>
        </w:rPr>
      </w:pPr>
    </w:p>
    <w:p w14:paraId="75758774" w14:textId="3EC30411" w:rsidR="008C0F01" w:rsidRPr="00176DCC" w:rsidRDefault="008C0F01" w:rsidP="00E10A14">
      <w:pPr>
        <w:spacing w:line="48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w:t>
      </w:r>
      <w:r w:rsidR="00E2332A">
        <w:rPr>
          <w:sz w:val="21"/>
          <w:szCs w:val="21"/>
        </w:rPr>
        <w:t xml:space="preserve"> metabolic</w:t>
      </w:r>
      <w:r w:rsidRPr="0048012E">
        <w:rPr>
          <w:sz w:val="21"/>
          <w:szCs w:val="21"/>
        </w:rPr>
        <w:t xml:space="preserve"> thermal plasticity, </w:t>
      </w:r>
      <w:r w:rsidR="00E2332A" w:rsidRPr="0048012E">
        <w:rPr>
          <w:sz w:val="21"/>
          <w:szCs w:val="21"/>
        </w:rPr>
        <w:t>orange filled circles represent the function-valued ‘long’ term repeatability method (</w:t>
      </w:r>
      <w:r w:rsidR="00745988">
        <w:rPr>
          <w:sz w:val="21"/>
          <w:szCs w:val="21"/>
        </w:rPr>
        <w:t xml:space="preserve">ESM </w:t>
      </w:r>
      <w:r w:rsidR="00E2332A" w:rsidRPr="0048012E">
        <w:rPr>
          <w:sz w:val="21"/>
          <w:szCs w:val="21"/>
        </w:rPr>
        <w:t xml:space="preserve">equation </w:t>
      </w:r>
      <w:r w:rsidR="00745988">
        <w:rPr>
          <w:sz w:val="21"/>
          <w:szCs w:val="21"/>
        </w:rPr>
        <w:t>3</w:t>
      </w:r>
      <w:r w:rsidR="00E2332A">
        <w:rPr>
          <w:sz w:val="21"/>
          <w:szCs w:val="21"/>
        </w:rPr>
        <w:t xml:space="preserve">), </w:t>
      </w:r>
      <w:r w:rsidRPr="0048012E">
        <w:rPr>
          <w:sz w:val="21"/>
          <w:szCs w:val="21"/>
        </w:rPr>
        <w:t xml:space="preserve">orange open circles represent the </w:t>
      </w:r>
      <w:r w:rsidR="004E5B78" w:rsidRPr="0048012E">
        <w:rPr>
          <w:sz w:val="21"/>
          <w:szCs w:val="21"/>
        </w:rPr>
        <w:t xml:space="preserve">function-valued </w:t>
      </w:r>
      <w:r w:rsidR="00060279" w:rsidRPr="0048012E">
        <w:rPr>
          <w:sz w:val="21"/>
          <w:szCs w:val="21"/>
        </w:rPr>
        <w:t>‘conditional’ repeatability method (</w:t>
      </w:r>
      <w:r w:rsidR="00745988">
        <w:rPr>
          <w:sz w:val="21"/>
          <w:szCs w:val="21"/>
        </w:rPr>
        <w:t xml:space="preserve">ESM </w:t>
      </w:r>
      <w:r w:rsidR="00060279" w:rsidRPr="0048012E">
        <w:rPr>
          <w:sz w:val="21"/>
          <w:szCs w:val="21"/>
        </w:rPr>
        <w:t xml:space="preserve">equation </w:t>
      </w:r>
      <w:r w:rsidR="00E2332A">
        <w:rPr>
          <w:sz w:val="21"/>
          <w:szCs w:val="21"/>
        </w:rPr>
        <w:t>5</w:t>
      </w:r>
      <w:r w:rsidR="00060279" w:rsidRPr="0048012E">
        <w:rPr>
          <w:sz w:val="21"/>
          <w:szCs w:val="21"/>
        </w:rPr>
        <w:t>)</w:t>
      </w:r>
      <w:r w:rsidRPr="0048012E">
        <w:rPr>
          <w:sz w:val="21"/>
          <w:szCs w:val="21"/>
        </w:rPr>
        <w:t>. Blue filled circles represent the character state approach in estimating repeatability</w:t>
      </w:r>
      <w:r w:rsidR="00745988">
        <w:rPr>
          <w:sz w:val="21"/>
          <w:szCs w:val="21"/>
        </w:rPr>
        <w:t xml:space="preserve"> (ESM equation 10)</w:t>
      </w:r>
      <w:r w:rsidRPr="0048012E">
        <w:rPr>
          <w:sz w:val="21"/>
          <w:szCs w:val="21"/>
        </w:rPr>
        <w:t>. See Statistical analyses</w:t>
      </w:r>
      <w:r w:rsidR="00745988">
        <w:rPr>
          <w:sz w:val="21"/>
          <w:szCs w:val="21"/>
        </w:rPr>
        <w:t xml:space="preserve"> and ESM</w:t>
      </w:r>
      <w:r w:rsidRPr="0048012E">
        <w:rPr>
          <w:sz w:val="21"/>
          <w:szCs w:val="21"/>
        </w:rPr>
        <w:t xml:space="preserve">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3E96A811" w:rsidR="008C0F01" w:rsidRDefault="008C0F01" w:rsidP="00E10A14">
      <w:pPr>
        <w:spacing w:line="48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000911F8">
        <w:rPr>
          <w:sz w:val="21"/>
          <w:szCs w:val="21"/>
          <w:lang w:val="en-AU"/>
        </w:rPr>
        <w:t>at</w:t>
      </w:r>
      <w:r w:rsidR="000911F8" w:rsidRPr="0048012E">
        <w:rPr>
          <w:sz w:val="21"/>
          <w:szCs w:val="21"/>
          <w:lang w:val="en-AU"/>
        </w:rPr>
        <w:t xml:space="preserve"> </w:t>
      </w:r>
      <w:r w:rsidRPr="0048012E">
        <w:rPr>
          <w:sz w:val="21"/>
          <w:szCs w:val="21"/>
          <w:lang w:val="en-AU"/>
        </w:rPr>
        <w:t>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E10A14">
      <w:pPr>
        <w:spacing w:line="480" w:lineRule="auto"/>
        <w:rPr>
          <w:sz w:val="21"/>
          <w:szCs w:val="21"/>
          <w:lang w:val="en-AU"/>
        </w:rPr>
      </w:pPr>
    </w:p>
    <w:p w14:paraId="6D318189" w14:textId="77777777" w:rsidR="008C0F01" w:rsidRDefault="008C0F01" w:rsidP="00E10A14">
      <w:pPr>
        <w:pStyle w:val="Heading2"/>
        <w:spacing w:line="480" w:lineRule="auto"/>
        <w:rPr>
          <w:lang w:val="en-AU"/>
        </w:rPr>
      </w:pPr>
      <w:r>
        <w:rPr>
          <w:lang w:val="en-AU"/>
        </w:rPr>
        <w:lastRenderedPageBreak/>
        <w:t>Cross-temperature correlations in metabolic rate</w:t>
      </w:r>
    </w:p>
    <w:p w14:paraId="764C245F" w14:textId="767C0CB1" w:rsidR="008C0F01" w:rsidRDefault="008C0F01" w:rsidP="00E10A14">
      <w:pPr>
        <w:spacing w:line="48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xml:space="preserve">, Table </w:t>
      </w:r>
      <w:r w:rsidR="00AB55D9">
        <w:t>2</w:t>
      </w:r>
      <w:r>
        <w:t xml:space="preserve">). </w:t>
      </w:r>
      <w:r w:rsidR="000911F8">
        <w:t>Although, t</w:t>
      </w:r>
      <w:r w:rsidR="00DC4804">
        <w:t xml:space="preserve">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w:t>
      </w:r>
      <w:r w:rsidR="001B5FE2">
        <w:t>d</w:t>
      </w:r>
      <w:r>
        <w:t xml:space="preserve"> a positive relationship between metabolic rate at the </w:t>
      </w:r>
      <w:r w:rsidR="00176DCC">
        <w:t xml:space="preserve">among </w:t>
      </w:r>
      <w:r>
        <w:t xml:space="preserve">individual-level. Metabolic rate measured at neighbouring temperatures (e.g. 22ºC and 24ºC) </w:t>
      </w:r>
      <w:r w:rsidR="001B5FE2">
        <w:t xml:space="preserve">were </w:t>
      </w:r>
      <w:r>
        <w:t>strongly correlated, but the strength of this correlation decreased with increasing differences between the two temperatures (Fig. 4).</w:t>
      </w:r>
      <w:r w:rsidR="005F2C01">
        <w:t xml:space="preserve"> </w:t>
      </w:r>
      <w:r>
        <w:t xml:space="preserve">Overall, </w:t>
      </w:r>
      <w:r w:rsidR="00E2332A">
        <w:t xml:space="preserve">cross-temperature correlations estimated using function-valued approaches are congruent with the character-state approach. </w:t>
      </w:r>
      <w:r w:rsidR="000911F8">
        <w:t>C</w:t>
      </w:r>
      <w:r w:rsidR="00E2332A">
        <w:t>ompared to the character-state approach, correlation estimates</w:t>
      </w:r>
      <w:r w:rsidR="000911F8">
        <w:t xml:space="preserve"> from the function-value approach</w:t>
      </w:r>
      <w:r w:rsidR="00E2332A">
        <w:t xml:space="preserve"> were generally larger (i.e. stronger correlation) </w:t>
      </w:r>
      <w:r>
        <w:t>and credible intervals were very narrow</w:t>
      </w:r>
      <w:r w:rsidR="005C7933">
        <w:t xml:space="preserve"> </w:t>
      </w:r>
      <w:r w:rsidR="00E2332A">
        <w:t>and in some cases resulted in</w:t>
      </w:r>
      <w:r w:rsidR="00E2332A" w:rsidDel="00E2332A">
        <w:t xml:space="preserve"> </w:t>
      </w:r>
      <w:r w:rsidR="00A31483">
        <w:t xml:space="preserve">estimation issues </w:t>
      </w:r>
      <w:r w:rsidR="002B700E">
        <w:t>(Table 2).</w:t>
      </w:r>
      <w:r>
        <w:t xml:space="preserve"> </w:t>
      </w:r>
    </w:p>
    <w:p w14:paraId="621C5309" w14:textId="69D3FF48" w:rsidR="008C0F01" w:rsidRDefault="001A0549" w:rsidP="00E10A14">
      <w:pPr>
        <w:spacing w:line="480" w:lineRule="auto"/>
        <w:rPr>
          <w:lang w:val="en-AU"/>
        </w:rPr>
      </w:pPr>
      <w:r>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034D305A" w:rsidR="008C0F01" w:rsidRPr="0023227F" w:rsidRDefault="008C0F01" w:rsidP="00E10A14">
      <w:pPr>
        <w:spacing w:line="480" w:lineRule="auto"/>
        <w:rPr>
          <w:lang w:val="en-AU"/>
        </w:rPr>
      </w:pPr>
      <w:r w:rsidRPr="00041169">
        <w:rPr>
          <w:b/>
          <w:sz w:val="21"/>
          <w:lang w:val="en-AU"/>
        </w:rPr>
        <w:lastRenderedPageBreak/>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E10A14">
      <w:pPr>
        <w:spacing w:line="480" w:lineRule="auto"/>
        <w:rPr>
          <w:sz w:val="21"/>
          <w:szCs w:val="21"/>
          <w:lang w:val="en-AU"/>
        </w:rPr>
      </w:pPr>
    </w:p>
    <w:p w14:paraId="08027C5C" w14:textId="0897A3BB" w:rsidR="00BD366B" w:rsidRDefault="00CF421A" w:rsidP="00E10A14">
      <w:pPr>
        <w:pStyle w:val="Heading2"/>
        <w:spacing w:line="480" w:lineRule="auto"/>
        <w:rPr>
          <w:lang w:val="en-AU"/>
        </w:rPr>
      </w:pPr>
      <w:r>
        <w:rPr>
          <w:lang w:val="en-AU"/>
        </w:rPr>
        <w:t xml:space="preserve">Temperature dependence of </w:t>
      </w:r>
      <w:r w:rsidR="000911F8">
        <w:rPr>
          <w:lang w:val="en-AU"/>
        </w:rPr>
        <w:t xml:space="preserve">population </w:t>
      </w:r>
      <w:r w:rsidR="00391A25">
        <w:rPr>
          <w:lang w:val="en-AU"/>
        </w:rPr>
        <w:t>mass</w:t>
      </w:r>
      <w:r w:rsidR="001A34D9">
        <w:rPr>
          <w:lang w:val="en-AU"/>
        </w:rPr>
        <w:t>-</w:t>
      </w:r>
      <w:r w:rsidR="00B51327">
        <w:rPr>
          <w:lang w:val="en-AU"/>
        </w:rPr>
        <w:t>scaling</w:t>
      </w:r>
      <w:r w:rsidR="00EA5AE8">
        <w:rPr>
          <w:lang w:val="en-AU"/>
        </w:rPr>
        <w:t xml:space="preserve"> exponents</w:t>
      </w:r>
      <w:r w:rsidR="00391A25">
        <w:rPr>
          <w:lang w:val="en-AU"/>
        </w:rPr>
        <w:t xml:space="preserve"> </w:t>
      </w:r>
    </w:p>
    <w:p w14:paraId="34F420CD" w14:textId="27C53D5A" w:rsidR="008C0F01" w:rsidRDefault="0039575B" w:rsidP="00E10A14">
      <w:pPr>
        <w:spacing w:line="480" w:lineRule="auto"/>
        <w:rPr>
          <w:lang w:val="en-AU"/>
        </w:rPr>
      </w:pPr>
      <w:r>
        <w:rPr>
          <w:lang w:val="en-AU"/>
        </w:rPr>
        <w:t xml:space="preserve">The model containing </w:t>
      </w:r>
      <w:r w:rsidR="000911F8">
        <w:rPr>
          <w:lang w:val="en-AU"/>
        </w:rPr>
        <w:t>only the main effects of</w:t>
      </w:r>
      <w:r>
        <w:rPr>
          <w:lang w:val="en-AU"/>
        </w:rPr>
        <w:t xml:space="preserve"> temperature and </w:t>
      </w:r>
      <w:r w:rsidR="000A5467">
        <w:rPr>
          <w:lang w:val="en-AU"/>
        </w:rPr>
        <w:t xml:space="preserve">the </w:t>
      </w:r>
      <w:r>
        <w:rPr>
          <w:lang w:val="en-AU"/>
        </w:rPr>
        <w:t>among- and within-individual mass effects was better supported than a model that included the interaction</w:t>
      </w:r>
      <w:r w:rsidR="00561BA5">
        <w:rPr>
          <w:lang w:val="en-AU"/>
        </w:rPr>
        <w:t xml:space="preserve"> </w:t>
      </w:r>
      <w:r w:rsidR="000A5467">
        <w:rPr>
          <w:lang w:val="en-AU"/>
        </w:rPr>
        <w:t xml:space="preserve">terms </w:t>
      </w:r>
      <w:r w:rsidR="00561BA5">
        <w:rPr>
          <w:lang w:val="en-AU"/>
        </w:rPr>
        <w:t>(</w:t>
      </w:r>
      <w:r w:rsidR="000911F8">
        <w:rPr>
          <w:lang w:val="en-AU"/>
        </w:rPr>
        <w:t>Main effects model</w:t>
      </w:r>
      <w:r w:rsidR="001F57E9">
        <w:rPr>
          <w:lang w:val="en-AU"/>
        </w:rPr>
        <w:t xml:space="preserve">: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w:t>
      </w:r>
      <w:r w:rsidR="000911F8">
        <w:rPr>
          <w:lang w:val="en-AU"/>
        </w:rPr>
        <w:t>Interaction model</w:t>
      </w:r>
      <w:r w:rsidR="001F57E9">
        <w:rPr>
          <w:lang w:val="en-AU"/>
        </w:rPr>
        <w:t xml:space="preserve">: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A86246">
        <w:rPr>
          <w:lang w:val="en-AU"/>
        </w:rPr>
        <w:t xml:space="preserve">. This </w:t>
      </w:r>
      <w:r w:rsidR="006B00F1">
        <w:rPr>
          <w:lang w:val="en-AU"/>
        </w:rPr>
        <w:t>suggest</w:t>
      </w:r>
      <w:r w:rsidR="00A86246">
        <w:rPr>
          <w:lang w:val="en-AU"/>
        </w:rPr>
        <w:t>s</w:t>
      </w:r>
      <w:r w:rsidR="006B00F1">
        <w:rPr>
          <w:lang w:val="en-AU"/>
        </w:rPr>
        <w:t xml:space="preserve"> a lack of</w:t>
      </w:r>
      <w:r w:rsidRPr="00AC6459">
        <w:rPr>
          <w:lang w:val="en-AU"/>
        </w:rPr>
        <w:t xml:space="preserve"> temperature dependen</w:t>
      </w:r>
      <w:r w:rsidR="006B00F1">
        <w:rPr>
          <w:lang w:val="en-AU"/>
        </w:rPr>
        <w:t>ce</w:t>
      </w:r>
      <w:r w:rsidR="0084593A">
        <w:rPr>
          <w:lang w:val="en-AU"/>
        </w:rPr>
        <w:t xml:space="preserve"> in </w:t>
      </w:r>
      <w:r w:rsidR="00A86246">
        <w:rPr>
          <w:lang w:val="en-AU"/>
        </w:rPr>
        <w:t xml:space="preserve">mass scaling </w:t>
      </w:r>
      <w:r w:rsidR="00AB55D9">
        <w:rPr>
          <w:lang w:val="en-AU"/>
        </w:rPr>
        <w:t>(Fig. 5, Table 3)</w:t>
      </w:r>
      <w:r w:rsidRPr="00AC6459">
        <w:rPr>
          <w:lang w:val="en-AU"/>
        </w:rPr>
        <w:t xml:space="preserve">. </w:t>
      </w:r>
      <w:r w:rsidR="00DD1A90">
        <w:rPr>
          <w:lang w:val="en-AU"/>
        </w:rPr>
        <w:t xml:space="preserve">Overall, our estimated scaling exponents are in line with values reported for Squamates and credible intervals overlaps 0.75 </w:t>
      </w:r>
      <w:r w:rsidR="00DD1A90">
        <w:rPr>
          <w:rFonts w:eastAsiaTheme="minorHAnsi"/>
          <w:lang w:val="en-US"/>
        </w:rPr>
        <w:t>{Uyeda:2017jn}</w:t>
      </w:r>
      <w:r w:rsidR="00DD1A90">
        <w:rPr>
          <w:lang w:val="en-AU"/>
        </w:rPr>
        <w:t xml:space="preserve">. </w:t>
      </w:r>
      <w:r w:rsidR="000D452B">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S3</w:t>
      </w:r>
      <w:r w:rsidR="00C97994" w:rsidRPr="00AC6459">
        <w:rPr>
          <w:lang w:val="en-AU"/>
        </w:rPr>
        <w:t>)</w:t>
      </w:r>
      <w:r w:rsidR="00DD1A90">
        <w:rPr>
          <w:lang w:val="en-AU"/>
        </w:rPr>
        <w:t>.</w:t>
      </w:r>
      <w:r w:rsidR="000D452B">
        <w:rPr>
          <w:lang w:val="en-AU"/>
        </w:rPr>
        <w:t xml:space="preserve"> </w:t>
      </w:r>
      <w:r w:rsidR="00DD1A90">
        <w:rPr>
          <w:lang w:val="en-AU"/>
        </w:rPr>
        <w:t>Consequently,</w:t>
      </w:r>
      <w:r w:rsidR="000D452B">
        <w:rPr>
          <w:lang w:val="en-AU"/>
        </w:rPr>
        <w:t xml:space="preserve"> </w:t>
      </w:r>
      <w:r w:rsidR="000A5467">
        <w:rPr>
          <w:lang w:val="en-AU"/>
        </w:rPr>
        <w:t xml:space="preserve">population estimates of </w:t>
      </w:r>
      <w:r w:rsidR="00C97994">
        <w:rPr>
          <w:lang w:val="en-AU"/>
        </w:rPr>
        <w:t xml:space="preserve">mass-scaling exponents </w:t>
      </w:r>
      <w:r w:rsidR="00722F72">
        <w:rPr>
          <w:lang w:val="en-AU"/>
        </w:rPr>
        <w:t>tended to be</w:t>
      </w:r>
      <w:r w:rsidR="00C97994">
        <w:rPr>
          <w:lang w:val="en-AU"/>
        </w:rPr>
        <w:t xml:space="preserv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0D452B">
        <w:rPr>
          <w:lang w:val="en-AU"/>
        </w:rPr>
        <w:t>w</w:t>
      </w:r>
      <w:r w:rsidR="000D452B" w:rsidRPr="00AC6459">
        <w:rPr>
          <w:lang w:val="en-AU"/>
        </w:rPr>
        <w:t>hen the within- and among-individual effects were not statistically accounted for</w:t>
      </w:r>
      <w:r w:rsidR="000D452B">
        <w:rPr>
          <w:lang w:val="en-AU"/>
        </w:rPr>
        <w:t xml:space="preserve"> </w:t>
      </w:r>
      <w:r w:rsidR="00C97994">
        <w:rPr>
          <w:lang w:val="en-AU"/>
        </w:rPr>
        <w:t>(</w:t>
      </w:r>
      <w:r w:rsidR="00335340">
        <w:rPr>
          <w:lang w:val="en-AU"/>
        </w:rPr>
        <w:t>Fig S</w:t>
      </w:r>
      <w:r w:rsidR="00205DA6">
        <w:rPr>
          <w:lang w:val="en-AU"/>
        </w:rPr>
        <w:t>5</w:t>
      </w:r>
      <w:r w:rsidR="001C227A">
        <w:rPr>
          <w:lang w:val="en-AU"/>
        </w:rPr>
        <w:t xml:space="preserve">, Table </w:t>
      </w:r>
      <w:r w:rsidR="00B21D8E">
        <w:rPr>
          <w:lang w:val="en-AU"/>
        </w:rPr>
        <w:t>S4</w:t>
      </w:r>
      <w:r w:rsidR="00C97994">
        <w:rPr>
          <w:lang w:val="en-AU"/>
        </w:rPr>
        <w:t>)</w:t>
      </w:r>
      <w:r w:rsidR="008C0F01">
        <w:rPr>
          <w:lang w:val="en-AU"/>
        </w:rPr>
        <w:t xml:space="preserve">. </w:t>
      </w:r>
    </w:p>
    <w:p w14:paraId="56F840E4" w14:textId="77777777" w:rsidR="00C97994" w:rsidRPr="00A07A29" w:rsidRDefault="00C97994" w:rsidP="00E10A14">
      <w:pPr>
        <w:spacing w:line="480" w:lineRule="auto"/>
        <w:rPr>
          <w:lang w:val="en-AU"/>
        </w:rPr>
      </w:pPr>
    </w:p>
    <w:p w14:paraId="43AC94FB" w14:textId="3D2F9A75" w:rsidR="00CF421A" w:rsidRDefault="00CF421A" w:rsidP="00E10A14">
      <w:pPr>
        <w:spacing w:line="480" w:lineRule="auto"/>
        <w:jc w:val="center"/>
        <w:rPr>
          <w:b/>
          <w:sz w:val="21"/>
          <w:szCs w:val="21"/>
          <w:lang w:val="en-AU"/>
        </w:rPr>
      </w:pPr>
      <w:r>
        <w:rPr>
          <w:b/>
          <w:noProof/>
          <w:sz w:val="21"/>
          <w:szCs w:val="21"/>
          <w:lang w:val="en-US"/>
        </w:rPr>
        <w:lastRenderedPageBreak/>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6">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p>
    <w:p w14:paraId="2FCAC5AB" w14:textId="562D74D3" w:rsidR="0023227F" w:rsidRPr="00035262" w:rsidRDefault="005B5B1A" w:rsidP="00E10A14">
      <w:pPr>
        <w:spacing w:line="48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2773C7">
        <w:rPr>
          <w:sz w:val="21"/>
          <w:szCs w:val="21"/>
          <w:lang w:val="en-AU"/>
        </w:rPr>
        <w:t>population</w:t>
      </w:r>
      <w:r w:rsidR="00034A32" w:rsidRPr="00A7676C">
        <w:rPr>
          <w:sz w:val="21"/>
          <w:szCs w:val="21"/>
          <w:lang w:val="en-AU"/>
        </w:rPr>
        <w:t xml:space="preserve"> mass</w:t>
      </w:r>
      <w:r w:rsidR="001122BD">
        <w:rPr>
          <w:sz w:val="21"/>
          <w:szCs w:val="21"/>
          <w:lang w:val="en-AU"/>
        </w:rPr>
        <w:t xml:space="preserve"> </w:t>
      </w:r>
      <w:r w:rsidR="00034A32" w:rsidRPr="00A7676C">
        <w:rPr>
          <w:sz w:val="21"/>
          <w:szCs w:val="21"/>
          <w:lang w:val="en-AU"/>
        </w:rPr>
        <w:t>scaling exponents</w:t>
      </w:r>
      <w:r w:rsidR="002773C7">
        <w:rPr>
          <w:sz w:val="21"/>
          <w:szCs w:val="21"/>
          <w:lang w:val="en-AU"/>
        </w:rPr>
        <w:t xml:space="preserve"> (i.e. among individuals)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w:t>
      </w:r>
      <w:r w:rsidR="002773C7">
        <w:rPr>
          <w:sz w:val="21"/>
          <w:szCs w:val="21"/>
          <w:lang w:val="en-AU"/>
        </w:rPr>
        <w:t xml:space="preserve">in mass over time </w:t>
      </w:r>
      <w:r w:rsidR="00CF421A">
        <w:rPr>
          <w:sz w:val="21"/>
          <w:szCs w:val="21"/>
          <w:lang w:val="en-AU"/>
        </w:rPr>
        <w:t>has been properly partitioned</w:t>
      </w:r>
      <w:r w:rsidR="002773C7">
        <w:rPr>
          <w:sz w:val="21"/>
          <w:szCs w:val="21"/>
          <w:lang w:val="en-AU"/>
        </w:rPr>
        <w:t xml:space="preserve"> (see Statistical </w:t>
      </w:r>
      <w:r w:rsidR="001A34D9">
        <w:rPr>
          <w:sz w:val="21"/>
          <w:szCs w:val="21"/>
          <w:lang w:val="en-AU"/>
        </w:rPr>
        <w:t>A</w:t>
      </w:r>
      <w:r w:rsidR="002773C7">
        <w:rPr>
          <w:sz w:val="21"/>
          <w:szCs w:val="21"/>
          <w:lang w:val="en-AU"/>
        </w:rPr>
        <w:t>nalyses)</w:t>
      </w:r>
      <w:r w:rsidR="00CF421A">
        <w:rPr>
          <w:sz w:val="21"/>
          <w:szCs w:val="21"/>
          <w:lang w:val="en-AU"/>
        </w:rPr>
        <w:t xml:space="preserve">. </w:t>
      </w:r>
      <w:r w:rsidR="006070FC" w:rsidRPr="00A7676C">
        <w:rPr>
          <w:sz w:val="21"/>
          <w:szCs w:val="21"/>
          <w:lang w:val="en-AU"/>
        </w:rPr>
        <w:t xml:space="preserve">The dashed line represents the </w:t>
      </w:r>
      <w:r w:rsidR="002773C7">
        <w:rPr>
          <w:sz w:val="21"/>
          <w:szCs w:val="21"/>
          <w:lang w:val="en-AU"/>
        </w:rPr>
        <w:t xml:space="preserve">mass-scaling </w:t>
      </w:r>
      <w:r w:rsidR="006070FC" w:rsidRPr="00A7676C">
        <w:rPr>
          <w:sz w:val="21"/>
          <w:szCs w:val="21"/>
          <w:lang w:val="en-AU"/>
        </w:rPr>
        <w:t>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E10A14">
      <w:pPr>
        <w:pStyle w:val="Heading1"/>
        <w:spacing w:line="480" w:lineRule="auto"/>
        <w:rPr>
          <w:lang w:val="en-AU"/>
        </w:rPr>
      </w:pPr>
      <w:r>
        <w:rPr>
          <w:lang w:val="en-AU"/>
        </w:rPr>
        <w:t>Discussion</w:t>
      </w:r>
    </w:p>
    <w:p w14:paraId="6459C7B6" w14:textId="704AEB19" w:rsidR="008A25FA" w:rsidRDefault="00B62207" w:rsidP="00E10A14">
      <w:pPr>
        <w:spacing w:line="480" w:lineRule="auto"/>
        <w:rPr>
          <w:lang w:val="en-AU"/>
        </w:rPr>
      </w:pPr>
      <w:r>
        <w:rPr>
          <w:lang w:val="en-AU"/>
        </w:rPr>
        <w:t xml:space="preserve">Our results show consistent among-individual differences in how </w:t>
      </w:r>
      <w:r w:rsidR="00E17B36">
        <w:rPr>
          <w:lang w:val="en-AU"/>
        </w:rPr>
        <w:t>SMR</w:t>
      </w:r>
      <w:r>
        <w:rPr>
          <w:lang w:val="en-AU"/>
        </w:rPr>
        <w:t xml:space="preserve"> plastically responds to </w:t>
      </w:r>
      <w:r w:rsidR="00E17B36">
        <w:rPr>
          <w:lang w:val="en-AU"/>
        </w:rPr>
        <w:t>temperature</w:t>
      </w:r>
      <w:r>
        <w:rPr>
          <w:lang w:val="en-AU"/>
        </w:rPr>
        <w:t>, over both short and long-time scales</w:t>
      </w:r>
      <w:r w:rsidR="003B1E2E">
        <w:rPr>
          <w:lang w:val="en-AU"/>
        </w:rPr>
        <w:t>.</w:t>
      </w:r>
      <w:r w:rsidR="001C23CE">
        <w:rPr>
          <w:lang w:val="en-AU"/>
        </w:rPr>
        <w:t xml:space="preserve"> </w:t>
      </w:r>
      <w:r w:rsidR="003B1E2E">
        <w:rPr>
          <w:lang w:val="en-AU"/>
        </w:rPr>
        <w:t>R</w:t>
      </w:r>
      <w:r w:rsidR="001C23CE">
        <w:rPr>
          <w:lang w:val="en-AU"/>
        </w:rPr>
        <w:t xml:space="preserve">epeatability in </w:t>
      </w:r>
      <w:r w:rsidR="00663DC3">
        <w:rPr>
          <w:lang w:val="en-AU"/>
        </w:rPr>
        <w:t xml:space="preserve">average </w:t>
      </w:r>
      <w:r w:rsidR="00E17B36">
        <w:rPr>
          <w:lang w:val="en-AU"/>
        </w:rPr>
        <w:t xml:space="preserve">SMR </w:t>
      </w:r>
      <w:r w:rsidR="001C23CE">
        <w:rPr>
          <w:lang w:val="en-AU"/>
        </w:rPr>
        <w:t>increase</w:t>
      </w:r>
      <w:r w:rsidR="0054499D">
        <w:rPr>
          <w:lang w:val="en-AU"/>
        </w:rPr>
        <w:t>d</w:t>
      </w:r>
      <w:r w:rsidR="001C23CE">
        <w:rPr>
          <w:lang w:val="en-AU"/>
        </w:rPr>
        <w:t xml:space="preserve"> with temperature</w:t>
      </w:r>
      <w:r w:rsidR="003B1E2E">
        <w:rPr>
          <w:lang w:val="en-AU"/>
        </w:rPr>
        <w:t xml:space="preserve"> largely due to decreased within-individual variance</w:t>
      </w:r>
      <w:r>
        <w:rPr>
          <w:lang w:val="en-AU"/>
        </w:rPr>
        <w:t xml:space="preserve">. </w:t>
      </w:r>
      <w:r w:rsidR="00CE074E">
        <w:rPr>
          <w:lang w:val="en-AU"/>
        </w:rPr>
        <w:t xml:space="preserve">Cross-temperature </w:t>
      </w:r>
      <w:r w:rsidR="00CE074E">
        <w:rPr>
          <w:lang w:val="en-AU"/>
        </w:rPr>
        <w:lastRenderedPageBreak/>
        <w:t xml:space="preserve">correlations of </w:t>
      </w:r>
      <w:r w:rsidR="00E17B36">
        <w:rPr>
          <w:lang w:val="en-AU"/>
        </w:rPr>
        <w:t xml:space="preserve">SMR </w:t>
      </w:r>
      <w:r w:rsidR="00CE074E">
        <w:rPr>
          <w:lang w:val="en-AU"/>
        </w:rPr>
        <w:t xml:space="preserve">were </w:t>
      </w:r>
      <w:r w:rsidR="00FA2E9C">
        <w:rPr>
          <w:lang w:val="en-AU"/>
        </w:rPr>
        <w:t xml:space="preserve">all </w:t>
      </w:r>
      <w:r w:rsidR="00CE074E">
        <w:rPr>
          <w:lang w:val="en-AU"/>
        </w:rPr>
        <w:t xml:space="preserve">positive at the among- and within-individual level. However, the strength of these correlations was not uniform across all temperatures and differed between the character-state and function-valued approach. </w:t>
      </w:r>
      <w:r w:rsidR="003B1E2E">
        <w:rPr>
          <w:lang w:val="en-AU"/>
        </w:rPr>
        <w:t xml:space="preserve">Despite </w:t>
      </w:r>
      <w:r w:rsidR="00CE074E">
        <w:rPr>
          <w:lang w:val="en-AU"/>
        </w:rPr>
        <w:t xml:space="preserve">there being consistent individual differences in </w:t>
      </w:r>
      <w:r w:rsidR="004F6A4B">
        <w:rPr>
          <w:lang w:val="en-AU"/>
        </w:rPr>
        <w:t xml:space="preserve">metabolic </w:t>
      </w:r>
      <w:r w:rsidR="00CE074E">
        <w:rPr>
          <w:lang w:val="en-AU"/>
        </w:rPr>
        <w:t>thermal plasticity</w:t>
      </w:r>
      <w:r w:rsidR="003B1E2E">
        <w:rPr>
          <w:lang w:val="en-AU"/>
        </w:rPr>
        <w:t xml:space="preserve">, </w:t>
      </w:r>
      <w:r w:rsidR="00E17B36">
        <w:rPr>
          <w:lang w:val="en-AU"/>
        </w:rPr>
        <w:t xml:space="preserve">population </w:t>
      </w:r>
      <w:r w:rsidR="003B1E2E">
        <w:rPr>
          <w:lang w:val="en-AU"/>
        </w:rPr>
        <w:t>mass</w:t>
      </w:r>
      <w:r w:rsidR="004F6A4B">
        <w:rPr>
          <w:lang w:val="en-AU"/>
        </w:rPr>
        <w:t xml:space="preserve"> </w:t>
      </w:r>
      <w:r w:rsidR="003B1E2E">
        <w:rPr>
          <w:lang w:val="en-AU"/>
        </w:rPr>
        <w:t>scaling exponents were not strongly affected by temperature</w:t>
      </w:r>
      <w:r w:rsidR="00745EF8">
        <w:rPr>
          <w:lang w:val="en-AU"/>
        </w:rPr>
        <w:t xml:space="preserve">. </w:t>
      </w:r>
      <w:r w:rsidR="00E17B36">
        <w:rPr>
          <w:lang w:val="en-AU"/>
        </w:rPr>
        <w:t>Our population</w:t>
      </w:r>
      <w:r w:rsidR="003B1E2E">
        <w:rPr>
          <w:lang w:val="en-AU"/>
        </w:rPr>
        <w:t xml:space="preserve"> </w:t>
      </w:r>
      <w:r w:rsidR="00BE7EF0">
        <w:rPr>
          <w:lang w:val="en-AU"/>
        </w:rPr>
        <w:t>mass</w:t>
      </w:r>
      <w:r w:rsidR="004F6A4B">
        <w:rPr>
          <w:lang w:val="en-AU"/>
        </w:rPr>
        <w:t xml:space="preserve"> </w:t>
      </w:r>
      <w:r w:rsidR="00BE7EF0">
        <w:rPr>
          <w:lang w:val="en-AU"/>
        </w:rPr>
        <w:t xml:space="preserve">scaling exponents were more precise and in line with values reported for </w:t>
      </w:r>
      <w:r w:rsidR="00E17B36">
        <w:rPr>
          <w:lang w:val="en-AU"/>
        </w:rPr>
        <w:t>squamates</w:t>
      </w:r>
      <w:r w:rsidR="00BE7EF0">
        <w:rPr>
          <w:lang w:val="en-AU"/>
        </w:rPr>
        <w:t xml:space="preserve"> when</w:t>
      </w:r>
      <w:r w:rsidR="003B1E2E">
        <w:rPr>
          <w:lang w:val="en-AU"/>
        </w:rPr>
        <w:t xml:space="preserve"> within</w:t>
      </w:r>
      <w:r w:rsidR="00D907AC">
        <w:rPr>
          <w:lang w:val="en-AU"/>
        </w:rPr>
        <w:t>-</w:t>
      </w:r>
      <w:r w:rsidR="003B1E2E">
        <w:rPr>
          <w:lang w:val="en-AU"/>
        </w:rPr>
        <w:t xml:space="preserve">individual </w:t>
      </w:r>
      <w:r w:rsidR="00E17B36">
        <w:rPr>
          <w:lang w:val="en-AU"/>
        </w:rPr>
        <w:t xml:space="preserve">mass </w:t>
      </w:r>
      <w:r w:rsidR="003B1E2E">
        <w:rPr>
          <w:lang w:val="en-AU"/>
        </w:rPr>
        <w:t>effects</w:t>
      </w:r>
      <w:r w:rsidR="00BE7EF0">
        <w:rPr>
          <w:lang w:val="en-AU"/>
        </w:rPr>
        <w:t xml:space="preserve"> are partitioned out</w:t>
      </w:r>
      <w:r w:rsidR="003B1E2E">
        <w:rPr>
          <w:lang w:val="en-AU"/>
        </w:rPr>
        <w:t xml:space="preserve">. </w:t>
      </w:r>
      <w:r>
        <w:rPr>
          <w:lang w:val="en-AU"/>
        </w:rPr>
        <w:t xml:space="preserve">Below we discuss the details of our main results, and their implications on understanding how plasticity may evolve and how </w:t>
      </w:r>
      <w:r w:rsidR="00E17B36">
        <w:rPr>
          <w:lang w:val="en-AU"/>
        </w:rPr>
        <w:t xml:space="preserve">SMR </w:t>
      </w:r>
      <w:r>
        <w:rPr>
          <w:lang w:val="en-AU"/>
        </w:rPr>
        <w:t xml:space="preserve">scales at different hierarchical levels. </w:t>
      </w:r>
    </w:p>
    <w:p w14:paraId="1FC095EA" w14:textId="77777777" w:rsidR="00986AC3" w:rsidRDefault="00986AC3" w:rsidP="00E10A14">
      <w:pPr>
        <w:spacing w:line="480" w:lineRule="auto"/>
        <w:rPr>
          <w:lang w:val="en-AU"/>
        </w:rPr>
      </w:pPr>
    </w:p>
    <w:p w14:paraId="4C11529C" w14:textId="052A118D" w:rsidR="00444B65" w:rsidRDefault="00444B65" w:rsidP="00E10A14">
      <w:pPr>
        <w:pStyle w:val="Heading2"/>
        <w:spacing w:line="480" w:lineRule="auto"/>
        <w:rPr>
          <w:lang w:val="en-AU"/>
        </w:rPr>
      </w:pPr>
      <w:r>
        <w:rPr>
          <w:lang w:val="en-AU"/>
        </w:rPr>
        <w:t xml:space="preserve">Consistent variation in </w:t>
      </w:r>
      <w:r w:rsidR="00E17B36">
        <w:rPr>
          <w:lang w:val="en-AU"/>
        </w:rPr>
        <w:t>metabolic thermal plasticity</w:t>
      </w:r>
    </w:p>
    <w:p w14:paraId="7F722D18" w14:textId="77777777" w:rsidR="00BE4BA4" w:rsidRDefault="00674D49" w:rsidP="00E10A14">
      <w:pPr>
        <w:pStyle w:val="Thesisnormal"/>
        <w:spacing w:line="480" w:lineRule="auto"/>
      </w:pPr>
      <w:r>
        <w:t>Consistent among-individual variation is a key prerequisite for any trait to evolve and sets the ‘upper limit of heritability’ because it is the raw material that natural selection acts on (</w:t>
      </w:r>
      <w:r>
        <w:fldChar w:fldCharType="begin" w:fldLock="1"/>
      </w:r>
      <w:r w:rsidR="00BE4BA4">
        <w:instrText xml:space="preserve"> ADDIN PAPERS2_CITATIONS &lt;citation&gt;&lt;priority&gt;0&lt;/priority&gt;&lt;uuid&gt;E3F2C933-E281-4D4D-87A0-EEEB2EA91876&lt;/uuid&gt;&lt;publications&gt;&lt;publication&gt;&lt;subtype&gt;400&lt;/subtype&gt;&lt;title&gt;The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AC6242">
        <w:rPr>
          <w:rFonts w:eastAsiaTheme="minorHAnsi"/>
          <w:lang w:val="en-US"/>
        </w:rPr>
        <w:t>{Falconer:1952uz}</w:t>
      </w:r>
      <w:r>
        <w:fldChar w:fldCharType="end"/>
      </w:r>
      <w:r>
        <w:t xml:space="preserve">, c.f. </w:t>
      </w:r>
      <w:r>
        <w:fldChar w:fldCharType="begin" w:fldLock="1"/>
      </w:r>
      <w:r w:rsidR="00BE4BA4">
        <w:instrText xml:space="preserve"> ADDIN PAPERS2_CITATIONS &lt;citation&gt;&lt;priority&gt;0&lt;/priority&gt;&lt;uuid&gt;CA4852A2-40A9-4AF9-BDA2-0CD26FA0CB70&lt;/uuid&gt;&lt;publications&gt;&lt;publication&gt;&lt;subtype&gt;400&lt;/subtype&gt;&lt;title&gt;Repeatability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Dohm&lt;/lastName&gt;&lt;firstName&gt;Michael&lt;/firstName&gt;&lt;middleNames&gt;R&lt;/middleNames&gt;&lt;/author&gt;&lt;/authors&gt;&lt;/publication&gt;&lt;/publications&gt;&lt;cites&gt;&lt;/cites&gt;&lt;/citation&gt;</w:instrText>
      </w:r>
      <w:r>
        <w:fldChar w:fldCharType="separate"/>
      </w:r>
      <w:r w:rsidR="00AC6242">
        <w:rPr>
          <w:rFonts w:eastAsiaTheme="minorHAnsi"/>
          <w:lang w:val="en-US"/>
        </w:rPr>
        <w:t>{Dohm:2002bn}</w:t>
      </w:r>
      <w:r>
        <w:fldChar w:fldCharType="end"/>
      </w:r>
      <w:r>
        <w:t xml:space="preserve">). Our findings show </w:t>
      </w:r>
      <w:r w:rsidR="00E17B36">
        <w:t>individual slopes</w:t>
      </w:r>
      <w:r>
        <w:t xml:space="preserve"> was significantly repeatable over time, in other words, there was consistent among-individual differences in </w:t>
      </w:r>
      <w:r w:rsidR="00E17B36">
        <w:t xml:space="preserve">metabolic thermal </w:t>
      </w:r>
      <w:r>
        <w:t xml:space="preserve">plasticity. </w:t>
      </w:r>
      <w:r w:rsidR="009929BC" w:rsidRPr="00E10A14">
        <w:t>As</w:t>
      </w:r>
      <w:r w:rsidR="009929BC">
        <w:t xml:space="preserve"> temperatures became hotter, </w:t>
      </w:r>
      <w:r>
        <w:t xml:space="preserve">an individual’s </w:t>
      </w:r>
      <w:r w:rsidR="00E17B36">
        <w:t xml:space="preserve">SMR </w:t>
      </w:r>
      <w:r>
        <w:t>had greater predictability</w:t>
      </w:r>
      <w:r w:rsidR="001A34D9">
        <w:t xml:space="preserve"> (reduced within-individual variance)</w:t>
      </w:r>
      <w:r>
        <w:t xml:space="preserve">. </w:t>
      </w:r>
      <w:r w:rsidR="00E17B36">
        <w:t>Perhaps</w:t>
      </w:r>
      <w:r>
        <w:t xml:space="preserve"> the breakdown of macronutrients and the production of ATP may be at a </w:t>
      </w:r>
      <w:r w:rsidR="00FF20F4">
        <w:t>homeostatic</w:t>
      </w:r>
      <w:r>
        <w:t xml:space="preserve"> balance at warmer temperatures which could promote consistency within individuals </w:t>
      </w:r>
      <w:r>
        <w:fldChar w:fldCharType="begin" w:fldLock="1"/>
      </w:r>
      <w:r w:rsidR="00BE4BA4">
        <w:instrText xml:space="preserve"> ADDIN PAPERS2_CITATIONS &lt;citation&gt;&lt;priority&gt;0&lt;/priority&gt;&lt;uuid&gt;EAB3ECAB-8F3C-455D-BDBB-7F2F53EB14B6&lt;/uuid&gt;&lt;publications&gt;&lt;publication&gt;&lt;subtype&gt;400&lt;/subtype&gt;&lt;title&gt;Temperature Adaptation of Enzymes: Biological Optimization Through Structure-Function </w:instrText>
      </w:r>
    </w:p>
    <w:p w14:paraId="4E3098B3" w14:textId="77777777" w:rsidR="00BE4BA4" w:rsidRDefault="00BE4BA4" w:rsidP="00E10A14">
      <w:pPr>
        <w:pStyle w:val="Thesisnormal"/>
        <w:spacing w:line="480" w:lineRule="auto"/>
      </w:pPr>
      <w:r>
        <w:instrText>Compromises </w:instrText>
      </w:r>
    </w:p>
    <w:p w14:paraId="42A91178" w14:textId="6F4C3C5F" w:rsidR="00FF20F4" w:rsidRDefault="00BE4BA4" w:rsidP="00E10A14">
      <w:pPr>
        <w:pStyle w:val="Thesisnormal"/>
        <w:spacing w:line="48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AC6242">
        <w:rPr>
          <w:rFonts w:eastAsiaTheme="minorHAnsi"/>
          <w:lang w:val="en-US"/>
        </w:rPr>
        <w:t>{Somero:1978wh}</w:t>
      </w:r>
      <w:r w:rsidR="00674D49">
        <w:fldChar w:fldCharType="end"/>
      </w:r>
      <w:r w:rsidR="00674D49">
        <w:t xml:space="preserve">. </w:t>
      </w:r>
      <w:r w:rsidR="00E17B36">
        <w:t>In support of this</w:t>
      </w:r>
      <w:r w:rsidR="00674D49">
        <w:t xml:space="preserve">, 32ºC is well within the range of preferred temperatures of this species where biochemical activities are likely to be operating optimally </w:t>
      </w:r>
      <w:r w:rsidR="00674D49">
        <w:rPr>
          <w:rFonts w:eastAsiaTheme="minorHAnsi"/>
          <w:lang w:val="en-US"/>
        </w:rPr>
        <w:fldChar w:fldCharType="begin" w:fldLock="1"/>
      </w:r>
      <w:r>
        <w:rPr>
          <w:rFonts w:eastAsiaTheme="minorHAnsi"/>
          <w:lang w:val="en-US"/>
        </w:rPr>
        <w:instrText xml:space="preserve"> ADDIN PAPERS2_CITATIONS &lt;citation&gt;&lt;priority&gt;45&lt;/priority&gt;&lt;uuid&gt;7C93522D-D707-4058-8BE2-8FC45C59CE6A&lt;/uuid&gt;&lt;publications&gt;&lt;publication&gt;&lt;subtype&gt;400&lt;/subtype&gt;&lt;title&gt;Repeatability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AC6242">
        <w:rPr>
          <w:rFonts w:eastAsiaTheme="minorHAnsi"/>
          <w:lang w:val="en-US"/>
        </w:rPr>
        <w:t>{Goulet:2016dt, Merritt:2013cb}</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w:t>
      </w:r>
      <w:bookmarkStart w:id="46" w:name="_GoBack"/>
      <w:bookmarkEnd w:id="46"/>
      <w:r w:rsidR="00674D49">
        <w:t xml:space="preserve">selection in hot environments, but selection can operate more effectively </w:t>
      </w:r>
      <w:r w:rsidR="00674D49">
        <w:rPr>
          <w:rFonts w:eastAsiaTheme="minorHAnsi"/>
          <w:lang w:val="en-US"/>
        </w:rPr>
        <w:fldChar w:fldCharType="begin" w:fldLock="1"/>
      </w:r>
      <w:r>
        <w:rPr>
          <w:rFonts w:eastAsiaTheme="minorHAnsi"/>
          <w:lang w:val="en-US"/>
        </w:rPr>
        <w:instrText xml:space="preserve"> ADDIN PAPERS2_CITATIONS &lt;citation&gt;&lt;priority&gt;60&lt;/priority&gt;&lt;uuid&gt;7FCD9E0B-F3F2-4DB4-84FC-E19151BA8A9A&lt;/uuid&gt;&lt;publications&gt;&lt;publication&gt;&lt;subtype&gt;400&lt;/subtype&gt;&lt;title&gt;Quantifying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AC6242">
        <w:rPr>
          <w:rFonts w:eastAsiaTheme="minorHAnsi"/>
          <w:lang w:val="en-US"/>
        </w:rPr>
        <w:t>{Cleasby:2014eg, Nakagawa:2015gx}</w:t>
      </w:r>
      <w:r w:rsidR="00674D49">
        <w:rPr>
          <w:rFonts w:eastAsiaTheme="minorHAnsi"/>
          <w:lang w:val="en-US"/>
        </w:rPr>
        <w:fldChar w:fldCharType="end"/>
      </w:r>
      <w:r w:rsidR="00674D49">
        <w:t xml:space="preserve">. </w:t>
      </w:r>
      <w:r w:rsidR="00E17B36">
        <w:t>Assuming metabolic thermal plasticity is heritable, t</w:t>
      </w:r>
      <w:r w:rsidR="00674D49">
        <w:t xml:space="preserve">his may facilitate </w:t>
      </w:r>
      <w:r w:rsidR="00674D49">
        <w:lastRenderedPageBreak/>
        <w:t>adaptive evolutionary changes in the population metabolic reaction norm</w:t>
      </w:r>
      <w:r w:rsidR="00865C21">
        <w:t xml:space="preserve">, </w:t>
      </w:r>
      <w:r w:rsidR="00674D49">
        <w:t>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fldLock="1"/>
      </w:r>
      <w:r>
        <w:rPr>
          <w:rFonts w:eastAsiaTheme="minorHAnsi"/>
          <w:lang w:val="en-US"/>
        </w:rPr>
        <w:instrText xml:space="preserve"> ADDIN PAPERS2_CITATIONS &lt;citation&gt;&lt;priority&gt;46&lt;/priority&gt;&lt;uuid&gt;A702CBB1-C4D9-45B1-871D-7429CC7ED684&lt;/uuid&gt;&lt;publications&gt;&lt;publication&gt;&lt;subtype&gt;400&lt;/subtype&gt;&lt;publisher&gt;Blackwell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AC6242">
        <w:rPr>
          <w:rFonts w:eastAsiaTheme="minorHAnsi"/>
          <w:lang w:val="en-US"/>
        </w:rPr>
        <w:t>{Ghalambor:2007bc}</w:t>
      </w:r>
      <w:r w:rsidR="00674D49">
        <w:rPr>
          <w:rFonts w:eastAsiaTheme="minorHAnsi"/>
          <w:lang w:val="en-US"/>
        </w:rPr>
        <w:fldChar w:fldCharType="end"/>
      </w:r>
      <w:r w:rsidR="00674D49">
        <w:t xml:space="preserve">. </w:t>
      </w:r>
    </w:p>
    <w:p w14:paraId="05738BDC" w14:textId="77777777" w:rsidR="00986AC3" w:rsidRDefault="00986AC3" w:rsidP="00E10A14">
      <w:pPr>
        <w:pStyle w:val="Thesisnormal"/>
        <w:spacing w:line="480" w:lineRule="auto"/>
      </w:pPr>
    </w:p>
    <w:p w14:paraId="07F7D38D" w14:textId="45105541" w:rsidR="00444B65" w:rsidRDefault="00444B65" w:rsidP="00E10A14">
      <w:pPr>
        <w:pStyle w:val="Heading2"/>
        <w:spacing w:line="48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077D0F83" w:rsidR="001540F1" w:rsidRPr="000F5C23" w:rsidRDefault="001540F1" w:rsidP="00E10A14">
      <w:pPr>
        <w:pStyle w:val="Thesisnormal"/>
        <w:spacing w:line="48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w:t>
      </w:r>
      <w:r w:rsidR="00E17B36">
        <w:t xml:space="preserve">SMR </w:t>
      </w:r>
      <w:r w:rsidRPr="000F5C23">
        <w:t xml:space="preserve">is </w:t>
      </w:r>
      <w:r w:rsidRPr="00CE074E">
        <w:t xml:space="preserve">maintained across different thermal environments. </w:t>
      </w:r>
      <w:r w:rsidR="001A34D9">
        <w:t xml:space="preserve">It has been hypothesised that trade-offs </w:t>
      </w:r>
      <w:r w:rsidR="008057A9">
        <w:t xml:space="preserve">may be an </w:t>
      </w:r>
      <w:r w:rsidR="008057A9">
        <w:t xml:space="preserve">important </w:t>
      </w:r>
      <w:r w:rsidR="008057A9">
        <w:t xml:space="preserve">mechanism </w:t>
      </w:r>
      <w:r w:rsidR="008057A9">
        <w:t>in shaping reaction norms</w:t>
      </w:r>
      <w:r w:rsidR="008057A9">
        <w:t xml:space="preserve">.  Our </w:t>
      </w:r>
      <w:r w:rsidRPr="00CE074E">
        <w:t xml:space="preserve">result </w:t>
      </w:r>
      <w:r w:rsidR="008057A9">
        <w:t xml:space="preserve">does not support the </w:t>
      </w:r>
      <w:r w:rsidR="008057A9">
        <w:t>generalist-specialist</w:t>
      </w:r>
      <w:r w:rsidRPr="00CE074E">
        <w:t xml:space="preserve"> </w:t>
      </w:r>
      <w:r w:rsidR="008057A9">
        <w:t xml:space="preserve">trade-off, </w:t>
      </w:r>
      <w:r w:rsidR="008057A9">
        <w:t>where enhanced physiological performance in one environment diminishes performance in another environment {</w:t>
      </w:r>
      <w:r w:rsidR="008057A9">
        <w:rPr>
          <w:rFonts w:eastAsiaTheme="minorHAnsi"/>
          <w:lang w:val="en-US"/>
        </w:rPr>
        <w:t>AngillettaJr:2003cpa}</w:t>
      </w:r>
      <w:r w:rsidR="008057A9">
        <w:t xml:space="preserve">. </w:t>
      </w:r>
      <w:r w:rsidR="008057A9">
        <w:t xml:space="preserve">Instead, our results are more congruent to the acquisition or allocation trade-off scenarios because certain individuals were able to maintain a consistent SMR across all temperature, while others did </w:t>
      </w:r>
      <w:proofErr w:type="gramStart"/>
      <w:r w:rsidR="008057A9">
        <w:t>not</w:t>
      </w:r>
      <w:r w:rsidR="008D0D2F">
        <w:t>{</w:t>
      </w:r>
      <w:proofErr w:type="gramEnd"/>
      <w:r w:rsidR="008D0D2F">
        <w:rPr>
          <w:rFonts w:eastAsiaTheme="minorHAnsi"/>
          <w:lang w:val="en-US"/>
        </w:rPr>
        <w:t>AngillettaJr:2003cpa}</w:t>
      </w:r>
      <w:r w:rsidR="00DC1D6B">
        <w:t>.</w:t>
      </w:r>
      <w:r w:rsidRPr="000F5C23">
        <w:t xml:space="preserve"> </w:t>
      </w:r>
      <w:r w:rsidR="008057A9">
        <w:t>Moreover, c</w:t>
      </w:r>
      <w:r w:rsidRPr="000F5C23">
        <w:t xml:space="preserve">onsistent individual differences in </w:t>
      </w:r>
      <w:r w:rsidR="00E17B36">
        <w:t>SMR</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 </w:t>
      </w:r>
      <w:r w:rsidR="00E91539" w:rsidRPr="000F5C23">
        <w:t>‘paces-of-life’</w:t>
      </w:r>
      <w:r w:rsidR="00E91539">
        <w:t xml:space="preserve"> </w:t>
      </w:r>
      <w:r w:rsidR="00E91539">
        <w:t xml:space="preserve">theories where </w:t>
      </w:r>
      <w:r>
        <w:t xml:space="preserve">individual differences in energetic expenditure </w:t>
      </w:r>
      <w:r w:rsidR="000C2685">
        <w:t>may</w:t>
      </w:r>
      <w:r w:rsidR="000C2685" w:rsidRPr="000F5C23">
        <w:t xml:space="preserve"> </w:t>
      </w:r>
      <w:r w:rsidRPr="000F5C23">
        <w:t xml:space="preserve">drive </w:t>
      </w:r>
      <w:r>
        <w:t xml:space="preserve">correlated suites of traits within the same population </w:t>
      </w:r>
      <w:r>
        <w:rPr>
          <w:rFonts w:eastAsiaTheme="minorHAnsi"/>
          <w:lang w:val="en-US"/>
        </w:rPr>
        <w:fldChar w:fldCharType="begin" w:fldLock="1"/>
      </w:r>
      <w:r w:rsidR="00BE4BA4">
        <w:rPr>
          <w:rFonts w:eastAsiaTheme="minorHAnsi"/>
          <w:lang w:val="en-US"/>
        </w:rPr>
        <w:instrText xml:space="preserve"> ADDIN PAPERS2_CITATIONS &lt;citation&gt;&lt;priority&gt;63&lt;/priority&gt;&lt;uuid&gt;7AA1DCAB-9261-4151-B70E-0E316C07FC74&lt;/uuid&gt;&lt;publications&gt;&lt;publication&gt;&lt;subtype&gt;400&lt;/subtype&gt;&lt;title&gt;Are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sidR="00AC6242">
        <w:rPr>
          <w:rFonts w:eastAsiaTheme="minorHAnsi"/>
          <w:lang w:val="en-US"/>
        </w:rPr>
        <w:t>{Biro:2008hz, Careau:2009hj}</w:t>
      </w:r>
      <w:r>
        <w:rPr>
          <w:rFonts w:eastAsiaTheme="minorHAnsi"/>
          <w:lang w:val="en-US"/>
        </w:rPr>
        <w:fldChar w:fldCharType="end"/>
      </w:r>
      <w:r w:rsidRPr="000F5C23">
        <w:t xml:space="preserve">. </w:t>
      </w:r>
    </w:p>
    <w:p w14:paraId="4B0B2BB9" w14:textId="77777777" w:rsidR="008A25FA" w:rsidRDefault="008A25FA" w:rsidP="00E10A14">
      <w:pPr>
        <w:spacing w:line="480" w:lineRule="auto"/>
      </w:pPr>
    </w:p>
    <w:p w14:paraId="432597F2" w14:textId="1F5E77BF" w:rsidR="0076784C" w:rsidRDefault="00110317" w:rsidP="00E10A14">
      <w:pPr>
        <w:spacing w:line="480" w:lineRule="auto"/>
        <w:rPr>
          <w:rFonts w:eastAsiaTheme="minorHAnsi"/>
          <w:lang w:val="en-US"/>
        </w:rPr>
      </w:pPr>
      <w:r>
        <w:t xml:space="preserve">Assuming phenotypic correlations are congruent with underlying genetic correlations </w:t>
      </w:r>
      <w:r w:rsidR="006D3483">
        <w:rPr>
          <w:rFonts w:eastAsiaTheme="minorHAnsi"/>
          <w:lang w:val="en-US"/>
        </w:rPr>
        <w:fldChar w:fldCharType="begin" w:fldLock="1"/>
      </w:r>
      <w:r w:rsidR="00BE4BA4">
        <w:rPr>
          <w:rFonts w:eastAsiaTheme="minorHAnsi"/>
          <w:lang w:val="en-US"/>
        </w:rPr>
        <w:instrText xml:space="preserve"> ADDIN PAPERS2_CITATIONS &lt;citation&gt;&lt;priority&gt;49&lt;/priority&gt;&lt;uuid&gt;72FC6BA2-EBEB-4421-ADF3-0D55FCCFD57B&lt;/uuid&gt;&lt;publications&gt;&lt;publication&gt;&lt;subtype&gt;400&lt;/subtype&gt;&lt;title&gt;The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AC6242">
        <w:rPr>
          <w:rFonts w:eastAsiaTheme="minorHAnsi"/>
          <w:lang w:val="en-US"/>
        </w:rPr>
        <w:t>{Roff:1995kt}</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constraints on the evolution of metabolic </w:t>
      </w:r>
      <w:r w:rsidR="00E17B36">
        <w:t xml:space="preserve">thermal </w:t>
      </w:r>
      <w:r w:rsidR="00BB287C">
        <w:t xml:space="preserve">plasticity. </w:t>
      </w:r>
      <w:r w:rsidR="00A4513B">
        <w:t>Correlation strength</w:t>
      </w:r>
      <w:r w:rsidR="00FF22D6">
        <w:t xml:space="preserve">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fldLock="1"/>
      </w:r>
      <w:r w:rsidR="00BE4BA4">
        <w:rPr>
          <w:highlight w:val="yellow"/>
        </w:rPr>
        <w:instrText xml:space="preserve"> ADDIN PAPERS2_CITATIONS &lt;citation&gt;&lt;priority&gt;0&lt;/priority&gt;&lt;uuid&gt;65EABF53-6DBB-4F1B-81CF-6D3FE1FEE3CB&lt;/uuid&gt;&lt;publications&gt;&lt;publication&gt;&lt;subtype&gt;400&lt;/subtype&gt;&lt;title&gt;Adaptive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AC6242">
        <w:rPr>
          <w:rFonts w:eastAsiaTheme="minorHAnsi"/>
          <w:lang w:val="en-US"/>
        </w:rPr>
        <w:t>{Via:1995hm}</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w:t>
      </w:r>
      <w:r w:rsidR="00D907AC">
        <w:t>°</w:t>
      </w:r>
      <w:r w:rsidR="006F374F">
        <w:t>C vs</w:t>
      </w:r>
      <w:r w:rsidR="00272034">
        <w:t>.</w:t>
      </w:r>
      <w:r w:rsidR="006F374F">
        <w:t xml:space="preserve"> 32</w:t>
      </w:r>
      <w:r w:rsidR="00D907AC">
        <w:t>°</w:t>
      </w:r>
      <w:r w:rsidR="006F374F">
        <w:t xml:space="preserve">C) </w:t>
      </w:r>
      <w:r w:rsidR="00444B65">
        <w:t xml:space="preserve">were </w:t>
      </w:r>
      <w:r w:rsidR="00BB287C">
        <w:lastRenderedPageBreak/>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w:t>
      </w:r>
      <w:r w:rsidR="00D907AC">
        <w:t>°</w:t>
      </w:r>
      <w:r w:rsidR="006F374F">
        <w:t>C vs</w:t>
      </w:r>
      <w:r w:rsidR="00272034">
        <w:t>.</w:t>
      </w:r>
      <w:r w:rsidR="006F374F">
        <w:t xml:space="preserve"> 32</w:t>
      </w:r>
      <w:r w:rsidR="00D907AC">
        <w:t>°</w:t>
      </w:r>
      <w:r w:rsidR="006F374F">
        <w:t xml:space="preserve">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correlation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w:t>
      </w:r>
      <w:r w:rsidR="00A4513B">
        <w:t>using</w:t>
      </w:r>
      <w:r w:rsidR="003069CA">
        <w:t xml:space="preserve"> the character-state approach, the shape of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8A030E">
        <w:rPr>
          <w:rFonts w:eastAsiaTheme="minorHAnsi"/>
          <w:lang w:val="en-US"/>
        </w:rPr>
        <w:t>differences</w:t>
      </w:r>
      <w:r w:rsidR="00652B33">
        <w:rPr>
          <w:rFonts w:eastAsiaTheme="minorHAnsi"/>
          <w:lang w:val="en-US"/>
        </w:rPr>
        <w:t xml:space="preserve">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fldLock="1"/>
      </w:r>
      <w:r w:rsidR="00BE4BA4">
        <w:rPr>
          <w:rFonts w:eastAsiaTheme="minorHAnsi"/>
          <w:lang w:val="en-US"/>
        </w:rPr>
        <w:instrText xml:space="preserve"> ADDIN PAPERS2_CITATIONS &lt;citation&gt;&lt;priority&gt;52&lt;/priority&gt;&lt;uuid&gt;76676AD8-23F6-4EE7-A150-FD9C5A47721B&lt;/uuid&gt;&lt;publications&gt;&lt;publication&gt;&lt;subtype&gt;400&lt;/subtype&gt;&lt;publisher&gt;Blackwell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AC6242">
        <w:rPr>
          <w:rFonts w:eastAsiaTheme="minorHAnsi"/>
          <w:lang w:val="en-US"/>
        </w:rPr>
        <w:t>{Doody:2009dz}</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E10A14">
      <w:pPr>
        <w:spacing w:line="480" w:lineRule="auto"/>
        <w:ind w:firstLine="720"/>
      </w:pPr>
    </w:p>
    <w:p w14:paraId="2261E6E6" w14:textId="068786BA" w:rsidR="00444B65" w:rsidRDefault="00E17B36" w:rsidP="00E10A14">
      <w:pPr>
        <w:pStyle w:val="Heading2"/>
        <w:spacing w:line="480" w:lineRule="auto"/>
        <w:rPr>
          <w:lang w:val="en-AU"/>
        </w:rPr>
      </w:pPr>
      <w:r>
        <w:rPr>
          <w:lang w:val="en-AU"/>
        </w:rPr>
        <w:t>Population m</w:t>
      </w:r>
      <w:r w:rsidR="001122BD">
        <w:rPr>
          <w:lang w:val="en-AU"/>
        </w:rPr>
        <w:t xml:space="preserve">ass </w:t>
      </w:r>
      <w:r w:rsidR="00444B65">
        <w:rPr>
          <w:lang w:val="en-AU"/>
        </w:rPr>
        <w:t xml:space="preserve">scaling </w:t>
      </w:r>
      <w:r w:rsidR="002C05D6">
        <w:rPr>
          <w:lang w:val="en-AU"/>
        </w:rPr>
        <w:t>across</w:t>
      </w:r>
      <w:r w:rsidR="00444B65">
        <w:rPr>
          <w:lang w:val="en-AU"/>
        </w:rPr>
        <w:t xml:space="preserve"> different temperatures</w:t>
      </w:r>
    </w:p>
    <w:p w14:paraId="1D8E09A2" w14:textId="27F97333" w:rsidR="007E7801" w:rsidRDefault="007E7801" w:rsidP="00E10A14">
      <w:pPr>
        <w:spacing w:line="480" w:lineRule="auto"/>
        <w:rPr>
          <w:lang w:val="en-AU"/>
        </w:rPr>
      </w:pPr>
      <w:r>
        <w:rPr>
          <w:lang w:val="en-AU"/>
        </w:rPr>
        <w:t>The magnitude and precision of mass scaling exponents may be affected by processes occurring at different hierarchical levels. Genetic and developmental differences that impact the physiological system can maintain variation among individuals (</w:t>
      </w:r>
      <w:proofErr w:type="spellStart"/>
      <w:r>
        <w:rPr>
          <w:lang w:val="en-AU"/>
        </w:rPr>
        <w:t>Dingemanse</w:t>
      </w:r>
      <w:proofErr w:type="spellEnd"/>
      <w:r>
        <w:rPr>
          <w:lang w:val="en-AU"/>
        </w:rPr>
        <w:t xml:space="preserve"> &amp; Wolf 2013). While reversible fluctuations in the internal environment, such as circulating hormones and body composition, can affect </w:t>
      </w:r>
      <w:r w:rsidR="00E17B36">
        <w:rPr>
          <w:lang w:val="en-AU"/>
        </w:rPr>
        <w:t xml:space="preserve">the </w:t>
      </w:r>
      <w:r>
        <w:rPr>
          <w:lang w:val="en-AU"/>
        </w:rPr>
        <w:t xml:space="preserve">predictability of an individual’s response </w:t>
      </w:r>
      <w:r>
        <w:rPr>
          <w:rFonts w:eastAsiaTheme="minorHAnsi"/>
          <w:lang w:val="en-US"/>
        </w:rPr>
        <w:t xml:space="preserve">(Scott, Mitchell &amp; Evans 1996; McCue 2010; </w:t>
      </w:r>
      <w:proofErr w:type="spellStart"/>
      <w:r>
        <w:rPr>
          <w:rFonts w:eastAsiaTheme="minorHAnsi"/>
          <w:lang w:val="en-US"/>
        </w:rPr>
        <w:t>Dupoué</w:t>
      </w:r>
      <w:proofErr w:type="spellEnd"/>
      <w:r>
        <w:rPr>
          <w:rFonts w:eastAsiaTheme="minorHAnsi"/>
          <w:lang w:val="en-US"/>
        </w:rPr>
        <w:t xml:space="preserve">, </w:t>
      </w:r>
      <w:proofErr w:type="spellStart"/>
      <w:r>
        <w:rPr>
          <w:rFonts w:eastAsiaTheme="minorHAnsi"/>
          <w:lang w:val="en-US"/>
        </w:rPr>
        <w:t>Brischoux</w:t>
      </w:r>
      <w:proofErr w:type="spellEnd"/>
      <w:r>
        <w:rPr>
          <w:rFonts w:eastAsiaTheme="minorHAnsi"/>
          <w:lang w:val="en-US"/>
        </w:rPr>
        <w:t xml:space="preserve">, </w:t>
      </w:r>
      <w:proofErr w:type="spellStart"/>
      <w:r>
        <w:rPr>
          <w:rFonts w:eastAsiaTheme="minorHAnsi"/>
          <w:lang w:val="en-US"/>
        </w:rPr>
        <w:t>Lourdais</w:t>
      </w:r>
      <w:proofErr w:type="spellEnd"/>
      <w:r>
        <w:rPr>
          <w:rFonts w:eastAsiaTheme="minorHAnsi"/>
          <w:lang w:val="en-US"/>
        </w:rPr>
        <w:t xml:space="preserve">, </w:t>
      </w:r>
      <w:proofErr w:type="spellStart"/>
      <w:r>
        <w:rPr>
          <w:rFonts w:eastAsiaTheme="minorHAnsi"/>
          <w:lang w:val="en-US"/>
        </w:rPr>
        <w:t>Angelier</w:t>
      </w:r>
      <w:proofErr w:type="spellEnd"/>
      <w:r>
        <w:rPr>
          <w:rFonts w:eastAsiaTheme="minorHAnsi"/>
          <w:lang w:val="en-US"/>
        </w:rPr>
        <w:t xml:space="preserve"> 2013</w:t>
      </w:r>
      <w:r>
        <w:rPr>
          <w:lang w:val="en-AU"/>
        </w:rPr>
        <w:t>). We show that</w:t>
      </w:r>
      <w:r w:rsidRPr="00DE4DD1">
        <w:rPr>
          <w:lang w:val="en-AU"/>
        </w:rPr>
        <w:t xml:space="preserve"> </w:t>
      </w:r>
      <w:r>
        <w:rPr>
          <w:lang w:val="en-AU"/>
        </w:rPr>
        <w:t xml:space="preserve">mass scaling exponents were generally estimated </w:t>
      </w:r>
      <w:r w:rsidR="00E17B36">
        <w:rPr>
          <w:lang w:val="en-AU"/>
        </w:rPr>
        <w:t xml:space="preserve">with improved precision and were </w:t>
      </w:r>
      <w:r>
        <w:rPr>
          <w:lang w:val="en-AU"/>
        </w:rPr>
        <w:t xml:space="preserve">slightly higher than 0.75, when accounting for within individual level </w:t>
      </w:r>
      <w:r w:rsidR="00AA6663">
        <w:rPr>
          <w:lang w:val="en-AU"/>
        </w:rPr>
        <w:t>effects. Our estimates were</w:t>
      </w:r>
      <w:r>
        <w:rPr>
          <w:lang w:val="en-AU"/>
        </w:rPr>
        <w:t xml:space="preserve"> more in line with </w:t>
      </w:r>
      <w:r w:rsidR="00AA6663">
        <w:rPr>
          <w:lang w:val="en-AU"/>
        </w:rPr>
        <w:t>mass-scaling exponents reported</w:t>
      </w:r>
      <w:r>
        <w:rPr>
          <w:lang w:val="en-AU"/>
        </w:rPr>
        <w:t xml:space="preserve"> from </w:t>
      </w:r>
      <w:r w:rsidR="00AA6663">
        <w:rPr>
          <w:lang w:val="en-AU"/>
        </w:rPr>
        <w:t xml:space="preserve">a </w:t>
      </w:r>
      <w:r>
        <w:rPr>
          <w:lang w:val="en-AU"/>
        </w:rPr>
        <w:t xml:space="preserve">phylogenetically informed analyses in </w:t>
      </w:r>
      <w:r w:rsidR="00AA6663">
        <w:rPr>
          <w:lang w:val="en-AU"/>
        </w:rPr>
        <w:t>s</w:t>
      </w:r>
      <w:r>
        <w:rPr>
          <w:lang w:val="en-AU"/>
        </w:rPr>
        <w:t>quamates</w:t>
      </w:r>
      <w:r w:rsidR="001A34D9">
        <w:rPr>
          <w:lang w:val="en-AU"/>
        </w:rPr>
        <w:t xml:space="preserve"> </w:t>
      </w:r>
      <w:r w:rsidR="001A34D9">
        <w:rPr>
          <w:rFonts w:eastAsiaTheme="minorHAnsi"/>
          <w:lang w:val="en-US"/>
        </w:rPr>
        <w:t>{Uyeda:2017jn}</w:t>
      </w:r>
      <w:r>
        <w:rPr>
          <w:lang w:val="en-AU"/>
        </w:rPr>
        <w:t xml:space="preserve">. This has important implications for current </w:t>
      </w:r>
      <w:r>
        <w:rPr>
          <w:lang w:val="en-AU"/>
        </w:rPr>
        <w:lastRenderedPageBreak/>
        <w:t xml:space="preserve">designs of metabolic scaling studies as </w:t>
      </w:r>
      <w:r w:rsidR="00AA6663">
        <w:rPr>
          <w:lang w:val="en-AU"/>
        </w:rPr>
        <w:t xml:space="preserve">SMR </w:t>
      </w:r>
      <w:r>
        <w:rPr>
          <w:lang w:val="en-AU"/>
        </w:rPr>
        <w:t xml:space="preserve">and body mass tend to only be measured once, making them sensitive to sampling error and within-individual ‘noise’. Moreover, predictive models that make use of </w:t>
      </w:r>
      <w:r w:rsidR="00AA6663">
        <w:rPr>
          <w:lang w:val="en-AU"/>
        </w:rPr>
        <w:t>metabolic</w:t>
      </w:r>
      <w:r>
        <w:rPr>
          <w:lang w:val="en-AU"/>
        </w:rPr>
        <w:t xml:space="preserve"> scaling should be more aware of the different sources of variation when trying to extrapolate individual level processes to </w:t>
      </w:r>
      <w:r w:rsidR="00AA6663">
        <w:rPr>
          <w:lang w:val="en-AU"/>
        </w:rPr>
        <w:t>higher levels of biological organisation</w:t>
      </w:r>
      <w:r>
        <w:rPr>
          <w:lang w:val="en-AU"/>
        </w:rPr>
        <w:t xml:space="preserve">. Future work is needed to investigate the degree to which </w:t>
      </w:r>
      <w:r w:rsidR="00AA6663">
        <w:rPr>
          <w:lang w:val="en-AU"/>
        </w:rPr>
        <w:t xml:space="preserve">intra-individual </w:t>
      </w:r>
      <w:r>
        <w:rPr>
          <w:lang w:val="en-AU"/>
        </w:rPr>
        <w:t xml:space="preserve">variance in </w:t>
      </w:r>
      <w:r w:rsidR="00AA6663">
        <w:rPr>
          <w:lang w:val="en-AU"/>
        </w:rPr>
        <w:t xml:space="preserve">SMR </w:t>
      </w:r>
      <w:r>
        <w:rPr>
          <w:lang w:val="en-AU"/>
        </w:rPr>
        <w:t xml:space="preserve">and body mass impact scaling exponents as this has largely been neglected and yet may help elucidate why mass scaling exponents are variable at higher levels of biological organisation (Glazier, 2005).  </w:t>
      </w:r>
    </w:p>
    <w:p w14:paraId="567002F3" w14:textId="77777777" w:rsidR="007E7801" w:rsidRPr="003D589E" w:rsidRDefault="007E7801" w:rsidP="00E10A14">
      <w:pPr>
        <w:spacing w:line="480" w:lineRule="auto"/>
        <w:rPr>
          <w:lang w:val="en-AU"/>
        </w:rPr>
      </w:pPr>
    </w:p>
    <w:p w14:paraId="3717A243" w14:textId="75289456" w:rsidR="000A69AC" w:rsidRDefault="00444B65" w:rsidP="001A34D9">
      <w:pPr>
        <w:spacing w:line="480" w:lineRule="auto"/>
        <w:rPr>
          <w:rFonts w:eastAsiaTheme="minorHAnsi"/>
          <w:lang w:val="en-US"/>
        </w:rPr>
      </w:pPr>
      <w:r>
        <w:rPr>
          <w:lang w:val="en-AU"/>
        </w:rPr>
        <w:t xml:space="preserve">Our results are </w:t>
      </w:r>
      <w:r w:rsidR="00DE3228">
        <w:rPr>
          <w:lang w:val="en-AU"/>
        </w:rPr>
        <w:t>in</w:t>
      </w:r>
      <w:r>
        <w:rPr>
          <w:lang w:val="en-AU"/>
        </w:rPr>
        <w:t>consistent with the growing number of studies that show temperature</w:t>
      </w:r>
      <w:r w:rsidR="00D72967">
        <w:rPr>
          <w:lang w:val="en-AU"/>
        </w:rPr>
        <w:t xml:space="preserve"> dependence of </w:t>
      </w:r>
      <w:r>
        <w:rPr>
          <w:lang w:val="en-AU"/>
        </w:rPr>
        <w:t>mass</w:t>
      </w:r>
      <w:r w:rsidR="00365AC2">
        <w:rPr>
          <w:lang w:val="en-AU"/>
        </w:rPr>
        <w:t xml:space="preserve"> </w:t>
      </w:r>
      <w:r>
        <w:rPr>
          <w:lang w:val="en-AU"/>
        </w:rPr>
        <w:t>scaling exponents</w:t>
      </w:r>
      <w:r w:rsidR="00202DC5">
        <w:rPr>
          <w:lang w:val="en-AU"/>
        </w:rPr>
        <w:t xml:space="preserve"> </w:t>
      </w:r>
      <w:r w:rsidR="00312A70">
        <w:rPr>
          <w:lang w:val="en-AU"/>
        </w:rPr>
        <w:t xml:space="preserve">even when accounting for known </w:t>
      </w:r>
      <w:r w:rsidR="00616CC4">
        <w:rPr>
          <w:lang w:val="en-AU"/>
        </w:rPr>
        <w:t xml:space="preserve">mass </w:t>
      </w:r>
      <w:r w:rsidR="00312A70">
        <w:rPr>
          <w:lang w:val="en-AU"/>
        </w:rPr>
        <w:t xml:space="preserve">changes at the within-individual level </w:t>
      </w:r>
      <w:r w:rsidR="006D3483">
        <w:rPr>
          <w:rFonts w:eastAsiaTheme="minorHAnsi"/>
          <w:lang w:val="en-US"/>
        </w:rPr>
        <w:fldChar w:fldCharType="begin" w:fldLock="1"/>
      </w:r>
      <w:r w:rsidR="00BE4BA4">
        <w:rPr>
          <w:rFonts w:eastAsiaTheme="minorHAnsi"/>
          <w:lang w:val="en-US"/>
        </w:rPr>
        <w:instrText xml:space="preserve"> ADDIN PAPERS2_CITATIONS &lt;citation&gt;&lt;priority&gt;53&lt;/priority&gt;&lt;uuid&gt;B3A7FDDE-92CD-454E-90B6-B106446A0A68&lt;/uuid&gt;&lt;publications&gt;&lt;publication&gt;&lt;subtype&gt;400&lt;/subtype&gt;&lt;title&gt;The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AC6242">
        <w:rPr>
          <w:rFonts w:eastAsiaTheme="minorHAnsi"/>
          <w:lang w:val="en-US"/>
        </w:rPr>
        <w:t>{Killen:2010cw, Barneche:2016ke, Glazier:2005ei, Glazier:2015fr, Price:2012eg}</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fldLock="1"/>
      </w:r>
      <w:r w:rsidR="00BE4BA4">
        <w:rPr>
          <w:rFonts w:eastAsiaTheme="minorHAnsi"/>
          <w:lang w:val="en-US"/>
        </w:rPr>
        <w:instrText xml:space="preserve"> ADDIN PAPERS2_CITATIONS &lt;citation&gt;&lt;priority&gt;70&lt;/priority&gt;&lt;uuid&gt;B476B2C5-EDEB-46DE-A4D2-D4CE7FEC3146&lt;/uuid&gt;&lt;publications&gt;&lt;publication&gt;&lt;subtype&gt;400&lt;/subtype&gt;&lt;title&gt;The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AC6242">
        <w:rPr>
          <w:rFonts w:eastAsiaTheme="minorHAnsi"/>
          <w:lang w:val="en-US"/>
        </w:rPr>
        <w:t>{Killen:2010cw}</w:t>
      </w:r>
      <w:r w:rsidR="003F1CB2">
        <w:rPr>
          <w:rFonts w:eastAsiaTheme="minorHAnsi"/>
          <w:lang w:val="en-US"/>
        </w:rPr>
        <w:fldChar w:fldCharType="end"/>
      </w:r>
      <w:r w:rsidR="004B197F">
        <w:rPr>
          <w:lang w:val="en-AU"/>
        </w:rPr>
        <w:t xml:space="preserve">). </w:t>
      </w:r>
      <w:r w:rsidR="00687FAF">
        <w:rPr>
          <w:lang w:val="en-AU"/>
        </w:rPr>
        <w:t xml:space="preserve">Disparity between our results and these studies may be due to the method with which we quantified </w:t>
      </w:r>
      <w:r w:rsidR="000A69AC">
        <w:rPr>
          <w:lang w:val="en-AU"/>
        </w:rPr>
        <w:t>mass</w:t>
      </w:r>
      <w:r w:rsidR="001122BD">
        <w:rPr>
          <w:lang w:val="en-AU"/>
        </w:rPr>
        <w:t xml:space="preserve"> </w:t>
      </w:r>
      <w:r w:rsidR="000A69AC">
        <w:rPr>
          <w:lang w:val="en-AU"/>
        </w:rPr>
        <w:t>scaling exponents</w:t>
      </w:r>
      <w:r w:rsidR="00687FAF">
        <w:rPr>
          <w:lang w:val="en-AU"/>
        </w:rPr>
        <w:t xml:space="preserve">. In our study, we sampled sexual mature adults repeatedly in order to estimate </w:t>
      </w:r>
      <w:r w:rsidR="00D86B18">
        <w:rPr>
          <w:lang w:val="en-AU"/>
        </w:rPr>
        <w:t xml:space="preserve">a static </w:t>
      </w:r>
      <w:r w:rsidR="00687FAF">
        <w:rPr>
          <w:lang w:val="en-AU"/>
        </w:rPr>
        <w:t>mass</w:t>
      </w:r>
      <w:r w:rsidR="001122BD">
        <w:rPr>
          <w:lang w:val="en-AU"/>
        </w:rPr>
        <w:t xml:space="preserve"> </w:t>
      </w:r>
      <w:r w:rsidR="00687FAF">
        <w:rPr>
          <w:lang w:val="en-AU"/>
        </w:rPr>
        <w:t>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fldLock="1"/>
      </w:r>
      <w:r w:rsidR="00BE4BA4">
        <w:rPr>
          <w:rFonts w:eastAsiaTheme="minorHAnsi"/>
          <w:lang w:val="en-US"/>
        </w:rPr>
        <w:instrText xml:space="preserve"> ADDIN PAPERS2_CITATIONS &lt;citation&gt;&lt;priority&gt;71&lt;/priority&gt;&lt;uuid&gt;95EBF644-E946-4388-958A-2A587E8E5C53&lt;/uuid&gt;&lt;publications&gt;&lt;publication&gt;&lt;subtype&gt;400&lt;/subtype&gt;&lt;title&gt;Ontogenetic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AC6242">
        <w:rPr>
          <w:rFonts w:eastAsiaTheme="minorHAnsi"/>
          <w:lang w:val="en-US"/>
        </w:rPr>
        <w:t>{Glazier:2009bu}</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w:t>
      </w:r>
      <w:r w:rsidR="001122BD">
        <w:rPr>
          <w:lang w:val="en-AU"/>
        </w:rPr>
        <w:t xml:space="preserve"> </w:t>
      </w:r>
      <w:r w:rsidR="00687FAF">
        <w:rPr>
          <w:lang w:val="en-AU"/>
        </w:rPr>
        <w:t>scaling exponents</w:t>
      </w:r>
      <w:r w:rsidR="003F1CB2">
        <w:rPr>
          <w:lang w:val="en-AU"/>
        </w:rPr>
        <w:t xml:space="preserve"> </w:t>
      </w:r>
      <w:r w:rsidR="003F1CB2">
        <w:rPr>
          <w:rFonts w:eastAsiaTheme="minorHAnsi"/>
          <w:lang w:val="en-US"/>
        </w:rPr>
        <w:fldChar w:fldCharType="begin" w:fldLock="1"/>
      </w:r>
      <w:r w:rsidR="00BE4BA4">
        <w:rPr>
          <w:rFonts w:eastAsiaTheme="minorHAnsi"/>
          <w:lang w:val="en-US"/>
        </w:rPr>
        <w:instrText xml:space="preserve"> ADDIN PAPERS2_CITATIONS &lt;citation&gt;&lt;priority&gt;72&lt;/priority&gt;&lt;uuid&gt;8A38E3B0-D1AA-4AE2-8362-6C281FCEBF57&lt;/uuid&gt;&lt;publications&gt;&lt;publication&gt;&lt;subtype&gt;400&lt;/subtype&gt;&lt;title&gt;The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AC6242">
        <w:rPr>
          <w:rFonts w:eastAsiaTheme="minorHAnsi"/>
          <w:lang w:val="en-US"/>
        </w:rPr>
        <w:t>{Barneche:2018ij, Hirst:2014hy}</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commentRangeStart w:id="47"/>
      <w:commentRangeStart w:id="48"/>
      <w:r w:rsidR="00217633">
        <w:rPr>
          <w:lang w:val="en-AU"/>
        </w:rPr>
        <w:t xml:space="preserve">development </w:t>
      </w:r>
      <w:r w:rsidR="002A594C">
        <w:rPr>
          <w:lang w:val="en-AU"/>
        </w:rPr>
        <w:t xml:space="preserve">(passing through life stages) </w:t>
      </w:r>
      <w:r w:rsidR="00217633">
        <w:rPr>
          <w:lang w:val="en-AU"/>
        </w:rPr>
        <w:t xml:space="preserve">shows stronger temperature dependence than growth </w:t>
      </w:r>
      <w:commentRangeEnd w:id="47"/>
      <w:r w:rsidR="00FD7A6C">
        <w:rPr>
          <w:rStyle w:val="CommentReference"/>
          <w:rFonts w:eastAsiaTheme="minorEastAsia" w:cstheme="minorBidi"/>
          <w:lang w:val="en-AU"/>
        </w:rPr>
        <w:commentReference w:id="47"/>
      </w:r>
      <w:commentRangeEnd w:id="48"/>
      <w:r w:rsidR="001A34D9">
        <w:rPr>
          <w:rStyle w:val="CommentReference"/>
          <w:rFonts w:eastAsiaTheme="minorEastAsia" w:cstheme="minorBidi"/>
          <w:lang w:val="en-AU"/>
        </w:rPr>
        <w:commentReference w:id="48"/>
      </w:r>
      <w:r w:rsidR="00217633">
        <w:rPr>
          <w:lang w:val="en-AU"/>
        </w:rPr>
        <w:t>(increase in mass</w:t>
      </w:r>
      <w:r w:rsidR="002A594C">
        <w:rPr>
          <w:lang w:val="en-AU"/>
        </w:rPr>
        <w:t>)</w:t>
      </w:r>
      <w:r w:rsidR="00D70344">
        <w:rPr>
          <w:lang w:val="en-AU"/>
        </w:rPr>
        <w:t xml:space="preserve"> </w:t>
      </w:r>
      <w:r w:rsidR="004F268B">
        <w:rPr>
          <w:rFonts w:eastAsiaTheme="minorHAnsi"/>
          <w:lang w:val="en-US"/>
        </w:rPr>
        <w:fldChar w:fldCharType="begin" w:fldLock="1"/>
      </w:r>
      <w:r w:rsidR="00BE4BA4">
        <w:rPr>
          <w:rFonts w:eastAsiaTheme="minorHAnsi"/>
          <w:lang w:val="en-US"/>
        </w:rPr>
        <w:instrText xml:space="preserve"> ADDIN PAPERS2_CITATIONS &lt;citation&gt;&lt;priority&gt;73&lt;/priority&gt;&lt;uuid&gt;1CEC4EBA-A1B1-4F26-9023-94680A75DAA9&lt;/uuid&gt;&lt;publications&gt;&lt;publication&gt;&lt;subtype&gt;400&lt;/subtype&gt;&lt;title&gt;Growth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AC6242">
        <w:rPr>
          <w:rFonts w:eastAsiaTheme="minorHAnsi"/>
          <w:lang w:val="en-US"/>
        </w:rPr>
        <w:t>{Forster:2011jt}</w:t>
      </w:r>
      <w:r w:rsidR="004F268B">
        <w:rPr>
          <w:rFonts w:eastAsiaTheme="minorHAnsi"/>
          <w:lang w:val="en-US"/>
        </w:rPr>
        <w:fldChar w:fldCharType="end"/>
      </w:r>
      <w:r w:rsidR="00217633">
        <w:rPr>
          <w:rFonts w:eastAsiaTheme="minorHAnsi"/>
          <w:lang w:val="en-US"/>
        </w:rPr>
        <w:t xml:space="preserve">. </w:t>
      </w:r>
    </w:p>
    <w:p w14:paraId="2065BD5A" w14:textId="77777777" w:rsidR="008A25FA" w:rsidRDefault="008A25FA" w:rsidP="00E10A14">
      <w:pPr>
        <w:spacing w:line="480" w:lineRule="auto"/>
        <w:rPr>
          <w:lang w:val="en-AU"/>
        </w:rPr>
      </w:pPr>
    </w:p>
    <w:p w14:paraId="1FB7831E" w14:textId="345DEBC9" w:rsidR="00DB5542" w:rsidRPr="00DB5542" w:rsidRDefault="00D24BC6" w:rsidP="00E10A14">
      <w:pPr>
        <w:pStyle w:val="Heading1"/>
        <w:spacing w:line="480" w:lineRule="auto"/>
        <w:rPr>
          <w:lang w:val="en-AU"/>
        </w:rPr>
      </w:pPr>
      <w:r>
        <w:rPr>
          <w:lang w:val="en-AU"/>
        </w:rPr>
        <w:lastRenderedPageBreak/>
        <w:t>Conclusion</w:t>
      </w:r>
    </w:p>
    <w:p w14:paraId="6A12FBEE" w14:textId="1FF32D6F" w:rsidR="00575A6F" w:rsidRPr="00575A6F" w:rsidRDefault="002A594C" w:rsidP="00E10A14">
      <w:pPr>
        <w:pStyle w:val="Thesisnormal"/>
        <w:spacing w:line="480" w:lineRule="auto"/>
      </w:pPr>
      <w:r>
        <w:t xml:space="preserve">From our study, it is apparent that metabolic thermal plasticity is indeed repeatable over ecologically relevant time scales and could be subjected to natural selection to shape population reaction norms in the face of a warming climate. Given that within-individual variance declined with increasing temperatures, this may allow selection to operate more efficiently at higher temperatures. Our results show that metabolic reaction norms may not be strictly linear and may even have the capacity to evolve more malleable forms, however this was dependent on what statistical approach we used. </w:t>
      </w:r>
      <w:r w:rsidR="00837452">
        <w:t xml:space="preserve">Our study </w:t>
      </w:r>
      <w:r w:rsidR="007E7801">
        <w:t xml:space="preserve">highlights </w:t>
      </w:r>
      <w:r w:rsidR="00575A6F">
        <w:t xml:space="preserve">the importance of considering </w:t>
      </w:r>
      <w:r w:rsidR="00725AD1">
        <w:t xml:space="preserve">individual variation in metabolic </w:t>
      </w:r>
      <w:r>
        <w:t xml:space="preserve">thermal </w:t>
      </w:r>
      <w:r w:rsidR="00D7100A">
        <w:t xml:space="preserve">plasticity </w:t>
      </w:r>
      <w:r>
        <w:t>and how it may affect mass-scaling</w:t>
      </w:r>
      <w:r w:rsidR="008A237C">
        <w:t xml:space="preserve">. </w:t>
      </w:r>
      <w:r w:rsidR="0012242A">
        <w:t>Individual v</w:t>
      </w:r>
      <w:r w:rsidR="002B458E">
        <w:t xml:space="preserve">ariation </w:t>
      </w:r>
      <w:r w:rsidR="0012242A">
        <w:t xml:space="preserve">(among and within) </w:t>
      </w:r>
      <w:r w:rsidR="002B458E">
        <w:t>in m</w:t>
      </w:r>
      <w:r w:rsidR="00F41F4F">
        <w:t>etabolic rate and body mas</w:t>
      </w:r>
      <w:r w:rsidR="009A47F2">
        <w:t>s</w:t>
      </w:r>
      <w:r w:rsidR="00F41F4F">
        <w:t xml:space="preserve"> </w:t>
      </w:r>
      <w:r w:rsidR="0012242A">
        <w:t xml:space="preserve">can impact estimates of </w:t>
      </w:r>
      <w:r>
        <w:t>population mass-scaling exponents</w:t>
      </w:r>
      <w:r w:rsidR="0012242A">
        <w:t xml:space="preserve">. If multi-level variation is not corrected </w:t>
      </w:r>
      <w:proofErr w:type="gramStart"/>
      <w:r w:rsidR="0012242A">
        <w:t xml:space="preserve">for, </w:t>
      </w:r>
      <w:r w:rsidR="00C80F60">
        <w:t xml:space="preserve"> </w:t>
      </w:r>
      <w:r w:rsidR="0012242A">
        <w:t>population</w:t>
      </w:r>
      <w:proofErr w:type="gramEnd"/>
      <w:r w:rsidR="0012242A">
        <w:t xml:space="preserve"> mass-scaling exponents</w:t>
      </w:r>
      <w:r w:rsidR="0012242A">
        <w:t xml:space="preserve"> </w:t>
      </w:r>
      <w:r w:rsidR="00C80F60">
        <w:t xml:space="preserve">may be </w:t>
      </w:r>
      <w:r w:rsidR="0012242A">
        <w:t>composite</w:t>
      </w:r>
      <w:r>
        <w:t xml:space="preserve"> </w:t>
      </w:r>
      <w:r w:rsidR="0091381A">
        <w:t>of among-</w:t>
      </w:r>
      <w:r w:rsidR="007C76EB">
        <w:t xml:space="preserve"> </w:t>
      </w:r>
      <w:r w:rsidR="0091381A">
        <w:t>and within individual effects. This can</w:t>
      </w:r>
      <w:r w:rsidR="00B25707">
        <w:t xml:space="preserve"> </w:t>
      </w:r>
      <w:r w:rsidR="00D951D6">
        <w:t>lead to ‘hasty generalisations’, particularly in</w:t>
      </w:r>
      <w:r w:rsidR="001D6106">
        <w:t xml:space="preserve"> </w:t>
      </w:r>
      <w:r w:rsidR="0091381A">
        <w:t xml:space="preserve">theoretical models that utilise </w:t>
      </w:r>
      <w:r w:rsidR="00F41F4F">
        <w:t>mass</w:t>
      </w:r>
      <w:r>
        <w:t>-</w:t>
      </w:r>
      <w:r w:rsidR="0091381A">
        <w:t>scaling</w:t>
      </w:r>
      <w:r w:rsidR="001D6106">
        <w:t xml:space="preserve">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t>O</w:t>
      </w:r>
      <w:r w:rsidR="00A03F64">
        <w:t xml:space="preserve">ur </w:t>
      </w:r>
      <w:r w:rsidR="00725AD1">
        <w:t>goal</w:t>
      </w:r>
      <w:r w:rsidR="00A03F64">
        <w:t xml:space="preserve"> is to illustrate how differences in assumptions </w:t>
      </w:r>
      <w:r w:rsidR="00AB7D25">
        <w:t>between the</w:t>
      </w:r>
      <w:r w:rsidR="00A03F64">
        <w:t xml:space="preserve"> function-valued and character-state approach can influence the </w:t>
      </w:r>
      <w:r>
        <w:t xml:space="preserve">evolutionary </w:t>
      </w:r>
      <w:r w:rsidR="00A03F64">
        <w:t xml:space="preserve">inferences we draw from them. </w:t>
      </w:r>
      <w:r w:rsidR="00D17FE6">
        <w:t>The implications of such methodical differences for experimental evolution and m</w:t>
      </w:r>
      <w:r w:rsidR="00AB7D25">
        <w:t xml:space="preserve">olecular studies elucidating the </w:t>
      </w:r>
      <w:r w:rsidR="00D17FE6">
        <w:t xml:space="preserve">mechanisms </w:t>
      </w:r>
      <w:r w:rsidR="00AB7D25">
        <w:t>of metabolic plasticity</w:t>
      </w:r>
      <w:r w:rsidR="0014710B">
        <w:t xml:space="preserve"> </w:t>
      </w:r>
      <w:r w:rsidR="00D17FE6">
        <w:t xml:space="preserve">would be an illuminating avenue to pursue. </w:t>
      </w:r>
    </w:p>
    <w:p w14:paraId="66B0867B" w14:textId="65A3D85D" w:rsidR="00EF339B" w:rsidRDefault="00EF339B" w:rsidP="00E10A14">
      <w:pPr>
        <w:pStyle w:val="Heading1"/>
        <w:spacing w:line="480" w:lineRule="auto"/>
        <w:rPr>
          <w:lang w:val="en-AU"/>
        </w:rPr>
      </w:pPr>
      <w:r>
        <w:rPr>
          <w:lang w:val="en-AU"/>
        </w:rPr>
        <w:t>Author contributions</w:t>
      </w:r>
    </w:p>
    <w:p w14:paraId="59B06105" w14:textId="277D9578" w:rsidR="00F47C4E" w:rsidRPr="00F47C4E" w:rsidRDefault="00F00D9A" w:rsidP="00E10A14">
      <w:pPr>
        <w:spacing w:line="480" w:lineRule="auto"/>
        <w:rPr>
          <w:lang w:val="en-AU"/>
        </w:rPr>
      </w:pPr>
      <w:r>
        <w:rPr>
          <w:lang w:val="en-AU"/>
        </w:rPr>
        <w:t>All authors</w:t>
      </w:r>
      <w:r w:rsidR="00F47C4E">
        <w:rPr>
          <w:lang w:val="en-AU"/>
        </w:rPr>
        <w:t xml:space="preserve"> conceived the ideas and designed the study; FK and CF collected the data; FK, DN, SN analysed the data;</w:t>
      </w:r>
      <w:r w:rsidR="00745EF8">
        <w:rPr>
          <w:lang w:val="en-AU"/>
        </w:rPr>
        <w:t xml:space="preserve"> </w:t>
      </w:r>
      <w:commentRangeStart w:id="49"/>
      <w:commentRangeStart w:id="50"/>
      <w:r w:rsidR="00745EF8">
        <w:rPr>
          <w:lang w:val="en-AU"/>
        </w:rPr>
        <w:t xml:space="preserve">FK wrote the first draft </w:t>
      </w:r>
      <w:commentRangeEnd w:id="49"/>
      <w:r w:rsidR="00745EF8">
        <w:rPr>
          <w:rStyle w:val="CommentReference"/>
          <w:rFonts w:eastAsiaTheme="minorEastAsia" w:cstheme="minorBidi"/>
          <w:lang w:val="en-AU"/>
        </w:rPr>
        <w:commentReference w:id="49"/>
      </w:r>
      <w:commentRangeEnd w:id="50"/>
      <w:r w:rsidR="00081438">
        <w:rPr>
          <w:rStyle w:val="CommentReference"/>
          <w:rFonts w:eastAsiaTheme="minorEastAsia" w:cstheme="minorBidi"/>
          <w:lang w:val="en-AU"/>
        </w:rPr>
        <w:commentReference w:id="50"/>
      </w:r>
      <w:r w:rsidR="00745EF8">
        <w:rPr>
          <w:lang w:val="en-AU"/>
        </w:rPr>
        <w:t>and a</w:t>
      </w:r>
      <w:r w:rsidR="00F47C4E">
        <w:rPr>
          <w:lang w:val="en-AU"/>
        </w:rPr>
        <w:t>ll authors contributed to writing the manuscript</w:t>
      </w:r>
    </w:p>
    <w:p w14:paraId="54467CDE" w14:textId="472EBA5E" w:rsidR="0020537E" w:rsidRDefault="00D24BC6" w:rsidP="00E10A14">
      <w:pPr>
        <w:pStyle w:val="Heading1"/>
        <w:spacing w:line="480" w:lineRule="auto"/>
        <w:rPr>
          <w:lang w:val="en-AU"/>
        </w:rPr>
      </w:pPr>
      <w:r>
        <w:rPr>
          <w:lang w:val="en-AU"/>
        </w:rPr>
        <w:lastRenderedPageBreak/>
        <w:t>Acknowledgements</w:t>
      </w:r>
    </w:p>
    <w:p w14:paraId="09AEBEF4" w14:textId="6A1FB80E" w:rsidR="005636D4" w:rsidRPr="005636D4" w:rsidRDefault="00CF6F0E" w:rsidP="00E10A14">
      <w:pPr>
        <w:spacing w:line="48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sidR="00CE074E">
        <w:rPr>
          <w:lang w:val="en-AU"/>
        </w:rPr>
        <w:t xml:space="preserve"> and Rose O’Dea for her comments on an earlier draft of this manuscript.</w:t>
      </w:r>
    </w:p>
    <w:p w14:paraId="6242466F" w14:textId="3C913EB6" w:rsidR="00EF339B" w:rsidRDefault="00EF339B" w:rsidP="00E10A14">
      <w:pPr>
        <w:pStyle w:val="Heading1"/>
        <w:spacing w:line="480" w:lineRule="auto"/>
        <w:rPr>
          <w:lang w:val="en-AU"/>
        </w:rPr>
      </w:pPr>
      <w:r>
        <w:rPr>
          <w:lang w:val="en-AU"/>
        </w:rPr>
        <w:t>Data accessibility</w:t>
      </w:r>
    </w:p>
    <w:p w14:paraId="2B1FB265" w14:textId="18DBB109" w:rsidR="0068239D" w:rsidRPr="0068239D" w:rsidRDefault="0068239D" w:rsidP="00E10A14">
      <w:pPr>
        <w:spacing w:line="48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E10A14">
      <w:pPr>
        <w:pStyle w:val="Heading1"/>
        <w:spacing w:line="480" w:lineRule="auto"/>
        <w:rPr>
          <w:lang w:val="en-AU"/>
        </w:rPr>
      </w:pPr>
      <w:r>
        <w:rPr>
          <w:lang w:val="en-AU"/>
        </w:rPr>
        <w:t>References</w:t>
      </w:r>
    </w:p>
    <w:p w14:paraId="72EAE349"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7AF594C1" w:rsidR="002905E1" w:rsidRPr="002C1999"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w:t>
      </w:r>
      <w:r w:rsidRPr="002C1999">
        <w:rPr>
          <w:rFonts w:eastAsiaTheme="minorHAnsi"/>
          <w:lang w:val="en-US"/>
        </w:rPr>
        <w:t>1473.</w:t>
      </w:r>
    </w:p>
    <w:p w14:paraId="3A589EA2" w14:textId="31992D8C" w:rsidR="002C1999" w:rsidRPr="002C1999" w:rsidRDefault="002C1999"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2C1999">
        <w:rPr>
          <w:rFonts w:eastAsiaTheme="minorHAnsi"/>
          <w:lang w:val="en-US"/>
        </w:rPr>
        <w:t xml:space="preserve">Arnold, P. A., </w:t>
      </w:r>
      <w:proofErr w:type="spellStart"/>
      <w:r w:rsidRPr="002C1999">
        <w:rPr>
          <w:rFonts w:eastAsiaTheme="minorHAnsi"/>
          <w:lang w:val="en-US"/>
        </w:rPr>
        <w:t>Kruuk</w:t>
      </w:r>
      <w:proofErr w:type="spellEnd"/>
      <w:r w:rsidRPr="002C1999">
        <w:rPr>
          <w:rFonts w:eastAsiaTheme="minorHAnsi"/>
          <w:lang w:val="en-US"/>
        </w:rPr>
        <w:t xml:space="preserve">, L. E. B., &amp; Nicotra, A. B. (2019). How to </w:t>
      </w:r>
      <w:proofErr w:type="spellStart"/>
      <w:r w:rsidRPr="002C1999">
        <w:rPr>
          <w:rFonts w:eastAsiaTheme="minorHAnsi"/>
          <w:lang w:val="en-US"/>
        </w:rPr>
        <w:t>analyse</w:t>
      </w:r>
      <w:proofErr w:type="spellEnd"/>
      <w:r w:rsidRPr="002C1999">
        <w:rPr>
          <w:rFonts w:eastAsiaTheme="minorHAnsi"/>
          <w:lang w:val="en-US"/>
        </w:rPr>
        <w:t xml:space="preserve"> plant phenotypic plasticity in response to a changing climate. </w:t>
      </w:r>
      <w:r w:rsidRPr="002C1999">
        <w:rPr>
          <w:rFonts w:eastAsiaTheme="minorHAnsi"/>
          <w:i/>
          <w:iCs/>
          <w:lang w:val="en-US"/>
        </w:rPr>
        <w:t xml:space="preserve">New </w:t>
      </w:r>
      <w:proofErr w:type="spellStart"/>
      <w:r w:rsidRPr="002C1999">
        <w:rPr>
          <w:rFonts w:eastAsiaTheme="minorHAnsi"/>
          <w:i/>
          <w:iCs/>
          <w:lang w:val="en-US"/>
        </w:rPr>
        <w:t>Phytologist</w:t>
      </w:r>
      <w:proofErr w:type="spellEnd"/>
      <w:r w:rsidRPr="002C1999">
        <w:rPr>
          <w:rFonts w:eastAsiaTheme="minorHAnsi"/>
          <w:lang w:val="en-US"/>
        </w:rPr>
        <w:t xml:space="preserve">, 1–17. </w:t>
      </w:r>
    </w:p>
    <w:p w14:paraId="4E74863A" w14:textId="3A791745"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brms: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Careau</w:t>
      </w:r>
      <w:proofErr w:type="spellEnd"/>
      <w:r>
        <w:rPr>
          <w:rFonts w:eastAsiaTheme="minorHAnsi"/>
          <w:lang w:val="en-US"/>
        </w:rPr>
        <w:t xml:space="preserve">, V., Gifford, M.E. &amp; Biro, P.A. (2014b) Individual (co)variation in thermal reaction norms of standard and maximal metabolic rates in wild-caught slimy salamanders (ed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w:t>
      </w:r>
      <w:proofErr w:type="spellStart"/>
      <w:r>
        <w:rPr>
          <w:rFonts w:eastAsiaTheme="minorHAnsi"/>
          <w:lang w:val="en-US"/>
        </w:rPr>
        <w:t>behaviour</w:t>
      </w:r>
      <w:proofErr w:type="spellEnd"/>
      <w:r>
        <w:rPr>
          <w:rFonts w:eastAsiaTheme="minorHAnsi"/>
          <w:lang w:val="en-US"/>
        </w:rPr>
        <w:t xml:space="preserve">: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045B54B6"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w:t>
      </w:r>
      <w:proofErr w:type="spellStart"/>
      <w:r>
        <w:rPr>
          <w:rFonts w:eastAsiaTheme="minorHAnsi"/>
          <w:lang w:val="en-US"/>
        </w:rPr>
        <w:t>Behavioural</w:t>
      </w:r>
      <w:proofErr w:type="spellEnd"/>
      <w:r>
        <w:rPr>
          <w:rFonts w:eastAsiaTheme="minorHAnsi"/>
          <w:lang w:val="en-US"/>
        </w:rPr>
        <w:t xml:space="preserve">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1C943B2F" w14:textId="72D06F82" w:rsidR="00B857C9" w:rsidRPr="00B857C9" w:rsidRDefault="00B857C9"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2C1C11">
        <w:rPr>
          <w:rFonts w:eastAsiaTheme="minorHAnsi"/>
          <w:lang w:val="en-US"/>
        </w:rPr>
        <w:t>Dingemanse</w:t>
      </w:r>
      <w:proofErr w:type="spellEnd"/>
      <w:r w:rsidRPr="002C1C11">
        <w:rPr>
          <w:rFonts w:eastAsiaTheme="minorHAnsi"/>
          <w:lang w:val="en-US"/>
        </w:rPr>
        <w:t xml:space="preserve">, N. J., &amp; Wolf, M. (2013). Between-individual differences in </w:t>
      </w:r>
      <w:proofErr w:type="spellStart"/>
      <w:r w:rsidRPr="002C1C11">
        <w:rPr>
          <w:rFonts w:eastAsiaTheme="minorHAnsi"/>
          <w:lang w:val="en-US"/>
        </w:rPr>
        <w:t>behavioural</w:t>
      </w:r>
      <w:proofErr w:type="spellEnd"/>
      <w:r w:rsidRPr="002C1C11">
        <w:rPr>
          <w:rFonts w:eastAsiaTheme="minorHAnsi"/>
          <w:lang w:val="en-US"/>
        </w:rPr>
        <w:t xml:space="preserve"> plasticity within </w:t>
      </w:r>
      <w:proofErr w:type="gramStart"/>
      <w:r w:rsidRPr="002C1C11">
        <w:rPr>
          <w:rFonts w:eastAsiaTheme="minorHAnsi"/>
          <w:lang w:val="en-US"/>
        </w:rPr>
        <w:t>populations:</w:t>
      </w:r>
      <w:proofErr w:type="gramEnd"/>
      <w:r w:rsidRPr="002C1C11">
        <w:rPr>
          <w:rFonts w:eastAsiaTheme="minorHAnsi"/>
          <w:lang w:val="en-US"/>
        </w:rPr>
        <w:t xml:space="preserve"> causes and consequences. </w:t>
      </w:r>
      <w:r w:rsidRPr="002C1C11">
        <w:rPr>
          <w:rFonts w:eastAsiaTheme="minorHAnsi"/>
          <w:i/>
          <w:iCs/>
          <w:lang w:val="en-US"/>
        </w:rPr>
        <w:t xml:space="preserve">Animal </w:t>
      </w:r>
      <w:proofErr w:type="spellStart"/>
      <w:r w:rsidRPr="002C1C11">
        <w:rPr>
          <w:rFonts w:eastAsiaTheme="minorHAnsi"/>
          <w:i/>
          <w:iCs/>
          <w:lang w:val="en-US"/>
        </w:rPr>
        <w:t>Behaviour</w:t>
      </w:r>
      <w:proofErr w:type="spellEnd"/>
      <w:r w:rsidRPr="002C1C11">
        <w:rPr>
          <w:rFonts w:eastAsiaTheme="minorHAnsi"/>
          <w:lang w:val="en-US"/>
        </w:rPr>
        <w:t xml:space="preserve">, </w:t>
      </w:r>
      <w:r w:rsidRPr="002C1C11">
        <w:rPr>
          <w:rFonts w:eastAsiaTheme="minorHAnsi"/>
          <w:b/>
          <w:iCs/>
          <w:lang w:val="en-US"/>
        </w:rPr>
        <w:t>85</w:t>
      </w:r>
      <w:r w:rsidRPr="002C1C11">
        <w:rPr>
          <w:rFonts w:eastAsiaTheme="minorHAnsi"/>
          <w:lang w:val="en-US"/>
        </w:rPr>
        <w:t xml:space="preserve">, 1031–1039. </w:t>
      </w:r>
    </w:p>
    <w:p w14:paraId="2820F5EC" w14:textId="5ED205F4"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3D07A8E4" w14:textId="5532A074" w:rsidR="00D22E23" w:rsidRDefault="00D22E23"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2C1C11">
        <w:rPr>
          <w:rFonts w:eastAsiaTheme="minorHAnsi"/>
          <w:lang w:val="en-US"/>
        </w:rPr>
        <w:t>Dupou</w:t>
      </w:r>
      <w:r>
        <w:rPr>
          <w:rFonts w:eastAsiaTheme="minorHAnsi"/>
          <w:lang w:val="en-US"/>
        </w:rPr>
        <w:t>ué</w:t>
      </w:r>
      <w:proofErr w:type="spellEnd"/>
      <w:r w:rsidRPr="002C1C11">
        <w:rPr>
          <w:rFonts w:eastAsiaTheme="minorHAnsi"/>
          <w:lang w:val="en-US"/>
        </w:rPr>
        <w:t xml:space="preserve">, A. A., </w:t>
      </w:r>
      <w:proofErr w:type="spellStart"/>
      <w:r w:rsidRPr="002C1C11">
        <w:rPr>
          <w:rFonts w:eastAsiaTheme="minorHAnsi"/>
          <w:lang w:val="en-US"/>
        </w:rPr>
        <w:t>Brischoux</w:t>
      </w:r>
      <w:proofErr w:type="spellEnd"/>
      <w:r w:rsidRPr="002C1C11">
        <w:rPr>
          <w:rFonts w:eastAsiaTheme="minorHAnsi"/>
          <w:lang w:val="en-US"/>
        </w:rPr>
        <w:t xml:space="preserve">, F., </w:t>
      </w:r>
      <w:proofErr w:type="spellStart"/>
      <w:r w:rsidRPr="002C1C11">
        <w:rPr>
          <w:rFonts w:eastAsiaTheme="minorHAnsi"/>
          <w:lang w:val="en-US"/>
        </w:rPr>
        <w:t>Lourdais</w:t>
      </w:r>
      <w:proofErr w:type="spellEnd"/>
      <w:r w:rsidRPr="002C1C11">
        <w:rPr>
          <w:rFonts w:eastAsiaTheme="minorHAnsi"/>
          <w:lang w:val="en-US"/>
        </w:rPr>
        <w:t xml:space="preserve">, O., &amp; </w:t>
      </w:r>
      <w:proofErr w:type="spellStart"/>
      <w:r w:rsidRPr="002C1C11">
        <w:rPr>
          <w:rFonts w:eastAsiaTheme="minorHAnsi"/>
          <w:lang w:val="en-US"/>
        </w:rPr>
        <w:t>Angelier</w:t>
      </w:r>
      <w:proofErr w:type="spellEnd"/>
      <w:r w:rsidRPr="002C1C11">
        <w:rPr>
          <w:rFonts w:eastAsiaTheme="minorHAnsi"/>
          <w:lang w:val="en-US"/>
        </w:rPr>
        <w:t>, F. (2013). Influence of temperature on the corticosterone stress</w:t>
      </w:r>
      <w:r>
        <w:rPr>
          <w:rFonts w:eastAsiaTheme="minorHAnsi"/>
          <w:lang w:val="en-US"/>
        </w:rPr>
        <w:t>-</w:t>
      </w:r>
      <w:r w:rsidRPr="002C1C11">
        <w:rPr>
          <w:rFonts w:eastAsiaTheme="minorHAnsi"/>
          <w:lang w:val="en-US"/>
        </w:rPr>
        <w:t>response: An experiment in the Children</w:t>
      </w:r>
      <w:r>
        <w:rPr>
          <w:rFonts w:eastAsiaTheme="minorHAnsi"/>
          <w:lang w:val="en-US"/>
        </w:rPr>
        <w:t>’</w:t>
      </w:r>
      <w:r w:rsidRPr="002C1C11">
        <w:rPr>
          <w:rFonts w:eastAsiaTheme="minorHAnsi"/>
          <w:lang w:val="en-US"/>
        </w:rPr>
        <w:t>s python (</w:t>
      </w:r>
      <w:proofErr w:type="spellStart"/>
      <w:r w:rsidRPr="002C1C11">
        <w:rPr>
          <w:rFonts w:eastAsiaTheme="minorHAnsi"/>
          <w:i/>
          <w:lang w:val="en-US"/>
        </w:rPr>
        <w:t>Antaresia</w:t>
      </w:r>
      <w:proofErr w:type="spellEnd"/>
      <w:r w:rsidRPr="002C1C11">
        <w:rPr>
          <w:rFonts w:eastAsiaTheme="minorHAnsi"/>
          <w:i/>
          <w:lang w:val="en-US"/>
        </w:rPr>
        <w:t xml:space="preserve"> </w:t>
      </w:r>
      <w:proofErr w:type="spellStart"/>
      <w:r w:rsidRPr="002C1C11">
        <w:rPr>
          <w:rFonts w:eastAsiaTheme="minorHAnsi"/>
          <w:i/>
          <w:lang w:val="en-US"/>
        </w:rPr>
        <w:t>childreni</w:t>
      </w:r>
      <w:proofErr w:type="spellEnd"/>
      <w:r w:rsidRPr="002C1C11">
        <w:rPr>
          <w:rFonts w:eastAsiaTheme="minorHAnsi"/>
          <w:lang w:val="en-US"/>
        </w:rPr>
        <w:t xml:space="preserve">). </w:t>
      </w:r>
      <w:r w:rsidRPr="002C1C11">
        <w:rPr>
          <w:rFonts w:eastAsiaTheme="minorHAnsi"/>
          <w:i/>
          <w:iCs/>
          <w:lang w:val="en-US"/>
        </w:rPr>
        <w:t>General and Comparative Endocrinology</w:t>
      </w:r>
      <w:r w:rsidRPr="002C1C11">
        <w:rPr>
          <w:rFonts w:eastAsiaTheme="minorHAnsi"/>
          <w:lang w:val="en-US"/>
        </w:rPr>
        <w:t xml:space="preserve">, </w:t>
      </w:r>
      <w:r w:rsidRPr="002C1C11">
        <w:rPr>
          <w:rFonts w:eastAsiaTheme="minorHAnsi"/>
          <w:b/>
          <w:iCs/>
          <w:lang w:val="en-US"/>
        </w:rPr>
        <w:t>193</w:t>
      </w:r>
      <w:r w:rsidRPr="002C1C11">
        <w:rPr>
          <w:rFonts w:eastAsiaTheme="minorHAnsi"/>
          <w:lang w:val="en-US"/>
        </w:rPr>
        <w:t xml:space="preserve">, 178–184. </w:t>
      </w:r>
    </w:p>
    <w:p w14:paraId="13872A44"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25E2A11A"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Hirst, A.G., Glazier, D.S. &amp; Atkinson, D. (2014) Body shape shifting during growth permits tests that distinguish between competing geometric theories of metabolic scaling (ed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7B5F211C" w14:textId="4EB7E6F4"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7E23DD07"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McCulloh,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686933BD"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27F418F7"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w:t>
      </w:r>
      <w:proofErr w:type="gramStart"/>
      <w:r>
        <w:rPr>
          <w:rFonts w:eastAsiaTheme="minorHAnsi"/>
          <w:lang w:val="en-US"/>
        </w:rPr>
        <w:t>surviving:</w:t>
      </w:r>
      <w:proofErr w:type="gramEnd"/>
      <w:r>
        <w:rPr>
          <w:rFonts w:eastAsiaTheme="minorHAnsi"/>
          <w:lang w:val="en-US"/>
        </w:rPr>
        <w:t xml:space="preserve">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Schlichting,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White, C.R., Schimpf,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743E76B2" w14:textId="5508181B" w:rsidR="00404B1F" w:rsidRPr="004D2420" w:rsidRDefault="002905E1" w:rsidP="00E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Withers, P.C. (1992) </w:t>
      </w:r>
      <w:r>
        <w:rPr>
          <w:rFonts w:eastAsiaTheme="minorHAnsi"/>
          <w:i/>
          <w:iCs/>
          <w:lang w:val="en-US"/>
        </w:rPr>
        <w:t>Comparative Animal Physiology</w:t>
      </w:r>
      <w:r>
        <w:rPr>
          <w:rFonts w:eastAsiaTheme="minorHAnsi"/>
          <w:lang w:val="en-US"/>
        </w:rPr>
        <w:t>. Philadelphia: Saunders College Pub.</w:t>
      </w:r>
    </w:p>
    <w:p w14:paraId="5A7EBAA9" w14:textId="711A1132" w:rsidR="008A44AF" w:rsidRDefault="008A44AF" w:rsidP="00E10A14">
      <w:pPr>
        <w:spacing w:line="480" w:lineRule="auto"/>
        <w:rPr>
          <w:sz w:val="21"/>
          <w:lang w:val="en-AU"/>
        </w:rPr>
      </w:pPr>
    </w:p>
    <w:p w14:paraId="4B0028E5" w14:textId="77777777" w:rsidR="00273E45" w:rsidRDefault="00273E45" w:rsidP="00E10A14">
      <w:pPr>
        <w:spacing w:line="480" w:lineRule="auto"/>
        <w:rPr>
          <w:lang w:val="en-AU"/>
        </w:rPr>
        <w:sectPr w:rsidR="00273E45" w:rsidSect="002E3D38">
          <w:footerReference w:type="even" r:id="rId17"/>
          <w:footerReference w:type="default" r:id="rId1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E10A14">
      <w:pPr>
        <w:pStyle w:val="Heading1"/>
        <w:spacing w:line="480" w:lineRule="auto"/>
      </w:pPr>
      <w:r>
        <w:lastRenderedPageBreak/>
        <w:t>Tables</w:t>
      </w:r>
    </w:p>
    <w:p w14:paraId="521AB3FF" w14:textId="5ADDD472" w:rsidR="00273E45" w:rsidRDefault="00273E45" w:rsidP="00E10A14">
      <w:pPr>
        <w:spacing w:line="48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E10A14">
            <w:pPr>
              <w:spacing w:line="48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2C1C11">
        <w:trPr>
          <w:trHeight w:val="380"/>
        </w:trPr>
        <w:tc>
          <w:tcPr>
            <w:tcW w:w="2362" w:type="dxa"/>
            <w:tcBorders>
              <w:top w:val="single" w:sz="12" w:space="0" w:color="auto"/>
              <w:left w:val="nil"/>
              <w:right w:val="nil"/>
            </w:tcBorders>
            <w:shd w:val="clear" w:color="auto" w:fill="auto"/>
            <w:vAlign w:val="center"/>
            <w:hideMark/>
          </w:tcPr>
          <w:p w14:paraId="5860B593" w14:textId="77777777" w:rsidR="00A40017" w:rsidRPr="00A40017" w:rsidRDefault="00A40017" w:rsidP="00E10A14">
            <w:pPr>
              <w:spacing w:line="480" w:lineRule="auto"/>
              <w:rPr>
                <w:color w:val="000000"/>
              </w:rPr>
            </w:pPr>
          </w:p>
        </w:tc>
        <w:tc>
          <w:tcPr>
            <w:tcW w:w="3586" w:type="dxa"/>
            <w:gridSpan w:val="3"/>
            <w:tcBorders>
              <w:top w:val="single" w:sz="4" w:space="0" w:color="auto"/>
              <w:left w:val="nil"/>
              <w:right w:val="nil"/>
            </w:tcBorders>
            <w:shd w:val="clear" w:color="auto" w:fill="auto"/>
            <w:vAlign w:val="center"/>
            <w:hideMark/>
          </w:tcPr>
          <w:p w14:paraId="1122AB63" w14:textId="77777777" w:rsidR="00A40017" w:rsidRPr="00A40017" w:rsidRDefault="00A40017" w:rsidP="00E10A14">
            <w:pPr>
              <w:spacing w:line="48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right w:val="nil"/>
            </w:tcBorders>
            <w:shd w:val="clear" w:color="auto" w:fill="auto"/>
            <w:vAlign w:val="center"/>
            <w:hideMark/>
          </w:tcPr>
          <w:p w14:paraId="7A15A66A" w14:textId="77777777" w:rsidR="00A40017" w:rsidRPr="00A40017" w:rsidRDefault="00A40017" w:rsidP="00E10A14">
            <w:pPr>
              <w:spacing w:line="48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right w:val="nil"/>
            </w:tcBorders>
            <w:shd w:val="clear" w:color="auto" w:fill="auto"/>
            <w:vAlign w:val="center"/>
            <w:hideMark/>
          </w:tcPr>
          <w:p w14:paraId="2B9E2C37" w14:textId="77777777" w:rsidR="00A40017" w:rsidRPr="00A40017" w:rsidRDefault="00A40017" w:rsidP="00E10A14">
            <w:pPr>
              <w:spacing w:line="48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6C4B3833" w14:textId="77777777" w:rsidR="00A40017" w:rsidRPr="00A40017" w:rsidRDefault="00A40017" w:rsidP="00E10A14">
            <w:pPr>
              <w:spacing w:line="480" w:lineRule="auto"/>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1CB7FD08" w14:textId="77777777" w:rsidR="00A40017" w:rsidRPr="00A40017" w:rsidRDefault="00A40017" w:rsidP="00E10A14">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972E329" w14:textId="77777777" w:rsidR="00A40017" w:rsidRPr="00A40017" w:rsidRDefault="00A40017" w:rsidP="00E10A14">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27819222" w14:textId="77777777" w:rsidR="00A40017" w:rsidRPr="00A40017" w:rsidRDefault="00A40017" w:rsidP="00E10A14">
            <w:pPr>
              <w:spacing w:line="48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30CFEDF5" w14:textId="77777777" w:rsidR="00A40017" w:rsidRPr="00A40017" w:rsidRDefault="00A40017" w:rsidP="00E10A14">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33E88E0C" w14:textId="77777777" w:rsidR="00A40017" w:rsidRPr="00A40017" w:rsidRDefault="00A40017" w:rsidP="00E10A14">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7B9E251E" w14:textId="77777777" w:rsidR="00A40017" w:rsidRPr="00A40017" w:rsidRDefault="00A40017" w:rsidP="00E10A14">
            <w:pPr>
              <w:spacing w:line="48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7D02EA07" w14:textId="77777777" w:rsidR="00A40017" w:rsidRPr="00A40017" w:rsidRDefault="00A40017" w:rsidP="00E10A14">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3D911BD" w14:textId="77777777" w:rsidR="00A40017" w:rsidRPr="00A40017" w:rsidRDefault="00A40017" w:rsidP="00E10A14">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98A81F5" w14:textId="77777777" w:rsidR="00A40017" w:rsidRPr="00A40017" w:rsidRDefault="00A40017" w:rsidP="00E10A14">
            <w:pPr>
              <w:spacing w:line="480" w:lineRule="auto"/>
              <w:jc w:val="center"/>
              <w:rPr>
                <w:color w:val="000000"/>
              </w:rPr>
            </w:pPr>
            <w:r w:rsidRPr="00A40017">
              <w:rPr>
                <w:color w:val="000000"/>
              </w:rPr>
              <w:t>Upper</w:t>
            </w:r>
          </w:p>
        </w:tc>
      </w:tr>
      <w:tr w:rsidR="00A40017" w:rsidRPr="00A40017" w14:paraId="398FE0C6" w14:textId="77777777" w:rsidTr="002C1C11">
        <w:trPr>
          <w:trHeight w:val="320"/>
        </w:trPr>
        <w:tc>
          <w:tcPr>
            <w:tcW w:w="2362" w:type="dxa"/>
            <w:tcBorders>
              <w:top w:val="single" w:sz="4" w:space="0" w:color="auto"/>
              <w:left w:val="nil"/>
              <w:bottom w:val="nil"/>
              <w:right w:val="nil"/>
            </w:tcBorders>
            <w:shd w:val="clear" w:color="auto" w:fill="auto"/>
            <w:noWrap/>
            <w:vAlign w:val="bottom"/>
            <w:hideMark/>
          </w:tcPr>
          <w:p w14:paraId="3A928F34" w14:textId="77777777" w:rsidR="00A40017" w:rsidRPr="00A40017" w:rsidRDefault="00A40017" w:rsidP="00E10A14">
            <w:pPr>
              <w:spacing w:line="480" w:lineRule="auto"/>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238C927D" w14:textId="77777777" w:rsidR="00A40017" w:rsidRPr="00A40017" w:rsidRDefault="00A40017" w:rsidP="00E10A14">
            <w:pPr>
              <w:spacing w:line="480" w:lineRule="auto"/>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62DC871F" w14:textId="77777777" w:rsidR="00A40017" w:rsidRPr="00A40017" w:rsidRDefault="00A40017" w:rsidP="00E10A14">
            <w:pPr>
              <w:spacing w:line="480" w:lineRule="auto"/>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41389591" w14:textId="77777777" w:rsidR="00A40017" w:rsidRPr="00A40017" w:rsidRDefault="00A40017" w:rsidP="00E10A14">
            <w:pPr>
              <w:spacing w:line="480" w:lineRule="auto"/>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32CEA555" w14:textId="77777777" w:rsidR="00A40017" w:rsidRPr="00A40017" w:rsidRDefault="00A40017" w:rsidP="00E10A14">
            <w:pPr>
              <w:spacing w:line="480" w:lineRule="auto"/>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3CA9768F" w14:textId="77777777" w:rsidR="00A40017" w:rsidRPr="00A40017" w:rsidRDefault="00A40017" w:rsidP="00E10A14">
            <w:pPr>
              <w:spacing w:line="480" w:lineRule="auto"/>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4C362D21" w14:textId="77777777" w:rsidR="00A40017" w:rsidRPr="00A40017" w:rsidRDefault="00A40017" w:rsidP="00E10A14">
            <w:pPr>
              <w:spacing w:line="480" w:lineRule="auto"/>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556E3B61" w14:textId="77777777" w:rsidR="00A40017" w:rsidRPr="00A40017" w:rsidRDefault="00A40017" w:rsidP="00E10A14">
            <w:pPr>
              <w:spacing w:line="480" w:lineRule="auto"/>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00E8E3C4" w14:textId="77777777" w:rsidR="00A40017" w:rsidRPr="00A40017" w:rsidRDefault="00A40017" w:rsidP="00E10A14">
            <w:pPr>
              <w:spacing w:line="480" w:lineRule="auto"/>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1767C6C" w14:textId="77777777" w:rsidR="00A40017" w:rsidRPr="00A40017" w:rsidRDefault="00A40017" w:rsidP="00E10A14">
            <w:pPr>
              <w:spacing w:line="48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E10A14">
            <w:pPr>
              <w:spacing w:line="48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E10A14">
            <w:pPr>
              <w:spacing w:line="48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E10A14">
            <w:pPr>
              <w:spacing w:line="48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E10A14">
            <w:pPr>
              <w:spacing w:line="48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E10A14">
            <w:pPr>
              <w:spacing w:line="48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E10A14">
            <w:pPr>
              <w:spacing w:line="48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E10A14">
            <w:pPr>
              <w:spacing w:line="48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E10A14">
            <w:pPr>
              <w:spacing w:line="48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E10A14">
            <w:pPr>
              <w:spacing w:line="48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E10A14">
            <w:pPr>
              <w:spacing w:line="48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E10A14">
            <w:pPr>
              <w:spacing w:line="48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E10A14">
            <w:pPr>
              <w:spacing w:line="48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E10A14">
            <w:pPr>
              <w:spacing w:line="48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E10A14">
            <w:pPr>
              <w:spacing w:line="48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E10A14">
            <w:pPr>
              <w:spacing w:line="48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E10A14">
            <w:pPr>
              <w:spacing w:line="48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E10A14">
            <w:pPr>
              <w:spacing w:line="48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E10A14">
            <w:pPr>
              <w:spacing w:line="48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E10A14">
            <w:pPr>
              <w:spacing w:line="48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E10A14">
            <w:pPr>
              <w:spacing w:line="48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E10A14">
            <w:pPr>
              <w:spacing w:line="48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E10A14">
            <w:pPr>
              <w:spacing w:line="48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E10A14">
            <w:pPr>
              <w:spacing w:line="48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E10A14">
            <w:pPr>
              <w:spacing w:line="48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E10A14">
            <w:pPr>
              <w:spacing w:line="48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E10A14">
            <w:pPr>
              <w:spacing w:line="48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E10A14">
            <w:pPr>
              <w:spacing w:line="48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E10A14">
            <w:pPr>
              <w:spacing w:line="48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E10A14">
            <w:pPr>
              <w:spacing w:line="48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E10A14">
            <w:pPr>
              <w:spacing w:line="480" w:lineRule="auto"/>
              <w:jc w:val="center"/>
              <w:rPr>
                <w:color w:val="000000"/>
              </w:rPr>
            </w:pPr>
            <w:r w:rsidRPr="00A40017">
              <w:rPr>
                <w:color w:val="000000"/>
              </w:rPr>
              <w:t>0.28</w:t>
            </w:r>
          </w:p>
        </w:tc>
      </w:tr>
      <w:tr w:rsidR="00A40017" w:rsidRPr="00A40017" w14:paraId="4E7AD7E8" w14:textId="77777777" w:rsidTr="002C1C11">
        <w:trPr>
          <w:trHeight w:val="320"/>
        </w:trPr>
        <w:tc>
          <w:tcPr>
            <w:tcW w:w="2362" w:type="dxa"/>
            <w:tcBorders>
              <w:top w:val="nil"/>
              <w:left w:val="nil"/>
              <w:right w:val="nil"/>
            </w:tcBorders>
            <w:shd w:val="clear" w:color="auto" w:fill="auto"/>
            <w:noWrap/>
            <w:vAlign w:val="bottom"/>
            <w:hideMark/>
          </w:tcPr>
          <w:p w14:paraId="03FFE69A" w14:textId="77777777" w:rsidR="00A40017" w:rsidRPr="00A40017" w:rsidRDefault="00A40017" w:rsidP="00E10A14">
            <w:pPr>
              <w:spacing w:line="480" w:lineRule="auto"/>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0B3E4218" w14:textId="77777777" w:rsidR="00A40017" w:rsidRPr="00A40017" w:rsidRDefault="00A40017" w:rsidP="00E10A14">
            <w:pPr>
              <w:spacing w:line="480" w:lineRule="auto"/>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6E7A4345" w14:textId="77777777" w:rsidR="00A40017" w:rsidRPr="00A40017" w:rsidRDefault="00A40017" w:rsidP="00E10A14">
            <w:pPr>
              <w:spacing w:line="480" w:lineRule="auto"/>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6373A2E1" w14:textId="77777777" w:rsidR="00A40017" w:rsidRPr="00A40017" w:rsidRDefault="00A40017" w:rsidP="00E10A14">
            <w:pPr>
              <w:spacing w:line="480" w:lineRule="auto"/>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63C7278" w14:textId="77777777" w:rsidR="00A40017" w:rsidRPr="00A40017" w:rsidRDefault="00A40017" w:rsidP="00E10A14">
            <w:pPr>
              <w:spacing w:line="480" w:lineRule="auto"/>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3800528A" w14:textId="77777777" w:rsidR="00A40017" w:rsidRPr="00A40017" w:rsidRDefault="00A40017" w:rsidP="00E10A14">
            <w:pPr>
              <w:spacing w:line="480" w:lineRule="auto"/>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7F6B5604" w14:textId="77777777" w:rsidR="00A40017" w:rsidRPr="00A40017" w:rsidRDefault="00A40017" w:rsidP="00E10A14">
            <w:pPr>
              <w:spacing w:line="480" w:lineRule="auto"/>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53CFC825" w14:textId="77777777" w:rsidR="00A40017" w:rsidRPr="00A40017" w:rsidRDefault="00A40017" w:rsidP="00E10A14">
            <w:pPr>
              <w:spacing w:line="480" w:lineRule="auto"/>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653E1479" w14:textId="77777777" w:rsidR="00A40017" w:rsidRPr="00A40017" w:rsidRDefault="00A40017" w:rsidP="00E10A14">
            <w:pPr>
              <w:spacing w:line="480" w:lineRule="auto"/>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19A4486A" w14:textId="77777777" w:rsidR="00A40017" w:rsidRPr="00A40017" w:rsidRDefault="00A40017" w:rsidP="00E10A14">
            <w:pPr>
              <w:spacing w:line="480" w:lineRule="auto"/>
              <w:jc w:val="center"/>
              <w:rPr>
                <w:color w:val="000000"/>
              </w:rPr>
            </w:pPr>
            <w:r w:rsidRPr="00A40017">
              <w:rPr>
                <w:color w:val="000000"/>
              </w:rPr>
              <w:t>0.32</w:t>
            </w:r>
          </w:p>
        </w:tc>
      </w:tr>
      <w:tr w:rsidR="00A40017" w:rsidRPr="00A40017" w14:paraId="40FFAED8" w14:textId="77777777" w:rsidTr="002C1C11">
        <w:trPr>
          <w:trHeight w:val="320"/>
        </w:trPr>
        <w:tc>
          <w:tcPr>
            <w:tcW w:w="2362" w:type="dxa"/>
            <w:tcBorders>
              <w:top w:val="nil"/>
              <w:left w:val="nil"/>
              <w:bottom w:val="single" w:sz="4" w:space="0" w:color="auto"/>
              <w:right w:val="nil"/>
            </w:tcBorders>
            <w:shd w:val="clear" w:color="auto" w:fill="auto"/>
            <w:noWrap/>
            <w:vAlign w:val="bottom"/>
            <w:hideMark/>
          </w:tcPr>
          <w:p w14:paraId="59B9D179" w14:textId="77777777" w:rsidR="00A40017" w:rsidRPr="00A40017" w:rsidRDefault="00A40017" w:rsidP="00E10A14">
            <w:pPr>
              <w:spacing w:line="480" w:lineRule="auto"/>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8A5E1E7" w14:textId="77777777" w:rsidR="00A40017" w:rsidRPr="00A40017" w:rsidRDefault="00A40017" w:rsidP="00E10A14">
            <w:pPr>
              <w:spacing w:line="480" w:lineRule="auto"/>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1ED837AE" w14:textId="77777777" w:rsidR="00A40017" w:rsidRPr="00A40017" w:rsidRDefault="00A40017" w:rsidP="00E10A14">
            <w:pPr>
              <w:spacing w:line="480" w:lineRule="auto"/>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67DCE31A" w14:textId="77777777" w:rsidR="00A40017" w:rsidRPr="00A40017" w:rsidRDefault="00A40017" w:rsidP="00E10A14">
            <w:pPr>
              <w:spacing w:line="480" w:lineRule="auto"/>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200154EF" w14:textId="77777777" w:rsidR="00A40017" w:rsidRPr="00A40017" w:rsidRDefault="00A40017" w:rsidP="00E10A14">
            <w:pPr>
              <w:spacing w:line="480" w:lineRule="auto"/>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6E240B4B" w14:textId="77777777" w:rsidR="00A40017" w:rsidRPr="00A40017" w:rsidRDefault="00A40017" w:rsidP="00E10A14">
            <w:pPr>
              <w:spacing w:line="480" w:lineRule="auto"/>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77D23E78" w14:textId="77777777" w:rsidR="00A40017" w:rsidRPr="00A40017" w:rsidRDefault="00A40017" w:rsidP="00E10A14">
            <w:pPr>
              <w:spacing w:line="480" w:lineRule="auto"/>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57B3761B" w14:textId="77777777" w:rsidR="00A40017" w:rsidRPr="00A40017" w:rsidRDefault="00A40017" w:rsidP="00E10A14">
            <w:pPr>
              <w:spacing w:line="480" w:lineRule="auto"/>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1AC6D509" w14:textId="77777777" w:rsidR="00A40017" w:rsidRPr="00A40017" w:rsidRDefault="00A40017" w:rsidP="00E10A14">
            <w:pPr>
              <w:spacing w:line="480" w:lineRule="auto"/>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58E76AF9" w14:textId="77777777" w:rsidR="00A40017" w:rsidRPr="00A40017" w:rsidRDefault="00A40017" w:rsidP="00E10A14">
            <w:pPr>
              <w:spacing w:line="480" w:lineRule="auto"/>
              <w:jc w:val="center"/>
              <w:rPr>
                <w:color w:val="000000"/>
              </w:rPr>
            </w:pPr>
            <w:r w:rsidRPr="00A40017">
              <w:rPr>
                <w:color w:val="000000"/>
              </w:rPr>
              <w:t>0.36</w:t>
            </w:r>
          </w:p>
        </w:tc>
      </w:tr>
    </w:tbl>
    <w:p w14:paraId="7A0A6590" w14:textId="77777777" w:rsidR="00273E45" w:rsidRDefault="00273E45" w:rsidP="00E10A14">
      <w:pPr>
        <w:spacing w:line="480" w:lineRule="auto"/>
        <w:rPr>
          <w:lang w:val="en-AU"/>
        </w:rPr>
      </w:pPr>
    </w:p>
    <w:tbl>
      <w:tblPr>
        <w:tblW w:w="13783" w:type="dxa"/>
        <w:jc w:val="center"/>
        <w:tblLook w:val="04A0" w:firstRow="1" w:lastRow="0" w:firstColumn="1" w:lastColumn="0" w:noHBand="0" w:noVBand="1"/>
      </w:tblPr>
      <w:tblGrid>
        <w:gridCol w:w="2643"/>
        <w:gridCol w:w="1056"/>
        <w:gridCol w:w="843"/>
        <w:gridCol w:w="816"/>
        <w:gridCol w:w="1056"/>
        <w:gridCol w:w="843"/>
        <w:gridCol w:w="816"/>
        <w:gridCol w:w="1056"/>
        <w:gridCol w:w="843"/>
        <w:gridCol w:w="1085"/>
        <w:gridCol w:w="1062"/>
        <w:gridCol w:w="847"/>
        <w:gridCol w:w="819"/>
      </w:tblGrid>
      <w:tr w:rsidR="00D744FB" w:rsidRPr="00D744FB" w14:paraId="0679F231" w14:textId="77777777" w:rsidTr="0009008D">
        <w:trPr>
          <w:trHeight w:val="981"/>
          <w:jc w:val="center"/>
        </w:trPr>
        <w:tc>
          <w:tcPr>
            <w:tcW w:w="0" w:type="auto"/>
            <w:gridSpan w:val="13"/>
            <w:tcBorders>
              <w:top w:val="nil"/>
              <w:left w:val="nil"/>
              <w:bottom w:val="single" w:sz="8" w:space="0" w:color="auto"/>
              <w:right w:val="nil"/>
            </w:tcBorders>
            <w:shd w:val="clear" w:color="auto" w:fill="auto"/>
            <w:vAlign w:val="center"/>
            <w:hideMark/>
          </w:tcPr>
          <w:p w14:paraId="4412209D" w14:textId="412FFA5D" w:rsidR="00D744FB" w:rsidRPr="00D744FB" w:rsidRDefault="00D744FB" w:rsidP="00E10A14">
            <w:pPr>
              <w:spacing w:line="480" w:lineRule="auto"/>
              <w:rPr>
                <w:color w:val="000000"/>
              </w:rPr>
            </w:pPr>
            <w:r w:rsidRPr="00D744FB">
              <w:rPr>
                <w:b/>
                <w:color w:val="000000"/>
              </w:rPr>
              <w:lastRenderedPageBreak/>
              <w:t xml:space="preserve">Table </w:t>
            </w:r>
            <w:r w:rsidR="00783F39">
              <w:rPr>
                <w:b/>
                <w:color w:val="000000"/>
              </w:rPr>
              <w:t>2</w:t>
            </w:r>
            <w:r w:rsidRPr="00D744FB">
              <w:rPr>
                <w:b/>
                <w:color w:val="000000"/>
              </w:rPr>
              <w:t>.</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w:t>
            </w:r>
            <w:r w:rsidR="00211266">
              <w:rPr>
                <w:color w:val="000000"/>
              </w:rPr>
              <w:t xml:space="preserve"> estimate</w:t>
            </w:r>
            <w:r w:rsidR="00C357FC">
              <w:rPr>
                <w:color w:val="000000"/>
              </w:rPr>
              <w:t xml:space="preserve"> has been set to </w:t>
            </w:r>
            <w:r w:rsidR="00211266">
              <w:rPr>
                <w:color w:val="000000"/>
              </w:rPr>
              <w:t>1</w:t>
            </w:r>
            <w:r w:rsidR="00C357FC">
              <w:rPr>
                <w:color w:val="000000"/>
              </w:rPr>
              <w:t xml:space="preserve"> because there were estimation issues</w:t>
            </w:r>
            <w:r w:rsidR="00611843">
              <w:rPr>
                <w:color w:val="000000"/>
              </w:rPr>
              <w:t xml:space="preserve"> in the function-value model</w:t>
            </w:r>
            <w:r w:rsidR="00211266">
              <w:rPr>
                <w:color w:val="000000"/>
              </w:rPr>
              <w:t xml:space="preserve"> where </w:t>
            </w:r>
            <w:r w:rsidR="00211266" w:rsidRPr="00211266">
              <w:rPr>
                <w:i/>
                <w:color w:val="000000"/>
              </w:rPr>
              <w:t>R</w:t>
            </w:r>
            <w:r w:rsidR="00211266" w:rsidRPr="00211266">
              <w:rPr>
                <w:color w:val="000000"/>
                <w:vertAlign w:val="superscript"/>
              </w:rPr>
              <w:t>2</w:t>
            </w:r>
            <w:r w:rsidR="00211266">
              <w:rPr>
                <w:color w:val="000000"/>
              </w:rPr>
              <w:t xml:space="preserve"> exceeded 1</w:t>
            </w:r>
            <w:r w:rsidR="00C357FC">
              <w:rPr>
                <w:color w:val="000000"/>
              </w:rPr>
              <w:t>.</w:t>
            </w:r>
          </w:p>
        </w:tc>
      </w:tr>
      <w:tr w:rsidR="00D744FB" w:rsidRPr="00D744FB" w14:paraId="7924413F" w14:textId="77777777" w:rsidTr="0009008D">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E10A14">
            <w:pPr>
              <w:spacing w:line="48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E10A14">
            <w:pPr>
              <w:spacing w:line="480" w:lineRule="auto"/>
              <w:jc w:val="center"/>
              <w:rPr>
                <w:color w:val="000000"/>
              </w:rPr>
            </w:pPr>
            <w:r w:rsidRPr="00D744FB">
              <w:rPr>
                <w:b/>
                <w:color w:val="000000"/>
              </w:rPr>
              <w:t>a)</w:t>
            </w:r>
            <w:r w:rsidRPr="00D744FB">
              <w:rPr>
                <w:color w:val="000000"/>
              </w:rPr>
              <w:t xml:space="preserve"> Function-valued approach</w:t>
            </w: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E10A14">
            <w:pPr>
              <w:spacing w:line="48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E10A14">
            <w:pPr>
              <w:spacing w:line="48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E10A14">
            <w:pPr>
              <w:spacing w:line="48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E10A14">
            <w:pPr>
              <w:spacing w:line="480" w:lineRule="auto"/>
              <w:jc w:val="center"/>
              <w:rPr>
                <w:color w:val="000000"/>
              </w:rPr>
            </w:pPr>
            <w:r w:rsidRPr="00D744FB">
              <w:rPr>
                <w:color w:val="000000"/>
              </w:rPr>
              <w:t>Within-individual</w:t>
            </w:r>
          </w:p>
        </w:tc>
        <w:tc>
          <w:tcPr>
            <w:tcW w:w="2984" w:type="dxa"/>
            <w:gridSpan w:val="3"/>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E10A14">
            <w:pPr>
              <w:spacing w:line="480" w:lineRule="auto"/>
              <w:jc w:val="center"/>
              <w:rPr>
                <w:color w:val="000000"/>
              </w:rPr>
            </w:pPr>
            <w:r w:rsidRPr="00D744FB">
              <w:rPr>
                <w:color w:val="000000"/>
              </w:rPr>
              <w:t>Among-individual</w:t>
            </w:r>
          </w:p>
        </w:tc>
        <w:tc>
          <w:tcPr>
            <w:tcW w:w="2726" w:type="dxa"/>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E10A14">
            <w:pPr>
              <w:spacing w:line="480" w:lineRule="auto"/>
              <w:jc w:val="center"/>
              <w:rPr>
                <w:color w:val="000000"/>
              </w:rPr>
            </w:pPr>
            <w:r w:rsidRPr="00D744FB">
              <w:rPr>
                <w:color w:val="000000"/>
              </w:rPr>
              <w:t>Within-individual</w:t>
            </w:r>
          </w:p>
        </w:tc>
      </w:tr>
      <w:tr w:rsidR="00D744FB" w:rsidRPr="00D744FB" w14:paraId="1AE36FC8" w14:textId="77777777" w:rsidTr="0009008D">
        <w:trPr>
          <w:trHeight w:val="558"/>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E10A14">
            <w:pPr>
              <w:spacing w:line="480" w:lineRule="auto"/>
              <w:jc w:val="center"/>
              <w:rPr>
                <w:color w:val="000000"/>
              </w:rPr>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E10A14">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E10A14">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E10A14">
            <w:pPr>
              <w:spacing w:line="48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E10A14">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E10A14">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E10A14">
            <w:pPr>
              <w:spacing w:line="48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E10A14">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E10A14">
            <w:pPr>
              <w:spacing w:line="480" w:lineRule="auto"/>
              <w:jc w:val="center"/>
              <w:rPr>
                <w:color w:val="000000"/>
              </w:rPr>
            </w:pPr>
            <w:r w:rsidRPr="00D744FB">
              <w:rPr>
                <w:color w:val="000000"/>
              </w:rPr>
              <w:t>Lower</w:t>
            </w:r>
          </w:p>
        </w:tc>
        <w:tc>
          <w:tcPr>
            <w:tcW w:w="1085" w:type="dxa"/>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E10A14">
            <w:pPr>
              <w:spacing w:line="480" w:lineRule="auto"/>
              <w:jc w:val="center"/>
              <w:rPr>
                <w:color w:val="000000"/>
              </w:rPr>
            </w:pPr>
            <w:r w:rsidRPr="00D744FB">
              <w:rPr>
                <w:color w:val="000000"/>
              </w:rPr>
              <w:t>Upper</w:t>
            </w:r>
          </w:p>
        </w:tc>
        <w:tc>
          <w:tcPr>
            <w:tcW w:w="992" w:type="dxa"/>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E10A14">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E10A14">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E10A14">
            <w:pPr>
              <w:spacing w:line="480" w:lineRule="auto"/>
              <w:jc w:val="center"/>
              <w:rPr>
                <w:color w:val="000000"/>
              </w:rPr>
            </w:pPr>
            <w:r w:rsidRPr="00D744FB">
              <w:rPr>
                <w:color w:val="000000"/>
              </w:rPr>
              <w:t>Upper</w:t>
            </w:r>
          </w:p>
        </w:tc>
      </w:tr>
      <w:tr w:rsidR="00D744FB" w:rsidRPr="00D744FB" w14:paraId="2BDCB79E"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E10A14">
            <w:pPr>
              <w:spacing w:line="48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E10A14">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E10A14">
            <w:pPr>
              <w:spacing w:line="48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E10A14">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E10A14">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E10A14">
            <w:pPr>
              <w:spacing w:line="48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E10A14">
            <w:pPr>
              <w:spacing w:line="480" w:lineRule="auto"/>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0EAF83CA" w14:textId="77777777" w:rsidR="00D744FB" w:rsidRPr="00D744FB" w:rsidRDefault="00D744FB" w:rsidP="00E10A14">
            <w:pPr>
              <w:spacing w:line="480" w:lineRule="auto"/>
              <w:jc w:val="right"/>
              <w:rPr>
                <w:color w:val="000000"/>
              </w:rPr>
            </w:pPr>
            <w:r w:rsidRPr="00D744FB">
              <w:rPr>
                <w:color w:val="000000"/>
              </w:rPr>
              <w:t>0.80</w:t>
            </w:r>
          </w:p>
        </w:tc>
        <w:tc>
          <w:tcPr>
            <w:tcW w:w="992" w:type="dxa"/>
            <w:tcBorders>
              <w:top w:val="nil"/>
              <w:left w:val="nil"/>
              <w:bottom w:val="nil"/>
              <w:right w:val="nil"/>
            </w:tcBorders>
            <w:shd w:val="clear" w:color="auto" w:fill="auto"/>
            <w:noWrap/>
            <w:vAlign w:val="bottom"/>
            <w:hideMark/>
          </w:tcPr>
          <w:p w14:paraId="7E5F94A7" w14:textId="77777777" w:rsidR="00D744FB" w:rsidRPr="00D744FB" w:rsidRDefault="00D744FB" w:rsidP="00E10A14">
            <w:pPr>
              <w:spacing w:line="48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E10A14">
            <w:pPr>
              <w:spacing w:line="48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E10A14">
            <w:pPr>
              <w:spacing w:line="480" w:lineRule="auto"/>
              <w:jc w:val="right"/>
              <w:rPr>
                <w:color w:val="000000"/>
              </w:rPr>
            </w:pPr>
            <w:r w:rsidRPr="00D744FB">
              <w:rPr>
                <w:color w:val="000000"/>
              </w:rPr>
              <w:t>0.34</w:t>
            </w:r>
          </w:p>
        </w:tc>
      </w:tr>
      <w:tr w:rsidR="00D744FB" w:rsidRPr="00D744FB" w14:paraId="1DE29154"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E10A14">
            <w:pPr>
              <w:spacing w:line="48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E10A14">
            <w:pPr>
              <w:spacing w:line="48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E10A14">
            <w:pPr>
              <w:spacing w:line="48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E10A14">
            <w:pPr>
              <w:spacing w:line="48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E10A14">
            <w:pPr>
              <w:spacing w:line="48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E10A14">
            <w:pPr>
              <w:spacing w:line="48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E10A14">
            <w:pPr>
              <w:spacing w:line="48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E10A14">
            <w:pPr>
              <w:spacing w:line="480" w:lineRule="auto"/>
              <w:jc w:val="right"/>
              <w:rPr>
                <w:color w:val="000000"/>
              </w:rPr>
            </w:pPr>
            <w:r w:rsidRPr="00D744FB">
              <w:rPr>
                <w:color w:val="000000"/>
              </w:rPr>
              <w:t>-0.03</w:t>
            </w:r>
          </w:p>
        </w:tc>
        <w:tc>
          <w:tcPr>
            <w:tcW w:w="1085" w:type="dxa"/>
            <w:tcBorders>
              <w:top w:val="nil"/>
              <w:left w:val="nil"/>
              <w:bottom w:val="nil"/>
              <w:right w:val="nil"/>
            </w:tcBorders>
            <w:shd w:val="clear" w:color="auto" w:fill="auto"/>
            <w:noWrap/>
            <w:vAlign w:val="bottom"/>
            <w:hideMark/>
          </w:tcPr>
          <w:p w14:paraId="51F2BD37" w14:textId="77777777" w:rsidR="00D744FB" w:rsidRPr="00D744FB" w:rsidRDefault="00D744FB" w:rsidP="00E10A14">
            <w:pPr>
              <w:spacing w:line="480" w:lineRule="auto"/>
              <w:jc w:val="right"/>
              <w:rPr>
                <w:color w:val="000000"/>
              </w:rPr>
            </w:pPr>
            <w:r w:rsidRPr="00D744FB">
              <w:rPr>
                <w:color w:val="000000"/>
              </w:rPr>
              <w:t>0.81</w:t>
            </w:r>
          </w:p>
        </w:tc>
        <w:tc>
          <w:tcPr>
            <w:tcW w:w="992" w:type="dxa"/>
            <w:tcBorders>
              <w:top w:val="nil"/>
              <w:left w:val="nil"/>
              <w:bottom w:val="nil"/>
              <w:right w:val="nil"/>
            </w:tcBorders>
            <w:shd w:val="clear" w:color="auto" w:fill="auto"/>
            <w:noWrap/>
            <w:vAlign w:val="bottom"/>
            <w:hideMark/>
          </w:tcPr>
          <w:p w14:paraId="6851C16B" w14:textId="77777777" w:rsidR="00D744FB" w:rsidRPr="00D744FB" w:rsidRDefault="00D744FB" w:rsidP="00E10A14">
            <w:pPr>
              <w:spacing w:line="48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E10A14">
            <w:pPr>
              <w:spacing w:line="48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E10A14">
            <w:pPr>
              <w:spacing w:line="480" w:lineRule="auto"/>
              <w:jc w:val="right"/>
              <w:rPr>
                <w:color w:val="000000"/>
              </w:rPr>
            </w:pPr>
            <w:r w:rsidRPr="00D744FB">
              <w:rPr>
                <w:color w:val="000000"/>
              </w:rPr>
              <w:t>0.17</w:t>
            </w:r>
          </w:p>
        </w:tc>
      </w:tr>
      <w:tr w:rsidR="00D744FB" w:rsidRPr="00D744FB" w14:paraId="1DF4F09C"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E10A14">
            <w:pPr>
              <w:spacing w:line="48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E10A14">
            <w:pPr>
              <w:spacing w:line="48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E10A14">
            <w:pPr>
              <w:spacing w:line="48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E10A14">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E10A14">
            <w:pPr>
              <w:spacing w:line="48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E10A14">
            <w:pPr>
              <w:spacing w:line="48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E10A14">
            <w:pPr>
              <w:spacing w:line="48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E10A14">
            <w:pPr>
              <w:spacing w:line="480" w:lineRule="auto"/>
              <w:jc w:val="right"/>
              <w:rPr>
                <w:color w:val="000000"/>
              </w:rPr>
            </w:pPr>
            <w:r w:rsidRPr="00D744FB">
              <w:rPr>
                <w:color w:val="000000"/>
              </w:rPr>
              <w:t>0.13</w:t>
            </w:r>
          </w:p>
        </w:tc>
        <w:tc>
          <w:tcPr>
            <w:tcW w:w="1085" w:type="dxa"/>
            <w:tcBorders>
              <w:top w:val="nil"/>
              <w:left w:val="nil"/>
              <w:bottom w:val="nil"/>
              <w:right w:val="nil"/>
            </w:tcBorders>
            <w:shd w:val="clear" w:color="auto" w:fill="auto"/>
            <w:noWrap/>
            <w:vAlign w:val="bottom"/>
            <w:hideMark/>
          </w:tcPr>
          <w:p w14:paraId="0022C9EA" w14:textId="77777777" w:rsidR="00D744FB" w:rsidRPr="00D744FB" w:rsidRDefault="00D744FB" w:rsidP="00E10A14">
            <w:pPr>
              <w:spacing w:line="480" w:lineRule="auto"/>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51A8D4B9" w14:textId="77777777" w:rsidR="00D744FB" w:rsidRPr="00D744FB" w:rsidRDefault="00D744FB" w:rsidP="00E10A14">
            <w:pPr>
              <w:spacing w:line="48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E10A14">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E10A14">
            <w:pPr>
              <w:spacing w:line="480" w:lineRule="auto"/>
              <w:jc w:val="right"/>
              <w:rPr>
                <w:color w:val="000000"/>
              </w:rPr>
            </w:pPr>
            <w:r w:rsidRPr="00D744FB">
              <w:rPr>
                <w:color w:val="000000"/>
              </w:rPr>
              <w:t>0.31</w:t>
            </w:r>
          </w:p>
        </w:tc>
      </w:tr>
      <w:tr w:rsidR="00D744FB" w:rsidRPr="00D744FB" w14:paraId="5C340921"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E10A14">
            <w:pPr>
              <w:spacing w:line="48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E10A14">
            <w:pPr>
              <w:spacing w:line="48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E10A14">
            <w:pPr>
              <w:spacing w:line="48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E10A14">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E10A14">
            <w:pPr>
              <w:spacing w:line="48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E10A14">
            <w:pPr>
              <w:spacing w:line="48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E10A14">
            <w:pPr>
              <w:spacing w:line="48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E10A14">
            <w:pPr>
              <w:spacing w:line="480" w:lineRule="auto"/>
              <w:jc w:val="right"/>
              <w:rPr>
                <w:color w:val="000000"/>
              </w:rPr>
            </w:pPr>
            <w:r w:rsidRPr="00D744FB">
              <w:rPr>
                <w:color w:val="000000"/>
              </w:rPr>
              <w:t>0.23</w:t>
            </w:r>
          </w:p>
        </w:tc>
        <w:tc>
          <w:tcPr>
            <w:tcW w:w="1085" w:type="dxa"/>
            <w:tcBorders>
              <w:top w:val="nil"/>
              <w:left w:val="nil"/>
              <w:bottom w:val="nil"/>
              <w:right w:val="nil"/>
            </w:tcBorders>
            <w:shd w:val="clear" w:color="auto" w:fill="auto"/>
            <w:noWrap/>
            <w:vAlign w:val="bottom"/>
            <w:hideMark/>
          </w:tcPr>
          <w:p w14:paraId="7292362E" w14:textId="77777777" w:rsidR="00D744FB" w:rsidRPr="00D744FB" w:rsidRDefault="00D744FB" w:rsidP="00E10A14">
            <w:pPr>
              <w:spacing w:line="480" w:lineRule="auto"/>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6E356D2E" w14:textId="77777777" w:rsidR="00D744FB" w:rsidRPr="00D744FB" w:rsidRDefault="00D744FB" w:rsidP="00E10A14">
            <w:pPr>
              <w:spacing w:line="48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E10A14">
            <w:pPr>
              <w:spacing w:line="48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E10A14">
            <w:pPr>
              <w:spacing w:line="480" w:lineRule="auto"/>
              <w:jc w:val="right"/>
              <w:rPr>
                <w:color w:val="000000"/>
              </w:rPr>
            </w:pPr>
            <w:r w:rsidRPr="00D744FB">
              <w:rPr>
                <w:color w:val="000000"/>
              </w:rPr>
              <w:t>0.23</w:t>
            </w:r>
          </w:p>
        </w:tc>
      </w:tr>
      <w:tr w:rsidR="00D744FB" w:rsidRPr="00D744FB" w14:paraId="7EF8E2D9"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E10A14">
            <w:pPr>
              <w:spacing w:line="48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E10A14">
            <w:pPr>
              <w:spacing w:line="48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E10A14">
            <w:pPr>
              <w:spacing w:line="48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E10A14">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E10A14">
            <w:pPr>
              <w:spacing w:line="48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E10A14">
            <w:pPr>
              <w:spacing w:line="48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E10A14">
            <w:pPr>
              <w:spacing w:line="48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E10A14">
            <w:pPr>
              <w:spacing w:line="480" w:lineRule="auto"/>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CC9BC1D" w14:textId="77777777" w:rsidR="00D744FB" w:rsidRPr="00D744FB" w:rsidRDefault="00D744FB" w:rsidP="00E10A14">
            <w:pPr>
              <w:spacing w:line="480" w:lineRule="auto"/>
              <w:jc w:val="right"/>
              <w:rPr>
                <w:color w:val="000000"/>
              </w:rPr>
            </w:pPr>
            <w:r w:rsidRPr="00D744FB">
              <w:rPr>
                <w:color w:val="000000"/>
              </w:rPr>
              <w:t>0.72</w:t>
            </w:r>
          </w:p>
        </w:tc>
        <w:tc>
          <w:tcPr>
            <w:tcW w:w="992" w:type="dxa"/>
            <w:tcBorders>
              <w:top w:val="nil"/>
              <w:left w:val="nil"/>
              <w:bottom w:val="nil"/>
              <w:right w:val="nil"/>
            </w:tcBorders>
            <w:shd w:val="clear" w:color="auto" w:fill="auto"/>
            <w:noWrap/>
            <w:vAlign w:val="bottom"/>
            <w:hideMark/>
          </w:tcPr>
          <w:p w14:paraId="62428E7B" w14:textId="77777777" w:rsidR="00D744FB" w:rsidRPr="00D744FB" w:rsidRDefault="00D744FB" w:rsidP="00E10A14">
            <w:pPr>
              <w:spacing w:line="48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E10A14">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E10A14">
            <w:pPr>
              <w:spacing w:line="480" w:lineRule="auto"/>
              <w:jc w:val="right"/>
              <w:rPr>
                <w:color w:val="000000"/>
              </w:rPr>
            </w:pPr>
            <w:r w:rsidRPr="00D744FB">
              <w:rPr>
                <w:color w:val="000000"/>
              </w:rPr>
              <w:t>0.29</w:t>
            </w:r>
          </w:p>
        </w:tc>
      </w:tr>
      <w:tr w:rsidR="00D744FB" w:rsidRPr="00D744FB" w14:paraId="17AF3048"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E10A14">
            <w:pPr>
              <w:spacing w:line="48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502BA337" w:rsidR="00D744FB" w:rsidRPr="00D744FB" w:rsidRDefault="00D744FB" w:rsidP="00E10A14">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E10A14">
            <w:pPr>
              <w:spacing w:line="48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E10A14">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E10A14">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E10A14">
            <w:pPr>
              <w:spacing w:line="48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E10A14">
            <w:pPr>
              <w:spacing w:line="480" w:lineRule="auto"/>
              <w:jc w:val="right"/>
              <w:rPr>
                <w:color w:val="000000"/>
              </w:rPr>
            </w:pPr>
            <w:r w:rsidRPr="00D744FB">
              <w:rPr>
                <w:color w:val="000000"/>
              </w:rPr>
              <w:t>0.40</w:t>
            </w:r>
          </w:p>
        </w:tc>
        <w:tc>
          <w:tcPr>
            <w:tcW w:w="1085" w:type="dxa"/>
            <w:tcBorders>
              <w:top w:val="nil"/>
              <w:left w:val="nil"/>
              <w:bottom w:val="nil"/>
              <w:right w:val="nil"/>
            </w:tcBorders>
            <w:shd w:val="clear" w:color="auto" w:fill="auto"/>
            <w:noWrap/>
            <w:vAlign w:val="bottom"/>
            <w:hideMark/>
          </w:tcPr>
          <w:p w14:paraId="79744BD4" w14:textId="77777777" w:rsidR="00D744FB" w:rsidRPr="00D744FB" w:rsidRDefault="00D744FB" w:rsidP="00E10A14">
            <w:pPr>
              <w:spacing w:line="480" w:lineRule="auto"/>
              <w:jc w:val="right"/>
              <w:rPr>
                <w:color w:val="000000"/>
              </w:rPr>
            </w:pPr>
            <w:r w:rsidRPr="00D744FB">
              <w:rPr>
                <w:color w:val="000000"/>
              </w:rPr>
              <w:t>0.92</w:t>
            </w:r>
          </w:p>
        </w:tc>
        <w:tc>
          <w:tcPr>
            <w:tcW w:w="992" w:type="dxa"/>
            <w:tcBorders>
              <w:top w:val="nil"/>
              <w:left w:val="nil"/>
              <w:bottom w:val="nil"/>
              <w:right w:val="nil"/>
            </w:tcBorders>
            <w:shd w:val="clear" w:color="auto" w:fill="auto"/>
            <w:noWrap/>
            <w:vAlign w:val="bottom"/>
            <w:hideMark/>
          </w:tcPr>
          <w:p w14:paraId="7D8DF4A1" w14:textId="77777777" w:rsidR="00D744FB" w:rsidRPr="00D744FB" w:rsidRDefault="00D744FB" w:rsidP="00E10A14">
            <w:pPr>
              <w:spacing w:line="48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E10A14">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E10A14">
            <w:pPr>
              <w:spacing w:line="480" w:lineRule="auto"/>
              <w:jc w:val="right"/>
              <w:rPr>
                <w:color w:val="000000"/>
              </w:rPr>
            </w:pPr>
            <w:r w:rsidRPr="00D744FB">
              <w:rPr>
                <w:color w:val="000000"/>
              </w:rPr>
              <w:t>0.31</w:t>
            </w:r>
          </w:p>
        </w:tc>
      </w:tr>
      <w:tr w:rsidR="00D744FB" w:rsidRPr="00D744FB" w14:paraId="54F18D71"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E10A14">
            <w:pPr>
              <w:spacing w:line="48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3B0AB445" w:rsidR="00D744FB" w:rsidRPr="00D744FB" w:rsidRDefault="00D744FB" w:rsidP="00E10A14">
            <w:pPr>
              <w:spacing w:line="48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E10A14">
            <w:pPr>
              <w:spacing w:line="48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656DF14A"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0C62EB" w14:textId="42FBFC6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03BD398" w14:textId="08715E64"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723162BB" w14:textId="00B31A0B"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E10A14">
            <w:pPr>
              <w:spacing w:line="48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E10A14">
            <w:pPr>
              <w:spacing w:line="480" w:lineRule="auto"/>
              <w:jc w:val="right"/>
              <w:rPr>
                <w:color w:val="000000"/>
              </w:rPr>
            </w:pPr>
            <w:r w:rsidRPr="00D744FB">
              <w:rPr>
                <w:color w:val="000000"/>
              </w:rPr>
              <w:t>-0.05</w:t>
            </w:r>
          </w:p>
        </w:tc>
        <w:tc>
          <w:tcPr>
            <w:tcW w:w="1085" w:type="dxa"/>
            <w:tcBorders>
              <w:top w:val="nil"/>
              <w:left w:val="nil"/>
              <w:bottom w:val="nil"/>
              <w:right w:val="nil"/>
            </w:tcBorders>
            <w:shd w:val="clear" w:color="auto" w:fill="auto"/>
            <w:noWrap/>
            <w:vAlign w:val="bottom"/>
            <w:hideMark/>
          </w:tcPr>
          <w:p w14:paraId="3FF1A3E5" w14:textId="77777777" w:rsidR="00D744FB" w:rsidRPr="00D744FB" w:rsidRDefault="00D744FB" w:rsidP="00E10A14">
            <w:pPr>
              <w:spacing w:line="480" w:lineRule="auto"/>
              <w:jc w:val="right"/>
              <w:rPr>
                <w:color w:val="000000"/>
              </w:rPr>
            </w:pPr>
            <w:r w:rsidRPr="00D744FB">
              <w:rPr>
                <w:color w:val="000000"/>
              </w:rPr>
              <w:t>0.76</w:t>
            </w:r>
          </w:p>
        </w:tc>
        <w:tc>
          <w:tcPr>
            <w:tcW w:w="992" w:type="dxa"/>
            <w:tcBorders>
              <w:top w:val="nil"/>
              <w:left w:val="nil"/>
              <w:bottom w:val="nil"/>
              <w:right w:val="nil"/>
            </w:tcBorders>
            <w:shd w:val="clear" w:color="auto" w:fill="auto"/>
            <w:noWrap/>
            <w:vAlign w:val="bottom"/>
            <w:hideMark/>
          </w:tcPr>
          <w:p w14:paraId="34295EF6" w14:textId="77777777" w:rsidR="00D744FB" w:rsidRPr="00D744FB" w:rsidRDefault="00D744FB" w:rsidP="00E10A14">
            <w:pPr>
              <w:spacing w:line="48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E10A14">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E10A14">
            <w:pPr>
              <w:spacing w:line="480" w:lineRule="auto"/>
              <w:jc w:val="right"/>
              <w:rPr>
                <w:color w:val="000000"/>
              </w:rPr>
            </w:pPr>
            <w:r w:rsidRPr="00D744FB">
              <w:rPr>
                <w:color w:val="000000"/>
              </w:rPr>
              <w:t>0.13</w:t>
            </w:r>
          </w:p>
        </w:tc>
      </w:tr>
      <w:tr w:rsidR="00D744FB" w:rsidRPr="00D744FB" w14:paraId="4311BEB9"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E10A14">
            <w:pPr>
              <w:spacing w:line="48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24B2A10C" w:rsidR="00D744FB" w:rsidRPr="00D744FB" w:rsidRDefault="00D744FB" w:rsidP="00E10A14">
            <w:pPr>
              <w:spacing w:line="48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E10A14">
            <w:pPr>
              <w:spacing w:line="48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227F9CEB"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5350351D" w14:textId="54AFBDB3"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1275FF" w14:textId="7ABEB139"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A459706" w14:textId="508CD8CA"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E10A14">
            <w:pPr>
              <w:spacing w:line="48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E10A14">
            <w:pPr>
              <w:spacing w:line="480" w:lineRule="auto"/>
              <w:jc w:val="right"/>
              <w:rPr>
                <w:color w:val="000000"/>
              </w:rPr>
            </w:pPr>
            <w:r w:rsidRPr="00D744FB">
              <w:rPr>
                <w:color w:val="000000"/>
              </w:rPr>
              <w:t>0.00</w:t>
            </w:r>
          </w:p>
        </w:tc>
        <w:tc>
          <w:tcPr>
            <w:tcW w:w="1085" w:type="dxa"/>
            <w:tcBorders>
              <w:top w:val="nil"/>
              <w:left w:val="nil"/>
              <w:bottom w:val="nil"/>
              <w:right w:val="nil"/>
            </w:tcBorders>
            <w:shd w:val="clear" w:color="auto" w:fill="auto"/>
            <w:noWrap/>
            <w:vAlign w:val="bottom"/>
            <w:hideMark/>
          </w:tcPr>
          <w:p w14:paraId="16CD91FE" w14:textId="77777777" w:rsidR="00D744FB" w:rsidRPr="00D744FB" w:rsidRDefault="00D744FB" w:rsidP="00E10A14">
            <w:pPr>
              <w:spacing w:line="480" w:lineRule="auto"/>
              <w:jc w:val="right"/>
              <w:rPr>
                <w:color w:val="000000"/>
              </w:rPr>
            </w:pPr>
            <w:r w:rsidRPr="00D744FB">
              <w:rPr>
                <w:color w:val="000000"/>
              </w:rPr>
              <w:t>0.75</w:t>
            </w:r>
          </w:p>
        </w:tc>
        <w:tc>
          <w:tcPr>
            <w:tcW w:w="992" w:type="dxa"/>
            <w:tcBorders>
              <w:top w:val="nil"/>
              <w:left w:val="nil"/>
              <w:bottom w:val="nil"/>
              <w:right w:val="nil"/>
            </w:tcBorders>
            <w:shd w:val="clear" w:color="auto" w:fill="auto"/>
            <w:noWrap/>
            <w:vAlign w:val="bottom"/>
            <w:hideMark/>
          </w:tcPr>
          <w:p w14:paraId="67666A9A" w14:textId="77777777" w:rsidR="00D744FB" w:rsidRPr="00D744FB" w:rsidRDefault="00D744FB" w:rsidP="00E10A14">
            <w:pPr>
              <w:spacing w:line="48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E10A14">
            <w:pPr>
              <w:spacing w:line="48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E10A14">
            <w:pPr>
              <w:spacing w:line="480" w:lineRule="auto"/>
              <w:jc w:val="right"/>
              <w:rPr>
                <w:color w:val="000000"/>
              </w:rPr>
            </w:pPr>
            <w:r w:rsidRPr="00D744FB">
              <w:rPr>
                <w:color w:val="000000"/>
              </w:rPr>
              <w:t>0.36</w:t>
            </w:r>
          </w:p>
        </w:tc>
      </w:tr>
      <w:tr w:rsidR="00D744FB" w:rsidRPr="00D744FB" w14:paraId="4FADE97D"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E10A14">
            <w:pPr>
              <w:spacing w:line="48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58B6F085" w:rsidR="00D744FB" w:rsidRPr="00D744FB" w:rsidRDefault="00D744FB" w:rsidP="00E10A14">
            <w:pPr>
              <w:spacing w:line="48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E10A14">
            <w:pPr>
              <w:spacing w:line="48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0D2B3F56"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099811C2" w14:textId="6E36C5D8"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9EDE372" w14:textId="18E39FD5"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nil"/>
              <w:right w:val="nil"/>
            </w:tcBorders>
            <w:shd w:val="clear" w:color="auto" w:fill="auto"/>
            <w:noWrap/>
            <w:vAlign w:val="bottom"/>
            <w:hideMark/>
          </w:tcPr>
          <w:p w14:paraId="263B4716" w14:textId="15A07B25" w:rsidR="00D744FB" w:rsidRPr="00D744FB" w:rsidRDefault="00211266" w:rsidP="00E10A14">
            <w:pPr>
              <w:spacing w:line="48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E10A14">
            <w:pPr>
              <w:spacing w:line="48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E10A14">
            <w:pPr>
              <w:spacing w:line="480" w:lineRule="auto"/>
              <w:jc w:val="right"/>
              <w:rPr>
                <w:color w:val="000000"/>
              </w:rPr>
            </w:pPr>
            <w:r w:rsidRPr="00D744FB">
              <w:rPr>
                <w:color w:val="000000"/>
              </w:rPr>
              <w:t>0.30</w:t>
            </w:r>
          </w:p>
        </w:tc>
        <w:tc>
          <w:tcPr>
            <w:tcW w:w="1085" w:type="dxa"/>
            <w:tcBorders>
              <w:top w:val="nil"/>
              <w:left w:val="nil"/>
              <w:bottom w:val="nil"/>
              <w:right w:val="nil"/>
            </w:tcBorders>
            <w:shd w:val="clear" w:color="auto" w:fill="auto"/>
            <w:noWrap/>
            <w:vAlign w:val="bottom"/>
            <w:hideMark/>
          </w:tcPr>
          <w:p w14:paraId="74C9AE84" w14:textId="77777777" w:rsidR="00D744FB" w:rsidRPr="00D744FB" w:rsidRDefault="00D744FB" w:rsidP="00E10A14">
            <w:pPr>
              <w:spacing w:line="480" w:lineRule="auto"/>
              <w:jc w:val="right"/>
              <w:rPr>
                <w:color w:val="000000"/>
              </w:rPr>
            </w:pPr>
            <w:r w:rsidRPr="00D744FB">
              <w:rPr>
                <w:color w:val="000000"/>
              </w:rPr>
              <w:t>0.91</w:t>
            </w:r>
          </w:p>
        </w:tc>
        <w:tc>
          <w:tcPr>
            <w:tcW w:w="992" w:type="dxa"/>
            <w:tcBorders>
              <w:top w:val="nil"/>
              <w:left w:val="nil"/>
              <w:bottom w:val="nil"/>
              <w:right w:val="nil"/>
            </w:tcBorders>
            <w:shd w:val="clear" w:color="auto" w:fill="auto"/>
            <w:noWrap/>
            <w:vAlign w:val="bottom"/>
            <w:hideMark/>
          </w:tcPr>
          <w:p w14:paraId="7838F742" w14:textId="77777777" w:rsidR="00D744FB" w:rsidRPr="00D744FB" w:rsidRDefault="00D744FB" w:rsidP="00E10A14">
            <w:pPr>
              <w:spacing w:line="48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E10A14">
            <w:pPr>
              <w:spacing w:line="48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E10A14">
            <w:pPr>
              <w:spacing w:line="480" w:lineRule="auto"/>
              <w:jc w:val="right"/>
              <w:rPr>
                <w:color w:val="000000"/>
              </w:rPr>
            </w:pPr>
            <w:r w:rsidRPr="00D744FB">
              <w:rPr>
                <w:color w:val="000000"/>
              </w:rPr>
              <w:t>0.39</w:t>
            </w:r>
          </w:p>
        </w:tc>
      </w:tr>
      <w:tr w:rsidR="00D744FB" w:rsidRPr="00D744FB" w14:paraId="1F40E6A9"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E10A14">
            <w:pPr>
              <w:spacing w:line="480" w:lineRule="auto"/>
              <w:jc w:val="center"/>
              <w:rPr>
                <w:color w:val="000000"/>
              </w:rPr>
            </w:pPr>
            <w:r>
              <w:rPr>
                <w:color w:val="000000"/>
              </w:rPr>
              <w:lastRenderedPageBreak/>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E10A14">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E10A14">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E10A14">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E10A14">
            <w:pPr>
              <w:spacing w:line="48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E10A14">
            <w:pPr>
              <w:spacing w:line="48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E10A14">
            <w:pPr>
              <w:spacing w:line="480" w:lineRule="auto"/>
              <w:jc w:val="right"/>
              <w:rPr>
                <w:color w:val="000000"/>
              </w:rPr>
            </w:pPr>
            <w:r w:rsidRPr="00D744FB">
              <w:rPr>
                <w:color w:val="000000"/>
              </w:rPr>
              <w:t>0.55</w:t>
            </w:r>
          </w:p>
        </w:tc>
        <w:tc>
          <w:tcPr>
            <w:tcW w:w="1085" w:type="dxa"/>
            <w:tcBorders>
              <w:top w:val="nil"/>
              <w:left w:val="nil"/>
              <w:bottom w:val="nil"/>
              <w:right w:val="nil"/>
            </w:tcBorders>
            <w:shd w:val="clear" w:color="auto" w:fill="auto"/>
            <w:noWrap/>
            <w:vAlign w:val="bottom"/>
            <w:hideMark/>
          </w:tcPr>
          <w:p w14:paraId="75E96932" w14:textId="77777777" w:rsidR="00D744FB" w:rsidRPr="00D744FB" w:rsidRDefault="00D744FB" w:rsidP="00E10A14">
            <w:pPr>
              <w:spacing w:line="480" w:lineRule="auto"/>
              <w:jc w:val="right"/>
              <w:rPr>
                <w:color w:val="000000"/>
              </w:rPr>
            </w:pPr>
            <w:r w:rsidRPr="00D744FB">
              <w:rPr>
                <w:color w:val="000000"/>
              </w:rPr>
              <w:t>0.95</w:t>
            </w:r>
          </w:p>
        </w:tc>
        <w:tc>
          <w:tcPr>
            <w:tcW w:w="992" w:type="dxa"/>
            <w:tcBorders>
              <w:top w:val="nil"/>
              <w:left w:val="nil"/>
              <w:bottom w:val="nil"/>
              <w:right w:val="nil"/>
            </w:tcBorders>
            <w:shd w:val="clear" w:color="auto" w:fill="auto"/>
            <w:noWrap/>
            <w:vAlign w:val="bottom"/>
            <w:hideMark/>
          </w:tcPr>
          <w:p w14:paraId="16758BD7" w14:textId="77777777" w:rsidR="00D744FB" w:rsidRPr="00D744FB" w:rsidRDefault="00D744FB" w:rsidP="00E10A14">
            <w:pPr>
              <w:spacing w:line="48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E10A14">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E10A14">
            <w:pPr>
              <w:spacing w:line="480" w:lineRule="auto"/>
              <w:jc w:val="right"/>
              <w:rPr>
                <w:color w:val="000000"/>
              </w:rPr>
            </w:pPr>
            <w:r w:rsidRPr="00D744FB">
              <w:rPr>
                <w:color w:val="000000"/>
              </w:rPr>
              <w:t>0.25</w:t>
            </w:r>
          </w:p>
        </w:tc>
      </w:tr>
      <w:tr w:rsidR="00D744FB" w:rsidRPr="00D744FB" w14:paraId="69A08FCF"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E10A14">
            <w:pPr>
              <w:spacing w:line="48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E10A14">
            <w:pPr>
              <w:spacing w:line="48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E10A14">
            <w:pPr>
              <w:spacing w:line="48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E10A14">
            <w:pPr>
              <w:spacing w:line="48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E10A14">
            <w:pPr>
              <w:spacing w:line="48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E10A14">
            <w:pPr>
              <w:spacing w:line="48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E10A14">
            <w:pPr>
              <w:spacing w:line="480" w:lineRule="auto"/>
              <w:jc w:val="right"/>
              <w:rPr>
                <w:color w:val="000000"/>
              </w:rPr>
            </w:pPr>
            <w:r w:rsidRPr="00D744FB">
              <w:rPr>
                <w:color w:val="000000"/>
              </w:rPr>
              <w:t>-0.18</w:t>
            </w:r>
          </w:p>
        </w:tc>
        <w:tc>
          <w:tcPr>
            <w:tcW w:w="1085" w:type="dxa"/>
            <w:tcBorders>
              <w:top w:val="nil"/>
              <w:left w:val="nil"/>
              <w:bottom w:val="nil"/>
              <w:right w:val="nil"/>
            </w:tcBorders>
            <w:shd w:val="clear" w:color="auto" w:fill="auto"/>
            <w:noWrap/>
            <w:vAlign w:val="bottom"/>
            <w:hideMark/>
          </w:tcPr>
          <w:p w14:paraId="13C0330F" w14:textId="77777777" w:rsidR="00D744FB" w:rsidRPr="00D744FB" w:rsidRDefault="00D744FB" w:rsidP="00E10A14">
            <w:pPr>
              <w:spacing w:line="480" w:lineRule="auto"/>
              <w:jc w:val="right"/>
              <w:rPr>
                <w:color w:val="000000"/>
              </w:rPr>
            </w:pPr>
            <w:r w:rsidRPr="00D744FB">
              <w:rPr>
                <w:color w:val="000000"/>
              </w:rPr>
              <w:t>0.65</w:t>
            </w:r>
          </w:p>
        </w:tc>
        <w:tc>
          <w:tcPr>
            <w:tcW w:w="992" w:type="dxa"/>
            <w:tcBorders>
              <w:top w:val="nil"/>
              <w:left w:val="nil"/>
              <w:bottom w:val="nil"/>
              <w:right w:val="nil"/>
            </w:tcBorders>
            <w:shd w:val="clear" w:color="auto" w:fill="auto"/>
            <w:noWrap/>
            <w:vAlign w:val="bottom"/>
            <w:hideMark/>
          </w:tcPr>
          <w:p w14:paraId="4F7389A9" w14:textId="77777777" w:rsidR="00D744FB" w:rsidRPr="00D744FB" w:rsidRDefault="00D744FB" w:rsidP="00E10A14">
            <w:pPr>
              <w:spacing w:line="48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E10A14">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E10A14">
            <w:pPr>
              <w:spacing w:line="480" w:lineRule="auto"/>
              <w:jc w:val="right"/>
              <w:rPr>
                <w:color w:val="000000"/>
              </w:rPr>
            </w:pPr>
            <w:r w:rsidRPr="00D744FB">
              <w:rPr>
                <w:color w:val="000000"/>
              </w:rPr>
              <w:t>0.15</w:t>
            </w:r>
          </w:p>
        </w:tc>
      </w:tr>
      <w:tr w:rsidR="00D744FB" w:rsidRPr="00D744FB" w14:paraId="494DFBB3"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E10A14">
            <w:pPr>
              <w:spacing w:line="48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E10A14">
            <w:pPr>
              <w:spacing w:line="48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E10A14">
            <w:pPr>
              <w:spacing w:line="48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E10A14">
            <w:pPr>
              <w:spacing w:line="48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E10A14">
            <w:pPr>
              <w:spacing w:line="48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E10A14">
            <w:pPr>
              <w:spacing w:line="48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E10A14">
            <w:pPr>
              <w:spacing w:line="48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E10A14">
            <w:pPr>
              <w:spacing w:line="480" w:lineRule="auto"/>
              <w:jc w:val="right"/>
              <w:rPr>
                <w:color w:val="000000"/>
              </w:rPr>
            </w:pPr>
            <w:r w:rsidRPr="00D744FB">
              <w:rPr>
                <w:color w:val="000000"/>
              </w:rPr>
              <w:t>0.07</w:t>
            </w:r>
          </w:p>
        </w:tc>
        <w:tc>
          <w:tcPr>
            <w:tcW w:w="1085" w:type="dxa"/>
            <w:tcBorders>
              <w:top w:val="nil"/>
              <w:left w:val="nil"/>
              <w:bottom w:val="nil"/>
              <w:right w:val="nil"/>
            </w:tcBorders>
            <w:shd w:val="clear" w:color="auto" w:fill="auto"/>
            <w:noWrap/>
            <w:vAlign w:val="bottom"/>
            <w:hideMark/>
          </w:tcPr>
          <w:p w14:paraId="4E2E8F44" w14:textId="77777777" w:rsidR="00D744FB" w:rsidRPr="00D744FB" w:rsidRDefault="00D744FB" w:rsidP="00E10A14">
            <w:pPr>
              <w:spacing w:line="480" w:lineRule="auto"/>
              <w:jc w:val="right"/>
              <w:rPr>
                <w:color w:val="000000"/>
              </w:rPr>
            </w:pPr>
            <w:r w:rsidRPr="00D744FB">
              <w:rPr>
                <w:color w:val="000000"/>
              </w:rPr>
              <w:t>0.78</w:t>
            </w:r>
          </w:p>
        </w:tc>
        <w:tc>
          <w:tcPr>
            <w:tcW w:w="992" w:type="dxa"/>
            <w:tcBorders>
              <w:top w:val="nil"/>
              <w:left w:val="nil"/>
              <w:bottom w:val="nil"/>
              <w:right w:val="nil"/>
            </w:tcBorders>
            <w:shd w:val="clear" w:color="auto" w:fill="auto"/>
            <w:noWrap/>
            <w:vAlign w:val="bottom"/>
            <w:hideMark/>
          </w:tcPr>
          <w:p w14:paraId="6B3AF958" w14:textId="77777777" w:rsidR="00D744FB" w:rsidRPr="00D744FB" w:rsidRDefault="00D744FB" w:rsidP="00E10A14">
            <w:pPr>
              <w:spacing w:line="48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E10A14">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E10A14">
            <w:pPr>
              <w:spacing w:line="480" w:lineRule="auto"/>
              <w:jc w:val="right"/>
              <w:rPr>
                <w:color w:val="000000"/>
              </w:rPr>
            </w:pPr>
            <w:r w:rsidRPr="00D744FB">
              <w:rPr>
                <w:color w:val="000000"/>
              </w:rPr>
              <w:t>0.25</w:t>
            </w:r>
          </w:p>
        </w:tc>
      </w:tr>
      <w:tr w:rsidR="00D744FB" w:rsidRPr="00D744FB" w14:paraId="0469B719" w14:textId="77777777" w:rsidTr="0009008D">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E10A14">
            <w:pPr>
              <w:spacing w:line="48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E10A14">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E10A14">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E10A14">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E10A14">
            <w:pPr>
              <w:spacing w:line="48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E10A14">
            <w:pPr>
              <w:spacing w:line="48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E10A14">
            <w:pPr>
              <w:spacing w:line="480" w:lineRule="auto"/>
              <w:jc w:val="right"/>
              <w:rPr>
                <w:color w:val="000000"/>
              </w:rPr>
            </w:pPr>
            <w:r w:rsidRPr="00D744FB">
              <w:rPr>
                <w:color w:val="000000"/>
              </w:rPr>
              <w:t>0.41</w:t>
            </w:r>
          </w:p>
        </w:tc>
        <w:tc>
          <w:tcPr>
            <w:tcW w:w="1085" w:type="dxa"/>
            <w:tcBorders>
              <w:top w:val="nil"/>
              <w:left w:val="nil"/>
              <w:bottom w:val="nil"/>
              <w:right w:val="nil"/>
            </w:tcBorders>
            <w:shd w:val="clear" w:color="auto" w:fill="auto"/>
            <w:noWrap/>
            <w:vAlign w:val="bottom"/>
            <w:hideMark/>
          </w:tcPr>
          <w:p w14:paraId="2EF6F00B" w14:textId="77777777" w:rsidR="00D744FB" w:rsidRPr="00D744FB" w:rsidRDefault="00D744FB" w:rsidP="00E10A14">
            <w:pPr>
              <w:spacing w:line="480" w:lineRule="auto"/>
              <w:jc w:val="right"/>
              <w:rPr>
                <w:color w:val="000000"/>
              </w:rPr>
            </w:pPr>
            <w:r w:rsidRPr="00D744FB">
              <w:rPr>
                <w:color w:val="000000"/>
              </w:rPr>
              <w:t>0.93</w:t>
            </w:r>
          </w:p>
        </w:tc>
        <w:tc>
          <w:tcPr>
            <w:tcW w:w="992" w:type="dxa"/>
            <w:tcBorders>
              <w:top w:val="nil"/>
              <w:left w:val="nil"/>
              <w:bottom w:val="nil"/>
              <w:right w:val="nil"/>
            </w:tcBorders>
            <w:shd w:val="clear" w:color="auto" w:fill="auto"/>
            <w:noWrap/>
            <w:vAlign w:val="bottom"/>
            <w:hideMark/>
          </w:tcPr>
          <w:p w14:paraId="5263A2A6" w14:textId="77777777" w:rsidR="00D744FB" w:rsidRPr="00D744FB" w:rsidRDefault="00D744FB" w:rsidP="00E10A14">
            <w:pPr>
              <w:spacing w:line="48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E10A14">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E10A14">
            <w:pPr>
              <w:spacing w:line="480" w:lineRule="auto"/>
              <w:jc w:val="right"/>
              <w:rPr>
                <w:color w:val="000000"/>
              </w:rPr>
            </w:pPr>
            <w:r w:rsidRPr="00D744FB">
              <w:rPr>
                <w:color w:val="000000"/>
              </w:rPr>
              <w:t>0.2</w:t>
            </w:r>
          </w:p>
        </w:tc>
      </w:tr>
      <w:tr w:rsidR="00D744FB" w:rsidRPr="00D744FB" w14:paraId="609AE199" w14:textId="77777777" w:rsidTr="0009008D">
        <w:trPr>
          <w:trHeight w:val="327"/>
          <w:jc w:val="center"/>
        </w:trPr>
        <w:tc>
          <w:tcPr>
            <w:tcW w:w="0" w:type="auto"/>
            <w:tcBorders>
              <w:top w:val="nil"/>
              <w:left w:val="nil"/>
              <w:right w:val="nil"/>
            </w:tcBorders>
            <w:shd w:val="clear" w:color="auto" w:fill="auto"/>
            <w:noWrap/>
            <w:vAlign w:val="bottom"/>
            <w:hideMark/>
          </w:tcPr>
          <w:p w14:paraId="66A1E577" w14:textId="1C0BB08B" w:rsidR="00D744FB" w:rsidRPr="00D744FB" w:rsidRDefault="00061700" w:rsidP="00E10A14">
            <w:pPr>
              <w:spacing w:line="480" w:lineRule="auto"/>
              <w:jc w:val="center"/>
              <w:rPr>
                <w:color w:val="000000"/>
              </w:rPr>
            </w:pPr>
            <w:r>
              <w:rPr>
                <w:color w:val="000000"/>
              </w:rPr>
              <w:t>28ºC – 3</w:t>
            </w:r>
            <w:r w:rsidR="00D744FB" w:rsidRPr="00D744FB">
              <w:rPr>
                <w:color w:val="000000"/>
              </w:rPr>
              <w:t>2</w:t>
            </w:r>
          </w:p>
        </w:tc>
        <w:tc>
          <w:tcPr>
            <w:tcW w:w="0" w:type="auto"/>
            <w:tcBorders>
              <w:top w:val="nil"/>
              <w:left w:val="nil"/>
              <w:right w:val="nil"/>
            </w:tcBorders>
            <w:shd w:val="clear" w:color="auto" w:fill="auto"/>
            <w:noWrap/>
            <w:vAlign w:val="bottom"/>
            <w:hideMark/>
          </w:tcPr>
          <w:p w14:paraId="6BECE696" w14:textId="77777777" w:rsidR="00D744FB" w:rsidRPr="00D744FB" w:rsidRDefault="00D744FB" w:rsidP="00E10A14">
            <w:pPr>
              <w:spacing w:line="480" w:lineRule="auto"/>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7A56F8F5" w14:textId="77777777" w:rsidR="00D744FB" w:rsidRPr="00D744FB" w:rsidRDefault="00D744FB" w:rsidP="00E10A14">
            <w:pPr>
              <w:spacing w:line="480" w:lineRule="auto"/>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7599C191"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26A3CD8A" w14:textId="77777777" w:rsidR="00D744FB" w:rsidRPr="00D744FB" w:rsidRDefault="00D744FB" w:rsidP="00E10A14">
            <w:pPr>
              <w:spacing w:line="480" w:lineRule="auto"/>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7510F654" w14:textId="77777777" w:rsidR="00D744FB" w:rsidRPr="00D744FB" w:rsidRDefault="00D744FB" w:rsidP="00E10A14">
            <w:pPr>
              <w:spacing w:line="480" w:lineRule="auto"/>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26C6F47F" w14:textId="77777777"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399E68E7" w14:textId="77777777" w:rsidR="00D744FB" w:rsidRPr="00D744FB" w:rsidRDefault="00D744FB" w:rsidP="00E10A14">
            <w:pPr>
              <w:spacing w:line="480" w:lineRule="auto"/>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0D2B4BAD" w14:textId="77777777" w:rsidR="00D744FB" w:rsidRPr="00D744FB" w:rsidRDefault="00D744FB" w:rsidP="00E10A14">
            <w:pPr>
              <w:spacing w:line="480" w:lineRule="auto"/>
              <w:jc w:val="right"/>
              <w:rPr>
                <w:color w:val="000000"/>
              </w:rPr>
            </w:pPr>
            <w:r w:rsidRPr="00D744FB">
              <w:rPr>
                <w:color w:val="000000"/>
              </w:rPr>
              <w:t>0.45</w:t>
            </w:r>
          </w:p>
        </w:tc>
        <w:tc>
          <w:tcPr>
            <w:tcW w:w="1085" w:type="dxa"/>
            <w:tcBorders>
              <w:top w:val="nil"/>
              <w:left w:val="nil"/>
              <w:right w:val="nil"/>
            </w:tcBorders>
            <w:shd w:val="clear" w:color="auto" w:fill="auto"/>
            <w:noWrap/>
            <w:vAlign w:val="bottom"/>
            <w:hideMark/>
          </w:tcPr>
          <w:p w14:paraId="5102D296" w14:textId="77777777" w:rsidR="00D744FB" w:rsidRPr="00D744FB" w:rsidRDefault="00D744FB" w:rsidP="00E10A14">
            <w:pPr>
              <w:spacing w:line="480" w:lineRule="auto"/>
              <w:jc w:val="right"/>
              <w:rPr>
                <w:color w:val="000000"/>
              </w:rPr>
            </w:pPr>
            <w:r w:rsidRPr="00D744FB">
              <w:rPr>
                <w:color w:val="000000"/>
              </w:rPr>
              <w:t>0.91</w:t>
            </w:r>
          </w:p>
        </w:tc>
        <w:tc>
          <w:tcPr>
            <w:tcW w:w="992" w:type="dxa"/>
            <w:tcBorders>
              <w:top w:val="nil"/>
              <w:left w:val="nil"/>
              <w:right w:val="nil"/>
            </w:tcBorders>
            <w:shd w:val="clear" w:color="auto" w:fill="auto"/>
            <w:noWrap/>
            <w:vAlign w:val="bottom"/>
            <w:hideMark/>
          </w:tcPr>
          <w:p w14:paraId="74559ACF" w14:textId="77777777" w:rsidR="00D744FB" w:rsidRPr="00D744FB" w:rsidRDefault="00D744FB" w:rsidP="00E10A14">
            <w:pPr>
              <w:spacing w:line="480" w:lineRule="auto"/>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1320DAA2" w14:textId="77777777" w:rsidR="00D744FB" w:rsidRPr="00D744FB" w:rsidRDefault="00D744FB" w:rsidP="00E10A14">
            <w:pPr>
              <w:spacing w:line="480" w:lineRule="auto"/>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6E702DD3" w14:textId="77777777" w:rsidR="00D744FB" w:rsidRPr="00D744FB" w:rsidRDefault="00D744FB" w:rsidP="00E10A14">
            <w:pPr>
              <w:spacing w:line="480" w:lineRule="auto"/>
              <w:jc w:val="right"/>
              <w:rPr>
                <w:color w:val="000000"/>
              </w:rPr>
            </w:pPr>
            <w:r w:rsidRPr="00D744FB">
              <w:rPr>
                <w:color w:val="000000"/>
              </w:rPr>
              <w:t>0.31</w:t>
            </w:r>
          </w:p>
        </w:tc>
      </w:tr>
      <w:tr w:rsidR="00D744FB" w:rsidRPr="00D744FB" w14:paraId="795CD72E" w14:textId="77777777" w:rsidTr="0009008D">
        <w:trPr>
          <w:trHeight w:val="327"/>
          <w:jc w:val="center"/>
        </w:trPr>
        <w:tc>
          <w:tcPr>
            <w:tcW w:w="0" w:type="auto"/>
            <w:tcBorders>
              <w:top w:val="nil"/>
              <w:left w:val="nil"/>
              <w:bottom w:val="single" w:sz="4" w:space="0" w:color="auto"/>
              <w:right w:val="nil"/>
            </w:tcBorders>
            <w:shd w:val="clear" w:color="auto" w:fill="auto"/>
            <w:noWrap/>
            <w:vAlign w:val="bottom"/>
            <w:hideMark/>
          </w:tcPr>
          <w:p w14:paraId="30CDA4CB" w14:textId="7FCB0ECC" w:rsidR="00D744FB" w:rsidRPr="00D744FB" w:rsidRDefault="00061700" w:rsidP="00E10A14">
            <w:pPr>
              <w:spacing w:line="480" w:lineRule="auto"/>
              <w:jc w:val="center"/>
              <w:rPr>
                <w:color w:val="000000"/>
              </w:rPr>
            </w:pPr>
            <w:r>
              <w:rPr>
                <w:color w:val="000000"/>
              </w:rPr>
              <w:t>30ºC – 3</w:t>
            </w:r>
            <w:r w:rsidR="00D744FB"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C37BD09" w14:textId="77777777" w:rsidR="00D744FB" w:rsidRPr="00D744FB" w:rsidRDefault="00D744FB" w:rsidP="00E10A14">
            <w:pPr>
              <w:spacing w:line="480" w:lineRule="auto"/>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615BF26F" w14:textId="77777777" w:rsidR="00D744FB" w:rsidRPr="00D744FB" w:rsidRDefault="00D744FB" w:rsidP="00E10A14">
            <w:pPr>
              <w:spacing w:line="480" w:lineRule="auto"/>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1F70894F" w14:textId="77777777" w:rsidR="00D744FB" w:rsidRPr="00D744FB" w:rsidRDefault="00D744FB" w:rsidP="00E10A14">
            <w:pPr>
              <w:spacing w:line="480" w:lineRule="auto"/>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3B504E47" w14:textId="77DE25A9" w:rsidR="00D744FB" w:rsidRPr="00D744FB" w:rsidRDefault="00D744FB" w:rsidP="00E10A14">
            <w:pPr>
              <w:spacing w:line="480" w:lineRule="auto"/>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12D7C493" w14:textId="77777777" w:rsidR="00D744FB" w:rsidRPr="00D744FB" w:rsidRDefault="00D744FB" w:rsidP="00E10A14">
            <w:pPr>
              <w:spacing w:line="480" w:lineRule="auto"/>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7A9CF984" w14:textId="5B63E4B1" w:rsidR="00D744FB" w:rsidRPr="00D744FB" w:rsidRDefault="00D744FB" w:rsidP="00E10A14">
            <w:pPr>
              <w:spacing w:line="480" w:lineRule="auto"/>
              <w:jc w:val="center"/>
              <w:rPr>
                <w:color w:val="000000"/>
              </w:rPr>
            </w:pPr>
            <w:r w:rsidRPr="00D744FB">
              <w:rPr>
                <w:color w:val="000000"/>
              </w:rPr>
              <w:t>1</w:t>
            </w:r>
            <w:r w:rsidR="00211266">
              <w:rPr>
                <w:color w:val="000000"/>
              </w:rPr>
              <w:t>*</w:t>
            </w:r>
          </w:p>
        </w:tc>
        <w:tc>
          <w:tcPr>
            <w:tcW w:w="0" w:type="auto"/>
            <w:tcBorders>
              <w:top w:val="nil"/>
              <w:left w:val="nil"/>
              <w:bottom w:val="single" w:sz="4" w:space="0" w:color="auto"/>
              <w:right w:val="nil"/>
            </w:tcBorders>
            <w:shd w:val="clear" w:color="auto" w:fill="auto"/>
            <w:noWrap/>
            <w:vAlign w:val="bottom"/>
            <w:hideMark/>
          </w:tcPr>
          <w:p w14:paraId="731D2D0B" w14:textId="77777777" w:rsidR="00D744FB" w:rsidRPr="00D744FB" w:rsidRDefault="00D744FB" w:rsidP="00E10A14">
            <w:pPr>
              <w:spacing w:line="480" w:lineRule="auto"/>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155F502" w14:textId="77777777" w:rsidR="00D744FB" w:rsidRPr="00D744FB" w:rsidRDefault="00D744FB" w:rsidP="00E10A14">
            <w:pPr>
              <w:spacing w:line="480" w:lineRule="auto"/>
              <w:jc w:val="right"/>
              <w:rPr>
                <w:color w:val="000000"/>
              </w:rPr>
            </w:pPr>
            <w:r w:rsidRPr="00D744FB">
              <w:rPr>
                <w:color w:val="000000"/>
              </w:rPr>
              <w:t>0.55</w:t>
            </w:r>
          </w:p>
        </w:tc>
        <w:tc>
          <w:tcPr>
            <w:tcW w:w="1085" w:type="dxa"/>
            <w:tcBorders>
              <w:top w:val="nil"/>
              <w:left w:val="nil"/>
              <w:bottom w:val="single" w:sz="4" w:space="0" w:color="auto"/>
              <w:right w:val="nil"/>
            </w:tcBorders>
            <w:shd w:val="clear" w:color="auto" w:fill="auto"/>
            <w:noWrap/>
            <w:vAlign w:val="bottom"/>
            <w:hideMark/>
          </w:tcPr>
          <w:p w14:paraId="19A52ADD" w14:textId="77777777" w:rsidR="00D744FB" w:rsidRPr="00D744FB" w:rsidRDefault="00D744FB" w:rsidP="00E10A14">
            <w:pPr>
              <w:spacing w:line="480" w:lineRule="auto"/>
              <w:jc w:val="right"/>
              <w:rPr>
                <w:color w:val="000000"/>
              </w:rPr>
            </w:pPr>
            <w:r w:rsidRPr="00D744FB">
              <w:rPr>
                <w:color w:val="000000"/>
              </w:rPr>
              <w:t>0.95</w:t>
            </w:r>
          </w:p>
        </w:tc>
        <w:tc>
          <w:tcPr>
            <w:tcW w:w="992" w:type="dxa"/>
            <w:tcBorders>
              <w:top w:val="nil"/>
              <w:left w:val="nil"/>
              <w:bottom w:val="single" w:sz="4" w:space="0" w:color="auto"/>
              <w:right w:val="nil"/>
            </w:tcBorders>
            <w:shd w:val="clear" w:color="auto" w:fill="auto"/>
            <w:noWrap/>
            <w:vAlign w:val="bottom"/>
            <w:hideMark/>
          </w:tcPr>
          <w:p w14:paraId="706A31A8" w14:textId="77777777" w:rsidR="00D744FB" w:rsidRPr="00D744FB" w:rsidRDefault="00D744FB" w:rsidP="00E10A14">
            <w:pPr>
              <w:spacing w:line="480" w:lineRule="auto"/>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34FFDDE9" w14:textId="77777777" w:rsidR="00D744FB" w:rsidRPr="00D744FB" w:rsidRDefault="00D744FB" w:rsidP="00E10A14">
            <w:pPr>
              <w:spacing w:line="480" w:lineRule="auto"/>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56F1126E" w14:textId="77777777" w:rsidR="00D744FB" w:rsidRPr="00D744FB" w:rsidRDefault="00D744FB" w:rsidP="00E10A14">
            <w:pPr>
              <w:spacing w:line="480" w:lineRule="auto"/>
              <w:jc w:val="right"/>
              <w:rPr>
                <w:color w:val="000000"/>
              </w:rPr>
            </w:pPr>
            <w:r w:rsidRPr="00D744FB">
              <w:rPr>
                <w:color w:val="000000"/>
              </w:rPr>
              <w:t>0.31</w:t>
            </w:r>
          </w:p>
        </w:tc>
      </w:tr>
    </w:tbl>
    <w:p w14:paraId="6E38CFC0" w14:textId="1F594E59" w:rsidR="002678D4" w:rsidRDefault="002678D4" w:rsidP="00E10A14">
      <w:pPr>
        <w:spacing w:line="480" w:lineRule="auto"/>
        <w:rPr>
          <w:lang w:val="en-AU"/>
        </w:rPr>
      </w:pPr>
    </w:p>
    <w:p w14:paraId="401F73AA" w14:textId="3F5CC07A" w:rsidR="00211266" w:rsidRDefault="00211266" w:rsidP="00E10A14">
      <w:pPr>
        <w:spacing w:line="480" w:lineRule="auto"/>
        <w:rPr>
          <w:lang w:val="en-AU"/>
        </w:rPr>
      </w:pPr>
    </w:p>
    <w:p w14:paraId="6450EDD9" w14:textId="6182365D" w:rsidR="00211266" w:rsidRDefault="00211266" w:rsidP="00E10A14">
      <w:pPr>
        <w:spacing w:line="480" w:lineRule="auto"/>
        <w:rPr>
          <w:lang w:val="en-AU"/>
        </w:rPr>
      </w:pPr>
    </w:p>
    <w:tbl>
      <w:tblPr>
        <w:tblpPr w:leftFromText="180" w:rightFromText="180" w:vertAnchor="text" w:horzAnchor="page" w:tblpX="1992" w:tblpY="-47"/>
        <w:tblW w:w="0" w:type="auto"/>
        <w:tblLayout w:type="fixed"/>
        <w:tblLook w:val="04A0" w:firstRow="1" w:lastRow="0" w:firstColumn="1" w:lastColumn="0" w:noHBand="0" w:noVBand="1"/>
      </w:tblPr>
      <w:tblGrid>
        <w:gridCol w:w="1985"/>
        <w:gridCol w:w="2551"/>
        <w:gridCol w:w="2127"/>
        <w:gridCol w:w="1559"/>
      </w:tblGrid>
      <w:tr w:rsidR="00C76B5D" w:rsidRPr="002678D4" w14:paraId="36486F5D" w14:textId="77777777" w:rsidTr="00C76B5D">
        <w:trPr>
          <w:trHeight w:val="442"/>
        </w:trPr>
        <w:tc>
          <w:tcPr>
            <w:tcW w:w="8222" w:type="dxa"/>
            <w:gridSpan w:val="4"/>
            <w:tcBorders>
              <w:top w:val="single" w:sz="4" w:space="0" w:color="auto"/>
              <w:left w:val="nil"/>
              <w:right w:val="nil"/>
            </w:tcBorders>
            <w:shd w:val="clear" w:color="auto" w:fill="auto"/>
            <w:noWrap/>
            <w:vAlign w:val="bottom"/>
          </w:tcPr>
          <w:p w14:paraId="4A6F98DF" w14:textId="77777777" w:rsidR="00C76B5D" w:rsidRPr="002678D4" w:rsidRDefault="00C76B5D" w:rsidP="00C76B5D">
            <w:pPr>
              <w:spacing w:line="480" w:lineRule="auto"/>
              <w:rPr>
                <w:color w:val="000000"/>
              </w:rPr>
            </w:pPr>
            <w:r w:rsidRPr="002678D4">
              <w:rPr>
                <w:b/>
                <w:color w:val="000000"/>
              </w:rPr>
              <w:lastRenderedPageBreak/>
              <w:t xml:space="preserve">Table </w:t>
            </w:r>
            <w:r>
              <w:rPr>
                <w:b/>
                <w:color w:val="000000"/>
              </w:rPr>
              <w:t>3</w:t>
            </w:r>
            <w:r w:rsidRPr="002678D4">
              <w:rPr>
                <w:b/>
                <w:color w:val="000000"/>
              </w:rPr>
              <w:t>.</w:t>
            </w:r>
            <w:r w:rsidRPr="002678D4">
              <w:rPr>
                <w:color w:val="000000"/>
              </w:rPr>
              <w:t xml:space="preserve"> </w:t>
            </w:r>
            <w:r>
              <w:rPr>
                <w:color w:val="000000"/>
              </w:rPr>
              <w:t xml:space="preserve">Population level </w:t>
            </w:r>
            <w:r w:rsidRPr="002678D4">
              <w:rPr>
                <w:color w:val="000000"/>
              </w:rPr>
              <w:t>mass</w:t>
            </w:r>
            <w:ins w:id="51" w:author="fonti.kar@gmail.com" w:date="2019-01-25T14:33:00Z">
              <w:r>
                <w:rPr>
                  <w:color w:val="000000"/>
                </w:rPr>
                <w:t xml:space="preserve"> </w:t>
              </w:r>
            </w:ins>
            <w:r w:rsidRPr="002678D4">
              <w:rPr>
                <w:color w:val="000000"/>
              </w:rPr>
              <w:t xml:space="preserve">scaling exponents and their 95% credible intervals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C76B5D" w:rsidRPr="002678D4" w14:paraId="286C97AB" w14:textId="77777777" w:rsidTr="00C76B5D">
        <w:trPr>
          <w:trHeight w:val="442"/>
        </w:trPr>
        <w:tc>
          <w:tcPr>
            <w:tcW w:w="1985" w:type="dxa"/>
            <w:tcBorders>
              <w:top w:val="nil"/>
              <w:left w:val="nil"/>
              <w:bottom w:val="single" w:sz="4" w:space="0" w:color="auto"/>
              <w:right w:val="nil"/>
            </w:tcBorders>
            <w:shd w:val="clear" w:color="auto" w:fill="auto"/>
            <w:noWrap/>
            <w:vAlign w:val="bottom"/>
            <w:hideMark/>
          </w:tcPr>
          <w:p w14:paraId="13E52026" w14:textId="77777777" w:rsidR="00C76B5D" w:rsidRPr="002678D4" w:rsidRDefault="00C76B5D" w:rsidP="00C76B5D">
            <w:pPr>
              <w:spacing w:line="480" w:lineRule="auto"/>
              <w:jc w:val="center"/>
              <w:rPr>
                <w:color w:val="000000"/>
              </w:rPr>
            </w:pPr>
            <w:r w:rsidRPr="002678D4">
              <w:rPr>
                <w:color w:val="000000"/>
              </w:rPr>
              <w:t>Temperature</w:t>
            </w:r>
          </w:p>
        </w:tc>
        <w:tc>
          <w:tcPr>
            <w:tcW w:w="2551" w:type="dxa"/>
            <w:tcBorders>
              <w:top w:val="nil"/>
              <w:left w:val="nil"/>
              <w:bottom w:val="single" w:sz="4" w:space="0" w:color="auto"/>
              <w:right w:val="nil"/>
            </w:tcBorders>
            <w:shd w:val="clear" w:color="auto" w:fill="auto"/>
            <w:noWrap/>
            <w:vAlign w:val="bottom"/>
            <w:hideMark/>
          </w:tcPr>
          <w:p w14:paraId="580F11B8" w14:textId="77777777" w:rsidR="00C76B5D" w:rsidRPr="002678D4" w:rsidRDefault="00C76B5D" w:rsidP="00C76B5D">
            <w:pPr>
              <w:spacing w:line="480" w:lineRule="auto"/>
              <w:jc w:val="center"/>
              <w:rPr>
                <w:color w:val="000000"/>
              </w:rPr>
            </w:pPr>
            <w:r w:rsidRPr="002678D4">
              <w:rPr>
                <w:color w:val="000000"/>
              </w:rPr>
              <w:t>Estimate</w:t>
            </w:r>
          </w:p>
        </w:tc>
        <w:tc>
          <w:tcPr>
            <w:tcW w:w="2127" w:type="dxa"/>
            <w:tcBorders>
              <w:top w:val="nil"/>
              <w:left w:val="nil"/>
              <w:bottom w:val="single" w:sz="4" w:space="0" w:color="auto"/>
              <w:right w:val="nil"/>
            </w:tcBorders>
            <w:shd w:val="clear" w:color="auto" w:fill="auto"/>
            <w:noWrap/>
            <w:vAlign w:val="bottom"/>
            <w:hideMark/>
          </w:tcPr>
          <w:p w14:paraId="5527975C" w14:textId="77777777" w:rsidR="00C76B5D" w:rsidRPr="002678D4" w:rsidRDefault="00C76B5D" w:rsidP="00C76B5D">
            <w:pPr>
              <w:spacing w:line="480" w:lineRule="auto"/>
              <w:jc w:val="center"/>
              <w:rPr>
                <w:color w:val="000000"/>
              </w:rPr>
            </w:pPr>
            <w:r w:rsidRPr="002678D4">
              <w:rPr>
                <w:color w:val="000000"/>
              </w:rPr>
              <w:t>Lower</w:t>
            </w:r>
          </w:p>
        </w:tc>
        <w:tc>
          <w:tcPr>
            <w:tcW w:w="1559" w:type="dxa"/>
            <w:tcBorders>
              <w:top w:val="nil"/>
              <w:left w:val="nil"/>
              <w:bottom w:val="single" w:sz="4" w:space="0" w:color="auto"/>
              <w:right w:val="nil"/>
            </w:tcBorders>
            <w:shd w:val="clear" w:color="auto" w:fill="auto"/>
            <w:noWrap/>
            <w:vAlign w:val="bottom"/>
            <w:hideMark/>
          </w:tcPr>
          <w:p w14:paraId="6AE68441" w14:textId="77777777" w:rsidR="00C76B5D" w:rsidRPr="002678D4" w:rsidRDefault="00C76B5D" w:rsidP="00C76B5D">
            <w:pPr>
              <w:spacing w:line="480" w:lineRule="auto"/>
              <w:jc w:val="center"/>
              <w:rPr>
                <w:color w:val="000000"/>
              </w:rPr>
            </w:pPr>
            <w:r w:rsidRPr="002678D4">
              <w:rPr>
                <w:color w:val="000000"/>
              </w:rPr>
              <w:t>Upper</w:t>
            </w:r>
          </w:p>
        </w:tc>
      </w:tr>
      <w:tr w:rsidR="00C76B5D" w:rsidRPr="002678D4" w14:paraId="637887E2" w14:textId="77777777" w:rsidTr="00C76B5D">
        <w:trPr>
          <w:trHeight w:val="442"/>
        </w:trPr>
        <w:tc>
          <w:tcPr>
            <w:tcW w:w="1985" w:type="dxa"/>
            <w:tcBorders>
              <w:top w:val="single" w:sz="4" w:space="0" w:color="auto"/>
              <w:left w:val="nil"/>
              <w:bottom w:val="nil"/>
              <w:right w:val="nil"/>
            </w:tcBorders>
            <w:shd w:val="clear" w:color="auto" w:fill="auto"/>
            <w:noWrap/>
            <w:vAlign w:val="bottom"/>
            <w:hideMark/>
          </w:tcPr>
          <w:p w14:paraId="69033DE1" w14:textId="77777777" w:rsidR="00C76B5D" w:rsidRPr="002678D4" w:rsidRDefault="00C76B5D" w:rsidP="00C76B5D">
            <w:pPr>
              <w:spacing w:line="480" w:lineRule="auto"/>
              <w:jc w:val="center"/>
              <w:rPr>
                <w:color w:val="000000"/>
              </w:rPr>
            </w:pPr>
            <w:r w:rsidRPr="002678D4">
              <w:rPr>
                <w:color w:val="000000"/>
              </w:rPr>
              <w:t>22</w:t>
            </w:r>
          </w:p>
        </w:tc>
        <w:tc>
          <w:tcPr>
            <w:tcW w:w="2551" w:type="dxa"/>
            <w:tcBorders>
              <w:top w:val="single" w:sz="4" w:space="0" w:color="auto"/>
              <w:left w:val="nil"/>
              <w:bottom w:val="nil"/>
              <w:right w:val="nil"/>
            </w:tcBorders>
            <w:shd w:val="clear" w:color="auto" w:fill="auto"/>
            <w:noWrap/>
            <w:vAlign w:val="bottom"/>
            <w:hideMark/>
          </w:tcPr>
          <w:p w14:paraId="3C69DADF" w14:textId="77777777" w:rsidR="00C76B5D" w:rsidRPr="002678D4" w:rsidRDefault="00C76B5D" w:rsidP="00C76B5D">
            <w:pPr>
              <w:spacing w:line="480" w:lineRule="auto"/>
              <w:jc w:val="center"/>
              <w:rPr>
                <w:b/>
                <w:color w:val="000000"/>
              </w:rPr>
            </w:pPr>
            <w:r w:rsidRPr="002678D4">
              <w:rPr>
                <w:b/>
                <w:color w:val="000000"/>
              </w:rPr>
              <w:t>1.09</w:t>
            </w:r>
          </w:p>
        </w:tc>
        <w:tc>
          <w:tcPr>
            <w:tcW w:w="2127" w:type="dxa"/>
            <w:tcBorders>
              <w:top w:val="single" w:sz="4" w:space="0" w:color="auto"/>
              <w:left w:val="nil"/>
              <w:bottom w:val="nil"/>
              <w:right w:val="nil"/>
            </w:tcBorders>
            <w:shd w:val="clear" w:color="auto" w:fill="auto"/>
            <w:noWrap/>
            <w:vAlign w:val="bottom"/>
            <w:hideMark/>
          </w:tcPr>
          <w:p w14:paraId="43FE79B3" w14:textId="77777777" w:rsidR="00C76B5D" w:rsidRPr="002678D4" w:rsidRDefault="00C76B5D" w:rsidP="00C76B5D">
            <w:pPr>
              <w:spacing w:line="480" w:lineRule="auto"/>
              <w:jc w:val="center"/>
              <w:rPr>
                <w:color w:val="000000"/>
              </w:rPr>
            </w:pPr>
            <w:r w:rsidRPr="002678D4">
              <w:rPr>
                <w:color w:val="000000"/>
              </w:rPr>
              <w:t>0.49</w:t>
            </w:r>
          </w:p>
        </w:tc>
        <w:tc>
          <w:tcPr>
            <w:tcW w:w="1559" w:type="dxa"/>
            <w:tcBorders>
              <w:top w:val="single" w:sz="4" w:space="0" w:color="auto"/>
              <w:left w:val="nil"/>
              <w:bottom w:val="nil"/>
              <w:right w:val="nil"/>
            </w:tcBorders>
            <w:shd w:val="clear" w:color="auto" w:fill="auto"/>
            <w:noWrap/>
            <w:vAlign w:val="bottom"/>
            <w:hideMark/>
          </w:tcPr>
          <w:p w14:paraId="148F95F5" w14:textId="77777777" w:rsidR="00C76B5D" w:rsidRPr="002678D4" w:rsidRDefault="00C76B5D" w:rsidP="00C76B5D">
            <w:pPr>
              <w:spacing w:line="480" w:lineRule="auto"/>
              <w:jc w:val="center"/>
              <w:rPr>
                <w:color w:val="000000"/>
              </w:rPr>
            </w:pPr>
            <w:r w:rsidRPr="002678D4">
              <w:rPr>
                <w:color w:val="000000"/>
              </w:rPr>
              <w:t>1.68</w:t>
            </w:r>
          </w:p>
        </w:tc>
      </w:tr>
      <w:tr w:rsidR="00C76B5D" w:rsidRPr="002678D4" w14:paraId="6FD0DE5D" w14:textId="77777777" w:rsidTr="00C76B5D">
        <w:trPr>
          <w:trHeight w:val="442"/>
        </w:trPr>
        <w:tc>
          <w:tcPr>
            <w:tcW w:w="1985" w:type="dxa"/>
            <w:tcBorders>
              <w:top w:val="nil"/>
              <w:left w:val="nil"/>
              <w:bottom w:val="nil"/>
              <w:right w:val="nil"/>
            </w:tcBorders>
            <w:shd w:val="clear" w:color="auto" w:fill="auto"/>
            <w:noWrap/>
            <w:vAlign w:val="bottom"/>
            <w:hideMark/>
          </w:tcPr>
          <w:p w14:paraId="2201C591" w14:textId="77777777" w:rsidR="00C76B5D" w:rsidRPr="002678D4" w:rsidRDefault="00C76B5D" w:rsidP="00C76B5D">
            <w:pPr>
              <w:spacing w:line="480" w:lineRule="auto"/>
              <w:jc w:val="center"/>
              <w:rPr>
                <w:color w:val="000000"/>
              </w:rPr>
            </w:pPr>
            <w:r w:rsidRPr="002678D4">
              <w:rPr>
                <w:color w:val="000000"/>
              </w:rPr>
              <w:t>24</w:t>
            </w:r>
          </w:p>
        </w:tc>
        <w:tc>
          <w:tcPr>
            <w:tcW w:w="2551" w:type="dxa"/>
            <w:tcBorders>
              <w:top w:val="nil"/>
              <w:left w:val="nil"/>
              <w:bottom w:val="nil"/>
              <w:right w:val="nil"/>
            </w:tcBorders>
            <w:shd w:val="clear" w:color="auto" w:fill="auto"/>
            <w:noWrap/>
            <w:vAlign w:val="bottom"/>
            <w:hideMark/>
          </w:tcPr>
          <w:p w14:paraId="390504B2" w14:textId="77777777" w:rsidR="00C76B5D" w:rsidRPr="002678D4" w:rsidRDefault="00C76B5D" w:rsidP="00C76B5D">
            <w:pPr>
              <w:spacing w:line="480" w:lineRule="auto"/>
              <w:jc w:val="center"/>
              <w:rPr>
                <w:b/>
                <w:color w:val="000000"/>
              </w:rPr>
            </w:pPr>
            <w:r w:rsidRPr="002678D4">
              <w:rPr>
                <w:b/>
                <w:color w:val="000000"/>
              </w:rPr>
              <w:t>0.62</w:t>
            </w:r>
          </w:p>
        </w:tc>
        <w:tc>
          <w:tcPr>
            <w:tcW w:w="2127" w:type="dxa"/>
            <w:tcBorders>
              <w:top w:val="nil"/>
              <w:left w:val="nil"/>
              <w:bottom w:val="nil"/>
              <w:right w:val="nil"/>
            </w:tcBorders>
            <w:shd w:val="clear" w:color="auto" w:fill="auto"/>
            <w:noWrap/>
            <w:vAlign w:val="bottom"/>
            <w:hideMark/>
          </w:tcPr>
          <w:p w14:paraId="10920346" w14:textId="77777777" w:rsidR="00C76B5D" w:rsidRPr="002678D4" w:rsidRDefault="00C76B5D" w:rsidP="00C76B5D">
            <w:pPr>
              <w:spacing w:line="480" w:lineRule="auto"/>
              <w:jc w:val="center"/>
              <w:rPr>
                <w:color w:val="000000"/>
              </w:rPr>
            </w:pPr>
            <w:r w:rsidRPr="002678D4">
              <w:rPr>
                <w:color w:val="000000"/>
              </w:rPr>
              <w:t>0.04</w:t>
            </w:r>
          </w:p>
        </w:tc>
        <w:tc>
          <w:tcPr>
            <w:tcW w:w="1559" w:type="dxa"/>
            <w:tcBorders>
              <w:top w:val="nil"/>
              <w:left w:val="nil"/>
              <w:bottom w:val="nil"/>
              <w:right w:val="nil"/>
            </w:tcBorders>
            <w:shd w:val="clear" w:color="auto" w:fill="auto"/>
            <w:noWrap/>
            <w:vAlign w:val="bottom"/>
            <w:hideMark/>
          </w:tcPr>
          <w:p w14:paraId="4C944967" w14:textId="77777777" w:rsidR="00C76B5D" w:rsidRPr="002678D4" w:rsidRDefault="00C76B5D" w:rsidP="00C76B5D">
            <w:pPr>
              <w:spacing w:line="480" w:lineRule="auto"/>
              <w:jc w:val="center"/>
              <w:rPr>
                <w:color w:val="000000"/>
              </w:rPr>
            </w:pPr>
            <w:r w:rsidRPr="002678D4">
              <w:rPr>
                <w:color w:val="000000"/>
              </w:rPr>
              <w:t>1.2</w:t>
            </w:r>
          </w:p>
        </w:tc>
      </w:tr>
      <w:tr w:rsidR="00C76B5D" w:rsidRPr="002678D4" w14:paraId="7D2DE131" w14:textId="77777777" w:rsidTr="00C76B5D">
        <w:trPr>
          <w:trHeight w:val="442"/>
        </w:trPr>
        <w:tc>
          <w:tcPr>
            <w:tcW w:w="1985" w:type="dxa"/>
            <w:tcBorders>
              <w:top w:val="nil"/>
              <w:left w:val="nil"/>
              <w:bottom w:val="nil"/>
              <w:right w:val="nil"/>
            </w:tcBorders>
            <w:shd w:val="clear" w:color="auto" w:fill="auto"/>
            <w:noWrap/>
            <w:vAlign w:val="bottom"/>
            <w:hideMark/>
          </w:tcPr>
          <w:p w14:paraId="3AEF8FD8" w14:textId="77777777" w:rsidR="00C76B5D" w:rsidRPr="002678D4" w:rsidRDefault="00C76B5D" w:rsidP="00C76B5D">
            <w:pPr>
              <w:spacing w:line="480" w:lineRule="auto"/>
              <w:jc w:val="center"/>
              <w:rPr>
                <w:color w:val="000000"/>
              </w:rPr>
            </w:pPr>
            <w:r w:rsidRPr="002678D4">
              <w:rPr>
                <w:color w:val="000000"/>
              </w:rPr>
              <w:t>26</w:t>
            </w:r>
          </w:p>
        </w:tc>
        <w:tc>
          <w:tcPr>
            <w:tcW w:w="2551" w:type="dxa"/>
            <w:tcBorders>
              <w:top w:val="nil"/>
              <w:left w:val="nil"/>
              <w:bottom w:val="nil"/>
              <w:right w:val="nil"/>
            </w:tcBorders>
            <w:shd w:val="clear" w:color="auto" w:fill="auto"/>
            <w:noWrap/>
            <w:vAlign w:val="bottom"/>
            <w:hideMark/>
          </w:tcPr>
          <w:p w14:paraId="136E2744" w14:textId="77777777" w:rsidR="00C76B5D" w:rsidRPr="002678D4" w:rsidRDefault="00C76B5D" w:rsidP="00C76B5D">
            <w:pPr>
              <w:spacing w:line="480" w:lineRule="auto"/>
              <w:jc w:val="center"/>
              <w:rPr>
                <w:b/>
                <w:color w:val="000000"/>
              </w:rPr>
            </w:pPr>
            <w:r w:rsidRPr="002678D4">
              <w:rPr>
                <w:b/>
                <w:color w:val="000000"/>
              </w:rPr>
              <w:t>0.76</w:t>
            </w:r>
          </w:p>
        </w:tc>
        <w:tc>
          <w:tcPr>
            <w:tcW w:w="2127" w:type="dxa"/>
            <w:tcBorders>
              <w:top w:val="nil"/>
              <w:left w:val="nil"/>
              <w:bottom w:val="nil"/>
              <w:right w:val="nil"/>
            </w:tcBorders>
            <w:shd w:val="clear" w:color="auto" w:fill="auto"/>
            <w:noWrap/>
            <w:vAlign w:val="bottom"/>
            <w:hideMark/>
          </w:tcPr>
          <w:p w14:paraId="03E50E5C" w14:textId="77777777" w:rsidR="00C76B5D" w:rsidRPr="002678D4" w:rsidRDefault="00C76B5D" w:rsidP="00C76B5D">
            <w:pPr>
              <w:spacing w:line="480" w:lineRule="auto"/>
              <w:jc w:val="center"/>
              <w:rPr>
                <w:color w:val="000000"/>
              </w:rPr>
            </w:pPr>
            <w:r w:rsidRPr="002678D4">
              <w:rPr>
                <w:color w:val="000000"/>
              </w:rPr>
              <w:t>0.15</w:t>
            </w:r>
          </w:p>
        </w:tc>
        <w:tc>
          <w:tcPr>
            <w:tcW w:w="1559" w:type="dxa"/>
            <w:tcBorders>
              <w:top w:val="nil"/>
              <w:left w:val="nil"/>
              <w:bottom w:val="nil"/>
              <w:right w:val="nil"/>
            </w:tcBorders>
            <w:shd w:val="clear" w:color="auto" w:fill="auto"/>
            <w:noWrap/>
            <w:vAlign w:val="bottom"/>
            <w:hideMark/>
          </w:tcPr>
          <w:p w14:paraId="05648ACF" w14:textId="77777777" w:rsidR="00C76B5D" w:rsidRPr="002678D4" w:rsidRDefault="00C76B5D" w:rsidP="00C76B5D">
            <w:pPr>
              <w:spacing w:line="480" w:lineRule="auto"/>
              <w:jc w:val="center"/>
              <w:rPr>
                <w:color w:val="000000"/>
              </w:rPr>
            </w:pPr>
            <w:r w:rsidRPr="002678D4">
              <w:rPr>
                <w:color w:val="000000"/>
              </w:rPr>
              <w:t>1.31</w:t>
            </w:r>
          </w:p>
        </w:tc>
      </w:tr>
      <w:tr w:rsidR="00C76B5D" w:rsidRPr="002678D4" w14:paraId="1A09803B" w14:textId="77777777" w:rsidTr="00C76B5D">
        <w:trPr>
          <w:trHeight w:val="442"/>
        </w:trPr>
        <w:tc>
          <w:tcPr>
            <w:tcW w:w="1985" w:type="dxa"/>
            <w:tcBorders>
              <w:top w:val="nil"/>
              <w:left w:val="nil"/>
              <w:bottom w:val="nil"/>
              <w:right w:val="nil"/>
            </w:tcBorders>
            <w:shd w:val="clear" w:color="auto" w:fill="auto"/>
            <w:noWrap/>
            <w:vAlign w:val="bottom"/>
            <w:hideMark/>
          </w:tcPr>
          <w:p w14:paraId="64250544" w14:textId="77777777" w:rsidR="00C76B5D" w:rsidRPr="002678D4" w:rsidRDefault="00C76B5D" w:rsidP="00C76B5D">
            <w:pPr>
              <w:spacing w:line="480" w:lineRule="auto"/>
              <w:jc w:val="center"/>
              <w:rPr>
                <w:color w:val="000000"/>
              </w:rPr>
            </w:pPr>
            <w:r w:rsidRPr="002678D4">
              <w:rPr>
                <w:color w:val="000000"/>
              </w:rPr>
              <w:t>28</w:t>
            </w:r>
          </w:p>
        </w:tc>
        <w:tc>
          <w:tcPr>
            <w:tcW w:w="2551" w:type="dxa"/>
            <w:tcBorders>
              <w:top w:val="nil"/>
              <w:left w:val="nil"/>
              <w:bottom w:val="nil"/>
              <w:right w:val="nil"/>
            </w:tcBorders>
            <w:shd w:val="clear" w:color="auto" w:fill="auto"/>
            <w:noWrap/>
            <w:vAlign w:val="bottom"/>
            <w:hideMark/>
          </w:tcPr>
          <w:p w14:paraId="7B47F444" w14:textId="77777777" w:rsidR="00C76B5D" w:rsidRPr="002678D4" w:rsidRDefault="00C76B5D" w:rsidP="00C76B5D">
            <w:pPr>
              <w:spacing w:line="480" w:lineRule="auto"/>
              <w:jc w:val="center"/>
              <w:rPr>
                <w:b/>
                <w:color w:val="000000"/>
              </w:rPr>
            </w:pPr>
            <w:r w:rsidRPr="002678D4">
              <w:rPr>
                <w:b/>
                <w:color w:val="000000"/>
              </w:rPr>
              <w:t>0.69</w:t>
            </w:r>
          </w:p>
        </w:tc>
        <w:tc>
          <w:tcPr>
            <w:tcW w:w="2127" w:type="dxa"/>
            <w:tcBorders>
              <w:top w:val="nil"/>
              <w:left w:val="nil"/>
              <w:bottom w:val="nil"/>
              <w:right w:val="nil"/>
            </w:tcBorders>
            <w:shd w:val="clear" w:color="auto" w:fill="auto"/>
            <w:noWrap/>
            <w:vAlign w:val="bottom"/>
            <w:hideMark/>
          </w:tcPr>
          <w:p w14:paraId="1272CA7E" w14:textId="77777777" w:rsidR="00C76B5D" w:rsidRPr="002678D4" w:rsidRDefault="00C76B5D" w:rsidP="00C76B5D">
            <w:pPr>
              <w:spacing w:line="480" w:lineRule="auto"/>
              <w:jc w:val="center"/>
              <w:rPr>
                <w:color w:val="000000"/>
              </w:rPr>
            </w:pPr>
            <w:r w:rsidRPr="002678D4">
              <w:rPr>
                <w:color w:val="000000"/>
              </w:rPr>
              <w:t>0.08</w:t>
            </w:r>
          </w:p>
        </w:tc>
        <w:tc>
          <w:tcPr>
            <w:tcW w:w="1559" w:type="dxa"/>
            <w:tcBorders>
              <w:top w:val="nil"/>
              <w:left w:val="nil"/>
              <w:bottom w:val="nil"/>
              <w:right w:val="nil"/>
            </w:tcBorders>
            <w:shd w:val="clear" w:color="auto" w:fill="auto"/>
            <w:noWrap/>
            <w:vAlign w:val="bottom"/>
            <w:hideMark/>
          </w:tcPr>
          <w:p w14:paraId="58CF0BEE" w14:textId="77777777" w:rsidR="00C76B5D" w:rsidRPr="002678D4" w:rsidRDefault="00C76B5D" w:rsidP="00C76B5D">
            <w:pPr>
              <w:spacing w:line="480" w:lineRule="auto"/>
              <w:jc w:val="center"/>
              <w:rPr>
                <w:color w:val="000000"/>
              </w:rPr>
            </w:pPr>
            <w:r w:rsidRPr="002678D4">
              <w:rPr>
                <w:color w:val="000000"/>
              </w:rPr>
              <w:t>1.26</w:t>
            </w:r>
          </w:p>
        </w:tc>
      </w:tr>
      <w:tr w:rsidR="00C76B5D" w:rsidRPr="002678D4" w14:paraId="278C5821" w14:textId="77777777" w:rsidTr="00C76B5D">
        <w:trPr>
          <w:trHeight w:val="442"/>
        </w:trPr>
        <w:tc>
          <w:tcPr>
            <w:tcW w:w="1985" w:type="dxa"/>
            <w:tcBorders>
              <w:top w:val="nil"/>
              <w:left w:val="nil"/>
              <w:right w:val="nil"/>
            </w:tcBorders>
            <w:shd w:val="clear" w:color="auto" w:fill="auto"/>
            <w:noWrap/>
            <w:vAlign w:val="bottom"/>
            <w:hideMark/>
          </w:tcPr>
          <w:p w14:paraId="798917F2" w14:textId="77777777" w:rsidR="00C76B5D" w:rsidRPr="002678D4" w:rsidRDefault="00C76B5D" w:rsidP="00C76B5D">
            <w:pPr>
              <w:spacing w:line="480" w:lineRule="auto"/>
              <w:jc w:val="center"/>
              <w:rPr>
                <w:color w:val="000000"/>
              </w:rPr>
            </w:pPr>
            <w:r w:rsidRPr="002678D4">
              <w:rPr>
                <w:color w:val="000000"/>
              </w:rPr>
              <w:t>30</w:t>
            </w:r>
          </w:p>
        </w:tc>
        <w:tc>
          <w:tcPr>
            <w:tcW w:w="2551" w:type="dxa"/>
            <w:tcBorders>
              <w:top w:val="nil"/>
              <w:left w:val="nil"/>
              <w:right w:val="nil"/>
            </w:tcBorders>
            <w:shd w:val="clear" w:color="auto" w:fill="auto"/>
            <w:noWrap/>
            <w:vAlign w:val="bottom"/>
            <w:hideMark/>
          </w:tcPr>
          <w:p w14:paraId="1B6887D1" w14:textId="77777777" w:rsidR="00C76B5D" w:rsidRPr="002678D4" w:rsidRDefault="00C76B5D" w:rsidP="00C76B5D">
            <w:pPr>
              <w:spacing w:line="480" w:lineRule="auto"/>
              <w:jc w:val="center"/>
              <w:rPr>
                <w:b/>
                <w:color w:val="000000"/>
              </w:rPr>
            </w:pPr>
            <w:r w:rsidRPr="002678D4">
              <w:rPr>
                <w:b/>
                <w:color w:val="000000"/>
              </w:rPr>
              <w:t>1.1</w:t>
            </w:r>
          </w:p>
        </w:tc>
        <w:tc>
          <w:tcPr>
            <w:tcW w:w="2127" w:type="dxa"/>
            <w:tcBorders>
              <w:top w:val="nil"/>
              <w:left w:val="nil"/>
              <w:right w:val="nil"/>
            </w:tcBorders>
            <w:shd w:val="clear" w:color="auto" w:fill="auto"/>
            <w:noWrap/>
            <w:vAlign w:val="bottom"/>
            <w:hideMark/>
          </w:tcPr>
          <w:p w14:paraId="142F1BCB" w14:textId="77777777" w:rsidR="00C76B5D" w:rsidRPr="002678D4" w:rsidRDefault="00C76B5D" w:rsidP="00C76B5D">
            <w:pPr>
              <w:spacing w:line="480" w:lineRule="auto"/>
              <w:jc w:val="center"/>
              <w:rPr>
                <w:color w:val="000000"/>
              </w:rPr>
            </w:pPr>
            <w:r w:rsidRPr="002678D4">
              <w:rPr>
                <w:color w:val="000000"/>
              </w:rPr>
              <w:t>0.5</w:t>
            </w:r>
          </w:p>
        </w:tc>
        <w:tc>
          <w:tcPr>
            <w:tcW w:w="1559" w:type="dxa"/>
            <w:tcBorders>
              <w:top w:val="nil"/>
              <w:left w:val="nil"/>
              <w:right w:val="nil"/>
            </w:tcBorders>
            <w:shd w:val="clear" w:color="auto" w:fill="auto"/>
            <w:noWrap/>
            <w:vAlign w:val="bottom"/>
            <w:hideMark/>
          </w:tcPr>
          <w:p w14:paraId="6E49FD6E" w14:textId="77777777" w:rsidR="00C76B5D" w:rsidRPr="002678D4" w:rsidRDefault="00C76B5D" w:rsidP="00C76B5D">
            <w:pPr>
              <w:spacing w:line="480" w:lineRule="auto"/>
              <w:jc w:val="center"/>
              <w:rPr>
                <w:color w:val="000000"/>
              </w:rPr>
            </w:pPr>
            <w:r w:rsidRPr="002678D4">
              <w:rPr>
                <w:color w:val="000000"/>
              </w:rPr>
              <w:t>1.67</w:t>
            </w:r>
          </w:p>
        </w:tc>
      </w:tr>
      <w:tr w:rsidR="00C76B5D" w:rsidRPr="002678D4" w14:paraId="524BD289" w14:textId="77777777" w:rsidTr="00C76B5D">
        <w:trPr>
          <w:trHeight w:val="442"/>
        </w:trPr>
        <w:tc>
          <w:tcPr>
            <w:tcW w:w="1985" w:type="dxa"/>
            <w:tcBorders>
              <w:top w:val="nil"/>
              <w:left w:val="nil"/>
              <w:bottom w:val="single" w:sz="4" w:space="0" w:color="auto"/>
              <w:right w:val="nil"/>
            </w:tcBorders>
            <w:shd w:val="clear" w:color="auto" w:fill="auto"/>
            <w:noWrap/>
            <w:vAlign w:val="bottom"/>
            <w:hideMark/>
          </w:tcPr>
          <w:p w14:paraId="4E1DA482" w14:textId="77777777" w:rsidR="00C76B5D" w:rsidRPr="002678D4" w:rsidRDefault="00C76B5D" w:rsidP="00C76B5D">
            <w:pPr>
              <w:spacing w:line="480" w:lineRule="auto"/>
              <w:jc w:val="center"/>
              <w:rPr>
                <w:color w:val="000000"/>
              </w:rPr>
            </w:pPr>
            <w:r w:rsidRPr="002678D4">
              <w:rPr>
                <w:color w:val="000000"/>
              </w:rPr>
              <w:t>32</w:t>
            </w:r>
          </w:p>
        </w:tc>
        <w:tc>
          <w:tcPr>
            <w:tcW w:w="2551" w:type="dxa"/>
            <w:tcBorders>
              <w:top w:val="nil"/>
              <w:left w:val="nil"/>
              <w:bottom w:val="single" w:sz="4" w:space="0" w:color="auto"/>
              <w:right w:val="nil"/>
            </w:tcBorders>
            <w:shd w:val="clear" w:color="auto" w:fill="auto"/>
            <w:noWrap/>
            <w:vAlign w:val="bottom"/>
            <w:hideMark/>
          </w:tcPr>
          <w:p w14:paraId="623CE3BE" w14:textId="77777777" w:rsidR="00C76B5D" w:rsidRPr="002678D4" w:rsidRDefault="00C76B5D" w:rsidP="00C76B5D">
            <w:pPr>
              <w:spacing w:line="480" w:lineRule="auto"/>
              <w:jc w:val="center"/>
              <w:rPr>
                <w:b/>
                <w:color w:val="000000"/>
              </w:rPr>
            </w:pPr>
            <w:r w:rsidRPr="002678D4">
              <w:rPr>
                <w:b/>
                <w:color w:val="000000"/>
              </w:rPr>
              <w:t>0.91</w:t>
            </w:r>
          </w:p>
        </w:tc>
        <w:tc>
          <w:tcPr>
            <w:tcW w:w="2127" w:type="dxa"/>
            <w:tcBorders>
              <w:top w:val="nil"/>
              <w:left w:val="nil"/>
              <w:bottom w:val="single" w:sz="4" w:space="0" w:color="auto"/>
              <w:right w:val="nil"/>
            </w:tcBorders>
            <w:shd w:val="clear" w:color="auto" w:fill="auto"/>
            <w:noWrap/>
            <w:vAlign w:val="bottom"/>
            <w:hideMark/>
          </w:tcPr>
          <w:p w14:paraId="54F9EC07" w14:textId="77777777" w:rsidR="00C76B5D" w:rsidRPr="002678D4" w:rsidRDefault="00C76B5D" w:rsidP="00C76B5D">
            <w:pPr>
              <w:spacing w:line="480" w:lineRule="auto"/>
              <w:jc w:val="center"/>
              <w:rPr>
                <w:color w:val="000000"/>
              </w:rPr>
            </w:pPr>
            <w:r w:rsidRPr="002678D4">
              <w:rPr>
                <w:color w:val="000000"/>
              </w:rPr>
              <w:t>0.25</w:t>
            </w:r>
          </w:p>
        </w:tc>
        <w:tc>
          <w:tcPr>
            <w:tcW w:w="1559" w:type="dxa"/>
            <w:tcBorders>
              <w:top w:val="nil"/>
              <w:left w:val="nil"/>
              <w:bottom w:val="single" w:sz="4" w:space="0" w:color="auto"/>
              <w:right w:val="nil"/>
            </w:tcBorders>
            <w:shd w:val="clear" w:color="auto" w:fill="auto"/>
            <w:noWrap/>
            <w:vAlign w:val="bottom"/>
            <w:hideMark/>
          </w:tcPr>
          <w:p w14:paraId="12E0B9FD" w14:textId="77777777" w:rsidR="00C76B5D" w:rsidRPr="002678D4" w:rsidRDefault="00C76B5D" w:rsidP="00C76B5D">
            <w:pPr>
              <w:spacing w:line="480" w:lineRule="auto"/>
              <w:jc w:val="center"/>
              <w:rPr>
                <w:color w:val="000000"/>
              </w:rPr>
            </w:pPr>
            <w:r w:rsidRPr="002678D4">
              <w:rPr>
                <w:color w:val="000000"/>
              </w:rPr>
              <w:t>1.44</w:t>
            </w:r>
          </w:p>
        </w:tc>
      </w:tr>
    </w:tbl>
    <w:p w14:paraId="5B6C8658" w14:textId="264341DE" w:rsidR="00211266" w:rsidRDefault="00211266" w:rsidP="00E10A14">
      <w:pPr>
        <w:spacing w:line="480" w:lineRule="auto"/>
        <w:rPr>
          <w:lang w:val="en-AU"/>
        </w:rPr>
      </w:pPr>
    </w:p>
    <w:p w14:paraId="7D42A395" w14:textId="337896D3" w:rsidR="00211266" w:rsidRDefault="00211266" w:rsidP="00E10A14">
      <w:pPr>
        <w:spacing w:line="480" w:lineRule="auto"/>
        <w:rPr>
          <w:lang w:val="en-AU"/>
        </w:rPr>
      </w:pPr>
    </w:p>
    <w:p w14:paraId="343ED91F" w14:textId="77777777" w:rsidR="00211266" w:rsidRDefault="00211266" w:rsidP="00E10A14">
      <w:pPr>
        <w:spacing w:line="480" w:lineRule="auto"/>
        <w:rPr>
          <w:lang w:val="en-AU"/>
        </w:rPr>
      </w:pPr>
    </w:p>
    <w:p w14:paraId="7BF06FD3" w14:textId="030312EB" w:rsidR="00EF339B" w:rsidRPr="00EF339B" w:rsidRDefault="00EF339B" w:rsidP="00E10A14">
      <w:pPr>
        <w:spacing w:line="480" w:lineRule="auto"/>
        <w:rPr>
          <w:lang w:val="en-AU"/>
        </w:rPr>
      </w:pP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01-20T11:20:00Z" w:initials="MOU">
    <w:p w14:paraId="7EB38C08" w14:textId="77777777" w:rsidR="001A34D9" w:rsidRDefault="001A34D9">
      <w:pPr>
        <w:pStyle w:val="CommentText"/>
      </w:pPr>
      <w:r>
        <w:rPr>
          <w:rStyle w:val="CommentReference"/>
        </w:rPr>
        <w:annotationRef/>
      </w:r>
      <w:r>
        <w:t>3 requests.</w:t>
      </w:r>
    </w:p>
    <w:p w14:paraId="09E9826F" w14:textId="77777777" w:rsidR="001A34D9" w:rsidRDefault="001A34D9">
      <w:pPr>
        <w:pStyle w:val="CommentText"/>
      </w:pPr>
    </w:p>
    <w:p w14:paraId="72834CA1" w14:textId="09BA66A5" w:rsidR="001A34D9" w:rsidRDefault="001A34D9" w:rsidP="004423E8">
      <w:pPr>
        <w:pStyle w:val="CommentText"/>
        <w:numPr>
          <w:ilvl w:val="0"/>
          <w:numId w:val="23"/>
        </w:numPr>
      </w:pPr>
      <w:r>
        <w:t>Some oscillations between (past and present) tenses in the Intro – please fix</w:t>
      </w:r>
    </w:p>
    <w:p w14:paraId="49998788" w14:textId="04107285" w:rsidR="001A34D9" w:rsidRDefault="001A34D9" w:rsidP="004423E8">
      <w:pPr>
        <w:pStyle w:val="CommentText"/>
        <w:numPr>
          <w:ilvl w:val="0"/>
          <w:numId w:val="23"/>
        </w:numPr>
      </w:pPr>
      <w:r>
        <w:t xml:space="preserve"> Stick with consistent terminology (you can change “verbs” but not key phrases)</w:t>
      </w:r>
    </w:p>
    <w:p w14:paraId="48FCCC9B" w14:textId="6E3564BD" w:rsidR="001A34D9" w:rsidRPr="00C67ABC" w:rsidRDefault="001A34D9" w:rsidP="004423E8">
      <w:pPr>
        <w:pStyle w:val="CommentText"/>
        <w:numPr>
          <w:ilvl w:val="0"/>
          <w:numId w:val="23"/>
        </w:numPr>
        <w:rPr>
          <w:strike/>
        </w:rPr>
      </w:pPr>
      <w:r w:rsidRPr="00C67ABC">
        <w:rPr>
          <w:strike/>
        </w:rPr>
        <w:t xml:space="preserve"> Please highlight where you think you could cut (and we will decide for you). </w:t>
      </w:r>
    </w:p>
    <w:p w14:paraId="43202E07" w14:textId="77777777" w:rsidR="001A34D9" w:rsidRPr="00C67ABC" w:rsidRDefault="001A34D9">
      <w:pPr>
        <w:pStyle w:val="CommentText"/>
        <w:rPr>
          <w:strike/>
        </w:rPr>
      </w:pPr>
    </w:p>
    <w:p w14:paraId="6C8D1E7A" w14:textId="5B76A555" w:rsidR="001A34D9" w:rsidRPr="00C67ABC" w:rsidRDefault="001A34D9">
      <w:pPr>
        <w:pStyle w:val="CommentText"/>
        <w:rPr>
          <w:strike/>
        </w:rPr>
      </w:pPr>
      <w:r w:rsidRPr="00C67ABC">
        <w:rPr>
          <w:strike/>
        </w:rPr>
        <w:t>OK one thing I rewrote a bit thinking that we have both within and between -individual level metabolic scaling so you need to change these changes back! (especially in Abstract)</w:t>
      </w:r>
    </w:p>
    <w:p w14:paraId="64A52D7F" w14:textId="77777777" w:rsidR="001A34D9" w:rsidRPr="00C67ABC" w:rsidRDefault="001A34D9">
      <w:pPr>
        <w:pStyle w:val="CommentText"/>
        <w:rPr>
          <w:strike/>
        </w:rPr>
      </w:pPr>
    </w:p>
    <w:p w14:paraId="67137D4D" w14:textId="52EC6167" w:rsidR="001A34D9" w:rsidRDefault="001A34D9">
      <w:pPr>
        <w:pStyle w:val="CommentText"/>
      </w:pPr>
      <w:r w:rsidRPr="00C67ABC">
        <w:rPr>
          <w:strike/>
        </w:rPr>
        <w:t>We discuss this</w:t>
      </w:r>
    </w:p>
  </w:comment>
  <w:comment w:id="4" w:author="Daniel Noble" w:date="2019-01-28T10:37:00Z" w:initials="DN">
    <w:p w14:paraId="257F2A94" w14:textId="132E7795" w:rsidR="001A34D9" w:rsidRDefault="001A34D9">
      <w:pPr>
        <w:pStyle w:val="CommentText"/>
      </w:pPr>
      <w:r>
        <w:rPr>
          <w:rStyle w:val="CommentReference"/>
        </w:rPr>
        <w:annotationRef/>
      </w:r>
      <w:r>
        <w:t>I think you are trying to define too much in the abstract. You don’t want to do this. Save it for the intro. That’s what it’s for. Defining here makes is a bit clunky and repetitive.</w:t>
      </w:r>
    </w:p>
  </w:comment>
  <w:comment w:id="5" w:author="fonti.kar@gmail.com" w:date="2019-07-03T18:08:00Z" w:initials="f">
    <w:p w14:paraId="2338BF05" w14:textId="7716ABE6" w:rsidR="001A34D9" w:rsidRDefault="001A34D9">
      <w:pPr>
        <w:pStyle w:val="CommentText"/>
      </w:pPr>
      <w:r>
        <w:rPr>
          <w:rStyle w:val="CommentReference"/>
        </w:rPr>
        <w:annotationRef/>
      </w:r>
      <w:r>
        <w:t>Sure! I stuck with our core terms!</w:t>
      </w:r>
    </w:p>
  </w:comment>
  <w:comment w:id="6" w:author="fonti.kar@gmail.com" w:date="2019-07-03T17:54:00Z" w:initials="f">
    <w:p w14:paraId="74D296BB" w14:textId="37988EC1" w:rsidR="001A34D9" w:rsidRDefault="001A34D9">
      <w:pPr>
        <w:pStyle w:val="CommentText"/>
      </w:pPr>
      <w:r>
        <w:rPr>
          <w:rStyle w:val="CommentReference"/>
        </w:rPr>
        <w:annotationRef/>
      </w:r>
      <w:r>
        <w:rPr>
          <w:noProof/>
        </w:rPr>
        <w:t xml:space="preserve">Should I go straight into SMR or RMR here? </w:t>
      </w:r>
    </w:p>
  </w:comment>
  <w:comment w:id="7" w:author="fonti.kar@gmail.com" w:date="2019-07-02T12:23:00Z" w:initials="f">
    <w:p w14:paraId="5686C099" w14:textId="77777777" w:rsidR="001A34D9" w:rsidRDefault="001A34D9" w:rsidP="00A34300">
      <w:pPr>
        <w:pStyle w:val="CommentText"/>
      </w:pPr>
      <w:r>
        <w:rPr>
          <w:rStyle w:val="CommentReference"/>
        </w:rPr>
        <w:annotationRef/>
      </w:r>
      <w:r>
        <w:t xml:space="preserve">This is what I had in the original Dan </w:t>
      </w:r>
      <w:r>
        <w:sym w:font="Wingdings" w:char="F04A"/>
      </w:r>
      <w:r>
        <w:t xml:space="preserve"> </w:t>
      </w:r>
    </w:p>
  </w:comment>
  <w:comment w:id="8" w:author="Microsoft Office User" w:date="2019-06-24T15:59:00Z" w:initials="MOU">
    <w:p w14:paraId="3521EDDD" w14:textId="77777777" w:rsidR="001A34D9" w:rsidRDefault="001A34D9" w:rsidP="00A34300">
      <w:pPr>
        <w:pStyle w:val="CommentText"/>
      </w:pPr>
      <w:r>
        <w:rPr>
          <w:rStyle w:val="CommentReference"/>
        </w:rPr>
        <w:annotationRef/>
      </w:r>
      <w:r>
        <w:t>“can be”?</w:t>
      </w:r>
    </w:p>
  </w:comment>
  <w:comment w:id="9" w:author="fonti.kar@gmail.com" w:date="2019-07-02T11:20:00Z" w:initials="f">
    <w:p w14:paraId="71AF146B" w14:textId="77777777" w:rsidR="001A34D9" w:rsidRDefault="001A34D9" w:rsidP="00A34300">
      <w:pPr>
        <w:pStyle w:val="CommentText"/>
      </w:pPr>
      <w:r>
        <w:rPr>
          <w:rStyle w:val="CommentReference"/>
        </w:rPr>
        <w:annotationRef/>
      </w:r>
      <w:r>
        <w:t xml:space="preserve">I inserted a ‘may’ </w:t>
      </w:r>
      <w:r>
        <w:sym w:font="Wingdings" w:char="F04A"/>
      </w:r>
      <w:r>
        <w:t xml:space="preserve"> </w:t>
      </w:r>
    </w:p>
  </w:comment>
  <w:comment w:id="10" w:author="Microsoft Office User" w:date="2019-06-24T16:03:00Z" w:initials="MOU">
    <w:p w14:paraId="64AF449B" w14:textId="77777777" w:rsidR="001A34D9" w:rsidRDefault="001A34D9" w:rsidP="00A34300">
      <w:pPr>
        <w:pStyle w:val="CommentText"/>
      </w:pPr>
      <w:r>
        <w:rPr>
          <w:rStyle w:val="CommentReference"/>
        </w:rPr>
        <w:annotationRef/>
      </w:r>
      <w:r>
        <w:t>Necessarily?</w:t>
      </w:r>
    </w:p>
  </w:comment>
  <w:comment w:id="11" w:author="fonti.kar@gmail.com" w:date="2019-07-02T12:23:00Z" w:initials="f">
    <w:p w14:paraId="32E7D257" w14:textId="77777777" w:rsidR="001A34D9" w:rsidRDefault="001A34D9" w:rsidP="00A34300">
      <w:pPr>
        <w:pStyle w:val="CommentText"/>
      </w:pPr>
      <w:r>
        <w:rPr>
          <w:rStyle w:val="CommentReference"/>
        </w:rPr>
        <w:annotationRef/>
      </w:r>
      <w:r>
        <w:t xml:space="preserve">Shin what do you mean when you put </w:t>
      </w:r>
      <w:proofErr w:type="spellStart"/>
      <w:r>
        <w:t>neccesarily</w:t>
      </w:r>
      <w:proofErr w:type="spellEnd"/>
      <w:r>
        <w:t xml:space="preserve">? </w:t>
      </w:r>
    </w:p>
  </w:comment>
  <w:comment w:id="12" w:author="Microsoft Office User" w:date="2019-06-24T17:03:00Z" w:initials="MOU">
    <w:p w14:paraId="027D19E4" w14:textId="77777777" w:rsidR="001A34D9" w:rsidRDefault="001A34D9" w:rsidP="00A34300">
      <w:pPr>
        <w:pStyle w:val="CommentText"/>
      </w:pPr>
      <w:r>
        <w:rPr>
          <w:rStyle w:val="CommentReference"/>
        </w:rPr>
        <w:annotationRef/>
      </w:r>
      <w:r>
        <w:t>Necessarily? – does people understand this??</w:t>
      </w:r>
    </w:p>
  </w:comment>
  <w:comment w:id="13" w:author="Daniel Noble" w:date="2019-06-30T13:16:00Z" w:initials="DN">
    <w:p w14:paraId="145701D8" w14:textId="77777777" w:rsidR="001A34D9" w:rsidRDefault="001A34D9" w:rsidP="00A34300">
      <w:pPr>
        <w:pStyle w:val="CommentText"/>
      </w:pPr>
      <w:r>
        <w:rPr>
          <w:rStyle w:val="CommentReference"/>
        </w:rPr>
        <w:annotationRef/>
      </w:r>
      <w:r>
        <w:t>Lost me here…and I think Shinichi too?</w:t>
      </w:r>
    </w:p>
  </w:comment>
  <w:comment w:id="14" w:author="fonti.kar@gmail.com" w:date="2019-07-02T11:22:00Z" w:initials="f">
    <w:p w14:paraId="68EE6FEB" w14:textId="77777777" w:rsidR="001A34D9" w:rsidRDefault="001A34D9" w:rsidP="00A34300">
      <w:pPr>
        <w:pStyle w:val="CommentText"/>
      </w:pPr>
      <w:r>
        <w:rPr>
          <w:rStyle w:val="CommentReference"/>
        </w:rPr>
        <w:annotationRef/>
      </w:r>
      <w:r>
        <w:t xml:space="preserve">Is this better? </w:t>
      </w:r>
    </w:p>
  </w:comment>
  <w:comment w:id="15" w:author="Daniel Noble" w:date="2019-06-30T13:16:00Z" w:initials="DN">
    <w:p w14:paraId="1E4880E9" w14:textId="77777777" w:rsidR="001A34D9" w:rsidRDefault="001A34D9" w:rsidP="00A34300">
      <w:pPr>
        <w:pStyle w:val="CommentText"/>
      </w:pPr>
      <w:r>
        <w:rPr>
          <w:rStyle w:val="CommentReference"/>
        </w:rPr>
        <w:annotationRef/>
      </w:r>
      <w:r>
        <w:t xml:space="preserve"> We don’t want to say things like this. It immediately implies you are testing mass-scaling at the individual level…stay clear of that. I think the big thing here is that mass-scaling is a population level </w:t>
      </w:r>
      <w:proofErr w:type="gramStart"/>
      <w:r>
        <w:t>phenomena</w:t>
      </w:r>
      <w:proofErr w:type="gramEnd"/>
      <w:r>
        <w:t xml:space="preserve"> (for the purpose of this paper) that is all. We are trying to argue that, however, this assumes individuals are repeatable, often we don’t know this. These scaling relationships are also a snap shot of the population at one time point in one environmental context. But, we assume that the parameter we estimate is representative of all contexts, but we haven’t tested this</w:t>
      </w:r>
      <w:proofErr w:type="gramStart"/>
      <w:r>
        <w:t>….hence</w:t>
      </w:r>
      <w:proofErr w:type="gramEnd"/>
      <w:r>
        <w:t xml:space="preserve"> why you test for 1) repeatability; and 2) whether environment changes mass-scaling (temperature).</w:t>
      </w:r>
    </w:p>
  </w:comment>
  <w:comment w:id="16" w:author="fonti.kar@gmail.com" w:date="2019-07-02T11:41:00Z" w:initials="f">
    <w:p w14:paraId="5E862BC1" w14:textId="77777777" w:rsidR="001A34D9" w:rsidRDefault="001A34D9" w:rsidP="00A34300">
      <w:pPr>
        <w:pStyle w:val="CommentText"/>
      </w:pPr>
      <w:r>
        <w:rPr>
          <w:rStyle w:val="CommentReference"/>
        </w:rPr>
        <w:annotationRef/>
      </w:r>
      <w:r>
        <w:t>Is this better?</w:t>
      </w:r>
    </w:p>
  </w:comment>
  <w:comment w:id="17" w:author="Daniel Noble" w:date="2019-06-30T13:22:00Z" w:initials="DN">
    <w:p w14:paraId="5C498565" w14:textId="77777777" w:rsidR="001A34D9" w:rsidRDefault="001A34D9" w:rsidP="00A34300">
      <w:pPr>
        <w:pStyle w:val="CommentText"/>
      </w:pPr>
      <w:r>
        <w:rPr>
          <w:rStyle w:val="CommentReference"/>
        </w:rPr>
        <w:annotationRef/>
      </w:r>
      <w:r>
        <w:t>OK, I think I see how many this figure is leading to confusion….I actually think all you need to do it get rid of the inset on the lower right…….you’re not testing this…you need to look over ontogeny to do this. You are looking at how environments (e.g., seasonal effects – changes in temp in winter vs summer) and plasticity of individuals across variable environments impact scaling.</w:t>
      </w:r>
    </w:p>
  </w:comment>
  <w:comment w:id="18" w:author="fonti.kar@gmail.com" w:date="2019-07-02T11:52:00Z" w:initials="f">
    <w:p w14:paraId="0B8F5E51" w14:textId="77777777" w:rsidR="001A34D9" w:rsidRDefault="001A34D9" w:rsidP="00A34300">
      <w:pPr>
        <w:pStyle w:val="CommentText"/>
      </w:pPr>
      <w:r>
        <w:rPr>
          <w:rStyle w:val="CommentReference"/>
        </w:rPr>
        <w:annotationRef/>
      </w:r>
      <w:r>
        <w:t xml:space="preserve">Done! I agree! </w:t>
      </w:r>
      <w:proofErr w:type="spellStart"/>
      <w:proofErr w:type="gramStart"/>
      <w:r>
        <w:t>Lets</w:t>
      </w:r>
      <w:proofErr w:type="spellEnd"/>
      <w:proofErr w:type="gramEnd"/>
      <w:r>
        <w:t xml:space="preserve"> avoid within ID mass scaling…</w:t>
      </w:r>
    </w:p>
  </w:comment>
  <w:comment w:id="19" w:author="Microsoft Office User" w:date="2019-06-25T10:53:00Z" w:initials="MOU">
    <w:p w14:paraId="16220F1D" w14:textId="77777777" w:rsidR="001A34D9" w:rsidRDefault="001A34D9" w:rsidP="00A34300">
      <w:pPr>
        <w:pStyle w:val="CommentText"/>
      </w:pPr>
      <w:r>
        <w:rPr>
          <w:rStyle w:val="CommentReference"/>
        </w:rPr>
        <w:annotationRef/>
      </w:r>
      <w:r>
        <w:t>This paragraph reads good</w:t>
      </w:r>
    </w:p>
  </w:comment>
  <w:comment w:id="20" w:author="Daniel Noble" w:date="2019-06-30T13:25:00Z" w:initials="DN">
    <w:p w14:paraId="33AA7C2A" w14:textId="77777777" w:rsidR="001A34D9" w:rsidRDefault="001A34D9" w:rsidP="00A34300">
      <w:pPr>
        <w:pStyle w:val="CommentText"/>
      </w:pPr>
      <w:r>
        <w:rPr>
          <w:rStyle w:val="CommentReference"/>
        </w:rPr>
        <w:annotationRef/>
      </w:r>
      <w:r>
        <w:t xml:space="preserve">You may actually want to set up saying that we may expect a 0.75 scaling for endotherms because they are thermally “stable” whereas ectotherms are responsive to their environments…maybe a good way to transition directly to </w:t>
      </w:r>
      <w:proofErr w:type="spellStart"/>
      <w:r>
        <w:t>SMR..but</w:t>
      </w:r>
      <w:proofErr w:type="spellEnd"/>
      <w:r>
        <w:t xml:space="preserve"> not necessary depending on how you write this.</w:t>
      </w:r>
    </w:p>
  </w:comment>
  <w:comment w:id="21" w:author="fonti.kar@gmail.com" w:date="2019-07-03T18:10:00Z" w:initials="f">
    <w:p w14:paraId="79E43362" w14:textId="5A002F29" w:rsidR="001A34D9" w:rsidRDefault="001A34D9">
      <w:pPr>
        <w:pStyle w:val="CommentText"/>
      </w:pPr>
      <w:r>
        <w:rPr>
          <w:rStyle w:val="CommentReference"/>
        </w:rPr>
        <w:annotationRef/>
      </w:r>
      <w:r>
        <w:t xml:space="preserve">I think we are okay! I don’t want to dwell on scaling </w:t>
      </w:r>
      <w:proofErr w:type="spellStart"/>
      <w:r>
        <w:t>toooo</w:t>
      </w:r>
      <w:proofErr w:type="spellEnd"/>
      <w:r>
        <w:t xml:space="preserve"> much. Let me know what you think</w:t>
      </w:r>
    </w:p>
  </w:comment>
  <w:comment w:id="22" w:author="Daniel Noble" w:date="2019-06-30T13:27:00Z" w:initials="DN">
    <w:p w14:paraId="2E6A2CAD" w14:textId="77777777" w:rsidR="001A34D9" w:rsidRDefault="001A34D9" w:rsidP="00A34300">
      <w:pPr>
        <w:pStyle w:val="CommentText"/>
      </w:pPr>
      <w:r>
        <w:rPr>
          <w:rStyle w:val="CommentReference"/>
        </w:rPr>
        <w:annotationRef/>
      </w:r>
      <w:r>
        <w:t xml:space="preserve">Maybe, for the purpose of the intro you should generalise this and just say “environment” then just make it clear that the environment that you are “manipulating” is temperature. I think this will make the connections a little </w:t>
      </w:r>
      <w:proofErr w:type="gramStart"/>
      <w:r>
        <w:t>more clear</w:t>
      </w:r>
      <w:proofErr w:type="gramEnd"/>
      <w:r>
        <w:t>.</w:t>
      </w:r>
    </w:p>
  </w:comment>
  <w:comment w:id="23" w:author="fonti.kar@gmail.com" w:date="2019-07-02T11:56:00Z" w:initials="f">
    <w:p w14:paraId="3A40C563" w14:textId="77777777" w:rsidR="001A34D9" w:rsidRDefault="001A34D9" w:rsidP="00A34300">
      <w:pPr>
        <w:pStyle w:val="CommentText"/>
      </w:pPr>
      <w:r>
        <w:rPr>
          <w:rStyle w:val="CommentReference"/>
        </w:rPr>
        <w:annotationRef/>
      </w:r>
      <w:r>
        <w:t>But I want to introduce the term metabolic thermal plasticity though…so I am not sure. I think focus is good at this point given it is the third paragraph now</w:t>
      </w:r>
    </w:p>
  </w:comment>
  <w:comment w:id="24" w:author="Daniel Noble" w:date="2019-06-30T13:28:00Z" w:initials="DN">
    <w:p w14:paraId="61E126F4" w14:textId="77777777" w:rsidR="001A34D9" w:rsidRDefault="001A34D9" w:rsidP="00A34300">
      <w:pPr>
        <w:pStyle w:val="CommentText"/>
      </w:pPr>
      <w:r>
        <w:rPr>
          <w:rStyle w:val="CommentReference"/>
        </w:rPr>
        <w:annotationRef/>
      </w:r>
      <w:r>
        <w:t>I feel like you don’t need this at all. Most people will know what this means</w:t>
      </w:r>
    </w:p>
  </w:comment>
  <w:comment w:id="25" w:author="fonti.kar@gmail.com" w:date="2019-07-02T11:57:00Z" w:initials="f">
    <w:p w14:paraId="15A03D21" w14:textId="77777777" w:rsidR="001A34D9" w:rsidRDefault="001A34D9" w:rsidP="00A34300">
      <w:pPr>
        <w:pStyle w:val="CommentText"/>
      </w:pPr>
      <w:r>
        <w:rPr>
          <w:rStyle w:val="CommentReference"/>
        </w:rPr>
        <w:annotationRef/>
      </w:r>
      <w:proofErr w:type="spellStart"/>
      <w:proofErr w:type="gramStart"/>
      <w:r>
        <w:t>Lets</w:t>
      </w:r>
      <w:proofErr w:type="spellEnd"/>
      <w:proofErr w:type="gramEnd"/>
      <w:r>
        <w:t xml:space="preserve"> keep it in for those scaling folks! It also flows into the variance components</w:t>
      </w:r>
    </w:p>
  </w:comment>
  <w:comment w:id="26" w:author="fonti.kar@gmail.com" w:date="2019-07-02T12:00:00Z" w:initials="f">
    <w:p w14:paraId="3F55D056" w14:textId="77777777" w:rsidR="001A34D9" w:rsidRDefault="001A34D9" w:rsidP="00A34300">
      <w:pPr>
        <w:pStyle w:val="CommentText"/>
      </w:pPr>
      <w:r>
        <w:rPr>
          <w:rStyle w:val="CommentReference"/>
        </w:rPr>
        <w:annotationRef/>
      </w:r>
      <w:r>
        <w:t>I’m not sure if we want to remove thermal here because all three of these studies measure RMR with temperature. And metabolic thermal plasticity is already introduced.</w:t>
      </w:r>
    </w:p>
  </w:comment>
  <w:comment w:id="27" w:author="fonti.kar@gmail.com" w:date="2019-07-02T12:00:00Z" w:initials="f">
    <w:p w14:paraId="5A2659AB" w14:textId="77777777" w:rsidR="001A34D9" w:rsidRDefault="001A34D9" w:rsidP="00A34300">
      <w:pPr>
        <w:pStyle w:val="CommentText"/>
      </w:pPr>
      <w:r>
        <w:rPr>
          <w:rStyle w:val="CommentReference"/>
        </w:rPr>
        <w:annotationRef/>
      </w:r>
    </w:p>
  </w:comment>
  <w:comment w:id="28" w:author="Daniel Noble" w:date="2019-06-30T13:29:00Z" w:initials="DN">
    <w:p w14:paraId="0C4ADA94" w14:textId="77777777" w:rsidR="001A34D9" w:rsidRDefault="001A34D9" w:rsidP="00A34300">
      <w:pPr>
        <w:pStyle w:val="CommentText"/>
      </w:pPr>
      <w:r>
        <w:rPr>
          <w:rStyle w:val="CommentReference"/>
        </w:rPr>
        <w:annotationRef/>
      </w:r>
      <w:r>
        <w:t>I feel like you need to make better connection points back to this…</w:t>
      </w:r>
    </w:p>
  </w:comment>
  <w:comment w:id="29" w:author="Daniel Noble" w:date="2019-06-30T13:31:00Z" w:initials="DN">
    <w:p w14:paraId="2EB010FF" w14:textId="77777777" w:rsidR="001A34D9" w:rsidRDefault="001A34D9" w:rsidP="00A34300">
      <w:pPr>
        <w:pStyle w:val="CommentText"/>
      </w:pPr>
      <w:r>
        <w:rPr>
          <w:rStyle w:val="CommentReference"/>
        </w:rPr>
        <w:annotationRef/>
      </w:r>
      <w:r>
        <w:t xml:space="preserve">You are not making evolutionary inferences, so I think we should stay clear. Just pick up on the idea that there are now numerous ways to think about plasticity and assess individual repeatability. </w:t>
      </w:r>
    </w:p>
  </w:comment>
  <w:comment w:id="30" w:author="fonti.kar@gmail.com" w:date="2019-07-03T18:12:00Z" w:initials="f">
    <w:p w14:paraId="5EAD3DFB" w14:textId="4FBB7DA2" w:rsidR="001A34D9" w:rsidRDefault="001A34D9">
      <w:pPr>
        <w:pStyle w:val="CommentText"/>
      </w:pPr>
      <w:r>
        <w:rPr>
          <w:rStyle w:val="CommentReference"/>
        </w:rPr>
        <w:annotationRef/>
      </w:r>
      <w:r>
        <w:t>Right gotcha, I’ve tamed in down a bit more now</w:t>
      </w:r>
    </w:p>
  </w:comment>
  <w:comment w:id="31" w:author="Microsoft Office User" w:date="2019-06-25T11:15:00Z" w:initials="MOU">
    <w:p w14:paraId="3388C713" w14:textId="77777777" w:rsidR="001A34D9" w:rsidRDefault="001A34D9" w:rsidP="00A34300">
      <w:pPr>
        <w:pStyle w:val="CommentText"/>
      </w:pPr>
      <w:r>
        <w:rPr>
          <w:rStyle w:val="CommentReference"/>
        </w:rPr>
        <w:annotationRef/>
      </w:r>
      <w:r>
        <w:t>Week connection between two paragraphs</w:t>
      </w:r>
    </w:p>
    <w:p w14:paraId="214A05D6" w14:textId="77777777" w:rsidR="001A34D9" w:rsidRDefault="001A34D9" w:rsidP="00A34300">
      <w:pPr>
        <w:pStyle w:val="CommentText"/>
      </w:pPr>
    </w:p>
    <w:p w14:paraId="2FCEA5BB" w14:textId="77777777" w:rsidR="001A34D9" w:rsidRDefault="001A34D9" w:rsidP="00A34300">
      <w:pPr>
        <w:pStyle w:val="CommentText"/>
      </w:pPr>
      <w:r>
        <w:t xml:space="preserve">This final sentence sounds like you have finished with these two </w:t>
      </w:r>
      <w:proofErr w:type="gramStart"/>
      <w:r>
        <w:t>approaches</w:t>
      </w:r>
      <w:proofErr w:type="gramEnd"/>
      <w:r>
        <w:t xml:space="preserve"> but it carries on</w:t>
      </w:r>
    </w:p>
  </w:comment>
  <w:comment w:id="32" w:author="fonti.kar@gmail.com" w:date="2019-07-02T12:14:00Z" w:initials="f">
    <w:p w14:paraId="25B8B93F" w14:textId="77777777" w:rsidR="001A34D9" w:rsidRDefault="001A34D9" w:rsidP="00A34300">
      <w:pPr>
        <w:pStyle w:val="CommentText"/>
      </w:pPr>
      <w:r>
        <w:rPr>
          <w:rStyle w:val="CommentReference"/>
        </w:rPr>
        <w:annotationRef/>
      </w:r>
      <w:r>
        <w:t xml:space="preserve">How does this read now? I talk a little bit about the shape and the next paragraph about the </w:t>
      </w:r>
      <w:proofErr w:type="gramStart"/>
      <w:r>
        <w:t>cross environment</w:t>
      </w:r>
      <w:proofErr w:type="gramEnd"/>
      <w:r>
        <w:t xml:space="preserve"> correlations are used to infer about constraints in how reaction norms could evolve… </w:t>
      </w:r>
    </w:p>
  </w:comment>
  <w:comment w:id="33" w:author="Daniel Noble" w:date="2019-01-28T11:20:00Z" w:initials="DN">
    <w:p w14:paraId="0B62A801" w14:textId="0B2DCA76" w:rsidR="001A34D9" w:rsidRDefault="001A34D9">
      <w:pPr>
        <w:pStyle w:val="CommentText"/>
      </w:pPr>
      <w:r>
        <w:rPr>
          <w:rStyle w:val="CommentReference"/>
        </w:rPr>
        <w:annotationRef/>
      </w:r>
      <w:r>
        <w:t>Is this equation from Lighton? If so, does he provide an equation number? You should mention if he does</w:t>
      </w:r>
    </w:p>
  </w:comment>
  <w:comment w:id="34" w:author="fonti.kar@gmail.com" w:date="2019-01-29T13:13:00Z" w:initials="f">
    <w:p w14:paraId="30B65F91" w14:textId="4D6DE064" w:rsidR="001A34D9" w:rsidRDefault="001A34D9">
      <w:pPr>
        <w:pStyle w:val="CommentText"/>
      </w:pPr>
      <w:r>
        <w:rPr>
          <w:rStyle w:val="CommentReference"/>
        </w:rPr>
        <w:annotationRef/>
      </w:r>
      <w:r>
        <w:t xml:space="preserve">Really? I don’t see previous papers doing this…but I’ll have a look now. It’s a mix between equation 4.28 and 4.30. I don’t think this is necessary… </w:t>
      </w:r>
    </w:p>
  </w:comment>
  <w:comment w:id="37" w:author="Daniel Noble" w:date="2019-01-28T11:31:00Z" w:initials="DN">
    <w:p w14:paraId="4F38F3AC" w14:textId="0B3AAE02" w:rsidR="001A34D9" w:rsidRDefault="001A34D9">
      <w:pPr>
        <w:pStyle w:val="CommentText"/>
      </w:pPr>
      <w:r>
        <w:rPr>
          <w:rStyle w:val="CommentReference"/>
        </w:rPr>
        <w:annotationRef/>
      </w:r>
      <w:r>
        <w:t>Try not to use odd abbreviations. Just spell things out.</w:t>
      </w:r>
    </w:p>
  </w:comment>
  <w:comment w:id="38" w:author="fonti.kar@gmail.com" w:date="2019-01-29T15:22:00Z" w:initials="f">
    <w:p w14:paraId="601A554D" w14:textId="0879F9E9" w:rsidR="001A34D9" w:rsidRDefault="001A34D9">
      <w:pPr>
        <w:pStyle w:val="CommentText"/>
      </w:pPr>
      <w:r>
        <w:rPr>
          <w:rStyle w:val="CommentReference"/>
        </w:rPr>
        <w:annotationRef/>
      </w:r>
      <w:r>
        <w:t xml:space="preserve">Yes, but this was to make the connect to the equation. Should we just remove? </w:t>
      </w:r>
    </w:p>
  </w:comment>
  <w:comment w:id="39" w:author="Rose O'Dea" w:date="2019-01-17T13:46:00Z" w:initials="RO">
    <w:p w14:paraId="0971DB02" w14:textId="531BEE8C" w:rsidR="001A34D9" w:rsidRDefault="001A34D9">
      <w:pPr>
        <w:pStyle w:val="CommentText"/>
      </w:pPr>
      <w:r>
        <w:rPr>
          <w:rStyle w:val="CommentReference"/>
        </w:rPr>
        <w:annotationRef/>
      </w:r>
      <w:r>
        <w:t>I think this should be made more obvious, because I got to the end of the methods and I thought “wait where was the character stuff?”. The intro makes a big deal about distinguishing these two approaches but then it’s all melded together in the methods within all this technical detail</w:t>
      </w:r>
    </w:p>
  </w:comment>
  <w:comment w:id="40" w:author="Microsoft Office User" w:date="2019-01-20T12:05:00Z" w:initials="MOU">
    <w:p w14:paraId="2408352D" w14:textId="4C848617" w:rsidR="001A34D9" w:rsidRDefault="001A34D9">
      <w:pPr>
        <w:pStyle w:val="CommentText"/>
      </w:pPr>
      <w:r>
        <w:rPr>
          <w:rStyle w:val="CommentReference"/>
        </w:rPr>
        <w:annotationRef/>
      </w:r>
      <w:r>
        <w:t>You can make some sub-sections to make this ceareler</w:t>
      </w:r>
    </w:p>
  </w:comment>
  <w:comment w:id="41" w:author="fonti.kar@gmail.com" w:date="2019-01-23T13:35:00Z" w:initials="f">
    <w:p w14:paraId="2178AE1E" w14:textId="2B828BDE" w:rsidR="001A34D9" w:rsidRDefault="001A34D9">
      <w:pPr>
        <w:pStyle w:val="CommentText"/>
      </w:pPr>
      <w:r>
        <w:rPr>
          <w:rStyle w:val="CommentReference"/>
        </w:rPr>
        <w:annotationRef/>
      </w:r>
      <w:r>
        <w:t>Shin, I don’t know if this is weird with these subheadings because there are character-state and function value methods below with the cross temperature correlations. And also, Slope-plasticity is definitely a FV method but it needs to coe after the repeatability of intercepts. What do you think??d</w:t>
      </w:r>
    </w:p>
  </w:comment>
  <w:comment w:id="42" w:author="Daniel Noble" w:date="2019-01-28T11:38:00Z" w:initials="DN">
    <w:p w14:paraId="599AE356" w14:textId="15940FA7" w:rsidR="001A34D9" w:rsidRDefault="001A34D9">
      <w:pPr>
        <w:pStyle w:val="CommentText"/>
      </w:pPr>
      <w:r>
        <w:rPr>
          <w:rStyle w:val="CommentReference"/>
        </w:rPr>
        <w:annotationRef/>
      </w:r>
      <w:r>
        <w:t>Hmm, I agree. The current configuring of sub-headings is confusing. I think they need to be fixed. Do you need to have “function-values” and “character-state”? Especially because the slope-plasticity and intercept could apply to both? Or maybe the opposite and do away with the “slope-plasticty” and “intercepT’ and just stay focued on character-state and function-valued, which maybe a better approach,</w:t>
      </w:r>
    </w:p>
  </w:comment>
  <w:comment w:id="43" w:author="fonti.kar@gmail.com" w:date="2019-01-29T16:26:00Z" w:initials="f">
    <w:p w14:paraId="55CAEC64" w14:textId="78064E73" w:rsidR="001A34D9" w:rsidRDefault="001A34D9">
      <w:pPr>
        <w:pStyle w:val="CommentText"/>
      </w:pPr>
      <w:r>
        <w:rPr>
          <w:rStyle w:val="CommentReference"/>
        </w:rPr>
        <w:annotationRef/>
      </w:r>
      <w:r>
        <w:t>Just reshuffled the entire section, I think it groups the methods together a little better now! I remember at the very start I wrote it like this but we reshuffled and added quite a lot of things since then!</w:t>
      </w:r>
    </w:p>
  </w:comment>
  <w:comment w:id="44" w:author="Rose O'Dea" w:date="2019-01-17T13:44:00Z" w:initials="RO">
    <w:p w14:paraId="6A1D47AF" w14:textId="77777777" w:rsidR="001A34D9" w:rsidRDefault="001A34D9" w:rsidP="00D30D87">
      <w:pPr>
        <w:pStyle w:val="CommentText"/>
      </w:pPr>
      <w:r>
        <w:rPr>
          <w:rStyle w:val="CommentReference"/>
        </w:rPr>
        <w:annotationRef/>
      </w:r>
      <w:r>
        <w:t>Whew! That was a lot. I don’t think the intro really prepares people for how technical the methods become. Also, I wonder if it might be better to cut down this section? Currently, it seems like the information is repeated twice: in equations, and in the text. I reckon people who understand what you’re actually doing can get it from less words and see the equations, and people who can’t (like me) will just have their eyes glaze over during the words anyway!</w:t>
      </w:r>
    </w:p>
    <w:p w14:paraId="0053FAAA" w14:textId="77777777" w:rsidR="001A34D9" w:rsidRDefault="001A34D9" w:rsidP="00D30D87">
      <w:pPr>
        <w:pStyle w:val="CommentText"/>
      </w:pPr>
    </w:p>
    <w:p w14:paraId="30C4096D" w14:textId="77777777" w:rsidR="001A34D9" w:rsidRDefault="001A34D9" w:rsidP="00D30D87">
      <w:pPr>
        <w:pStyle w:val="CommentText"/>
      </w:pPr>
      <w:r>
        <w:t>I am now even more convinced that a conceptual figure would be very helpful to bridge the gap between the introduction and the methods</w:t>
      </w:r>
    </w:p>
    <w:p w14:paraId="6BAA60E1" w14:textId="77777777" w:rsidR="001A34D9" w:rsidRDefault="001A34D9" w:rsidP="00D30D87">
      <w:pPr>
        <w:pStyle w:val="CommentText"/>
      </w:pPr>
      <w:r>
        <w:t xml:space="preserve"> </w:t>
      </w:r>
    </w:p>
  </w:comment>
  <w:comment w:id="47" w:author="Daniel Noble" w:date="2019-01-28T11:57:00Z" w:initials="DN">
    <w:p w14:paraId="6C32176A" w14:textId="27F8040C" w:rsidR="001A34D9" w:rsidRDefault="001A34D9">
      <w:pPr>
        <w:pStyle w:val="CommentText"/>
      </w:pPr>
      <w:r>
        <w:rPr>
          <w:rStyle w:val="CommentReference"/>
        </w:rPr>
        <w:annotationRef/>
      </w:r>
      <w:r>
        <w:t>Huh? To me, growth and development are one in the same, so this seems like an odd thing to say.</w:t>
      </w:r>
    </w:p>
  </w:comment>
  <w:comment w:id="48" w:author="fonti.kar@gmail.com" w:date="2019-07-03T18:20:00Z" w:initials="f">
    <w:p w14:paraId="56A5A1B0" w14:textId="106756BD" w:rsidR="001A34D9" w:rsidRDefault="001A34D9">
      <w:pPr>
        <w:pStyle w:val="CommentText"/>
      </w:pPr>
      <w:r>
        <w:rPr>
          <w:rStyle w:val="CommentReference"/>
        </w:rPr>
        <w:annotationRef/>
      </w:r>
      <w:r>
        <w:t>Ah but this paper makes it explicitly different ;) Is that better with the brackets?</w:t>
      </w:r>
    </w:p>
  </w:comment>
  <w:comment w:id="49" w:author="Microsoft Office User" w:date="2019-01-20T12:33:00Z" w:initials="MOU">
    <w:p w14:paraId="31FB795C" w14:textId="5FCB40B6" w:rsidR="001A34D9" w:rsidRDefault="001A34D9">
      <w:pPr>
        <w:pStyle w:val="CommentText"/>
      </w:pPr>
      <w:r>
        <w:rPr>
          <w:rStyle w:val="CommentReference"/>
        </w:rPr>
        <w:annotationRef/>
      </w:r>
      <w:r>
        <w:t>Take more credit</w:t>
      </w:r>
    </w:p>
  </w:comment>
  <w:comment w:id="50" w:author="Daniel Noble" w:date="2019-01-28T12:03:00Z" w:initials="DN">
    <w:p w14:paraId="752F2965" w14:textId="7DB9DFB2" w:rsidR="001A34D9" w:rsidRDefault="001A34D9">
      <w:pPr>
        <w:pStyle w:val="CommentText"/>
      </w:pPr>
      <w:r>
        <w:rPr>
          <w:rStyle w:val="CommentReference"/>
        </w:rPr>
        <w:annotationRef/>
      </w:r>
      <w:r>
        <w:t>AGREE!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137D4D" w15:done="0"/>
  <w15:commentEx w15:paraId="257F2A94" w15:done="0"/>
  <w15:commentEx w15:paraId="2338BF05" w15:paraIdParent="257F2A94" w15:done="0"/>
  <w15:commentEx w15:paraId="74D296BB" w15:done="0"/>
  <w15:commentEx w15:paraId="5686C099" w15:done="0"/>
  <w15:commentEx w15:paraId="3521EDDD" w15:done="0"/>
  <w15:commentEx w15:paraId="71AF146B" w15:paraIdParent="3521EDDD" w15:done="0"/>
  <w15:commentEx w15:paraId="64AF449B" w15:done="0"/>
  <w15:commentEx w15:paraId="32E7D257" w15:paraIdParent="64AF449B" w15:done="0"/>
  <w15:commentEx w15:paraId="027D19E4" w15:done="0"/>
  <w15:commentEx w15:paraId="145701D8" w15:done="0"/>
  <w15:commentEx w15:paraId="68EE6FEB" w15:paraIdParent="145701D8" w15:done="0"/>
  <w15:commentEx w15:paraId="1E4880E9" w15:done="0"/>
  <w15:commentEx w15:paraId="5E862BC1" w15:paraIdParent="1E4880E9" w15:done="0"/>
  <w15:commentEx w15:paraId="5C498565" w15:done="1"/>
  <w15:commentEx w15:paraId="0B8F5E51" w15:paraIdParent="5C498565" w15:done="0"/>
  <w15:commentEx w15:paraId="16220F1D" w15:done="0"/>
  <w15:commentEx w15:paraId="33AA7C2A" w15:done="0"/>
  <w15:commentEx w15:paraId="79E43362" w15:paraIdParent="33AA7C2A" w15:done="0"/>
  <w15:commentEx w15:paraId="2E6A2CAD" w15:done="0"/>
  <w15:commentEx w15:paraId="3A40C563" w15:paraIdParent="2E6A2CAD" w15:done="0"/>
  <w15:commentEx w15:paraId="61E126F4" w15:done="0"/>
  <w15:commentEx w15:paraId="15A03D21" w15:paraIdParent="61E126F4" w15:done="0"/>
  <w15:commentEx w15:paraId="3F55D056" w15:done="0"/>
  <w15:commentEx w15:paraId="5A2659AB" w15:done="0"/>
  <w15:commentEx w15:paraId="0C4ADA94" w15:done="0"/>
  <w15:commentEx w15:paraId="2EB010FF" w15:done="0"/>
  <w15:commentEx w15:paraId="5EAD3DFB" w15:paraIdParent="2EB010FF" w15:done="0"/>
  <w15:commentEx w15:paraId="2FCEA5BB" w15:done="0"/>
  <w15:commentEx w15:paraId="25B8B93F" w15:paraIdParent="2FCEA5BB" w15:done="0"/>
  <w15:commentEx w15:paraId="0B62A801" w15:done="0"/>
  <w15:commentEx w15:paraId="30B65F91" w15:paraIdParent="0B62A801" w15:done="0"/>
  <w15:commentEx w15:paraId="4F38F3AC" w15:done="0"/>
  <w15:commentEx w15:paraId="601A554D" w15:paraIdParent="4F38F3AC" w15:done="0"/>
  <w15:commentEx w15:paraId="0971DB02" w15:done="0"/>
  <w15:commentEx w15:paraId="2408352D" w15:paraIdParent="0971DB02" w15:done="0"/>
  <w15:commentEx w15:paraId="2178AE1E" w15:paraIdParent="0971DB02" w15:done="0"/>
  <w15:commentEx w15:paraId="599AE356" w15:paraIdParent="0971DB02" w15:done="0"/>
  <w15:commentEx w15:paraId="55CAEC64" w15:paraIdParent="0971DB02" w15:done="0"/>
  <w15:commentEx w15:paraId="6BAA60E1" w15:done="1"/>
  <w15:commentEx w15:paraId="6C32176A" w15:done="0"/>
  <w15:commentEx w15:paraId="56A5A1B0" w15:paraIdParent="6C32176A" w15:done="0"/>
  <w15:commentEx w15:paraId="31FB795C" w15:done="0"/>
  <w15:commentEx w15:paraId="752F2965" w15:paraIdParent="31FB79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137D4D" w16cid:durableId="1FEED802"/>
  <w16cid:commentId w16cid:paraId="257F2A94" w16cid:durableId="1FF959F4"/>
  <w16cid:commentId w16cid:paraId="2338BF05" w16cid:durableId="20C76D87"/>
  <w16cid:commentId w16cid:paraId="74D296BB" w16cid:durableId="20C76A70"/>
  <w16cid:commentId w16cid:paraId="5686C099" w16cid:durableId="20C5CB41"/>
  <w16cid:commentId w16cid:paraId="3521EDDD" w16cid:durableId="20BB71F2"/>
  <w16cid:commentId w16cid:paraId="71AF146B" w16cid:durableId="20C5BC9B"/>
  <w16cid:commentId w16cid:paraId="64AF449B" w16cid:durableId="20BB72D5"/>
  <w16cid:commentId w16cid:paraId="32E7D257" w16cid:durableId="20C5CB52"/>
  <w16cid:commentId w16cid:paraId="027D19E4" w16cid:durableId="20BB80F2"/>
  <w16cid:commentId w16cid:paraId="145701D8" w16cid:durableId="20C33493"/>
  <w16cid:commentId w16cid:paraId="68EE6FEB" w16cid:durableId="20C5BCFD"/>
  <w16cid:commentId w16cid:paraId="1E4880E9" w16cid:durableId="20C334C6"/>
  <w16cid:commentId w16cid:paraId="5E862BC1" w16cid:durableId="20C5C15E"/>
  <w16cid:commentId w16cid:paraId="5C498565" w16cid:durableId="20C73E7D"/>
  <w16cid:commentId w16cid:paraId="0B8F5E51" w16cid:durableId="20C5C3F5"/>
  <w16cid:commentId w16cid:paraId="16220F1D" w16cid:durableId="20BC7BB4"/>
  <w16cid:commentId w16cid:paraId="33AA7C2A" w16cid:durableId="20C336BC"/>
  <w16cid:commentId w16cid:paraId="79E43362" w16cid:durableId="20C76E1B"/>
  <w16cid:commentId w16cid:paraId="2E6A2CAD" w16cid:durableId="20C33725"/>
  <w16cid:commentId w16cid:paraId="3A40C563" w16cid:durableId="20C5C4EF"/>
  <w16cid:commentId w16cid:paraId="61E126F4" w16cid:durableId="20C33784"/>
  <w16cid:commentId w16cid:paraId="15A03D21" w16cid:durableId="20C5C50F"/>
  <w16cid:commentId w16cid:paraId="3F55D056" w16cid:durableId="20C5C5ED"/>
  <w16cid:commentId w16cid:paraId="0C4ADA94" w16cid:durableId="20C337D4"/>
  <w16cid:commentId w16cid:paraId="2EB010FF" w16cid:durableId="20C3384F"/>
  <w16cid:commentId w16cid:paraId="5EAD3DFB" w16cid:durableId="20C76E8E"/>
  <w16cid:commentId w16cid:paraId="2FCEA5BB" w16cid:durableId="20BC80BD"/>
  <w16cid:commentId w16cid:paraId="25B8B93F" w16cid:durableId="20C5C91D"/>
  <w16cid:commentId w16cid:paraId="0B62A801" w16cid:durableId="1FF963FD"/>
  <w16cid:commentId w16cid:paraId="30B65F91" w16cid:durableId="1FFACFF3"/>
  <w16cid:commentId w16cid:paraId="4F38F3AC" w16cid:durableId="1FF96687"/>
  <w16cid:commentId w16cid:paraId="601A554D" w16cid:durableId="1FFAEE26"/>
  <w16cid:commentId w16cid:paraId="0971DB02" w16cid:durableId="1FEE994E"/>
  <w16cid:commentId w16cid:paraId="2408352D" w16cid:durableId="1FEEE29C"/>
  <w16cid:commentId w16cid:paraId="2178AE1E" w16cid:durableId="1FF2EC16"/>
  <w16cid:commentId w16cid:paraId="599AE356" w16cid:durableId="1FF9684E"/>
  <w16cid:commentId w16cid:paraId="55CAEC64" w16cid:durableId="1FFAFD46"/>
  <w16cid:commentId w16cid:paraId="6BAA60E1" w16cid:durableId="20C733B1"/>
  <w16cid:commentId w16cid:paraId="6C32176A" w16cid:durableId="1FF96C9D"/>
  <w16cid:commentId w16cid:paraId="56A5A1B0" w16cid:durableId="20C77081"/>
  <w16cid:commentId w16cid:paraId="31FB795C" w16cid:durableId="1FEEE910"/>
  <w16cid:commentId w16cid:paraId="752F2965" w16cid:durableId="1FF96E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FC2C3" w14:textId="77777777" w:rsidR="00C34520" w:rsidRDefault="00C34520" w:rsidP="00711670">
      <w:r>
        <w:separator/>
      </w:r>
    </w:p>
  </w:endnote>
  <w:endnote w:type="continuationSeparator" w:id="0">
    <w:p w14:paraId="6395732C" w14:textId="77777777" w:rsidR="00C34520" w:rsidRDefault="00C34520"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1A34D9" w:rsidRDefault="001A34D9"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1A34D9" w:rsidRDefault="001A34D9"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1A34D9" w:rsidRDefault="001A34D9"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762BD1A1" w14:textId="77777777" w:rsidR="001A34D9" w:rsidRDefault="001A34D9"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D280D" w14:textId="77777777" w:rsidR="00C34520" w:rsidRDefault="00C34520" w:rsidP="00711670">
      <w:r>
        <w:separator/>
      </w:r>
    </w:p>
  </w:footnote>
  <w:footnote w:type="continuationSeparator" w:id="0">
    <w:p w14:paraId="3D836860" w14:textId="77777777" w:rsidR="00C34520" w:rsidRDefault="00C34520"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0E32"/>
    <w:multiLevelType w:val="hybridMultilevel"/>
    <w:tmpl w:val="642C7CD0"/>
    <w:lvl w:ilvl="0" w:tplc="0316C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376"/>
    <w:multiLevelType w:val="hybridMultilevel"/>
    <w:tmpl w:val="EF8EA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73E86"/>
    <w:multiLevelType w:val="hybridMultilevel"/>
    <w:tmpl w:val="D642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4E7"/>
    <w:multiLevelType w:val="hybridMultilevel"/>
    <w:tmpl w:val="C12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9065E"/>
    <w:multiLevelType w:val="hybridMultilevel"/>
    <w:tmpl w:val="12D8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97E84"/>
    <w:multiLevelType w:val="hybridMultilevel"/>
    <w:tmpl w:val="E3C0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72472"/>
    <w:multiLevelType w:val="hybridMultilevel"/>
    <w:tmpl w:val="E7EA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A56AA"/>
    <w:multiLevelType w:val="hybridMultilevel"/>
    <w:tmpl w:val="FB3E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44DE1"/>
    <w:multiLevelType w:val="hybridMultilevel"/>
    <w:tmpl w:val="1476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7059"/>
    <w:multiLevelType w:val="hybridMultilevel"/>
    <w:tmpl w:val="B8E6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67187C"/>
    <w:multiLevelType w:val="hybridMultilevel"/>
    <w:tmpl w:val="607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7"/>
  </w:num>
  <w:num w:numId="4">
    <w:abstractNumId w:val="12"/>
  </w:num>
  <w:num w:numId="5">
    <w:abstractNumId w:val="10"/>
  </w:num>
  <w:num w:numId="6">
    <w:abstractNumId w:val="18"/>
  </w:num>
  <w:num w:numId="7">
    <w:abstractNumId w:val="9"/>
  </w:num>
  <w:num w:numId="8">
    <w:abstractNumId w:val="23"/>
  </w:num>
  <w:num w:numId="9">
    <w:abstractNumId w:val="0"/>
  </w:num>
  <w:num w:numId="10">
    <w:abstractNumId w:val="7"/>
  </w:num>
  <w:num w:numId="11">
    <w:abstractNumId w:val="24"/>
  </w:num>
  <w:num w:numId="12">
    <w:abstractNumId w:val="4"/>
  </w:num>
  <w:num w:numId="13">
    <w:abstractNumId w:val="13"/>
  </w:num>
  <w:num w:numId="14">
    <w:abstractNumId w:val="21"/>
  </w:num>
  <w:num w:numId="15">
    <w:abstractNumId w:val="20"/>
  </w:num>
  <w:num w:numId="16">
    <w:abstractNumId w:val="25"/>
  </w:num>
  <w:num w:numId="17">
    <w:abstractNumId w:val="6"/>
  </w:num>
  <w:num w:numId="18">
    <w:abstractNumId w:val="8"/>
  </w:num>
  <w:num w:numId="19">
    <w:abstractNumId w:val="15"/>
  </w:num>
  <w:num w:numId="20">
    <w:abstractNumId w:val="11"/>
  </w:num>
  <w:num w:numId="21">
    <w:abstractNumId w:val="19"/>
  </w:num>
  <w:num w:numId="22">
    <w:abstractNumId w:val="16"/>
  </w:num>
  <w:num w:numId="23">
    <w:abstractNumId w:val="22"/>
  </w:num>
  <w:num w:numId="24">
    <w:abstractNumId w:val="1"/>
  </w:num>
  <w:num w:numId="25">
    <w:abstractNumId w:val="14"/>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Daniel Noble">
    <w15:presenceInfo w15:providerId="None" w15:userId="Daniel No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0053"/>
    <w:rsid w:val="00001263"/>
    <w:rsid w:val="00003088"/>
    <w:rsid w:val="00003665"/>
    <w:rsid w:val="00003766"/>
    <w:rsid w:val="00004F41"/>
    <w:rsid w:val="00005D6D"/>
    <w:rsid w:val="00006693"/>
    <w:rsid w:val="00006C86"/>
    <w:rsid w:val="0001022E"/>
    <w:rsid w:val="000106C5"/>
    <w:rsid w:val="000108E4"/>
    <w:rsid w:val="00013F68"/>
    <w:rsid w:val="000141EA"/>
    <w:rsid w:val="000147CA"/>
    <w:rsid w:val="00015242"/>
    <w:rsid w:val="000166A4"/>
    <w:rsid w:val="0001682F"/>
    <w:rsid w:val="00017EE7"/>
    <w:rsid w:val="00022081"/>
    <w:rsid w:val="00024588"/>
    <w:rsid w:val="000250BA"/>
    <w:rsid w:val="0002538D"/>
    <w:rsid w:val="000259E6"/>
    <w:rsid w:val="00026D7A"/>
    <w:rsid w:val="000272F9"/>
    <w:rsid w:val="0002758B"/>
    <w:rsid w:val="00027759"/>
    <w:rsid w:val="00027A13"/>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1D77"/>
    <w:rsid w:val="00052739"/>
    <w:rsid w:val="00053131"/>
    <w:rsid w:val="00055A01"/>
    <w:rsid w:val="00057C7F"/>
    <w:rsid w:val="000600BF"/>
    <w:rsid w:val="00060279"/>
    <w:rsid w:val="00060445"/>
    <w:rsid w:val="00060836"/>
    <w:rsid w:val="00061700"/>
    <w:rsid w:val="00061FC5"/>
    <w:rsid w:val="000621C1"/>
    <w:rsid w:val="00062760"/>
    <w:rsid w:val="000631E4"/>
    <w:rsid w:val="0006353B"/>
    <w:rsid w:val="0006426E"/>
    <w:rsid w:val="000649F2"/>
    <w:rsid w:val="00064B0D"/>
    <w:rsid w:val="0006627B"/>
    <w:rsid w:val="00066B5C"/>
    <w:rsid w:val="00067319"/>
    <w:rsid w:val="000674C8"/>
    <w:rsid w:val="00070243"/>
    <w:rsid w:val="0007027C"/>
    <w:rsid w:val="00070C09"/>
    <w:rsid w:val="0007328D"/>
    <w:rsid w:val="00074694"/>
    <w:rsid w:val="00074E81"/>
    <w:rsid w:val="00075E62"/>
    <w:rsid w:val="00076504"/>
    <w:rsid w:val="000765EB"/>
    <w:rsid w:val="000778A0"/>
    <w:rsid w:val="00077AC5"/>
    <w:rsid w:val="00080ACB"/>
    <w:rsid w:val="000810C3"/>
    <w:rsid w:val="00081438"/>
    <w:rsid w:val="00081D53"/>
    <w:rsid w:val="00082020"/>
    <w:rsid w:val="00082218"/>
    <w:rsid w:val="00082698"/>
    <w:rsid w:val="00083ACA"/>
    <w:rsid w:val="00084266"/>
    <w:rsid w:val="00084EB7"/>
    <w:rsid w:val="00085772"/>
    <w:rsid w:val="00085F9D"/>
    <w:rsid w:val="00087568"/>
    <w:rsid w:val="0009008D"/>
    <w:rsid w:val="000911F8"/>
    <w:rsid w:val="00091310"/>
    <w:rsid w:val="0009166B"/>
    <w:rsid w:val="00092104"/>
    <w:rsid w:val="000927A8"/>
    <w:rsid w:val="00092ADD"/>
    <w:rsid w:val="00092C24"/>
    <w:rsid w:val="00092E37"/>
    <w:rsid w:val="00093972"/>
    <w:rsid w:val="00094139"/>
    <w:rsid w:val="00095773"/>
    <w:rsid w:val="0009635C"/>
    <w:rsid w:val="00097A22"/>
    <w:rsid w:val="00097E41"/>
    <w:rsid w:val="000A099F"/>
    <w:rsid w:val="000A187D"/>
    <w:rsid w:val="000A18B1"/>
    <w:rsid w:val="000A2877"/>
    <w:rsid w:val="000A2A15"/>
    <w:rsid w:val="000A3193"/>
    <w:rsid w:val="000A362E"/>
    <w:rsid w:val="000A37AC"/>
    <w:rsid w:val="000A5467"/>
    <w:rsid w:val="000A582A"/>
    <w:rsid w:val="000A69AC"/>
    <w:rsid w:val="000A7555"/>
    <w:rsid w:val="000A759C"/>
    <w:rsid w:val="000A7896"/>
    <w:rsid w:val="000A7C8B"/>
    <w:rsid w:val="000A7C9A"/>
    <w:rsid w:val="000B0683"/>
    <w:rsid w:val="000B20B3"/>
    <w:rsid w:val="000B279B"/>
    <w:rsid w:val="000B533D"/>
    <w:rsid w:val="000B608E"/>
    <w:rsid w:val="000B65C5"/>
    <w:rsid w:val="000B7030"/>
    <w:rsid w:val="000C25BC"/>
    <w:rsid w:val="000C25C9"/>
    <w:rsid w:val="000C2685"/>
    <w:rsid w:val="000C34A3"/>
    <w:rsid w:val="000C3C32"/>
    <w:rsid w:val="000C4809"/>
    <w:rsid w:val="000C5024"/>
    <w:rsid w:val="000C5D3E"/>
    <w:rsid w:val="000C7B8A"/>
    <w:rsid w:val="000D05A2"/>
    <w:rsid w:val="000D05B0"/>
    <w:rsid w:val="000D090D"/>
    <w:rsid w:val="000D2E19"/>
    <w:rsid w:val="000D434C"/>
    <w:rsid w:val="000D452B"/>
    <w:rsid w:val="000D5578"/>
    <w:rsid w:val="000D5837"/>
    <w:rsid w:val="000D635E"/>
    <w:rsid w:val="000D6BD4"/>
    <w:rsid w:val="000E0D16"/>
    <w:rsid w:val="000E1001"/>
    <w:rsid w:val="000E1FB1"/>
    <w:rsid w:val="000E2341"/>
    <w:rsid w:val="000E2CE7"/>
    <w:rsid w:val="000E2DC0"/>
    <w:rsid w:val="000E30E7"/>
    <w:rsid w:val="000E3AB7"/>
    <w:rsid w:val="000E3BF0"/>
    <w:rsid w:val="000E3F86"/>
    <w:rsid w:val="000E4202"/>
    <w:rsid w:val="000E54C0"/>
    <w:rsid w:val="000E57CE"/>
    <w:rsid w:val="000E6162"/>
    <w:rsid w:val="000E6B90"/>
    <w:rsid w:val="000E705C"/>
    <w:rsid w:val="000F076C"/>
    <w:rsid w:val="000F082C"/>
    <w:rsid w:val="000F0F7C"/>
    <w:rsid w:val="000F1083"/>
    <w:rsid w:val="000F12AC"/>
    <w:rsid w:val="000F3248"/>
    <w:rsid w:val="000F3538"/>
    <w:rsid w:val="000F4B62"/>
    <w:rsid w:val="000F50EB"/>
    <w:rsid w:val="000F5C23"/>
    <w:rsid w:val="000F5FFA"/>
    <w:rsid w:val="000F7F35"/>
    <w:rsid w:val="00100006"/>
    <w:rsid w:val="00100303"/>
    <w:rsid w:val="0010040A"/>
    <w:rsid w:val="00100E72"/>
    <w:rsid w:val="00101F7A"/>
    <w:rsid w:val="001050C2"/>
    <w:rsid w:val="0010572C"/>
    <w:rsid w:val="00106897"/>
    <w:rsid w:val="001072D0"/>
    <w:rsid w:val="00107EA2"/>
    <w:rsid w:val="00110317"/>
    <w:rsid w:val="00110359"/>
    <w:rsid w:val="00110DB6"/>
    <w:rsid w:val="00111085"/>
    <w:rsid w:val="001119B8"/>
    <w:rsid w:val="001122BD"/>
    <w:rsid w:val="00112372"/>
    <w:rsid w:val="00112F6D"/>
    <w:rsid w:val="00113806"/>
    <w:rsid w:val="00114958"/>
    <w:rsid w:val="00115FB9"/>
    <w:rsid w:val="00116A6C"/>
    <w:rsid w:val="001171BC"/>
    <w:rsid w:val="00117625"/>
    <w:rsid w:val="00120075"/>
    <w:rsid w:val="00120F41"/>
    <w:rsid w:val="00121727"/>
    <w:rsid w:val="0012242A"/>
    <w:rsid w:val="001232DF"/>
    <w:rsid w:val="00123786"/>
    <w:rsid w:val="0012386D"/>
    <w:rsid w:val="00124150"/>
    <w:rsid w:val="00125F8B"/>
    <w:rsid w:val="00127E8B"/>
    <w:rsid w:val="00127F21"/>
    <w:rsid w:val="00130E2D"/>
    <w:rsid w:val="00132886"/>
    <w:rsid w:val="00132F07"/>
    <w:rsid w:val="00132F16"/>
    <w:rsid w:val="00133595"/>
    <w:rsid w:val="00133C57"/>
    <w:rsid w:val="00137010"/>
    <w:rsid w:val="00137B27"/>
    <w:rsid w:val="00137D2E"/>
    <w:rsid w:val="0014200F"/>
    <w:rsid w:val="00142AE1"/>
    <w:rsid w:val="00144844"/>
    <w:rsid w:val="00146241"/>
    <w:rsid w:val="00146277"/>
    <w:rsid w:val="0014644B"/>
    <w:rsid w:val="00146A11"/>
    <w:rsid w:val="0014710B"/>
    <w:rsid w:val="001474E1"/>
    <w:rsid w:val="001503D1"/>
    <w:rsid w:val="00150442"/>
    <w:rsid w:val="00150E49"/>
    <w:rsid w:val="00150F3C"/>
    <w:rsid w:val="0015301A"/>
    <w:rsid w:val="001531D2"/>
    <w:rsid w:val="001539A4"/>
    <w:rsid w:val="001540F1"/>
    <w:rsid w:val="00154EA5"/>
    <w:rsid w:val="00155A2F"/>
    <w:rsid w:val="00156A0F"/>
    <w:rsid w:val="00156F14"/>
    <w:rsid w:val="00160049"/>
    <w:rsid w:val="00160165"/>
    <w:rsid w:val="00160DD1"/>
    <w:rsid w:val="00160ECD"/>
    <w:rsid w:val="0016227F"/>
    <w:rsid w:val="00163B20"/>
    <w:rsid w:val="001647C6"/>
    <w:rsid w:val="0016513D"/>
    <w:rsid w:val="00165379"/>
    <w:rsid w:val="00165A5E"/>
    <w:rsid w:val="00166C06"/>
    <w:rsid w:val="00170440"/>
    <w:rsid w:val="00170A16"/>
    <w:rsid w:val="00170C15"/>
    <w:rsid w:val="001715A6"/>
    <w:rsid w:val="0017375D"/>
    <w:rsid w:val="0017377C"/>
    <w:rsid w:val="00173A17"/>
    <w:rsid w:val="00175BB6"/>
    <w:rsid w:val="00176DCC"/>
    <w:rsid w:val="00177556"/>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382A"/>
    <w:rsid w:val="001947E6"/>
    <w:rsid w:val="001958D4"/>
    <w:rsid w:val="00195B72"/>
    <w:rsid w:val="00196780"/>
    <w:rsid w:val="00197372"/>
    <w:rsid w:val="001975B1"/>
    <w:rsid w:val="001A0549"/>
    <w:rsid w:val="001A0C80"/>
    <w:rsid w:val="001A1318"/>
    <w:rsid w:val="001A1CC2"/>
    <w:rsid w:val="001A2397"/>
    <w:rsid w:val="001A2FEB"/>
    <w:rsid w:val="001A34D9"/>
    <w:rsid w:val="001A47EA"/>
    <w:rsid w:val="001A49D6"/>
    <w:rsid w:val="001A4E7F"/>
    <w:rsid w:val="001A5D55"/>
    <w:rsid w:val="001A629E"/>
    <w:rsid w:val="001A69D6"/>
    <w:rsid w:val="001A7D50"/>
    <w:rsid w:val="001B0731"/>
    <w:rsid w:val="001B26FF"/>
    <w:rsid w:val="001B29E8"/>
    <w:rsid w:val="001B2DE7"/>
    <w:rsid w:val="001B35F0"/>
    <w:rsid w:val="001B3ECD"/>
    <w:rsid w:val="001B4F76"/>
    <w:rsid w:val="001B5253"/>
    <w:rsid w:val="001B5FE2"/>
    <w:rsid w:val="001B6046"/>
    <w:rsid w:val="001B6F02"/>
    <w:rsid w:val="001B7938"/>
    <w:rsid w:val="001B7CCF"/>
    <w:rsid w:val="001C06EB"/>
    <w:rsid w:val="001C0A6B"/>
    <w:rsid w:val="001C1B97"/>
    <w:rsid w:val="001C2022"/>
    <w:rsid w:val="001C227A"/>
    <w:rsid w:val="001C23CE"/>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18A5"/>
    <w:rsid w:val="001E3CDB"/>
    <w:rsid w:val="001E4C52"/>
    <w:rsid w:val="001E53C3"/>
    <w:rsid w:val="001E72A6"/>
    <w:rsid w:val="001E7AD4"/>
    <w:rsid w:val="001F0278"/>
    <w:rsid w:val="001F2700"/>
    <w:rsid w:val="001F3AD6"/>
    <w:rsid w:val="001F57E9"/>
    <w:rsid w:val="001F5864"/>
    <w:rsid w:val="001F5CB5"/>
    <w:rsid w:val="001F5DC2"/>
    <w:rsid w:val="001F7AC1"/>
    <w:rsid w:val="001F7BE5"/>
    <w:rsid w:val="00200351"/>
    <w:rsid w:val="00200B2F"/>
    <w:rsid w:val="00202DC5"/>
    <w:rsid w:val="0020431D"/>
    <w:rsid w:val="00204C5D"/>
    <w:rsid w:val="00204ED8"/>
    <w:rsid w:val="00205178"/>
    <w:rsid w:val="0020537E"/>
    <w:rsid w:val="00205DA6"/>
    <w:rsid w:val="002066FD"/>
    <w:rsid w:val="00211266"/>
    <w:rsid w:val="0021214F"/>
    <w:rsid w:val="002125B3"/>
    <w:rsid w:val="00214562"/>
    <w:rsid w:val="00214A84"/>
    <w:rsid w:val="002155F2"/>
    <w:rsid w:val="00215C7E"/>
    <w:rsid w:val="002167E1"/>
    <w:rsid w:val="002175AB"/>
    <w:rsid w:val="00217633"/>
    <w:rsid w:val="002178E9"/>
    <w:rsid w:val="00217AC2"/>
    <w:rsid w:val="00223104"/>
    <w:rsid w:val="0022414A"/>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57F22"/>
    <w:rsid w:val="00260CA5"/>
    <w:rsid w:val="00260DCC"/>
    <w:rsid w:val="00260EDB"/>
    <w:rsid w:val="0026170B"/>
    <w:rsid w:val="00261DAD"/>
    <w:rsid w:val="0026226E"/>
    <w:rsid w:val="00263284"/>
    <w:rsid w:val="00263670"/>
    <w:rsid w:val="002637BF"/>
    <w:rsid w:val="00263BDD"/>
    <w:rsid w:val="00265653"/>
    <w:rsid w:val="00265AE3"/>
    <w:rsid w:val="00266556"/>
    <w:rsid w:val="00266FB6"/>
    <w:rsid w:val="0026741D"/>
    <w:rsid w:val="002678D4"/>
    <w:rsid w:val="00270243"/>
    <w:rsid w:val="002711B4"/>
    <w:rsid w:val="00272034"/>
    <w:rsid w:val="00272C86"/>
    <w:rsid w:val="00273E45"/>
    <w:rsid w:val="002773C7"/>
    <w:rsid w:val="002775C7"/>
    <w:rsid w:val="002809F2"/>
    <w:rsid w:val="00280E82"/>
    <w:rsid w:val="0028229D"/>
    <w:rsid w:val="0028322C"/>
    <w:rsid w:val="00284E2B"/>
    <w:rsid w:val="00287480"/>
    <w:rsid w:val="0029054B"/>
    <w:rsid w:val="002905E1"/>
    <w:rsid w:val="00290D0D"/>
    <w:rsid w:val="00291441"/>
    <w:rsid w:val="002917BC"/>
    <w:rsid w:val="00294F5F"/>
    <w:rsid w:val="00295FF6"/>
    <w:rsid w:val="002965E5"/>
    <w:rsid w:val="00296B0D"/>
    <w:rsid w:val="002974A6"/>
    <w:rsid w:val="00297A24"/>
    <w:rsid w:val="002A01B7"/>
    <w:rsid w:val="002A05CA"/>
    <w:rsid w:val="002A2B62"/>
    <w:rsid w:val="002A320C"/>
    <w:rsid w:val="002A46BE"/>
    <w:rsid w:val="002A594C"/>
    <w:rsid w:val="002A6528"/>
    <w:rsid w:val="002A6813"/>
    <w:rsid w:val="002A6A13"/>
    <w:rsid w:val="002B0709"/>
    <w:rsid w:val="002B0A76"/>
    <w:rsid w:val="002B20F2"/>
    <w:rsid w:val="002B3B17"/>
    <w:rsid w:val="002B3F8A"/>
    <w:rsid w:val="002B44E0"/>
    <w:rsid w:val="002B458E"/>
    <w:rsid w:val="002B4856"/>
    <w:rsid w:val="002B5486"/>
    <w:rsid w:val="002B5E52"/>
    <w:rsid w:val="002B6DC7"/>
    <w:rsid w:val="002B700E"/>
    <w:rsid w:val="002B762D"/>
    <w:rsid w:val="002B7A91"/>
    <w:rsid w:val="002B7ACB"/>
    <w:rsid w:val="002C0383"/>
    <w:rsid w:val="002C05D6"/>
    <w:rsid w:val="002C0FFA"/>
    <w:rsid w:val="002C132D"/>
    <w:rsid w:val="002C1999"/>
    <w:rsid w:val="002C1C11"/>
    <w:rsid w:val="002C1C7E"/>
    <w:rsid w:val="002C29BA"/>
    <w:rsid w:val="002C2D43"/>
    <w:rsid w:val="002C36A5"/>
    <w:rsid w:val="002C7306"/>
    <w:rsid w:val="002C7AFC"/>
    <w:rsid w:val="002D0922"/>
    <w:rsid w:val="002D0C22"/>
    <w:rsid w:val="002D1392"/>
    <w:rsid w:val="002D336F"/>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693"/>
    <w:rsid w:val="00307D53"/>
    <w:rsid w:val="00310C6D"/>
    <w:rsid w:val="00312068"/>
    <w:rsid w:val="003121E6"/>
    <w:rsid w:val="00312A70"/>
    <w:rsid w:val="003153EA"/>
    <w:rsid w:val="003204A0"/>
    <w:rsid w:val="00321177"/>
    <w:rsid w:val="003217F2"/>
    <w:rsid w:val="00321849"/>
    <w:rsid w:val="00322DD9"/>
    <w:rsid w:val="00323583"/>
    <w:rsid w:val="003236C8"/>
    <w:rsid w:val="0032419E"/>
    <w:rsid w:val="003259E2"/>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58E6"/>
    <w:rsid w:val="00346807"/>
    <w:rsid w:val="00346834"/>
    <w:rsid w:val="00347CDB"/>
    <w:rsid w:val="00350957"/>
    <w:rsid w:val="00350EF9"/>
    <w:rsid w:val="00350FF6"/>
    <w:rsid w:val="0035144C"/>
    <w:rsid w:val="0035200B"/>
    <w:rsid w:val="0035339D"/>
    <w:rsid w:val="00353CB4"/>
    <w:rsid w:val="00354F58"/>
    <w:rsid w:val="00354F92"/>
    <w:rsid w:val="003556A6"/>
    <w:rsid w:val="00356771"/>
    <w:rsid w:val="00356C46"/>
    <w:rsid w:val="003634BB"/>
    <w:rsid w:val="00365AC2"/>
    <w:rsid w:val="003662EC"/>
    <w:rsid w:val="003706ED"/>
    <w:rsid w:val="00371A22"/>
    <w:rsid w:val="003731D3"/>
    <w:rsid w:val="003736FF"/>
    <w:rsid w:val="00375148"/>
    <w:rsid w:val="0037561D"/>
    <w:rsid w:val="00375A26"/>
    <w:rsid w:val="00376623"/>
    <w:rsid w:val="00376F5B"/>
    <w:rsid w:val="003813F1"/>
    <w:rsid w:val="003817A1"/>
    <w:rsid w:val="003823FA"/>
    <w:rsid w:val="003825E9"/>
    <w:rsid w:val="003827B6"/>
    <w:rsid w:val="00382F68"/>
    <w:rsid w:val="00384470"/>
    <w:rsid w:val="00384D48"/>
    <w:rsid w:val="00384EE0"/>
    <w:rsid w:val="00385585"/>
    <w:rsid w:val="00386A33"/>
    <w:rsid w:val="00386D5C"/>
    <w:rsid w:val="00386D85"/>
    <w:rsid w:val="00391A25"/>
    <w:rsid w:val="0039256E"/>
    <w:rsid w:val="00392874"/>
    <w:rsid w:val="0039289A"/>
    <w:rsid w:val="00392AE7"/>
    <w:rsid w:val="00392E2A"/>
    <w:rsid w:val="0039487B"/>
    <w:rsid w:val="0039575B"/>
    <w:rsid w:val="003960CC"/>
    <w:rsid w:val="00396931"/>
    <w:rsid w:val="00396E3E"/>
    <w:rsid w:val="003A0DB3"/>
    <w:rsid w:val="003A13C6"/>
    <w:rsid w:val="003A13F9"/>
    <w:rsid w:val="003A237F"/>
    <w:rsid w:val="003A3DF2"/>
    <w:rsid w:val="003A4EAE"/>
    <w:rsid w:val="003A54FB"/>
    <w:rsid w:val="003A565F"/>
    <w:rsid w:val="003A6608"/>
    <w:rsid w:val="003A66DF"/>
    <w:rsid w:val="003A6E5E"/>
    <w:rsid w:val="003A78EC"/>
    <w:rsid w:val="003B0167"/>
    <w:rsid w:val="003B1563"/>
    <w:rsid w:val="003B1B2F"/>
    <w:rsid w:val="003B1E2E"/>
    <w:rsid w:val="003B2B29"/>
    <w:rsid w:val="003B3056"/>
    <w:rsid w:val="003B42D8"/>
    <w:rsid w:val="003B4BB9"/>
    <w:rsid w:val="003C092F"/>
    <w:rsid w:val="003C0991"/>
    <w:rsid w:val="003C15CE"/>
    <w:rsid w:val="003C1B9D"/>
    <w:rsid w:val="003C27B9"/>
    <w:rsid w:val="003C3101"/>
    <w:rsid w:val="003C31F9"/>
    <w:rsid w:val="003C3DB1"/>
    <w:rsid w:val="003C48B0"/>
    <w:rsid w:val="003C60E7"/>
    <w:rsid w:val="003C7069"/>
    <w:rsid w:val="003D05B1"/>
    <w:rsid w:val="003D1758"/>
    <w:rsid w:val="003D1F56"/>
    <w:rsid w:val="003D2654"/>
    <w:rsid w:val="003D2C21"/>
    <w:rsid w:val="003D3A14"/>
    <w:rsid w:val="003D4144"/>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5B1A"/>
    <w:rsid w:val="003F6048"/>
    <w:rsid w:val="003F645B"/>
    <w:rsid w:val="00400B14"/>
    <w:rsid w:val="00404B1F"/>
    <w:rsid w:val="004063AF"/>
    <w:rsid w:val="00410479"/>
    <w:rsid w:val="00410615"/>
    <w:rsid w:val="004109CF"/>
    <w:rsid w:val="00410D1C"/>
    <w:rsid w:val="004113DE"/>
    <w:rsid w:val="00412F59"/>
    <w:rsid w:val="0041398F"/>
    <w:rsid w:val="00413EF7"/>
    <w:rsid w:val="00414C15"/>
    <w:rsid w:val="0041615B"/>
    <w:rsid w:val="00420328"/>
    <w:rsid w:val="00420B00"/>
    <w:rsid w:val="00421111"/>
    <w:rsid w:val="00421E80"/>
    <w:rsid w:val="00423158"/>
    <w:rsid w:val="004248A0"/>
    <w:rsid w:val="004248D1"/>
    <w:rsid w:val="00426F8D"/>
    <w:rsid w:val="00430799"/>
    <w:rsid w:val="004311F0"/>
    <w:rsid w:val="00431643"/>
    <w:rsid w:val="00434B0F"/>
    <w:rsid w:val="0043536D"/>
    <w:rsid w:val="004364E0"/>
    <w:rsid w:val="00437C2A"/>
    <w:rsid w:val="00441115"/>
    <w:rsid w:val="00441B3D"/>
    <w:rsid w:val="00441EAF"/>
    <w:rsid w:val="004423E8"/>
    <w:rsid w:val="004432C9"/>
    <w:rsid w:val="00443A39"/>
    <w:rsid w:val="00444B65"/>
    <w:rsid w:val="00447430"/>
    <w:rsid w:val="004504F1"/>
    <w:rsid w:val="00451B26"/>
    <w:rsid w:val="00451D89"/>
    <w:rsid w:val="0045321C"/>
    <w:rsid w:val="00453EC8"/>
    <w:rsid w:val="0045421D"/>
    <w:rsid w:val="00455BCC"/>
    <w:rsid w:val="00456409"/>
    <w:rsid w:val="00456F7B"/>
    <w:rsid w:val="0045748F"/>
    <w:rsid w:val="00460893"/>
    <w:rsid w:val="00460A8C"/>
    <w:rsid w:val="00461616"/>
    <w:rsid w:val="0046276F"/>
    <w:rsid w:val="004628E3"/>
    <w:rsid w:val="00462F85"/>
    <w:rsid w:val="004642B5"/>
    <w:rsid w:val="00464F1B"/>
    <w:rsid w:val="004676B6"/>
    <w:rsid w:val="0047038E"/>
    <w:rsid w:val="00470499"/>
    <w:rsid w:val="004706FE"/>
    <w:rsid w:val="00472776"/>
    <w:rsid w:val="00472D3B"/>
    <w:rsid w:val="00472DF8"/>
    <w:rsid w:val="0047378A"/>
    <w:rsid w:val="004740D9"/>
    <w:rsid w:val="00474294"/>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3BEB"/>
    <w:rsid w:val="004848AF"/>
    <w:rsid w:val="00486352"/>
    <w:rsid w:val="00486A65"/>
    <w:rsid w:val="00487122"/>
    <w:rsid w:val="00487AEF"/>
    <w:rsid w:val="00487F8D"/>
    <w:rsid w:val="004904FF"/>
    <w:rsid w:val="00490AC4"/>
    <w:rsid w:val="00492227"/>
    <w:rsid w:val="004A0D76"/>
    <w:rsid w:val="004A1BB2"/>
    <w:rsid w:val="004A33D6"/>
    <w:rsid w:val="004A3E62"/>
    <w:rsid w:val="004A4C8A"/>
    <w:rsid w:val="004A6FCF"/>
    <w:rsid w:val="004B0989"/>
    <w:rsid w:val="004B0C4A"/>
    <w:rsid w:val="004B1058"/>
    <w:rsid w:val="004B197F"/>
    <w:rsid w:val="004B1DDD"/>
    <w:rsid w:val="004B2D1D"/>
    <w:rsid w:val="004B3A24"/>
    <w:rsid w:val="004B46FB"/>
    <w:rsid w:val="004B48F9"/>
    <w:rsid w:val="004B6126"/>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990"/>
    <w:rsid w:val="004D7001"/>
    <w:rsid w:val="004D7D8F"/>
    <w:rsid w:val="004E0385"/>
    <w:rsid w:val="004E2DC3"/>
    <w:rsid w:val="004E2FE4"/>
    <w:rsid w:val="004E3CFE"/>
    <w:rsid w:val="004E46E5"/>
    <w:rsid w:val="004E4B99"/>
    <w:rsid w:val="004E519C"/>
    <w:rsid w:val="004E5B78"/>
    <w:rsid w:val="004E6757"/>
    <w:rsid w:val="004E6D10"/>
    <w:rsid w:val="004E6DAB"/>
    <w:rsid w:val="004F1A1A"/>
    <w:rsid w:val="004F1D90"/>
    <w:rsid w:val="004F268B"/>
    <w:rsid w:val="004F354B"/>
    <w:rsid w:val="004F51A5"/>
    <w:rsid w:val="004F5B2D"/>
    <w:rsid w:val="004F5D10"/>
    <w:rsid w:val="004F6327"/>
    <w:rsid w:val="004F6A4B"/>
    <w:rsid w:val="004F6D6B"/>
    <w:rsid w:val="00500D06"/>
    <w:rsid w:val="00502E1A"/>
    <w:rsid w:val="0050451E"/>
    <w:rsid w:val="00504A1B"/>
    <w:rsid w:val="00505F87"/>
    <w:rsid w:val="005107D8"/>
    <w:rsid w:val="00510BAE"/>
    <w:rsid w:val="00510C01"/>
    <w:rsid w:val="005117A5"/>
    <w:rsid w:val="005119AD"/>
    <w:rsid w:val="00512332"/>
    <w:rsid w:val="00513E21"/>
    <w:rsid w:val="005147EE"/>
    <w:rsid w:val="00515573"/>
    <w:rsid w:val="005155CF"/>
    <w:rsid w:val="00515BE4"/>
    <w:rsid w:val="00516011"/>
    <w:rsid w:val="00516836"/>
    <w:rsid w:val="005176CC"/>
    <w:rsid w:val="00520BFD"/>
    <w:rsid w:val="00521959"/>
    <w:rsid w:val="00521E0C"/>
    <w:rsid w:val="00522141"/>
    <w:rsid w:val="0052268C"/>
    <w:rsid w:val="00522F48"/>
    <w:rsid w:val="0052344D"/>
    <w:rsid w:val="005234AB"/>
    <w:rsid w:val="00524BAB"/>
    <w:rsid w:val="00525FE5"/>
    <w:rsid w:val="005266A9"/>
    <w:rsid w:val="005305CD"/>
    <w:rsid w:val="00530ECA"/>
    <w:rsid w:val="00530F8C"/>
    <w:rsid w:val="005312C8"/>
    <w:rsid w:val="0053170A"/>
    <w:rsid w:val="00533443"/>
    <w:rsid w:val="00534FAA"/>
    <w:rsid w:val="00535183"/>
    <w:rsid w:val="005352EE"/>
    <w:rsid w:val="00536AD9"/>
    <w:rsid w:val="00537406"/>
    <w:rsid w:val="005379B6"/>
    <w:rsid w:val="005402D2"/>
    <w:rsid w:val="00541186"/>
    <w:rsid w:val="005421E0"/>
    <w:rsid w:val="00542EED"/>
    <w:rsid w:val="00542F60"/>
    <w:rsid w:val="0054499D"/>
    <w:rsid w:val="005469E3"/>
    <w:rsid w:val="005470BA"/>
    <w:rsid w:val="00547CE4"/>
    <w:rsid w:val="00550036"/>
    <w:rsid w:val="005502C6"/>
    <w:rsid w:val="00551379"/>
    <w:rsid w:val="005513FC"/>
    <w:rsid w:val="005520A0"/>
    <w:rsid w:val="00552655"/>
    <w:rsid w:val="00552B13"/>
    <w:rsid w:val="005535E1"/>
    <w:rsid w:val="0055467E"/>
    <w:rsid w:val="00555E93"/>
    <w:rsid w:val="0055690A"/>
    <w:rsid w:val="005573BF"/>
    <w:rsid w:val="00557517"/>
    <w:rsid w:val="005577A5"/>
    <w:rsid w:val="00557D68"/>
    <w:rsid w:val="0056026F"/>
    <w:rsid w:val="005607CA"/>
    <w:rsid w:val="00561BA5"/>
    <w:rsid w:val="00561CFB"/>
    <w:rsid w:val="00562F9E"/>
    <w:rsid w:val="00563137"/>
    <w:rsid w:val="005636D4"/>
    <w:rsid w:val="00563788"/>
    <w:rsid w:val="00563EE9"/>
    <w:rsid w:val="00564140"/>
    <w:rsid w:val="00564483"/>
    <w:rsid w:val="00565DE6"/>
    <w:rsid w:val="00566244"/>
    <w:rsid w:val="00566694"/>
    <w:rsid w:val="005703C9"/>
    <w:rsid w:val="00571B4E"/>
    <w:rsid w:val="00572C4B"/>
    <w:rsid w:val="005739B9"/>
    <w:rsid w:val="00573E6E"/>
    <w:rsid w:val="00574DF6"/>
    <w:rsid w:val="0057521A"/>
    <w:rsid w:val="005756FF"/>
    <w:rsid w:val="00575A6F"/>
    <w:rsid w:val="00576209"/>
    <w:rsid w:val="00577901"/>
    <w:rsid w:val="00577F5D"/>
    <w:rsid w:val="005803B6"/>
    <w:rsid w:val="0058190A"/>
    <w:rsid w:val="00582FF3"/>
    <w:rsid w:val="00584746"/>
    <w:rsid w:val="005850BF"/>
    <w:rsid w:val="00586099"/>
    <w:rsid w:val="00586327"/>
    <w:rsid w:val="00586ED3"/>
    <w:rsid w:val="00587F70"/>
    <w:rsid w:val="005911DE"/>
    <w:rsid w:val="005923CF"/>
    <w:rsid w:val="00594005"/>
    <w:rsid w:val="005956D7"/>
    <w:rsid w:val="00596421"/>
    <w:rsid w:val="005967E9"/>
    <w:rsid w:val="005A1473"/>
    <w:rsid w:val="005A396A"/>
    <w:rsid w:val="005A51A9"/>
    <w:rsid w:val="005A5E7F"/>
    <w:rsid w:val="005A75A4"/>
    <w:rsid w:val="005B16B0"/>
    <w:rsid w:val="005B190A"/>
    <w:rsid w:val="005B1AF1"/>
    <w:rsid w:val="005B22DB"/>
    <w:rsid w:val="005B2D2A"/>
    <w:rsid w:val="005B2DD7"/>
    <w:rsid w:val="005B304E"/>
    <w:rsid w:val="005B5B1A"/>
    <w:rsid w:val="005B6C02"/>
    <w:rsid w:val="005B6DCB"/>
    <w:rsid w:val="005B7043"/>
    <w:rsid w:val="005B722A"/>
    <w:rsid w:val="005B7B1A"/>
    <w:rsid w:val="005B7E9C"/>
    <w:rsid w:val="005C0A2E"/>
    <w:rsid w:val="005C1119"/>
    <w:rsid w:val="005C1968"/>
    <w:rsid w:val="005C1BF1"/>
    <w:rsid w:val="005C2EC9"/>
    <w:rsid w:val="005C3373"/>
    <w:rsid w:val="005C41F8"/>
    <w:rsid w:val="005C512E"/>
    <w:rsid w:val="005C5187"/>
    <w:rsid w:val="005C7336"/>
    <w:rsid w:val="005C7933"/>
    <w:rsid w:val="005C7DB7"/>
    <w:rsid w:val="005D0494"/>
    <w:rsid w:val="005D31F6"/>
    <w:rsid w:val="005D410F"/>
    <w:rsid w:val="005D4393"/>
    <w:rsid w:val="005D50E3"/>
    <w:rsid w:val="005D518B"/>
    <w:rsid w:val="005D5D57"/>
    <w:rsid w:val="005D6ABE"/>
    <w:rsid w:val="005D6B28"/>
    <w:rsid w:val="005D736C"/>
    <w:rsid w:val="005E3082"/>
    <w:rsid w:val="005E35FB"/>
    <w:rsid w:val="005E491D"/>
    <w:rsid w:val="005E4FD4"/>
    <w:rsid w:val="005E6483"/>
    <w:rsid w:val="005E7327"/>
    <w:rsid w:val="005E78DA"/>
    <w:rsid w:val="005E7EA3"/>
    <w:rsid w:val="005F01CD"/>
    <w:rsid w:val="005F21E8"/>
    <w:rsid w:val="005F2C01"/>
    <w:rsid w:val="005F3C74"/>
    <w:rsid w:val="005F54C3"/>
    <w:rsid w:val="005F57A0"/>
    <w:rsid w:val="005F5D18"/>
    <w:rsid w:val="005F5EAE"/>
    <w:rsid w:val="005F62AC"/>
    <w:rsid w:val="005F6611"/>
    <w:rsid w:val="006010FC"/>
    <w:rsid w:val="00602807"/>
    <w:rsid w:val="00603616"/>
    <w:rsid w:val="0060381C"/>
    <w:rsid w:val="00604318"/>
    <w:rsid w:val="0060504D"/>
    <w:rsid w:val="006052AB"/>
    <w:rsid w:val="00605500"/>
    <w:rsid w:val="006056B8"/>
    <w:rsid w:val="00605742"/>
    <w:rsid w:val="00605D45"/>
    <w:rsid w:val="006063BB"/>
    <w:rsid w:val="006070B4"/>
    <w:rsid w:val="006070FC"/>
    <w:rsid w:val="00611843"/>
    <w:rsid w:val="00612547"/>
    <w:rsid w:val="00612E1B"/>
    <w:rsid w:val="006138C4"/>
    <w:rsid w:val="006139EA"/>
    <w:rsid w:val="00613AF6"/>
    <w:rsid w:val="00614CA9"/>
    <w:rsid w:val="00614F30"/>
    <w:rsid w:val="00615472"/>
    <w:rsid w:val="00615E1C"/>
    <w:rsid w:val="00616CC4"/>
    <w:rsid w:val="00616F92"/>
    <w:rsid w:val="00617D7B"/>
    <w:rsid w:val="00620336"/>
    <w:rsid w:val="006237AE"/>
    <w:rsid w:val="0062391B"/>
    <w:rsid w:val="00623E54"/>
    <w:rsid w:val="006246EC"/>
    <w:rsid w:val="006275EE"/>
    <w:rsid w:val="006277FE"/>
    <w:rsid w:val="006318CE"/>
    <w:rsid w:val="00631933"/>
    <w:rsid w:val="00631C80"/>
    <w:rsid w:val="00631D11"/>
    <w:rsid w:val="0063326B"/>
    <w:rsid w:val="0063439E"/>
    <w:rsid w:val="00635411"/>
    <w:rsid w:val="00640529"/>
    <w:rsid w:val="00642D67"/>
    <w:rsid w:val="006430E6"/>
    <w:rsid w:val="00643672"/>
    <w:rsid w:val="0064376A"/>
    <w:rsid w:val="00645F83"/>
    <w:rsid w:val="00646518"/>
    <w:rsid w:val="00647452"/>
    <w:rsid w:val="00651825"/>
    <w:rsid w:val="006525A1"/>
    <w:rsid w:val="00652B33"/>
    <w:rsid w:val="00653297"/>
    <w:rsid w:val="006543A7"/>
    <w:rsid w:val="0065475E"/>
    <w:rsid w:val="00656ADE"/>
    <w:rsid w:val="006570A9"/>
    <w:rsid w:val="00657CDA"/>
    <w:rsid w:val="00657E55"/>
    <w:rsid w:val="006604CB"/>
    <w:rsid w:val="00660BAD"/>
    <w:rsid w:val="00663684"/>
    <w:rsid w:val="0066388A"/>
    <w:rsid w:val="00663BFF"/>
    <w:rsid w:val="00663D09"/>
    <w:rsid w:val="00663DC3"/>
    <w:rsid w:val="006652B6"/>
    <w:rsid w:val="00665994"/>
    <w:rsid w:val="00666E21"/>
    <w:rsid w:val="00667508"/>
    <w:rsid w:val="00667BA4"/>
    <w:rsid w:val="0067119A"/>
    <w:rsid w:val="00671F27"/>
    <w:rsid w:val="0067307C"/>
    <w:rsid w:val="006743A0"/>
    <w:rsid w:val="00674C25"/>
    <w:rsid w:val="00674D49"/>
    <w:rsid w:val="00675B1D"/>
    <w:rsid w:val="00675E92"/>
    <w:rsid w:val="00675F79"/>
    <w:rsid w:val="00677861"/>
    <w:rsid w:val="00680C6D"/>
    <w:rsid w:val="00680CE7"/>
    <w:rsid w:val="0068239D"/>
    <w:rsid w:val="0068366C"/>
    <w:rsid w:val="00683FB5"/>
    <w:rsid w:val="00686528"/>
    <w:rsid w:val="00687FAF"/>
    <w:rsid w:val="00690BF1"/>
    <w:rsid w:val="00690C06"/>
    <w:rsid w:val="006929ED"/>
    <w:rsid w:val="006931BB"/>
    <w:rsid w:val="0069471E"/>
    <w:rsid w:val="00694D1A"/>
    <w:rsid w:val="006951A3"/>
    <w:rsid w:val="00696B16"/>
    <w:rsid w:val="00697DB5"/>
    <w:rsid w:val="006A09FE"/>
    <w:rsid w:val="006A2566"/>
    <w:rsid w:val="006A2BA3"/>
    <w:rsid w:val="006A4117"/>
    <w:rsid w:val="006A4ACA"/>
    <w:rsid w:val="006A6594"/>
    <w:rsid w:val="006A6E83"/>
    <w:rsid w:val="006A704A"/>
    <w:rsid w:val="006A7703"/>
    <w:rsid w:val="006A7F4F"/>
    <w:rsid w:val="006B00F1"/>
    <w:rsid w:val="006B096C"/>
    <w:rsid w:val="006B14B8"/>
    <w:rsid w:val="006B2D93"/>
    <w:rsid w:val="006B2F2F"/>
    <w:rsid w:val="006B3E99"/>
    <w:rsid w:val="006B3FB4"/>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39F"/>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3808"/>
    <w:rsid w:val="006E41F2"/>
    <w:rsid w:val="006E467C"/>
    <w:rsid w:val="006E736C"/>
    <w:rsid w:val="006F0138"/>
    <w:rsid w:val="006F0C2C"/>
    <w:rsid w:val="006F2452"/>
    <w:rsid w:val="006F374F"/>
    <w:rsid w:val="006F3FC5"/>
    <w:rsid w:val="006F4985"/>
    <w:rsid w:val="006F4D88"/>
    <w:rsid w:val="006F5E28"/>
    <w:rsid w:val="00700AC4"/>
    <w:rsid w:val="0070177F"/>
    <w:rsid w:val="007025F1"/>
    <w:rsid w:val="00703960"/>
    <w:rsid w:val="00703A36"/>
    <w:rsid w:val="00703C8E"/>
    <w:rsid w:val="0070432A"/>
    <w:rsid w:val="00704DE3"/>
    <w:rsid w:val="0070598E"/>
    <w:rsid w:val="00706ACD"/>
    <w:rsid w:val="00707D6F"/>
    <w:rsid w:val="00710B53"/>
    <w:rsid w:val="00711670"/>
    <w:rsid w:val="007124C5"/>
    <w:rsid w:val="00712D13"/>
    <w:rsid w:val="007133CC"/>
    <w:rsid w:val="00714537"/>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7E4"/>
    <w:rsid w:val="00737F83"/>
    <w:rsid w:val="007405A7"/>
    <w:rsid w:val="00740CC8"/>
    <w:rsid w:val="0074144B"/>
    <w:rsid w:val="007418E9"/>
    <w:rsid w:val="00741B62"/>
    <w:rsid w:val="007432F6"/>
    <w:rsid w:val="00744D87"/>
    <w:rsid w:val="00745988"/>
    <w:rsid w:val="00745EF8"/>
    <w:rsid w:val="0074660B"/>
    <w:rsid w:val="00747078"/>
    <w:rsid w:val="00750E82"/>
    <w:rsid w:val="007516F1"/>
    <w:rsid w:val="00751914"/>
    <w:rsid w:val="00751CDB"/>
    <w:rsid w:val="0075213F"/>
    <w:rsid w:val="00754EC5"/>
    <w:rsid w:val="0075525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49EC"/>
    <w:rsid w:val="00774EF2"/>
    <w:rsid w:val="007759D2"/>
    <w:rsid w:val="00776054"/>
    <w:rsid w:val="00776AE8"/>
    <w:rsid w:val="00776DEF"/>
    <w:rsid w:val="007772E5"/>
    <w:rsid w:val="00777B5F"/>
    <w:rsid w:val="00780766"/>
    <w:rsid w:val="00780B20"/>
    <w:rsid w:val="00781FC7"/>
    <w:rsid w:val="00783EA1"/>
    <w:rsid w:val="00783F39"/>
    <w:rsid w:val="0078647C"/>
    <w:rsid w:val="00786EAB"/>
    <w:rsid w:val="00786FAB"/>
    <w:rsid w:val="00787305"/>
    <w:rsid w:val="0079053F"/>
    <w:rsid w:val="007907D0"/>
    <w:rsid w:val="00790EE0"/>
    <w:rsid w:val="0079191C"/>
    <w:rsid w:val="00791978"/>
    <w:rsid w:val="00791A0D"/>
    <w:rsid w:val="00792670"/>
    <w:rsid w:val="007928D6"/>
    <w:rsid w:val="007935AB"/>
    <w:rsid w:val="00793DF0"/>
    <w:rsid w:val="00794C00"/>
    <w:rsid w:val="00794C0A"/>
    <w:rsid w:val="007968D4"/>
    <w:rsid w:val="007975EA"/>
    <w:rsid w:val="007976CB"/>
    <w:rsid w:val="00797B29"/>
    <w:rsid w:val="00797FA6"/>
    <w:rsid w:val="007A1282"/>
    <w:rsid w:val="007A168F"/>
    <w:rsid w:val="007A195E"/>
    <w:rsid w:val="007A1EFA"/>
    <w:rsid w:val="007A2FED"/>
    <w:rsid w:val="007A3058"/>
    <w:rsid w:val="007A5200"/>
    <w:rsid w:val="007A5CF0"/>
    <w:rsid w:val="007A6CB1"/>
    <w:rsid w:val="007A6E30"/>
    <w:rsid w:val="007A6F97"/>
    <w:rsid w:val="007A7BE8"/>
    <w:rsid w:val="007A7E3D"/>
    <w:rsid w:val="007B0ABA"/>
    <w:rsid w:val="007B133B"/>
    <w:rsid w:val="007B2395"/>
    <w:rsid w:val="007B33B2"/>
    <w:rsid w:val="007B38E4"/>
    <w:rsid w:val="007B4026"/>
    <w:rsid w:val="007B41FD"/>
    <w:rsid w:val="007B4236"/>
    <w:rsid w:val="007B47C1"/>
    <w:rsid w:val="007B4A7A"/>
    <w:rsid w:val="007B4CAF"/>
    <w:rsid w:val="007B5E29"/>
    <w:rsid w:val="007B67F2"/>
    <w:rsid w:val="007B6CAE"/>
    <w:rsid w:val="007B7083"/>
    <w:rsid w:val="007B71A6"/>
    <w:rsid w:val="007B7566"/>
    <w:rsid w:val="007C0064"/>
    <w:rsid w:val="007C069B"/>
    <w:rsid w:val="007C0AE5"/>
    <w:rsid w:val="007C13BF"/>
    <w:rsid w:val="007C1AB9"/>
    <w:rsid w:val="007C2764"/>
    <w:rsid w:val="007C3161"/>
    <w:rsid w:val="007C55BB"/>
    <w:rsid w:val="007C6704"/>
    <w:rsid w:val="007C76EB"/>
    <w:rsid w:val="007D06CE"/>
    <w:rsid w:val="007D4805"/>
    <w:rsid w:val="007D5691"/>
    <w:rsid w:val="007D692A"/>
    <w:rsid w:val="007D7446"/>
    <w:rsid w:val="007D7A0F"/>
    <w:rsid w:val="007D7B1B"/>
    <w:rsid w:val="007E29A1"/>
    <w:rsid w:val="007E4158"/>
    <w:rsid w:val="007E4605"/>
    <w:rsid w:val="007E4C94"/>
    <w:rsid w:val="007E527C"/>
    <w:rsid w:val="007E5BB9"/>
    <w:rsid w:val="007E7801"/>
    <w:rsid w:val="007F141F"/>
    <w:rsid w:val="007F2D4D"/>
    <w:rsid w:val="007F3173"/>
    <w:rsid w:val="007F39EE"/>
    <w:rsid w:val="007F690D"/>
    <w:rsid w:val="007F6B83"/>
    <w:rsid w:val="007F6DD6"/>
    <w:rsid w:val="007F7C29"/>
    <w:rsid w:val="007F7FE9"/>
    <w:rsid w:val="008010B1"/>
    <w:rsid w:val="00801341"/>
    <w:rsid w:val="008019DE"/>
    <w:rsid w:val="008025EF"/>
    <w:rsid w:val="008030C6"/>
    <w:rsid w:val="0080379C"/>
    <w:rsid w:val="00804C28"/>
    <w:rsid w:val="008057A9"/>
    <w:rsid w:val="00806490"/>
    <w:rsid w:val="00807508"/>
    <w:rsid w:val="0081014E"/>
    <w:rsid w:val="0081027D"/>
    <w:rsid w:val="008111A7"/>
    <w:rsid w:val="008112A0"/>
    <w:rsid w:val="0081179C"/>
    <w:rsid w:val="00811B10"/>
    <w:rsid w:val="00811E73"/>
    <w:rsid w:val="00813740"/>
    <w:rsid w:val="00814BCC"/>
    <w:rsid w:val="00816F76"/>
    <w:rsid w:val="00817197"/>
    <w:rsid w:val="00820E81"/>
    <w:rsid w:val="008249BB"/>
    <w:rsid w:val="00825B4E"/>
    <w:rsid w:val="008275E3"/>
    <w:rsid w:val="00827741"/>
    <w:rsid w:val="008303B6"/>
    <w:rsid w:val="00831086"/>
    <w:rsid w:val="008312E8"/>
    <w:rsid w:val="00831F5E"/>
    <w:rsid w:val="00833CFE"/>
    <w:rsid w:val="00835A19"/>
    <w:rsid w:val="00835F5B"/>
    <w:rsid w:val="008366D4"/>
    <w:rsid w:val="00837452"/>
    <w:rsid w:val="00837F4C"/>
    <w:rsid w:val="008416CB"/>
    <w:rsid w:val="0084593A"/>
    <w:rsid w:val="00845F19"/>
    <w:rsid w:val="00845FF5"/>
    <w:rsid w:val="008520C4"/>
    <w:rsid w:val="0085232F"/>
    <w:rsid w:val="0085239C"/>
    <w:rsid w:val="008526B0"/>
    <w:rsid w:val="00855318"/>
    <w:rsid w:val="008559ED"/>
    <w:rsid w:val="00856E27"/>
    <w:rsid w:val="008573B2"/>
    <w:rsid w:val="0086026C"/>
    <w:rsid w:val="00860FB2"/>
    <w:rsid w:val="008611B2"/>
    <w:rsid w:val="00861E2D"/>
    <w:rsid w:val="008638C8"/>
    <w:rsid w:val="00863B7C"/>
    <w:rsid w:val="008645CE"/>
    <w:rsid w:val="008649A3"/>
    <w:rsid w:val="00864C7C"/>
    <w:rsid w:val="00865C21"/>
    <w:rsid w:val="00867B01"/>
    <w:rsid w:val="00870580"/>
    <w:rsid w:val="008730BD"/>
    <w:rsid w:val="00873249"/>
    <w:rsid w:val="008734E7"/>
    <w:rsid w:val="0087382C"/>
    <w:rsid w:val="00875381"/>
    <w:rsid w:val="00875DC1"/>
    <w:rsid w:val="00876543"/>
    <w:rsid w:val="00877E4B"/>
    <w:rsid w:val="00881AA3"/>
    <w:rsid w:val="008839E7"/>
    <w:rsid w:val="00884FAA"/>
    <w:rsid w:val="00886D8F"/>
    <w:rsid w:val="00887C67"/>
    <w:rsid w:val="00890B34"/>
    <w:rsid w:val="008917BF"/>
    <w:rsid w:val="008917C3"/>
    <w:rsid w:val="00891958"/>
    <w:rsid w:val="00892108"/>
    <w:rsid w:val="00893FE9"/>
    <w:rsid w:val="008945F0"/>
    <w:rsid w:val="00894835"/>
    <w:rsid w:val="00896125"/>
    <w:rsid w:val="00897177"/>
    <w:rsid w:val="008A030E"/>
    <w:rsid w:val="008A205C"/>
    <w:rsid w:val="008A237C"/>
    <w:rsid w:val="008A2528"/>
    <w:rsid w:val="008A25FA"/>
    <w:rsid w:val="008A415A"/>
    <w:rsid w:val="008A44AF"/>
    <w:rsid w:val="008A4F58"/>
    <w:rsid w:val="008A5C30"/>
    <w:rsid w:val="008A6323"/>
    <w:rsid w:val="008A74A9"/>
    <w:rsid w:val="008A7CC7"/>
    <w:rsid w:val="008B007B"/>
    <w:rsid w:val="008B27C0"/>
    <w:rsid w:val="008B2FA5"/>
    <w:rsid w:val="008B32A4"/>
    <w:rsid w:val="008B40FF"/>
    <w:rsid w:val="008B4A8C"/>
    <w:rsid w:val="008B6A7D"/>
    <w:rsid w:val="008B6BBC"/>
    <w:rsid w:val="008C0D71"/>
    <w:rsid w:val="008C0F01"/>
    <w:rsid w:val="008C1170"/>
    <w:rsid w:val="008C148D"/>
    <w:rsid w:val="008C1503"/>
    <w:rsid w:val="008C4052"/>
    <w:rsid w:val="008C449D"/>
    <w:rsid w:val="008C4DAA"/>
    <w:rsid w:val="008C5C1F"/>
    <w:rsid w:val="008C6431"/>
    <w:rsid w:val="008D0C50"/>
    <w:rsid w:val="008D0D2F"/>
    <w:rsid w:val="008D2C29"/>
    <w:rsid w:val="008D373E"/>
    <w:rsid w:val="008D3F7B"/>
    <w:rsid w:val="008D4FD2"/>
    <w:rsid w:val="008D57AD"/>
    <w:rsid w:val="008D646C"/>
    <w:rsid w:val="008D6AF9"/>
    <w:rsid w:val="008D78E8"/>
    <w:rsid w:val="008D7AF2"/>
    <w:rsid w:val="008E06DB"/>
    <w:rsid w:val="008E0C3C"/>
    <w:rsid w:val="008E1DFF"/>
    <w:rsid w:val="008E269A"/>
    <w:rsid w:val="008E4666"/>
    <w:rsid w:val="008E472F"/>
    <w:rsid w:val="008E4826"/>
    <w:rsid w:val="008E5402"/>
    <w:rsid w:val="008E5DAC"/>
    <w:rsid w:val="008E669E"/>
    <w:rsid w:val="008E7593"/>
    <w:rsid w:val="008F1026"/>
    <w:rsid w:val="008F2CFD"/>
    <w:rsid w:val="008F43E4"/>
    <w:rsid w:val="008F4BC5"/>
    <w:rsid w:val="008F6D1A"/>
    <w:rsid w:val="008F7D9C"/>
    <w:rsid w:val="00900894"/>
    <w:rsid w:val="00903CAC"/>
    <w:rsid w:val="0090513A"/>
    <w:rsid w:val="00905786"/>
    <w:rsid w:val="00906B13"/>
    <w:rsid w:val="00906D72"/>
    <w:rsid w:val="00910A59"/>
    <w:rsid w:val="009114DB"/>
    <w:rsid w:val="00911DC7"/>
    <w:rsid w:val="009121C6"/>
    <w:rsid w:val="00912471"/>
    <w:rsid w:val="0091381A"/>
    <w:rsid w:val="00914B88"/>
    <w:rsid w:val="00914BD0"/>
    <w:rsid w:val="00914D7D"/>
    <w:rsid w:val="00915ED4"/>
    <w:rsid w:val="009173C3"/>
    <w:rsid w:val="009204F2"/>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5BC7"/>
    <w:rsid w:val="00936A0A"/>
    <w:rsid w:val="00940E79"/>
    <w:rsid w:val="00941BAF"/>
    <w:rsid w:val="00942341"/>
    <w:rsid w:val="009426D1"/>
    <w:rsid w:val="009442D0"/>
    <w:rsid w:val="00944604"/>
    <w:rsid w:val="00944AE7"/>
    <w:rsid w:val="00945630"/>
    <w:rsid w:val="00945B87"/>
    <w:rsid w:val="00945FE6"/>
    <w:rsid w:val="00946594"/>
    <w:rsid w:val="0095401D"/>
    <w:rsid w:val="00954926"/>
    <w:rsid w:val="009558AF"/>
    <w:rsid w:val="00956285"/>
    <w:rsid w:val="00960CF8"/>
    <w:rsid w:val="00964EE4"/>
    <w:rsid w:val="00965029"/>
    <w:rsid w:val="009665A4"/>
    <w:rsid w:val="00966C82"/>
    <w:rsid w:val="00967412"/>
    <w:rsid w:val="009676CB"/>
    <w:rsid w:val="009706C3"/>
    <w:rsid w:val="00970BA8"/>
    <w:rsid w:val="0097290D"/>
    <w:rsid w:val="00974524"/>
    <w:rsid w:val="009745BB"/>
    <w:rsid w:val="00974F38"/>
    <w:rsid w:val="00975B3E"/>
    <w:rsid w:val="009810CD"/>
    <w:rsid w:val="009816E5"/>
    <w:rsid w:val="00981883"/>
    <w:rsid w:val="00981EFC"/>
    <w:rsid w:val="00983BF0"/>
    <w:rsid w:val="00983F2C"/>
    <w:rsid w:val="00984478"/>
    <w:rsid w:val="00986AC3"/>
    <w:rsid w:val="00987312"/>
    <w:rsid w:val="009902A5"/>
    <w:rsid w:val="00991733"/>
    <w:rsid w:val="009924AF"/>
    <w:rsid w:val="009929BC"/>
    <w:rsid w:val="00993441"/>
    <w:rsid w:val="00993AE9"/>
    <w:rsid w:val="009940CF"/>
    <w:rsid w:val="00996387"/>
    <w:rsid w:val="0099658A"/>
    <w:rsid w:val="009966B1"/>
    <w:rsid w:val="00997045"/>
    <w:rsid w:val="009A003D"/>
    <w:rsid w:val="009A09EA"/>
    <w:rsid w:val="009A1811"/>
    <w:rsid w:val="009A20DF"/>
    <w:rsid w:val="009A2298"/>
    <w:rsid w:val="009A3B5D"/>
    <w:rsid w:val="009A47B0"/>
    <w:rsid w:val="009A47F2"/>
    <w:rsid w:val="009A4D79"/>
    <w:rsid w:val="009A513C"/>
    <w:rsid w:val="009A5C4A"/>
    <w:rsid w:val="009A643D"/>
    <w:rsid w:val="009A7EC2"/>
    <w:rsid w:val="009B3A1B"/>
    <w:rsid w:val="009B3A6E"/>
    <w:rsid w:val="009B511E"/>
    <w:rsid w:val="009B5A3A"/>
    <w:rsid w:val="009B5B05"/>
    <w:rsid w:val="009B670D"/>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908"/>
    <w:rsid w:val="00A07A29"/>
    <w:rsid w:val="00A107E3"/>
    <w:rsid w:val="00A10A99"/>
    <w:rsid w:val="00A12340"/>
    <w:rsid w:val="00A13288"/>
    <w:rsid w:val="00A13858"/>
    <w:rsid w:val="00A13B4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4A7"/>
    <w:rsid w:val="00A31846"/>
    <w:rsid w:val="00A31C24"/>
    <w:rsid w:val="00A33312"/>
    <w:rsid w:val="00A3422E"/>
    <w:rsid w:val="00A34300"/>
    <w:rsid w:val="00A351C0"/>
    <w:rsid w:val="00A366E3"/>
    <w:rsid w:val="00A36975"/>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59B8"/>
    <w:rsid w:val="00A56702"/>
    <w:rsid w:val="00A5713C"/>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0EF"/>
    <w:rsid w:val="00A82178"/>
    <w:rsid w:val="00A83D69"/>
    <w:rsid w:val="00A83F21"/>
    <w:rsid w:val="00A845FC"/>
    <w:rsid w:val="00A847D8"/>
    <w:rsid w:val="00A84F40"/>
    <w:rsid w:val="00A8501F"/>
    <w:rsid w:val="00A85E80"/>
    <w:rsid w:val="00A86246"/>
    <w:rsid w:val="00A8630C"/>
    <w:rsid w:val="00A86757"/>
    <w:rsid w:val="00A870D0"/>
    <w:rsid w:val="00A91269"/>
    <w:rsid w:val="00A91B74"/>
    <w:rsid w:val="00A91F74"/>
    <w:rsid w:val="00A95168"/>
    <w:rsid w:val="00A953A8"/>
    <w:rsid w:val="00A965BE"/>
    <w:rsid w:val="00A96A2E"/>
    <w:rsid w:val="00A97A08"/>
    <w:rsid w:val="00AA0428"/>
    <w:rsid w:val="00AA1CC2"/>
    <w:rsid w:val="00AA1FAE"/>
    <w:rsid w:val="00AA347A"/>
    <w:rsid w:val="00AA3693"/>
    <w:rsid w:val="00AA3C45"/>
    <w:rsid w:val="00AA45B1"/>
    <w:rsid w:val="00AA5881"/>
    <w:rsid w:val="00AA5B10"/>
    <w:rsid w:val="00AA6663"/>
    <w:rsid w:val="00AA6E52"/>
    <w:rsid w:val="00AB0815"/>
    <w:rsid w:val="00AB133B"/>
    <w:rsid w:val="00AB27CD"/>
    <w:rsid w:val="00AB3207"/>
    <w:rsid w:val="00AB34FA"/>
    <w:rsid w:val="00AB3AD8"/>
    <w:rsid w:val="00AB3C91"/>
    <w:rsid w:val="00AB4D70"/>
    <w:rsid w:val="00AB4E8E"/>
    <w:rsid w:val="00AB4FCC"/>
    <w:rsid w:val="00AB527C"/>
    <w:rsid w:val="00AB55D9"/>
    <w:rsid w:val="00AB6659"/>
    <w:rsid w:val="00AB685E"/>
    <w:rsid w:val="00AB7D25"/>
    <w:rsid w:val="00AC004F"/>
    <w:rsid w:val="00AC0A47"/>
    <w:rsid w:val="00AC1058"/>
    <w:rsid w:val="00AC2EBD"/>
    <w:rsid w:val="00AC41E9"/>
    <w:rsid w:val="00AC4470"/>
    <w:rsid w:val="00AC4989"/>
    <w:rsid w:val="00AC6242"/>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744"/>
    <w:rsid w:val="00AE6F16"/>
    <w:rsid w:val="00AE7594"/>
    <w:rsid w:val="00AF0D12"/>
    <w:rsid w:val="00AF2071"/>
    <w:rsid w:val="00AF3E49"/>
    <w:rsid w:val="00AF450C"/>
    <w:rsid w:val="00AF515F"/>
    <w:rsid w:val="00AF54CC"/>
    <w:rsid w:val="00AF61C0"/>
    <w:rsid w:val="00AF724E"/>
    <w:rsid w:val="00AF794A"/>
    <w:rsid w:val="00B025F1"/>
    <w:rsid w:val="00B066F7"/>
    <w:rsid w:val="00B0696B"/>
    <w:rsid w:val="00B071DB"/>
    <w:rsid w:val="00B07CA3"/>
    <w:rsid w:val="00B1027D"/>
    <w:rsid w:val="00B10D31"/>
    <w:rsid w:val="00B1103D"/>
    <w:rsid w:val="00B1212F"/>
    <w:rsid w:val="00B1227C"/>
    <w:rsid w:val="00B12403"/>
    <w:rsid w:val="00B12425"/>
    <w:rsid w:val="00B13F04"/>
    <w:rsid w:val="00B14058"/>
    <w:rsid w:val="00B1581A"/>
    <w:rsid w:val="00B15C9B"/>
    <w:rsid w:val="00B16D3C"/>
    <w:rsid w:val="00B212BD"/>
    <w:rsid w:val="00B21CC2"/>
    <w:rsid w:val="00B21D8E"/>
    <w:rsid w:val="00B22A57"/>
    <w:rsid w:val="00B22D42"/>
    <w:rsid w:val="00B241A7"/>
    <w:rsid w:val="00B251AE"/>
    <w:rsid w:val="00B25707"/>
    <w:rsid w:val="00B2626B"/>
    <w:rsid w:val="00B266EA"/>
    <w:rsid w:val="00B26AD9"/>
    <w:rsid w:val="00B26BF5"/>
    <w:rsid w:val="00B27959"/>
    <w:rsid w:val="00B27E97"/>
    <w:rsid w:val="00B30D32"/>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1CB5"/>
    <w:rsid w:val="00B520EB"/>
    <w:rsid w:val="00B5232A"/>
    <w:rsid w:val="00B523EE"/>
    <w:rsid w:val="00B529F7"/>
    <w:rsid w:val="00B5440E"/>
    <w:rsid w:val="00B54893"/>
    <w:rsid w:val="00B54A09"/>
    <w:rsid w:val="00B57222"/>
    <w:rsid w:val="00B57511"/>
    <w:rsid w:val="00B57B7C"/>
    <w:rsid w:val="00B619D2"/>
    <w:rsid w:val="00B61F37"/>
    <w:rsid w:val="00B62207"/>
    <w:rsid w:val="00B62239"/>
    <w:rsid w:val="00B63A03"/>
    <w:rsid w:val="00B64193"/>
    <w:rsid w:val="00B6552A"/>
    <w:rsid w:val="00B669FE"/>
    <w:rsid w:val="00B66D82"/>
    <w:rsid w:val="00B6733B"/>
    <w:rsid w:val="00B6752C"/>
    <w:rsid w:val="00B675E6"/>
    <w:rsid w:val="00B710B1"/>
    <w:rsid w:val="00B71172"/>
    <w:rsid w:val="00B725E2"/>
    <w:rsid w:val="00B7289A"/>
    <w:rsid w:val="00B73A58"/>
    <w:rsid w:val="00B753AD"/>
    <w:rsid w:val="00B757CB"/>
    <w:rsid w:val="00B757F0"/>
    <w:rsid w:val="00B75F35"/>
    <w:rsid w:val="00B75F7B"/>
    <w:rsid w:val="00B76807"/>
    <w:rsid w:val="00B8098A"/>
    <w:rsid w:val="00B80CD2"/>
    <w:rsid w:val="00B81E3D"/>
    <w:rsid w:val="00B81ED5"/>
    <w:rsid w:val="00B82231"/>
    <w:rsid w:val="00B836BA"/>
    <w:rsid w:val="00B838F4"/>
    <w:rsid w:val="00B84B89"/>
    <w:rsid w:val="00B856CE"/>
    <w:rsid w:val="00B857C9"/>
    <w:rsid w:val="00B868CD"/>
    <w:rsid w:val="00B86AC6"/>
    <w:rsid w:val="00B87445"/>
    <w:rsid w:val="00B875F2"/>
    <w:rsid w:val="00B926BC"/>
    <w:rsid w:val="00B92A2D"/>
    <w:rsid w:val="00B9394B"/>
    <w:rsid w:val="00B93C1F"/>
    <w:rsid w:val="00B95409"/>
    <w:rsid w:val="00B95620"/>
    <w:rsid w:val="00B9623D"/>
    <w:rsid w:val="00B96361"/>
    <w:rsid w:val="00B9642B"/>
    <w:rsid w:val="00B96D93"/>
    <w:rsid w:val="00B97709"/>
    <w:rsid w:val="00BA03BF"/>
    <w:rsid w:val="00BA0C95"/>
    <w:rsid w:val="00BA141D"/>
    <w:rsid w:val="00BA3365"/>
    <w:rsid w:val="00BA39EA"/>
    <w:rsid w:val="00BA3E91"/>
    <w:rsid w:val="00BA4C8A"/>
    <w:rsid w:val="00BA4EEB"/>
    <w:rsid w:val="00BA57F8"/>
    <w:rsid w:val="00BA6676"/>
    <w:rsid w:val="00BA680D"/>
    <w:rsid w:val="00BA723C"/>
    <w:rsid w:val="00BA728C"/>
    <w:rsid w:val="00BA7AEB"/>
    <w:rsid w:val="00BA7D87"/>
    <w:rsid w:val="00BA7EDD"/>
    <w:rsid w:val="00BB0E62"/>
    <w:rsid w:val="00BB178F"/>
    <w:rsid w:val="00BB2267"/>
    <w:rsid w:val="00BB287C"/>
    <w:rsid w:val="00BB2B74"/>
    <w:rsid w:val="00BB38B1"/>
    <w:rsid w:val="00BB43F7"/>
    <w:rsid w:val="00BB487F"/>
    <w:rsid w:val="00BB489E"/>
    <w:rsid w:val="00BB4A26"/>
    <w:rsid w:val="00BB4BF6"/>
    <w:rsid w:val="00BB571D"/>
    <w:rsid w:val="00BB675E"/>
    <w:rsid w:val="00BB7641"/>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4BA4"/>
    <w:rsid w:val="00BE5407"/>
    <w:rsid w:val="00BE571A"/>
    <w:rsid w:val="00BE7A59"/>
    <w:rsid w:val="00BE7EF0"/>
    <w:rsid w:val="00BF2130"/>
    <w:rsid w:val="00BF3572"/>
    <w:rsid w:val="00BF3619"/>
    <w:rsid w:val="00BF3C9E"/>
    <w:rsid w:val="00BF417D"/>
    <w:rsid w:val="00BF42E3"/>
    <w:rsid w:val="00BF53BE"/>
    <w:rsid w:val="00BF593A"/>
    <w:rsid w:val="00BF6734"/>
    <w:rsid w:val="00BF7D2B"/>
    <w:rsid w:val="00C0047A"/>
    <w:rsid w:val="00C00B6E"/>
    <w:rsid w:val="00C01F79"/>
    <w:rsid w:val="00C0217E"/>
    <w:rsid w:val="00C0279C"/>
    <w:rsid w:val="00C02EF6"/>
    <w:rsid w:val="00C02FD5"/>
    <w:rsid w:val="00C03A80"/>
    <w:rsid w:val="00C04CFD"/>
    <w:rsid w:val="00C05D33"/>
    <w:rsid w:val="00C065AE"/>
    <w:rsid w:val="00C07769"/>
    <w:rsid w:val="00C07A68"/>
    <w:rsid w:val="00C117D0"/>
    <w:rsid w:val="00C16102"/>
    <w:rsid w:val="00C16BDC"/>
    <w:rsid w:val="00C17080"/>
    <w:rsid w:val="00C1757C"/>
    <w:rsid w:val="00C179D8"/>
    <w:rsid w:val="00C2001B"/>
    <w:rsid w:val="00C2139C"/>
    <w:rsid w:val="00C225EF"/>
    <w:rsid w:val="00C2588D"/>
    <w:rsid w:val="00C25D97"/>
    <w:rsid w:val="00C25F91"/>
    <w:rsid w:val="00C2640E"/>
    <w:rsid w:val="00C27523"/>
    <w:rsid w:val="00C3129A"/>
    <w:rsid w:val="00C31574"/>
    <w:rsid w:val="00C32498"/>
    <w:rsid w:val="00C3283A"/>
    <w:rsid w:val="00C3401A"/>
    <w:rsid w:val="00C34520"/>
    <w:rsid w:val="00C3493C"/>
    <w:rsid w:val="00C34A66"/>
    <w:rsid w:val="00C34B41"/>
    <w:rsid w:val="00C35420"/>
    <w:rsid w:val="00C357FC"/>
    <w:rsid w:val="00C401AC"/>
    <w:rsid w:val="00C41843"/>
    <w:rsid w:val="00C42117"/>
    <w:rsid w:val="00C430B2"/>
    <w:rsid w:val="00C43B63"/>
    <w:rsid w:val="00C44050"/>
    <w:rsid w:val="00C454EA"/>
    <w:rsid w:val="00C4594B"/>
    <w:rsid w:val="00C45BBD"/>
    <w:rsid w:val="00C45D44"/>
    <w:rsid w:val="00C47864"/>
    <w:rsid w:val="00C5099A"/>
    <w:rsid w:val="00C5179C"/>
    <w:rsid w:val="00C524CF"/>
    <w:rsid w:val="00C52F06"/>
    <w:rsid w:val="00C53077"/>
    <w:rsid w:val="00C545F4"/>
    <w:rsid w:val="00C548F8"/>
    <w:rsid w:val="00C559AA"/>
    <w:rsid w:val="00C56219"/>
    <w:rsid w:val="00C57681"/>
    <w:rsid w:val="00C57E38"/>
    <w:rsid w:val="00C60AFF"/>
    <w:rsid w:val="00C626C1"/>
    <w:rsid w:val="00C630CF"/>
    <w:rsid w:val="00C6392E"/>
    <w:rsid w:val="00C64B41"/>
    <w:rsid w:val="00C650F9"/>
    <w:rsid w:val="00C65A73"/>
    <w:rsid w:val="00C67ABC"/>
    <w:rsid w:val="00C67BF6"/>
    <w:rsid w:val="00C70120"/>
    <w:rsid w:val="00C7183B"/>
    <w:rsid w:val="00C726E8"/>
    <w:rsid w:val="00C742BD"/>
    <w:rsid w:val="00C7449C"/>
    <w:rsid w:val="00C74C46"/>
    <w:rsid w:val="00C7638E"/>
    <w:rsid w:val="00C76B5D"/>
    <w:rsid w:val="00C77B86"/>
    <w:rsid w:val="00C80F60"/>
    <w:rsid w:val="00C82894"/>
    <w:rsid w:val="00C82905"/>
    <w:rsid w:val="00C83EE0"/>
    <w:rsid w:val="00C84205"/>
    <w:rsid w:val="00C845BE"/>
    <w:rsid w:val="00C854AE"/>
    <w:rsid w:val="00C8552C"/>
    <w:rsid w:val="00C85ABD"/>
    <w:rsid w:val="00C86B70"/>
    <w:rsid w:val="00C8741B"/>
    <w:rsid w:val="00C8789C"/>
    <w:rsid w:val="00C87969"/>
    <w:rsid w:val="00C92043"/>
    <w:rsid w:val="00C92541"/>
    <w:rsid w:val="00C92B36"/>
    <w:rsid w:val="00C92F46"/>
    <w:rsid w:val="00C93171"/>
    <w:rsid w:val="00C935B1"/>
    <w:rsid w:val="00C94582"/>
    <w:rsid w:val="00C9491D"/>
    <w:rsid w:val="00C96EAF"/>
    <w:rsid w:val="00C978CE"/>
    <w:rsid w:val="00C97994"/>
    <w:rsid w:val="00CA07B2"/>
    <w:rsid w:val="00CA1130"/>
    <w:rsid w:val="00CA61E4"/>
    <w:rsid w:val="00CA72A6"/>
    <w:rsid w:val="00CB03FD"/>
    <w:rsid w:val="00CB0487"/>
    <w:rsid w:val="00CB0555"/>
    <w:rsid w:val="00CB1A91"/>
    <w:rsid w:val="00CB258A"/>
    <w:rsid w:val="00CB27F4"/>
    <w:rsid w:val="00CB37A8"/>
    <w:rsid w:val="00CB3818"/>
    <w:rsid w:val="00CB3EF0"/>
    <w:rsid w:val="00CB415F"/>
    <w:rsid w:val="00CB685E"/>
    <w:rsid w:val="00CB6D54"/>
    <w:rsid w:val="00CB73A5"/>
    <w:rsid w:val="00CC346A"/>
    <w:rsid w:val="00CC3A69"/>
    <w:rsid w:val="00CC3C74"/>
    <w:rsid w:val="00CC4262"/>
    <w:rsid w:val="00CC4CBA"/>
    <w:rsid w:val="00CC68E4"/>
    <w:rsid w:val="00CC6C94"/>
    <w:rsid w:val="00CC723A"/>
    <w:rsid w:val="00CD0330"/>
    <w:rsid w:val="00CD056E"/>
    <w:rsid w:val="00CD0589"/>
    <w:rsid w:val="00CD0D30"/>
    <w:rsid w:val="00CD337B"/>
    <w:rsid w:val="00CD4A74"/>
    <w:rsid w:val="00CD7B06"/>
    <w:rsid w:val="00CD7D6D"/>
    <w:rsid w:val="00CE03BE"/>
    <w:rsid w:val="00CE074E"/>
    <w:rsid w:val="00CE0A50"/>
    <w:rsid w:val="00CE0FEB"/>
    <w:rsid w:val="00CE5C25"/>
    <w:rsid w:val="00CE5EA4"/>
    <w:rsid w:val="00CE7F7F"/>
    <w:rsid w:val="00CF0764"/>
    <w:rsid w:val="00CF3544"/>
    <w:rsid w:val="00CF3822"/>
    <w:rsid w:val="00CF421A"/>
    <w:rsid w:val="00CF67AA"/>
    <w:rsid w:val="00CF6E7D"/>
    <w:rsid w:val="00CF6F0E"/>
    <w:rsid w:val="00CF7D42"/>
    <w:rsid w:val="00D0138C"/>
    <w:rsid w:val="00D01893"/>
    <w:rsid w:val="00D01E46"/>
    <w:rsid w:val="00D02076"/>
    <w:rsid w:val="00D06082"/>
    <w:rsid w:val="00D065F9"/>
    <w:rsid w:val="00D10AF4"/>
    <w:rsid w:val="00D10B24"/>
    <w:rsid w:val="00D12A6D"/>
    <w:rsid w:val="00D154A0"/>
    <w:rsid w:val="00D158FB"/>
    <w:rsid w:val="00D15DC3"/>
    <w:rsid w:val="00D16557"/>
    <w:rsid w:val="00D17EB2"/>
    <w:rsid w:val="00D17FE6"/>
    <w:rsid w:val="00D20798"/>
    <w:rsid w:val="00D22E23"/>
    <w:rsid w:val="00D23FDB"/>
    <w:rsid w:val="00D24BC6"/>
    <w:rsid w:val="00D254C4"/>
    <w:rsid w:val="00D25FAA"/>
    <w:rsid w:val="00D26731"/>
    <w:rsid w:val="00D2715B"/>
    <w:rsid w:val="00D306B1"/>
    <w:rsid w:val="00D30D87"/>
    <w:rsid w:val="00D32FD8"/>
    <w:rsid w:val="00D3317A"/>
    <w:rsid w:val="00D343F1"/>
    <w:rsid w:val="00D34489"/>
    <w:rsid w:val="00D36628"/>
    <w:rsid w:val="00D3701B"/>
    <w:rsid w:val="00D375DA"/>
    <w:rsid w:val="00D37F2C"/>
    <w:rsid w:val="00D42C71"/>
    <w:rsid w:val="00D43A07"/>
    <w:rsid w:val="00D43DE0"/>
    <w:rsid w:val="00D444EA"/>
    <w:rsid w:val="00D445CF"/>
    <w:rsid w:val="00D44744"/>
    <w:rsid w:val="00D46CF6"/>
    <w:rsid w:val="00D5065D"/>
    <w:rsid w:val="00D510EB"/>
    <w:rsid w:val="00D5267A"/>
    <w:rsid w:val="00D5332D"/>
    <w:rsid w:val="00D53FD1"/>
    <w:rsid w:val="00D54DD8"/>
    <w:rsid w:val="00D5514A"/>
    <w:rsid w:val="00D557DB"/>
    <w:rsid w:val="00D55A70"/>
    <w:rsid w:val="00D5613B"/>
    <w:rsid w:val="00D57194"/>
    <w:rsid w:val="00D57605"/>
    <w:rsid w:val="00D57BB8"/>
    <w:rsid w:val="00D60E86"/>
    <w:rsid w:val="00D61D52"/>
    <w:rsid w:val="00D62816"/>
    <w:rsid w:val="00D62C29"/>
    <w:rsid w:val="00D631E1"/>
    <w:rsid w:val="00D63484"/>
    <w:rsid w:val="00D6412D"/>
    <w:rsid w:val="00D65915"/>
    <w:rsid w:val="00D672D1"/>
    <w:rsid w:val="00D70344"/>
    <w:rsid w:val="00D7100A"/>
    <w:rsid w:val="00D72923"/>
    <w:rsid w:val="00D72967"/>
    <w:rsid w:val="00D74131"/>
    <w:rsid w:val="00D744FB"/>
    <w:rsid w:val="00D770C2"/>
    <w:rsid w:val="00D77621"/>
    <w:rsid w:val="00D77645"/>
    <w:rsid w:val="00D77FB1"/>
    <w:rsid w:val="00D81307"/>
    <w:rsid w:val="00D82DF8"/>
    <w:rsid w:val="00D84540"/>
    <w:rsid w:val="00D862E6"/>
    <w:rsid w:val="00D86B18"/>
    <w:rsid w:val="00D86C92"/>
    <w:rsid w:val="00D901ED"/>
    <w:rsid w:val="00D907AC"/>
    <w:rsid w:val="00D9243B"/>
    <w:rsid w:val="00D94046"/>
    <w:rsid w:val="00D94B02"/>
    <w:rsid w:val="00D9517B"/>
    <w:rsid w:val="00D95185"/>
    <w:rsid w:val="00D951D6"/>
    <w:rsid w:val="00D953A6"/>
    <w:rsid w:val="00D96ED6"/>
    <w:rsid w:val="00D97206"/>
    <w:rsid w:val="00D97E18"/>
    <w:rsid w:val="00DA1426"/>
    <w:rsid w:val="00DA1A79"/>
    <w:rsid w:val="00DA3396"/>
    <w:rsid w:val="00DA3B78"/>
    <w:rsid w:val="00DA4547"/>
    <w:rsid w:val="00DA4B03"/>
    <w:rsid w:val="00DA4EC5"/>
    <w:rsid w:val="00DA73E6"/>
    <w:rsid w:val="00DB1CEB"/>
    <w:rsid w:val="00DB2569"/>
    <w:rsid w:val="00DB4263"/>
    <w:rsid w:val="00DB5344"/>
    <w:rsid w:val="00DB5542"/>
    <w:rsid w:val="00DB57D7"/>
    <w:rsid w:val="00DB597F"/>
    <w:rsid w:val="00DB5E14"/>
    <w:rsid w:val="00DB68C4"/>
    <w:rsid w:val="00DB7EDD"/>
    <w:rsid w:val="00DC0199"/>
    <w:rsid w:val="00DC07C8"/>
    <w:rsid w:val="00DC1D6B"/>
    <w:rsid w:val="00DC4804"/>
    <w:rsid w:val="00DC5166"/>
    <w:rsid w:val="00DC5782"/>
    <w:rsid w:val="00DC5B74"/>
    <w:rsid w:val="00DC5E5A"/>
    <w:rsid w:val="00DC7B52"/>
    <w:rsid w:val="00DD0C00"/>
    <w:rsid w:val="00DD0C79"/>
    <w:rsid w:val="00DD1A90"/>
    <w:rsid w:val="00DD1F37"/>
    <w:rsid w:val="00DD32E4"/>
    <w:rsid w:val="00DD3E3E"/>
    <w:rsid w:val="00DD4091"/>
    <w:rsid w:val="00DD4095"/>
    <w:rsid w:val="00DD50D2"/>
    <w:rsid w:val="00DD5D41"/>
    <w:rsid w:val="00DD60C7"/>
    <w:rsid w:val="00DD6755"/>
    <w:rsid w:val="00DE02A2"/>
    <w:rsid w:val="00DE03F6"/>
    <w:rsid w:val="00DE16D2"/>
    <w:rsid w:val="00DE2474"/>
    <w:rsid w:val="00DE3228"/>
    <w:rsid w:val="00DE391F"/>
    <w:rsid w:val="00DE4DD1"/>
    <w:rsid w:val="00DE563B"/>
    <w:rsid w:val="00DE5C9E"/>
    <w:rsid w:val="00DE6B68"/>
    <w:rsid w:val="00DF2464"/>
    <w:rsid w:val="00DF257E"/>
    <w:rsid w:val="00DF27AA"/>
    <w:rsid w:val="00DF30E6"/>
    <w:rsid w:val="00DF48C4"/>
    <w:rsid w:val="00DF4EEE"/>
    <w:rsid w:val="00DF5FD8"/>
    <w:rsid w:val="00DF7AF6"/>
    <w:rsid w:val="00E00324"/>
    <w:rsid w:val="00E012A0"/>
    <w:rsid w:val="00E015DF"/>
    <w:rsid w:val="00E01FA4"/>
    <w:rsid w:val="00E0313F"/>
    <w:rsid w:val="00E03FB0"/>
    <w:rsid w:val="00E05945"/>
    <w:rsid w:val="00E06F13"/>
    <w:rsid w:val="00E07A6D"/>
    <w:rsid w:val="00E10A14"/>
    <w:rsid w:val="00E1121A"/>
    <w:rsid w:val="00E12380"/>
    <w:rsid w:val="00E13B6C"/>
    <w:rsid w:val="00E13C87"/>
    <w:rsid w:val="00E143C5"/>
    <w:rsid w:val="00E1573F"/>
    <w:rsid w:val="00E15C51"/>
    <w:rsid w:val="00E16C56"/>
    <w:rsid w:val="00E16C72"/>
    <w:rsid w:val="00E16F36"/>
    <w:rsid w:val="00E17B36"/>
    <w:rsid w:val="00E21387"/>
    <w:rsid w:val="00E2332A"/>
    <w:rsid w:val="00E24AA1"/>
    <w:rsid w:val="00E26A04"/>
    <w:rsid w:val="00E2787A"/>
    <w:rsid w:val="00E320C2"/>
    <w:rsid w:val="00E32A79"/>
    <w:rsid w:val="00E34117"/>
    <w:rsid w:val="00E34602"/>
    <w:rsid w:val="00E364CB"/>
    <w:rsid w:val="00E3698A"/>
    <w:rsid w:val="00E3768B"/>
    <w:rsid w:val="00E4070F"/>
    <w:rsid w:val="00E41F32"/>
    <w:rsid w:val="00E421DB"/>
    <w:rsid w:val="00E4275D"/>
    <w:rsid w:val="00E42960"/>
    <w:rsid w:val="00E430A8"/>
    <w:rsid w:val="00E4420D"/>
    <w:rsid w:val="00E45D5F"/>
    <w:rsid w:val="00E46843"/>
    <w:rsid w:val="00E46E69"/>
    <w:rsid w:val="00E47E9B"/>
    <w:rsid w:val="00E5035F"/>
    <w:rsid w:val="00E5060E"/>
    <w:rsid w:val="00E513B7"/>
    <w:rsid w:val="00E51E37"/>
    <w:rsid w:val="00E51FAA"/>
    <w:rsid w:val="00E52952"/>
    <w:rsid w:val="00E52BF4"/>
    <w:rsid w:val="00E53C2F"/>
    <w:rsid w:val="00E57730"/>
    <w:rsid w:val="00E57F9B"/>
    <w:rsid w:val="00E606F8"/>
    <w:rsid w:val="00E61257"/>
    <w:rsid w:val="00E6222C"/>
    <w:rsid w:val="00E6226C"/>
    <w:rsid w:val="00E62B62"/>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3F44"/>
    <w:rsid w:val="00E84742"/>
    <w:rsid w:val="00E8652A"/>
    <w:rsid w:val="00E87833"/>
    <w:rsid w:val="00E912AC"/>
    <w:rsid w:val="00E914B0"/>
    <w:rsid w:val="00E91539"/>
    <w:rsid w:val="00E92A7D"/>
    <w:rsid w:val="00E92E28"/>
    <w:rsid w:val="00E94B0B"/>
    <w:rsid w:val="00E97834"/>
    <w:rsid w:val="00EA071E"/>
    <w:rsid w:val="00EA08C2"/>
    <w:rsid w:val="00EA18C4"/>
    <w:rsid w:val="00EA2608"/>
    <w:rsid w:val="00EA43BB"/>
    <w:rsid w:val="00EA5AE8"/>
    <w:rsid w:val="00EA797A"/>
    <w:rsid w:val="00EB19F5"/>
    <w:rsid w:val="00EB1C7F"/>
    <w:rsid w:val="00EB1E29"/>
    <w:rsid w:val="00EB26F5"/>
    <w:rsid w:val="00EB291B"/>
    <w:rsid w:val="00EB3510"/>
    <w:rsid w:val="00EC155D"/>
    <w:rsid w:val="00EC180D"/>
    <w:rsid w:val="00EC49C9"/>
    <w:rsid w:val="00EC6467"/>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E7162"/>
    <w:rsid w:val="00EF16FC"/>
    <w:rsid w:val="00EF1AEB"/>
    <w:rsid w:val="00EF339B"/>
    <w:rsid w:val="00EF4F04"/>
    <w:rsid w:val="00EF55E9"/>
    <w:rsid w:val="00EF5A24"/>
    <w:rsid w:val="00EF6DED"/>
    <w:rsid w:val="00F00D9A"/>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03F0"/>
    <w:rsid w:val="00F231F8"/>
    <w:rsid w:val="00F235D2"/>
    <w:rsid w:val="00F237D7"/>
    <w:rsid w:val="00F24B1F"/>
    <w:rsid w:val="00F25817"/>
    <w:rsid w:val="00F2625D"/>
    <w:rsid w:val="00F264A7"/>
    <w:rsid w:val="00F2710E"/>
    <w:rsid w:val="00F27EFB"/>
    <w:rsid w:val="00F32144"/>
    <w:rsid w:val="00F330BB"/>
    <w:rsid w:val="00F33177"/>
    <w:rsid w:val="00F3393B"/>
    <w:rsid w:val="00F34018"/>
    <w:rsid w:val="00F361AD"/>
    <w:rsid w:val="00F3645E"/>
    <w:rsid w:val="00F37168"/>
    <w:rsid w:val="00F3778E"/>
    <w:rsid w:val="00F4066B"/>
    <w:rsid w:val="00F407F3"/>
    <w:rsid w:val="00F41F4F"/>
    <w:rsid w:val="00F44D48"/>
    <w:rsid w:val="00F45804"/>
    <w:rsid w:val="00F45EE2"/>
    <w:rsid w:val="00F47C4E"/>
    <w:rsid w:val="00F51F9A"/>
    <w:rsid w:val="00F523F3"/>
    <w:rsid w:val="00F525BB"/>
    <w:rsid w:val="00F53605"/>
    <w:rsid w:val="00F53BB4"/>
    <w:rsid w:val="00F53C34"/>
    <w:rsid w:val="00F545D0"/>
    <w:rsid w:val="00F54B1C"/>
    <w:rsid w:val="00F55BBE"/>
    <w:rsid w:val="00F56A62"/>
    <w:rsid w:val="00F574C3"/>
    <w:rsid w:val="00F57A15"/>
    <w:rsid w:val="00F60724"/>
    <w:rsid w:val="00F60E15"/>
    <w:rsid w:val="00F627A2"/>
    <w:rsid w:val="00F63BA9"/>
    <w:rsid w:val="00F63D14"/>
    <w:rsid w:val="00F643E3"/>
    <w:rsid w:val="00F64F4E"/>
    <w:rsid w:val="00F651C9"/>
    <w:rsid w:val="00F658F3"/>
    <w:rsid w:val="00F6593E"/>
    <w:rsid w:val="00F659CD"/>
    <w:rsid w:val="00F65C47"/>
    <w:rsid w:val="00F65D28"/>
    <w:rsid w:val="00F70773"/>
    <w:rsid w:val="00F74795"/>
    <w:rsid w:val="00F74A1F"/>
    <w:rsid w:val="00F75029"/>
    <w:rsid w:val="00F7599F"/>
    <w:rsid w:val="00F80858"/>
    <w:rsid w:val="00F81C96"/>
    <w:rsid w:val="00F821EF"/>
    <w:rsid w:val="00F82235"/>
    <w:rsid w:val="00F82253"/>
    <w:rsid w:val="00F83385"/>
    <w:rsid w:val="00F8367F"/>
    <w:rsid w:val="00F83E0A"/>
    <w:rsid w:val="00F84432"/>
    <w:rsid w:val="00F85027"/>
    <w:rsid w:val="00F85093"/>
    <w:rsid w:val="00F85500"/>
    <w:rsid w:val="00F85B47"/>
    <w:rsid w:val="00F863C7"/>
    <w:rsid w:val="00F878AF"/>
    <w:rsid w:val="00F87FE7"/>
    <w:rsid w:val="00F91632"/>
    <w:rsid w:val="00F91B01"/>
    <w:rsid w:val="00F91DE5"/>
    <w:rsid w:val="00F94075"/>
    <w:rsid w:val="00F94A97"/>
    <w:rsid w:val="00FA067E"/>
    <w:rsid w:val="00FA26DD"/>
    <w:rsid w:val="00FA2E9C"/>
    <w:rsid w:val="00FA3489"/>
    <w:rsid w:val="00FA7A72"/>
    <w:rsid w:val="00FB0C06"/>
    <w:rsid w:val="00FB113A"/>
    <w:rsid w:val="00FB27AB"/>
    <w:rsid w:val="00FB3511"/>
    <w:rsid w:val="00FB3778"/>
    <w:rsid w:val="00FB6519"/>
    <w:rsid w:val="00FB7C5E"/>
    <w:rsid w:val="00FC00C3"/>
    <w:rsid w:val="00FC0633"/>
    <w:rsid w:val="00FC0C03"/>
    <w:rsid w:val="00FC1268"/>
    <w:rsid w:val="00FC1CF8"/>
    <w:rsid w:val="00FC267E"/>
    <w:rsid w:val="00FC3650"/>
    <w:rsid w:val="00FC37A3"/>
    <w:rsid w:val="00FC3A2E"/>
    <w:rsid w:val="00FC5186"/>
    <w:rsid w:val="00FC73A3"/>
    <w:rsid w:val="00FD14F6"/>
    <w:rsid w:val="00FD2B74"/>
    <w:rsid w:val="00FD37B7"/>
    <w:rsid w:val="00FD463F"/>
    <w:rsid w:val="00FD472C"/>
    <w:rsid w:val="00FD561C"/>
    <w:rsid w:val="00FD578B"/>
    <w:rsid w:val="00FD63CE"/>
    <w:rsid w:val="00FD742E"/>
    <w:rsid w:val="00FD7709"/>
    <w:rsid w:val="00FD7A6C"/>
    <w:rsid w:val="00FE1A78"/>
    <w:rsid w:val="00FE20D7"/>
    <w:rsid w:val="00FE2668"/>
    <w:rsid w:val="00FE30DA"/>
    <w:rsid w:val="00FE31BB"/>
    <w:rsid w:val="00FE391D"/>
    <w:rsid w:val="00FE4232"/>
    <w:rsid w:val="00FE439B"/>
    <w:rsid w:val="00FE7A4B"/>
    <w:rsid w:val="00FF0C8D"/>
    <w:rsid w:val="00FF150A"/>
    <w:rsid w:val="00FF1F49"/>
    <w:rsid w:val="00FF20F4"/>
    <w:rsid w:val="00FF22D6"/>
    <w:rsid w:val="00FF46B3"/>
    <w:rsid w:val="00FF47CC"/>
    <w:rsid w:val="00FF47E9"/>
    <w:rsid w:val="00FF5F14"/>
    <w:rsid w:val="00FF60E9"/>
    <w:rsid w:val="00FF613A"/>
    <w:rsid w:val="00FF7427"/>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93FBD"/>
  <w14:defaultImageDpi w14:val="32767"/>
  <w15:docId w15:val="{15E6F1BE-54C8-0541-9DB3-36E9DE0D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customStyle="1" w:styleId="UnresolvedMention2">
    <w:name w:val="Unresolved Mention2"/>
    <w:basedOn w:val="DefaultParagraphFont"/>
    <w:uiPriority w:val="99"/>
    <w:semiHidden/>
    <w:unhideWhenUsed/>
    <w:rsid w:val="003E1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nti.kar@gmail.com"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D9DE6-24B9-EA48-A924-C48CBF677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20469</Words>
  <Characters>106444</Characters>
  <Application>Microsoft Office Word</Application>
  <DocSecurity>0</DocSecurity>
  <Lines>5322</Lines>
  <Paragraphs>3254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2019-07-02T05:27:00Z</cp:lastPrinted>
  <dcterms:created xsi:type="dcterms:W3CDTF">2019-07-03T09:55:00Z</dcterms:created>
  <dcterms:modified xsi:type="dcterms:W3CDTF">2019-07-03T09:55:00Z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citations="61" publications="63"/&gt;&lt;/info&gt;PAPERS2_INFO_END</vt:lpwstr>
  </property>
</Properties>
</file>