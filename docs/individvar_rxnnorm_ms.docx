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p>
    <w:p w14:paraId="4DCBFF8E" w14:textId="46DFA816" w:rsidR="00C05D33" w:rsidRPr="00EF339B" w:rsidRDefault="006D2431" w:rsidP="006237AE">
      <w:pPr>
        <w:spacing w:line="36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w:t>
      </w:r>
      <w:r w:rsidR="00047D1A">
        <w:rPr>
          <w:lang w:val="en-AU"/>
        </w:rPr>
        <w:t xml:space="preserve"> R</w:t>
      </w:r>
      <w:r>
        <w:rPr>
          <w:lang w:val="en-AU"/>
        </w:rPr>
        <w:t xml:space="preserve">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237A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237AE">
      <w:pPr>
        <w:spacing w:line="360" w:lineRule="auto"/>
      </w:pPr>
      <w:r w:rsidRPr="00EF339B">
        <w:rPr>
          <w:lang w:val="en-AU"/>
        </w:rPr>
        <w:t xml:space="preserve">2 </w:t>
      </w:r>
      <w:r w:rsidR="00EF339B" w:rsidRPr="00EF339B">
        <w:rPr>
          <w:i/>
        </w:rPr>
        <w:t>Diabetes and Metabolism Division, Garvan Institute of Medical Research, 384 Victoria Street, Darlinghurst, Sydney, NSW 2010, Australia</w:t>
      </w:r>
    </w:p>
    <w:p w14:paraId="2FF3D9B5" w14:textId="2179F1C0" w:rsidR="00061FC5" w:rsidRDefault="00061FC5" w:rsidP="006237AE">
      <w:pPr>
        <w:spacing w:line="36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237AE">
      <w:pPr>
        <w:spacing w:line="36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237AE">
      <w:pPr>
        <w:spacing w:line="360" w:lineRule="auto"/>
        <w:rPr>
          <w:lang w:val="en-AU"/>
        </w:rPr>
      </w:pPr>
      <w:bookmarkStart w:id="0" w:name="_GoBack"/>
      <w:bookmarkEnd w:id="0"/>
    </w:p>
    <w:p w14:paraId="14B8FAE5" w14:textId="025A2040" w:rsidR="00EF339B" w:rsidRDefault="00EF339B" w:rsidP="006237AE">
      <w:pPr>
        <w:spacing w:line="36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237AE">
      <w:pPr>
        <w:spacing w:line="360" w:lineRule="auto"/>
        <w:rPr>
          <w:lang w:val="en-AU"/>
        </w:rPr>
      </w:pPr>
      <w:r>
        <w:rPr>
          <w:lang w:val="en-AU"/>
        </w:rPr>
        <w:t>Correspondence email: fonti.kar@gmail.com</w:t>
      </w:r>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7DD19C28"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r w:rsidRPr="00AF2E85">
        <w:rPr>
          <w:i/>
          <w:lang w:val="en-AU"/>
        </w:rPr>
        <w:t>Lampropholis delicata</w:t>
      </w:r>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7533F390"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547DC793"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1"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Noordwijk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metabolism contributes to the flow of energy, biomass and nutrients in the </w:t>
      </w:r>
      <w:r>
        <w:lastRenderedPageBreak/>
        <w:t xml:space="preserve">population, which can have impact communities and ecosystesms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5BDE71CE"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6604CB">
        <w:rPr>
          <w:lang w:val="en-AU"/>
        </w:rPr>
        <w:t xml:space="preserve">Generally,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F407F3">
        <w:rPr>
          <w:lang w:val="en-AU"/>
        </w:rPr>
        <w:t>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r w:rsidR="00FD561C">
        <w:rPr>
          <w:lang w:val="en-AU"/>
        </w:rPr>
        <w:t>universal</w:t>
      </w:r>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r w:rsidR="002D0C22">
        <w:rPr>
          <w:lang w:val="en-AU"/>
        </w:rPr>
        <w:t xml:space="preserve">resources such </w:t>
      </w:r>
      <w:r w:rsidR="00603616">
        <w:rPr>
          <w:lang w:val="en-AU"/>
        </w:rPr>
        <w:t xml:space="preserve">as </w:t>
      </w:r>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Steyermark 2005; Metcalfe 2005)</w:t>
      </w:r>
      <w:r w:rsidR="006D3483">
        <w:rPr>
          <w:rFonts w:eastAsiaTheme="minorHAnsi"/>
          <w:lang w:val="en-US"/>
        </w:rPr>
        <w:fldChar w:fldCharType="end"/>
      </w:r>
      <w:r w:rsidR="00DA3B78">
        <w:rPr>
          <w:lang w:val="en-AU"/>
        </w:rPr>
        <w:t>.</w:t>
      </w:r>
    </w:p>
    <w:p w14:paraId="20F126B8" w14:textId="354C8C90" w:rsidR="002E6AF5" w:rsidRDefault="00A725C6" w:rsidP="006237AE">
      <w:pPr>
        <w:spacing w:line="360" w:lineRule="auto"/>
        <w:ind w:firstLine="720"/>
      </w:pPr>
      <w:r>
        <w:rPr>
          <w:lang w:val="en-AU"/>
        </w:rPr>
        <w:t>M</w:t>
      </w:r>
      <w:r w:rsidR="002E6AF5">
        <w:rPr>
          <w:lang w:val="en-AU"/>
        </w:rPr>
        <w:t xml:space="preserve">ass scaling exponents are influenced by numerous factors, challenging the ‘one-size-fits-all’ line of thinking. Abiotic factors such as temperature, in addition to biotic factors such as endo-/ectothermy,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(Barneche,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Interspecific variation in scaling exponents may have true biological meaning, but it 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where the energetic scaling relationships described at the intraspecific level is 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species level. </w:t>
      </w:r>
      <w:r w:rsidR="002E6AF5">
        <w:t xml:space="preserve">This is potentially problematic in typical metabolic scaling studies where metabolic rate and body mass are averaged across a sample of unique individuals to estimate mass-scaling relationship for an </w:t>
      </w:r>
      <w:r w:rsidR="002E6AF5">
        <w:lastRenderedPageBreak/>
        <w:t xml:space="preserve">entire species (Fig. 1). </w:t>
      </w:r>
      <w:r w:rsidR="002E6AF5">
        <w:rPr>
          <w:lang w:val="en-AU"/>
        </w:rPr>
        <w:t xml:space="preserve">If the goal of metabolic theories is to use among-species energetic scaling as a means to explain 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interspecific variability in energetic scaling remains contentious, </w:t>
      </w:r>
      <w:r w:rsidR="002E6AF5">
        <w:t xml:space="preserve">variation in metabolic plasticity across individuals </w:t>
      </w:r>
      <w:r w:rsidR="002E6AF5">
        <w:rPr>
          <w:lang w:val="en-AU"/>
        </w:rPr>
        <w:t>may provide important insight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0FFC8C57"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 estimate</w:t>
      </w:r>
      <w:r w:rsidR="00B37369">
        <w:rPr>
          <w:sz w:val="21"/>
          <w:lang w:val="en-AU"/>
        </w:rPr>
        <w:t>, a</w:t>
      </w:r>
      <w:r>
        <w:rPr>
          <w:sz w:val="21"/>
          <w:lang w:val="en-AU"/>
        </w:rPr>
        <w:t xml:space="preserve">fter which, across species metabolic scaling relationship is estimated. </w:t>
      </w:r>
    </w:p>
    <w:p w14:paraId="0BABFE0E" w14:textId="4BB6CF46" w:rsidR="007A6F97" w:rsidRPr="007A6F97" w:rsidRDefault="007A6F97" w:rsidP="006237AE">
      <w:pPr>
        <w:spacing w:line="360" w:lineRule="auto"/>
        <w:rPr>
          <w:lang w:val="en-AU"/>
        </w:rPr>
      </w:pPr>
    </w:p>
    <w:p w14:paraId="52422AEC" w14:textId="77777777"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the plasticity of metabolic rate.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2AC61DC8"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Seebacher 2005)</w:t>
      </w:r>
      <w:r w:rsidR="00C00B6E">
        <w:rPr>
          <w:rFonts w:eastAsiaTheme="minorHAnsi"/>
          <w:lang w:val="en-US"/>
        </w:rPr>
        <w:fldChar w:fldCharType="end"/>
      </w:r>
      <w:r w:rsidR="00C00B6E">
        <w:t xml:space="preserve">. </w:t>
      </w:r>
      <w:r w:rsidR="00C00B6E">
        <w:lastRenderedPageBreak/>
        <w:t xml:space="preserve">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will adjust to oscillations in temperature and body mass within a lifetime of an individual (e.g. seasonal changes), the mass scaling relationship with 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4D56389B"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Nespolo &amp; Franco 2007; White, Schimpf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is </w:t>
      </w:r>
      <w:r w:rsidR="00B37369">
        <w:t xml:space="preserve">the </w:t>
      </w:r>
      <w:r>
        <w:t>fundamental</w:t>
      </w:r>
      <w:r w:rsidR="00B37369">
        <w:t xml:space="preserve"> first</w:t>
      </w:r>
      <w:r>
        <w:t xml:space="preserve"> </w:t>
      </w:r>
      <w:r w:rsidR="00B37369">
        <w:t xml:space="preserve">step </w:t>
      </w:r>
      <w:r>
        <w:t>in understanding the capacity for plasticity itself to evolve. However, measuring reaction norms is logistically tedious and requires repeated measures of the same individuals over an ecologically relevant duration. Repeated measures are potentially extremely important for metabolic scaling studies</w:t>
      </w:r>
      <w:r w:rsidR="00B37369">
        <w:t>.</w:t>
      </w:r>
      <w:r>
        <w:t xml:space="preserve"> </w:t>
      </w:r>
      <w:r w:rsidR="00B37369">
        <w:t>H</w:t>
      </w:r>
      <w:r>
        <w:t xml:space="preserve">owever body mass and metabolic rate tend to be measured only once, making these studies strongly susceptible to sampling variability if mass-scaling relationships exhibits low repeatability. </w:t>
      </w:r>
    </w:p>
    <w:p w14:paraId="20B2B84C" w14:textId="5548647D"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The character-state approach models phenotypic change in a set of environments as discrete ‘states’ or categories. In contrast, in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changes in a trait across an environmental range is described by 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xml:space="preserve">. While the conceptual differences between the modelling </w:t>
      </w:r>
      <w:r>
        <w:lastRenderedPageBreak/>
        <w:t>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47D320BE"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r w:rsidR="00444B65" w:rsidRPr="007B38E4">
        <w:rPr>
          <w:i/>
        </w:rPr>
        <w:t>Lampropholis delicata</w:t>
      </w:r>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r w:rsidR="00444B65">
        <w:t>. (</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4DEE7A29" w:rsidR="00B37A5A" w:rsidRPr="00B178E1" w:rsidRDefault="00FE1A78" w:rsidP="006237AE">
      <w:pPr>
        <w:pStyle w:val="Thesisbodytext"/>
        <w:spacing w:line="360" w:lineRule="auto"/>
      </w:pPr>
      <w:r>
        <w:t>Forty</w:t>
      </w:r>
      <w:r w:rsidR="00B37A5A">
        <w:t xml:space="preserve">-two male </w:t>
      </w:r>
      <w:r w:rsidR="00B37A5A">
        <w:rPr>
          <w:i/>
        </w:rPr>
        <w:t>L. delicata</w:t>
      </w:r>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r w:rsidR="0062391B">
        <w:rPr>
          <w:i/>
        </w:rPr>
        <w:t>Acheta d</w:t>
      </w:r>
      <w:r w:rsidR="00B37A5A" w:rsidRPr="00452466">
        <w:rPr>
          <w:i/>
        </w:rPr>
        <w:t>omestica</w:t>
      </w:r>
      <w:r w:rsidR="00B37A5A" w:rsidRPr="00F544D9">
        <w:t>)</w:t>
      </w:r>
      <w:r w:rsidR="00B37A5A">
        <w:t xml:space="preserve"> dusted with calcium powder and multi-vitamin every two days when metabolism measurements were not taking place. An animal collection was approved by the New South Wales National Parks and Wildelife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w:t>
      </w:r>
      <w:r w:rsidR="00343381">
        <w:lastRenderedPageBreak/>
        <w:t xml:space="preserve">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(LabWit,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1F4E0F83" w14:textId="50DDE4E5"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Water vapour was scrubbed from the inlet air with Drierite</w:t>
      </w:r>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r w:rsidR="00C47864" w:rsidRPr="00C47864">
        <w:t xml:space="preserve">WartHog Systems </w:t>
      </w:r>
      <w:r w:rsidR="00B37A5A" w:rsidRPr="00C47864">
        <w:t>LabAnalyst</w:t>
      </w:r>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(Lighton 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r>
        <w:rPr>
          <w:rFonts w:cs="Times New Roman"/>
        </w:rPr>
        <w:t>Eqn: 1</w:t>
      </w:r>
    </w:p>
    <w:p w14:paraId="03692CD4" w14:textId="60EF91D7" w:rsidR="00B37A5A" w:rsidRPr="00FC045C" w:rsidRDefault="00954DA2"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lastRenderedPageBreak/>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V</w:t>
      </w:r>
      <w:r w:rsidRPr="00CD76A1">
        <w:rPr>
          <w:vertAlign w:val="subscript"/>
        </w:rPr>
        <w:t>chamber</w:t>
      </w:r>
      <w:r>
        <w:rPr>
          <w:vertAlign w:val="subscript"/>
        </w:rPr>
        <w:t xml:space="preserve"> </w:t>
      </w:r>
      <w:r>
        <w:t>is the volume of the chamber (146</w:t>
      </w:r>
      <w:r w:rsidR="0048012E" w:rsidRPr="0076694D">
        <w:t>mL</w:t>
      </w:r>
      <w:r>
        <w:t>), V</w:t>
      </w:r>
      <w:r>
        <w:rPr>
          <w:vertAlign w:val="subscript"/>
        </w:rPr>
        <w:t>lizard</w:t>
      </w:r>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6D7923DE" w14:textId="4FA0B3E9" w:rsidR="00993AE9" w:rsidRDefault="00B37A5A" w:rsidP="006237AE">
      <w:pPr>
        <w:pStyle w:val="Thesisnormal"/>
        <w:spacing w:line="36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 xml:space="preserve">18 observations (for more details on </w:t>
      </w:r>
      <w:r w:rsidR="00665994">
        <w:t xml:space="preserve">the </w:t>
      </w:r>
      <w:r w:rsidR="00993AE9">
        <w:t xml:space="preserve">data </w:t>
      </w:r>
      <w:r w:rsidR="00665994">
        <w:t>cleaning process</w:t>
      </w:r>
      <w:r w:rsidR="00993AE9">
        <w:t xml:space="preserve"> see </w:t>
      </w:r>
      <w:r w:rsidR="00CB685E">
        <w:t>electronic supplementary materials</w:t>
      </w:r>
      <w:r w:rsidR="00B5440E">
        <w:t xml:space="preserve"> (ESM)</w:t>
      </w:r>
      <w:r w:rsidR="00993AE9">
        <w:t>)</w:t>
      </w:r>
      <w:r w:rsidR="001C4FAE">
        <w:t>. Data and code with which to generate our results are openly available via the Open Science Framework (see Data Accessibility).</w:t>
      </w:r>
      <w:r w:rsidR="00993AE9">
        <w:t xml:space="preserve"> 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rsidR="001C4FAE">
        <w:t xml:space="preserve"> </w:t>
      </w:r>
      <w:r w:rsidRPr="00522F48">
        <w:t>Collinearity</w:t>
      </w:r>
      <w:r>
        <w:t xml:space="preserve"> between our predictor variables were checked using </w:t>
      </w:r>
      <w:r w:rsidR="007B4CAF">
        <w:t xml:space="preserve">a </w:t>
      </w:r>
      <w:r>
        <w:t>scatterplot matri</w:t>
      </w:r>
      <w:r w:rsidR="007B4CAF">
        <w:t>x (Fig. S1)</w:t>
      </w:r>
      <w:r w:rsidR="00B5440E">
        <w:t xml:space="preserve"> and</w:t>
      </w:r>
      <w:r>
        <w:t xml:space="preserve"> Pearson correlation coefficients are presented in Table S</w:t>
      </w:r>
      <w:r w:rsidR="007B4CAF">
        <w:t>2</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EF0BC9">
        <w:rPr>
          <w:vertAlign w:val="subscript"/>
        </w:rPr>
        <w:t>2</w:t>
      </w:r>
      <w:r>
        <w:rPr>
          <w:vertAlign w:val="subscript"/>
        </w:rPr>
        <w:t xml:space="preserve"> </w:t>
      </w:r>
      <w:r>
        <w:t xml:space="preserve">between </w:t>
      </w:r>
      <w:r w:rsidR="00794C00">
        <w:t xml:space="preserve">blocks </w:t>
      </w:r>
      <w:r>
        <w:t xml:space="preserve">of lizards or incubators therefore </w:t>
      </w:r>
      <w:r w:rsidR="00794C00">
        <w:t xml:space="preserve">these parameters were </w:t>
      </w:r>
      <w:r>
        <w:t>not included in our final models</w:t>
      </w:r>
      <w:r w:rsidR="004F1A1A">
        <w:t xml:space="preserve"> (see ESM for these analys</w:t>
      </w:r>
      <w:r w:rsidR="007B4CAF">
        <w:t>is</w:t>
      </w:r>
      <w:r w:rsidR="004F1A1A">
        <w:t>)</w:t>
      </w:r>
      <w:r>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 </w:t>
      </w:r>
      <w:r w:rsidR="003A13C6" w:rsidRPr="000233AE">
        <w:rPr>
          <w:color w:val="000000"/>
        </w:rPr>
        <w:t>-4.73</w:t>
      </w:r>
      <w:r w:rsidR="00127E8B">
        <w:t>)</w:t>
      </w:r>
      <w:r w:rsidR="00993AE9">
        <w:t xml:space="preserve"> </w:t>
      </w:r>
      <w:r w:rsidR="00912471" w:rsidRPr="00061FC5">
        <w:t xml:space="preserve">compared to a model with it excluded,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 for</w:t>
      </w:r>
      <w:r w:rsidR="00061FC5">
        <w:t xml:space="preserve"> more</w:t>
      </w:r>
      <w:r w:rsidR="00912471" w:rsidRPr="002B44E0">
        <w:t xml:space="preserve"> details)</w:t>
      </w:r>
      <w:r w:rsidR="00912471">
        <w:t>.</w:t>
      </w:r>
    </w:p>
    <w:p w14:paraId="7E2A8BBA" w14:textId="53DCED01"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‘brms’</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(Bürkner 2017)</w:t>
      </w:r>
      <w:r w:rsidR="003F1CB2">
        <w:rPr>
          <w:rFonts w:eastAsiaTheme="minorHAnsi"/>
          <w:lang w:val="en-US"/>
        </w:rPr>
        <w:fldChar w:fldCharType="end"/>
      </w:r>
      <w:r w:rsidR="002B762D">
        <w:t xml:space="preserve"> or ‘MCMCglmm'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 xml:space="preserve">we pooled the posterior estimates for multiple chains. For ‘brms’ models, </w:t>
      </w:r>
      <w:r w:rsidR="00993AE9">
        <w:t xml:space="preserve">we used default priors and </w:t>
      </w:r>
      <w:r w:rsidR="00741B62">
        <w:t>ran 4 chains of 2000 iterations with a burn in of 1000</w:t>
      </w:r>
      <w:r w:rsidR="00D26731">
        <w:t xml:space="preserve"> and a thinning interval of 1</w:t>
      </w:r>
      <w:r w:rsidR="00741B62">
        <w:t>. For ‘MCMCglmm’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‘MCMCglmm’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(i.e. </w:t>
      </w:r>
      <w:r w:rsidR="008734E7">
        <w:t>Rhat values</w:t>
      </w:r>
      <w:r w:rsidR="00F574C3">
        <w:t>)</w:t>
      </w:r>
      <w:r w:rsidR="008734E7">
        <w:t xml:space="preserve"> 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O'Hara 2009</w:t>
      </w:r>
      <w:r w:rsidR="006C1800">
        <w:rPr>
          <w:rFonts w:eastAsiaTheme="minorHAnsi"/>
          <w:lang w:val="en-US"/>
        </w:rPr>
        <w:t xml:space="preserve"> </w:t>
      </w:r>
      <w:r w:rsidR="003F1CB2">
        <w:rPr>
          <w:rFonts w:eastAsiaTheme="minorHAnsi"/>
          <w:lang w:val="en-US"/>
        </w:rPr>
        <w:fldChar w:fldCharType="end"/>
      </w:r>
      <w:r w:rsidR="00993AE9">
        <w:t>(see code for further details).</w:t>
      </w:r>
    </w:p>
    <w:p w14:paraId="02AA062E" w14:textId="4D0B78AB" w:rsidR="009A5C4A" w:rsidRDefault="009A5C4A" w:rsidP="006237AE">
      <w:pPr>
        <w:pStyle w:val="Heading2"/>
        <w:spacing w:line="360" w:lineRule="auto"/>
      </w:pPr>
      <w:r>
        <w:lastRenderedPageBreak/>
        <w:t>Repeatability of thermal reaction norms</w:t>
      </w:r>
    </w:p>
    <w:p w14:paraId="1C19BE03" w14:textId="38945072" w:rsidR="00022081" w:rsidRPr="0080379C" w:rsidRDefault="008C0D71" w:rsidP="006237AE">
      <w:pPr>
        <w:spacing w:line="36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sd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This allows us to assess variation among sessions</w:t>
      </w:r>
      <w:r w:rsidR="00070243">
        <w:t xml:space="preserve">, </w:t>
      </w:r>
      <w:r w:rsidR="00DB1CEB">
        <w:t>within same individual throughout the course of the experiment.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6B974ACB" w:rsidR="009A5C4A" w:rsidRDefault="00062760" w:rsidP="006237AE">
      <w:pPr>
        <w:pStyle w:val="Heading2"/>
        <w:spacing w:line="360" w:lineRule="auto"/>
      </w:pPr>
      <w:r>
        <w:t xml:space="preserve">Reaction norm </w:t>
      </w:r>
      <w:r w:rsidR="007B47C1">
        <w:t>i</w:t>
      </w:r>
      <w:r w:rsidR="009A5C4A">
        <w:t>ntercept – average response</w:t>
      </w:r>
    </w:p>
    <w:p w14:paraId="69AC131D" w14:textId="7E51D66E" w:rsidR="009A003D" w:rsidRDefault="003662EC" w:rsidP="006237AE">
      <w:pPr>
        <w:spacing w:line="360" w:lineRule="auto"/>
        <w:rPr>
          <w:lang w:val="en-AU"/>
        </w:rPr>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47378A">
        <w:rPr>
          <w:lang w:val="en-AU"/>
        </w:rPr>
        <w:t>W</w:t>
      </w:r>
      <w:r w:rsidR="00635411">
        <w:rPr>
          <w:lang w:val="en-AU"/>
        </w:rPr>
        <w:t xml:space="preserve">e </w:t>
      </w:r>
      <w:r w:rsidR="0047378A">
        <w:rPr>
          <w:lang w:val="en-AU"/>
        </w:rPr>
        <w:t xml:space="preserve">first </w:t>
      </w:r>
      <w:r w:rsidR="00635411">
        <w:rPr>
          <w:lang w:val="en-AU"/>
        </w:rPr>
        <w:t>used</w:t>
      </w:r>
      <w:r w:rsidR="00B675E6">
        <w:rPr>
          <w:lang w:val="en-AU"/>
        </w:rPr>
        <w:t xml:space="preserve"> </w:t>
      </w:r>
      <w:r w:rsidR="00783EA1">
        <w:rPr>
          <w:lang w:val="en-AU"/>
        </w:rPr>
        <w:t xml:space="preserve">function-valued </w:t>
      </w:r>
      <w:r w:rsidR="000674C8">
        <w:rPr>
          <w:lang w:val="en-AU"/>
        </w:rPr>
        <w:t xml:space="preserve">models </w:t>
      </w:r>
      <w:r w:rsidR="00B675E6">
        <w:rPr>
          <w:lang w:val="en-AU"/>
        </w:rPr>
        <w:t>to estimate the repeatability of the intercept of individual reaction norms. This class of model</w:t>
      </w:r>
      <w:r w:rsidR="00035262">
        <w:rPr>
          <w:lang w:val="en-AU"/>
        </w:rPr>
        <w:t>s</w:t>
      </w:r>
      <w:r w:rsidR="00B675E6">
        <w:rPr>
          <w:lang w:val="en-AU"/>
        </w:rPr>
        <w:t xml:space="preserve"> </w:t>
      </w:r>
      <w:r w:rsidR="00783EA1">
        <w:rPr>
          <w:lang w:val="en-AU"/>
        </w:rPr>
        <w:t xml:space="preserve">assumes that the intercept </w:t>
      </w:r>
      <w:r w:rsidR="00B675E6">
        <w:rPr>
          <w:lang w:val="en-AU"/>
        </w:rPr>
        <w:t xml:space="preserve">covaries with </w:t>
      </w:r>
      <w:r w:rsidR="00783EA1">
        <w:rPr>
          <w:lang w:val="en-AU"/>
        </w:rPr>
        <w:t xml:space="preserve">the slope of the </w:t>
      </w:r>
      <w:r w:rsidR="000674C8">
        <w:rPr>
          <w:lang w:val="en-AU"/>
        </w:rPr>
        <w:t xml:space="preserve">linear </w:t>
      </w:r>
      <w:r w:rsidR="00783EA1">
        <w:rPr>
          <w:lang w:val="en-AU"/>
        </w:rPr>
        <w:t xml:space="preserve">reaction norm. The intercept represents the average trait value when log temperature = 0 (i.e. 1ºC), however this can be set at a </w:t>
      </w:r>
      <w:r w:rsidR="000674C8">
        <w:rPr>
          <w:lang w:val="en-AU"/>
        </w:rPr>
        <w:t>biologically relevant</w:t>
      </w:r>
      <w:r w:rsidR="00783EA1">
        <w:rPr>
          <w:lang w:val="en-AU"/>
        </w:rPr>
        <w:t xml:space="preserve"> temperature by mean-centering</w:t>
      </w:r>
      <w:r w:rsidR="0047378A">
        <w:rPr>
          <w:lang w:val="en-AU"/>
        </w:rPr>
        <w:t xml:space="preserve"> at a given temperature of interest</w:t>
      </w:r>
      <w:r w:rsidR="00783EA1">
        <w:rPr>
          <w:lang w:val="en-AU"/>
        </w:rPr>
        <w:t xml:space="preserve">. </w:t>
      </w:r>
      <w:r w:rsidR="00041169">
        <w:rPr>
          <w:lang w:val="en-AU"/>
        </w:rPr>
        <w:t xml:space="preserve">Using </w:t>
      </w:r>
      <w:r w:rsidR="00124150">
        <w:rPr>
          <w:lang w:val="en-AU"/>
        </w:rPr>
        <w:t>‘</w:t>
      </w:r>
      <w:r w:rsidR="00041169">
        <w:rPr>
          <w:lang w:val="en-AU"/>
        </w:rPr>
        <w:t>MCMCglmm</w:t>
      </w:r>
      <w:r w:rsidR="00124150">
        <w:rPr>
          <w:lang w:val="en-AU"/>
        </w:rPr>
        <w:t>’</w:t>
      </w:r>
      <w:r w:rsidR="00041169">
        <w:rPr>
          <w:lang w:val="en-AU"/>
        </w:rPr>
        <w:t>, w</w:t>
      </w:r>
      <w:r w:rsidR="00783EA1">
        <w:rPr>
          <w:lang w:val="en-AU"/>
        </w:rPr>
        <w:t>e fitted six models to estimate the repeatability of the intercept at each measuremen</w:t>
      </w:r>
      <w:r w:rsidR="009A003D">
        <w:rPr>
          <w:lang w:val="en-AU"/>
        </w:rPr>
        <w:t>t temperature where</w:t>
      </w:r>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logTemp</w:t>
      </w:r>
      <w:r w:rsidR="009A003D" w:rsidRPr="009A003D">
        <w:rPr>
          <w:vertAlign w:val="subscript"/>
          <w:lang w:val="en-AU"/>
        </w:rPr>
        <w:t>cen</w:t>
      </w:r>
      <w:r w:rsidR="009A003D">
        <w:rPr>
          <w:lang w:val="en-AU"/>
        </w:rPr>
        <w:t xml:space="preserve"> + </w:t>
      </w:r>
      <w:r w:rsidR="009A003D" w:rsidRPr="0052268C">
        <w:rPr>
          <w:lang w:val="en-AU"/>
        </w:rPr>
        <w:t xml:space="preserve">zlogBodyMass </w:t>
      </w:r>
      <w:r w:rsidR="009A003D">
        <w:rPr>
          <w:lang w:val="en-AU"/>
        </w:rPr>
        <w:t>+ logPriorTemp</w:t>
      </w:r>
      <w:r w:rsidR="00783EA1">
        <w:rPr>
          <w:lang w:val="en-AU"/>
        </w:rPr>
        <w:t xml:space="preserve"> </w:t>
      </w:r>
      <w:r w:rsidR="009A003D">
        <w:rPr>
          <w:lang w:val="en-AU"/>
        </w:rPr>
        <w:t>+ (</w:t>
      </w:r>
      <w:r w:rsidR="00124150">
        <w:rPr>
          <w:lang w:val="en-AU"/>
        </w:rPr>
        <w:t xml:space="preserve">1+ </w:t>
      </w:r>
      <w:r w:rsidR="009A003D">
        <w:rPr>
          <w:lang w:val="en-AU"/>
        </w:rPr>
        <w:t>logTemp</w:t>
      </w:r>
      <w:r w:rsidR="009A003D" w:rsidRPr="009A003D">
        <w:rPr>
          <w:vertAlign w:val="subscript"/>
          <w:lang w:val="en-AU"/>
        </w:rPr>
        <w:t>cen</w:t>
      </w:r>
      <w:r w:rsidR="00124150">
        <w:rPr>
          <w:vertAlign w:val="subscript"/>
          <w:lang w:val="en-AU"/>
        </w:rPr>
        <w:t xml:space="preserve"> </w:t>
      </w:r>
      <w:r w:rsidR="00124150">
        <w:rPr>
          <w:lang w:val="en-AU"/>
        </w:rPr>
        <w:t>| ID</w:t>
      </w:r>
      <w:r w:rsidR="009A003D">
        <w:rPr>
          <w:lang w:val="en-AU"/>
        </w:rPr>
        <w:t xml:space="preserve">) + </w:t>
      </w:r>
      <w:r w:rsidR="00124150">
        <w:rPr>
          <w:lang w:val="en-AU"/>
        </w:rPr>
        <w:t>(1+ logTemp</w:t>
      </w:r>
      <w:r w:rsidR="00124150" w:rsidRPr="009A003D">
        <w:rPr>
          <w:vertAlign w:val="subscript"/>
          <w:lang w:val="en-AU"/>
        </w:rPr>
        <w:t>cen</w:t>
      </w:r>
      <w:r w:rsidR="00124150">
        <w:rPr>
          <w:vertAlign w:val="subscript"/>
          <w:lang w:val="en-AU"/>
        </w:rPr>
        <w:t xml:space="preserve"> </w:t>
      </w:r>
      <w:r w:rsidR="00124150">
        <w:rPr>
          <w:lang w:val="en-AU"/>
        </w:rPr>
        <w:t>| seriesID)</w:t>
      </w:r>
    </w:p>
    <w:p w14:paraId="21DA4F6D" w14:textId="5D54286D"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r>
        <w:t>logTemp</w:t>
      </w:r>
      <w:r w:rsidRPr="009A003D">
        <w:rPr>
          <w:vertAlign w:val="subscript"/>
        </w:rPr>
        <w:t>cen</w:t>
      </w:r>
      <w:r>
        <w:t xml:space="preserve"> is </w:t>
      </w:r>
      <w:r w:rsidR="00CF6E7D">
        <w:t xml:space="preserve">the mean-centered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2" w:author="fonti.kar@gmail.com" w:date="2019-01-08T16:02:00Z">
        <w:r w:rsidR="00A22440">
          <w:t>,</w:t>
        </w:r>
      </w:ins>
      <w:r w:rsidR="00456409">
        <w:t xml:space="preserve"> if a model is centered at log(22ºC) the logTempcen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r w:rsidR="00F042A0" w:rsidRPr="00456409">
        <w:t>centered at 22ºC</w:t>
      </w:r>
      <w:r w:rsidR="00F042A0">
        <w:t xml:space="preserve"> = 0.09</w:t>
      </w:r>
      <w:r w:rsidR="00456409">
        <w:t xml:space="preserve"> (see data for more details)</w:t>
      </w:r>
      <w:r w:rsidR="00CF6E7D">
        <w:t>,</w:t>
      </w:r>
      <w:r w:rsidR="00F042A0">
        <w:t xml:space="preserve"> zlogBodyMass is log-transformed body mass that is t</w:t>
      </w:r>
      <w:r w:rsidR="00CF6E7D">
        <w:t xml:space="preserve">hen subsequently z-transformed, </w:t>
      </w:r>
      <w:r w:rsidR="00F042A0">
        <w:t>logPriorTemp is log-transformed previous temperature</w:t>
      </w:r>
      <w:r w:rsidR="008B6BBC">
        <w:t xml:space="preserve">. We fitted individual ID </w:t>
      </w:r>
      <w:r w:rsidR="00124150">
        <w:t xml:space="preserve">and series ID </w:t>
      </w:r>
      <w:r w:rsidR="008B6BBC">
        <w:t>as random intercept</w:t>
      </w:r>
      <w:r w:rsidR="00124150">
        <w:t>s</w:t>
      </w:r>
      <w:r w:rsidR="008B6BBC">
        <w:t xml:space="preserve"> and logTempcen as random slope</w:t>
      </w:r>
      <w:r w:rsidR="00124150">
        <w:t>s</w:t>
      </w:r>
      <w:r w:rsidR="00D16557">
        <w:t xml:space="preserve">. </w:t>
      </w:r>
      <w:r w:rsidR="00CC4CBA">
        <w:t xml:space="preserve">For each of these models, we calculated adjusted repeatability </w:t>
      </w:r>
      <w:r w:rsidR="002E5143">
        <w:t>(eqn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w:t>
      </w:r>
      <w:r w:rsidR="00CC4CBA">
        <w:lastRenderedPageBreak/>
        <w:t xml:space="preserve">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CC4CBA">
        <w:fldChar w:fldCharType="end"/>
      </w:r>
      <w:r w:rsidR="007976CB">
        <w:t>,</w:t>
      </w:r>
      <w:r w:rsidR="002E5143">
        <w:t xml:space="preserve"> </w:t>
      </w:r>
      <w:r w:rsidR="00CC4CBA">
        <w:t>using the entire posterior distributions of the relevant variance components:</w:t>
      </w:r>
    </w:p>
    <w:p w14:paraId="0FB7F123" w14:textId="7C92D999" w:rsidR="00CC4CBA" w:rsidRPr="00FC045C" w:rsidRDefault="00CC4CBA" w:rsidP="006237AE">
      <w:pPr>
        <w:pStyle w:val="Thesisnormal"/>
        <w:spacing w:line="360" w:lineRule="auto"/>
        <w:ind w:firstLine="720"/>
        <w:rPr>
          <w:rFonts w:cs="Times New Roman"/>
        </w:rPr>
      </w:pPr>
      <w:r>
        <w:t>Eqn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72B58601"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5BC0D980" w:rsidR="004F6D6B" w:rsidRPr="002B44E0" w:rsidRDefault="004F6D6B" w:rsidP="006237AE">
      <w:pPr>
        <w:pStyle w:val="Thesisnormal"/>
        <w:spacing w:line="360" w:lineRule="auto"/>
        <w:ind w:firstLine="720"/>
      </w:pPr>
      <w:r>
        <w:t>E</w:t>
      </w:r>
      <w:r w:rsidRPr="002B44E0">
        <w:t xml:space="preserve">qn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77777777" w:rsidR="004F6D6B" w:rsidRPr="002B44E0" w:rsidRDefault="004F6D6B" w:rsidP="006237AE">
      <w:pPr>
        <w:pStyle w:val="Thesisnormal"/>
        <w:spacing w:line="360" w:lineRule="auto"/>
        <w:ind w:firstLine="720"/>
      </w:pPr>
      <w:r w:rsidRPr="002B44E0">
        <w:t>Eqn 5:</w:t>
      </w:r>
    </w:p>
    <w:p w14:paraId="36382053" w14:textId="0CA9A073" w:rsidR="00A46B5C" w:rsidRPr="002B44E0" w:rsidRDefault="00954DA2"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506F7D42"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t>.</w:t>
      </w:r>
    </w:p>
    <w:p w14:paraId="523AB279" w14:textId="440CE577" w:rsidR="00124150" w:rsidRDefault="00FF79AC" w:rsidP="006237AE">
      <w:pPr>
        <w:pStyle w:val="Thesisnormal"/>
        <w:spacing w:line="360" w:lineRule="auto"/>
        <w:ind w:firstLine="720"/>
      </w:pPr>
      <w:r>
        <w:t>We also used a</w:t>
      </w:r>
      <w:r w:rsidR="00E92E28">
        <w:t>nother method to derive</w:t>
      </w:r>
      <w:r>
        <w:t xml:space="preserve"> ‘conditional’</w:t>
      </w:r>
      <w:r w:rsidR="00E92E28">
        <w:t xml:space="preserve"> repeatability </w:t>
      </w:r>
      <w:r w:rsidR="002E5143">
        <w:t>(eqn 6)</w:t>
      </w:r>
      <w:r w:rsidR="00E92E28">
        <w:t xml:space="preserve"> for intercept values at </w:t>
      </w:r>
      <w:r w:rsidR="00E92E28" w:rsidRPr="00322DD9">
        <w:t>each</w:t>
      </w:r>
      <w:r w:rsidRPr="00322DD9">
        <w:t xml:space="preserve"> temperature following </w:t>
      </w:r>
      <w:r w:rsidR="003F1CB2">
        <w:rPr>
          <w:rFonts w:eastAsiaTheme="minorHAnsi"/>
          <w:lang w:val="en-US"/>
        </w:rPr>
        <w:fldChar w:fldCharType="begin"/>
      </w:r>
      <w:r w:rsidR="002905E1">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Singer &amp; Willett 2003</w:t>
      </w:r>
      <w:r w:rsidR="003F1CB2">
        <w:rPr>
          <w:rFonts w:eastAsiaTheme="minorHAnsi"/>
          <w:lang w:val="en-US"/>
        </w:rPr>
        <w:fldChar w:fldCharType="end"/>
      </w:r>
      <w:r w:rsidR="00127E8B">
        <w:rPr>
          <w:rFonts w:eastAsiaTheme="minorHAnsi"/>
          <w:lang w:val="en-US"/>
        </w:rPr>
        <w:t xml:space="preserve"> </w:t>
      </w:r>
      <w:r w:rsidR="002E5143" w:rsidRPr="00322DD9">
        <w:t>and</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Briffa, Bridger &amp; Biro 2013</w:t>
      </w:r>
      <w:r w:rsidR="003F1CB2">
        <w:rPr>
          <w:rFonts w:eastAsiaTheme="minorHAnsi"/>
          <w:lang w:val="en-US"/>
        </w:rPr>
        <w:fldChar w:fldCharType="end"/>
      </w:r>
      <w:r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r w:rsidR="004E2DC3">
        <w:t xml:space="preserve">the </w:t>
      </w:r>
      <w:r w:rsidR="009B5B05">
        <w:t xml:space="preserve">following </w:t>
      </w:r>
      <w:r w:rsidR="00356771">
        <w:t>‘</w:t>
      </w:r>
      <w:r w:rsidR="00B675E6" w:rsidRPr="00322DD9">
        <w:t>MCMCglmm</w:t>
      </w:r>
      <w:r w:rsidR="00356771">
        <w:t>’</w:t>
      </w:r>
      <w:r w:rsidRPr="00322DD9">
        <w:t xml:space="preserve"> model</w:t>
      </w:r>
      <w:r w:rsidR="004E2DC3">
        <w:t xml:space="preserve"> which is similar to previous function-valued models, except that session number </w:t>
      </w:r>
      <w:r w:rsidR="00C07769">
        <w:t>was</w:t>
      </w:r>
      <w:r w:rsidR="004E2DC3">
        <w:t xml:space="preserve"> included as a fixed predictor (as opposed to seriesID)</w:t>
      </w:r>
      <w:r w:rsidR="00524BAB">
        <w:t xml:space="preserve">. </w:t>
      </w:r>
    </w:p>
    <w:p w14:paraId="141662A8" w14:textId="4BC1D0B0"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logTemp + zlogBodyMass + logPriorTemp +</w:t>
      </w:r>
      <w:r w:rsidR="00322DD9" w:rsidRPr="00322DD9">
        <w:t xml:space="preserve"> session +</w:t>
      </w:r>
      <w:r w:rsidR="00124150">
        <w:t>(1+ logTemp</w:t>
      </w:r>
      <w:r w:rsidR="00124150">
        <w:rPr>
          <w:vertAlign w:val="subscript"/>
        </w:rPr>
        <w:t xml:space="preserve"> </w:t>
      </w:r>
      <w:r w:rsidR="00124150">
        <w:t>| ID)</w:t>
      </w:r>
    </w:p>
    <w:p w14:paraId="1EB9FB0D" w14:textId="166BB217" w:rsidR="00FF79AC" w:rsidRPr="002B762D" w:rsidRDefault="00A965BE" w:rsidP="006237AE">
      <w:pPr>
        <w:pStyle w:val="Thesisnormal"/>
        <w:spacing w:line="360" w:lineRule="auto"/>
      </w:pPr>
      <w:r w:rsidRPr="00322DD9">
        <w:t xml:space="preserve">This allowed us </w:t>
      </w:r>
      <w:r w:rsidR="002E5143" w:rsidRPr="00322DD9">
        <w:t>to</w:t>
      </w:r>
      <w:r w:rsidR="00FF79AC" w:rsidRPr="00322DD9">
        <w:t xml:space="preserve"> derive temperature-specific repeatability estimates using the covariance of the</w:t>
      </w:r>
      <w:r w:rsidR="00FF79AC">
        <w:t xml:space="preserve"> intercept and slope</w:t>
      </w:r>
      <w:r w:rsidR="00307D53">
        <w:t xml:space="preserve"> at each temperature</w:t>
      </w:r>
      <w:r w:rsidR="00124150">
        <w:t xml:space="preserve"> using</w:t>
      </w:r>
    </w:p>
    <w:p w14:paraId="0B0C2BB1" w14:textId="69BD4951" w:rsidR="00FF79AC" w:rsidRDefault="00FF79AC" w:rsidP="006237AE">
      <w:pPr>
        <w:pStyle w:val="Thesisnormal"/>
        <w:spacing w:line="360" w:lineRule="auto"/>
        <w:ind w:firstLine="720"/>
      </w:pPr>
      <w:r>
        <w:t>Eqn 6:</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844E64E" w:rsidR="002155F2" w:rsidRDefault="00041169" w:rsidP="006237AE">
      <w:pPr>
        <w:pStyle w:val="Thesisnormal"/>
        <w:spacing w:line="360" w:lineRule="auto"/>
        <w:ind w:firstLine="720"/>
      </w:pPr>
      <w:r>
        <w:lastRenderedPageBreak/>
        <w:t xml:space="preserve">The character-state approach can also be used to calculate temperature-specific adjusted repeatability. </w:t>
      </w:r>
      <w:r w:rsidR="00464F1B">
        <w:t>This approach</w:t>
      </w:r>
      <w:r w:rsidR="006D39A0">
        <w:t xml:space="preserve"> estimates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0A2877">
        <w:t xml:space="preserve">and assumes </w:t>
      </w:r>
      <w:r w:rsidR="001B7CCF">
        <w:t>they are ‘distinct’</w:t>
      </w:r>
      <w:r w:rsidR="00384470">
        <w:t xml:space="preserve"> categorical</w:t>
      </w:r>
      <w:r w:rsidR="001B7CCF">
        <w:t xml:space="preserve"> traits that are correlated</w:t>
      </w:r>
      <w:r w:rsidR="000A2877">
        <w:t xml:space="preserve">. </w:t>
      </w:r>
      <w:r w:rsidR="00F45804">
        <w:t>Using ‘brms’,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3"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r w:rsidR="00124150">
        <w:t>as response variables</w:t>
      </w:r>
      <w:r w:rsidR="002E0230">
        <w:t xml:space="preserve"> as a 6 x 6 response matrix</w:t>
      </w:r>
      <w:r w:rsidR="004D7001">
        <w:t xml:space="preserve">. </w:t>
      </w:r>
    </w:p>
    <w:p w14:paraId="0FBBBE09" w14:textId="37566E59" w:rsidR="004D7001" w:rsidRPr="004D7001" w:rsidRDefault="00954DA2"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r w:rsidR="004D7001" w:rsidRPr="0052268C">
        <w:t>zlogBodyMass</w:t>
      </w:r>
      <w:r w:rsidR="004D7001">
        <w:t xml:space="preserve"> + logPriorTemp + (1|ID</w:t>
      </w:r>
      <w:r w:rsidR="00B93C1F">
        <w:t xml:space="preserve">) + </w:t>
      </w:r>
      <w:r w:rsidR="004D7001">
        <w:t>(1|session</w:t>
      </w:r>
      <w:r w:rsidR="00B93C1F">
        <w:t>)</w:t>
      </w:r>
    </w:p>
    <w:p w14:paraId="5EE77DA0" w14:textId="5E1ED44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number as random intercepts. </w:t>
      </w:r>
    </w:p>
    <w:p w14:paraId="05BCF2AC" w14:textId="2C288C9E"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‘intercepts’ at each temperature and their variance-covariance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r>
        <w:rPr>
          <w:rFonts w:eastAsiaTheme="minorHAnsi"/>
          <w:lang w:val="en-US"/>
        </w:rPr>
        <w:t>Houslay</w:t>
      </w:r>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rsidR="00877E4B">
        <w:rPr>
          <w:shd w:val="clear" w:color="auto" w:fill="FFFFFF"/>
        </w:rPr>
        <w:t>.</w:t>
      </w:r>
    </w:p>
    <w:p w14:paraId="1CACE201" w14:textId="4F3A6FAB" w:rsidR="00877E4B" w:rsidRPr="00B67376" w:rsidRDefault="00877E4B" w:rsidP="006237AE">
      <w:pPr>
        <w:pStyle w:val="Thesisnormal"/>
        <w:spacing w:line="360" w:lineRule="auto"/>
        <w:ind w:firstLine="720"/>
      </w:pPr>
      <w:r>
        <w:t xml:space="preserve">Eqn 8: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2547DF8E" w:rsidR="00877E4B" w:rsidRDefault="008B40FF" w:rsidP="006237AE">
      <w:pPr>
        <w:spacing w:line="360" w:lineRule="auto"/>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 xml:space="preserve"> refers to the adjust repeatability at a</w:t>
      </w:r>
      <w:r w:rsidR="00877E4B">
        <w:rPr>
          <w:shd w:val="clear" w:color="auto" w:fill="FFFFFF"/>
        </w:rPr>
        <w:t xml:space="preserve"> </w:t>
      </w:r>
      <w:r>
        <w:rPr>
          <w:shd w:val="clear" w:color="auto" w:fill="FFFFFF"/>
        </w:rPr>
        <w:t>given</w:t>
      </w:r>
      <w:r w:rsidR="00877E4B">
        <w:rPr>
          <w:shd w:val="clear" w:color="auto" w:fill="FFFFFF"/>
        </w:rPr>
        <w:t xml:space="preserve"> temperature</w:t>
      </w:r>
      <w:r>
        <w:rPr>
          <w:shd w:val="clear" w:color="auto" w:fill="FFFFFF"/>
        </w:rPr>
        <w:t xml:space="preserve">; </w:t>
      </w:r>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1249B232"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to calculate the repeatability of the slope</w:t>
      </w:r>
      <w:r w:rsidR="00AE1929">
        <w:t>.</w:t>
      </w:r>
      <w:r w:rsidR="00981EFC">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but logTemp is not mean-centered.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r w:rsidR="0043536D">
        <w:rPr>
          <w:lang w:val="en-AU"/>
        </w:rPr>
        <w:t xml:space="preserve">logTemp + </w:t>
      </w:r>
      <w:r w:rsidR="0043536D" w:rsidRPr="0052268C">
        <w:rPr>
          <w:lang w:val="en-AU"/>
        </w:rPr>
        <w:t xml:space="preserve">zlogBodyMass </w:t>
      </w:r>
      <w:r w:rsidR="0043536D">
        <w:rPr>
          <w:lang w:val="en-AU"/>
        </w:rPr>
        <w:t>+ logPriorTemp + (1+ logTemp</w:t>
      </w:r>
      <w:r w:rsidR="0043536D">
        <w:rPr>
          <w:vertAlign w:val="subscript"/>
          <w:lang w:val="en-AU"/>
        </w:rPr>
        <w:t xml:space="preserve"> </w:t>
      </w:r>
      <w:r w:rsidR="0043536D">
        <w:rPr>
          <w:lang w:val="en-AU"/>
        </w:rPr>
        <w:t>| ID) + (1+ logTemp</w:t>
      </w:r>
      <w:r w:rsidR="0043536D">
        <w:rPr>
          <w:vertAlign w:val="subscript"/>
          <w:lang w:val="en-AU"/>
        </w:rPr>
        <w:t xml:space="preserve"> </w:t>
      </w:r>
      <w:r w:rsidR="0043536D">
        <w:rPr>
          <w:lang w:val="en-AU"/>
        </w:rPr>
        <w:t>| seriesID)</w:t>
      </w:r>
    </w:p>
    <w:p w14:paraId="7E5326ED" w14:textId="5C521306" w:rsidR="004364E0" w:rsidRDefault="00287480" w:rsidP="006237AE">
      <w:pPr>
        <w:pStyle w:val="Thesisnormal"/>
        <w:spacing w:line="360" w:lineRule="auto"/>
      </w:pPr>
      <w:r>
        <w:lastRenderedPageBreak/>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07943CF4" w14:textId="6081AEB0" w:rsidR="000B0683" w:rsidRPr="00DE5D86" w:rsidRDefault="000B0683" w:rsidP="006237AE">
      <w:pPr>
        <w:pStyle w:val="Thesisnormal"/>
        <w:spacing w:line="360" w:lineRule="auto"/>
        <w:ind w:firstLine="720"/>
      </w:pPr>
      <w:r>
        <w:t xml:space="preserve">Eqn 9: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36D58A65"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(eqn 8)</w:t>
      </w:r>
      <w:r w:rsidR="00FC73A3">
        <w:t>. This</w:t>
      </w:r>
      <w:r w:rsidR="00BB0E62">
        <w:t xml:space="preserve"> is conceptually the same as quantifying whether slopes are repeatable or not</w:t>
      </w:r>
      <w:r w:rsidR="00FC73A3">
        <w:t xml:space="preserve"> </w:t>
      </w:r>
      <w:r w:rsidR="00FC1268">
        <w:t xml:space="preserve">as </w:t>
      </w:r>
      <w:r w:rsidR="00FC73A3">
        <w:t>in the function-valued approach</w:t>
      </w:r>
      <w:r w:rsidR="00BB0E62">
        <w:t xml:space="preserve">. </w:t>
      </w:r>
    </w:p>
    <w:p w14:paraId="63523364" w14:textId="279CCA75" w:rsidR="009A5C4A" w:rsidRDefault="009A5C4A" w:rsidP="006237AE">
      <w:pPr>
        <w:pStyle w:val="Heading2"/>
        <w:spacing w:line="360" w:lineRule="auto"/>
      </w:pPr>
      <w:r>
        <w:t>Cross-temperature correlations in metabolic rate</w:t>
      </w:r>
    </w:p>
    <w:p w14:paraId="4E536350" w14:textId="2C2FC5B9"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etabolic rate measured at one temperature will be correlated with metabolic rate measured at another temperature. We estimated these cross-environment correlations using both statistical approaches. While</w:t>
      </w:r>
      <w:r w:rsidR="00AB3AD8">
        <w:rPr>
          <w:lang w:val="en-AU"/>
        </w:rPr>
        <w:t xml:space="preserve"> 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 (</w:t>
      </w:r>
      <w:r w:rsidR="00441EAF">
        <w:rPr>
          <w:lang w:val="en-AU"/>
        </w:rPr>
        <w:t xml:space="preserve">by </w:t>
      </w:r>
      <w:r w:rsidR="003C0991">
        <w:rPr>
          <w:lang w:val="en-AU"/>
        </w:rPr>
        <w:t xml:space="preserve">setting rescor = T in </w:t>
      </w:r>
      <w:r w:rsidR="002D0922">
        <w:rPr>
          <w:lang w:val="en-AU"/>
        </w:rPr>
        <w:t>‘</w:t>
      </w:r>
      <w:r w:rsidR="003C0991">
        <w:rPr>
          <w:lang w:val="en-AU"/>
        </w:rPr>
        <w:t>brms</w:t>
      </w:r>
      <w:r w:rsidR="002D0922">
        <w:rPr>
          <w:lang w:val="en-AU"/>
        </w:rPr>
        <w:t>’</w:t>
      </w:r>
      <w:r w:rsidR="003C0991">
        <w:rPr>
          <w:lang w:val="en-AU"/>
        </w:rPr>
        <w:t xml:space="preserve"> or rcov </w:t>
      </w:r>
      <w:r w:rsidR="00441EAF">
        <w:rPr>
          <w:lang w:val="en-AU"/>
        </w:rPr>
        <w:t>= ~us(trait</w:t>
      </w:r>
      <w:proofErr w:type="gramStart"/>
      <w:r w:rsidR="00441EAF">
        <w:rPr>
          <w:lang w:val="en-AU"/>
        </w:rPr>
        <w:t>):units</w:t>
      </w:r>
      <w:proofErr w:type="gramEnd"/>
      <w:r w:rsidR="00441EAF">
        <w:rPr>
          <w:lang w:val="en-AU"/>
        </w:rPr>
        <w:t xml:space="preserve"> in </w:t>
      </w:r>
      <w:r w:rsidR="002D0922">
        <w:rPr>
          <w:lang w:val="en-AU"/>
        </w:rPr>
        <w:t>‘</w:t>
      </w:r>
      <w:r w:rsidR="00441EAF">
        <w:rPr>
          <w:lang w:val="en-AU"/>
        </w:rPr>
        <w:t>MCMCglmm</w:t>
      </w:r>
      <w:r w:rsidR="002D0922">
        <w:rPr>
          <w:lang w:val="en-AU"/>
        </w:rPr>
        <w:t>’</w:t>
      </w:r>
      <w:r w:rsidR="00441EAF">
        <w:rPr>
          <w:lang w:val="en-AU"/>
        </w:rPr>
        <w:t>),</w:t>
      </w:r>
      <w:r w:rsidR="003C0991">
        <w:rPr>
          <w:lang w:val="en-AU"/>
        </w:rPr>
        <w:t xml:space="preserve"> </w:t>
      </w:r>
      <w:r w:rsidR="00441EAF">
        <w:rPr>
          <w:lang w:val="en-AU"/>
        </w:rPr>
        <w:t>these</w:t>
      </w:r>
      <w:r w:rsidR="00C04CFD">
        <w:rPr>
          <w:lang w:val="en-AU"/>
        </w:rPr>
        <w:t xml:space="preserve"> are not 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(Brommer 2013)</w:t>
      </w:r>
      <w:r w:rsidR="003F1CB2">
        <w:rPr>
          <w:rFonts w:eastAsiaTheme="minorHAnsi"/>
          <w:lang w:val="en-US"/>
        </w:rPr>
        <w:fldChar w:fldCharType="end"/>
      </w:r>
      <w:r w:rsidR="00C04CFD" w:rsidRPr="00100303">
        <w:rPr>
          <w:lang w:val="en-AU"/>
        </w:rPr>
        <w:t xml:space="preserve">. We derived correlations </w:t>
      </w:r>
      <w:r w:rsidR="00B57B7C" w:rsidRPr="00100303">
        <w:rPr>
          <w:lang w:val="en-AU"/>
        </w:rPr>
        <w:t xml:space="preserve">from </w:t>
      </w:r>
      <w:r w:rsidR="0043536D">
        <w:rPr>
          <w:lang w:val="en-AU"/>
        </w:rPr>
        <w:t>the</w:t>
      </w:r>
      <w:r w:rsidR="00B57B7C" w:rsidRPr="00100303">
        <w:rPr>
          <w:lang w:val="en-AU"/>
        </w:rPr>
        <w:t xml:space="preserve"> function-valued 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r w:rsidR="00F45804">
        <w:t>This enabled us to</w:t>
      </w:r>
      <w:r w:rsidR="002D0922">
        <w:rPr>
          <w:lang w:val="en-AU"/>
        </w:rPr>
        <w:t xml:space="preserve"> calculate correlations at the </w:t>
      </w:r>
      <w:r w:rsidR="002D0922" w:rsidRPr="00100303">
        <w:rPr>
          <w:lang w:val="en-AU"/>
        </w:rPr>
        <w:t>among and within-individual-among-sampling-session level</w:t>
      </w:r>
      <w:r w:rsidR="002D0922">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3E56A2C7" w:rsidR="003D60FF" w:rsidRDefault="00EC180D" w:rsidP="006237AE">
      <w:pPr>
        <w:spacing w:line="360" w:lineRule="auto"/>
        <w:ind w:firstLine="720"/>
        <w:rPr>
          <w:lang w:val="en-AU"/>
        </w:rPr>
      </w:pPr>
      <w:r>
        <w:rPr>
          <w:lang w:val="en-AU"/>
        </w:rPr>
        <w:t>Eqn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527A8F2C" w:rsidR="003C0991" w:rsidRDefault="00BD2E0B" w:rsidP="006237AE">
      <w:pPr>
        <w:spacing w:line="360" w:lineRule="auto"/>
        <w:ind w:firstLine="720"/>
        <w:rPr>
          <w:lang w:val="en-AU"/>
        </w:rPr>
      </w:pPr>
      <w:r>
        <w:rPr>
          <w:lang w:val="en-AU"/>
        </w:rPr>
        <w:t>Eqn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7C09CB7C"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(e.g. logTemp)</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eqn 12. The same calculation is </w:t>
      </w:r>
      <w:r w:rsidR="00F237D7">
        <w:rPr>
          <w:lang w:val="en-AU"/>
        </w:rPr>
        <w:lastRenderedPageBreak/>
        <w:t>repeated using the ‘series’ variance-covariance matrix</w:t>
      </w:r>
      <w:r w:rsidR="004F5D10">
        <w:rPr>
          <w:lang w:val="en-AU"/>
        </w:rPr>
        <w:t xml:space="preserve"> </w:t>
      </w:r>
      <w:r w:rsidR="00F237D7">
        <w:rPr>
          <w:lang w:val="en-AU"/>
        </w:rPr>
        <w:t>to obtain within-individual</w:t>
      </w:r>
      <w:r w:rsidR="004F5D10">
        <w:rPr>
          <w:lang w:val="en-AU"/>
        </w:rPr>
        <w:t>-among-sampling-sessions</w:t>
      </w:r>
      <w:r w:rsidR="00F237D7">
        <w:rPr>
          <w:lang w:val="en-AU"/>
        </w:rPr>
        <w:t xml:space="preserve"> </w:t>
      </w:r>
      <w:r w:rsidR="00F45804">
        <w:rPr>
          <w:lang w:val="en-AU"/>
        </w:rPr>
        <w:t xml:space="preserve">phenotypic </w:t>
      </w:r>
      <w:r w:rsidR="004F5D10">
        <w:rPr>
          <w:lang w:val="en-AU"/>
        </w:rPr>
        <w:t>variance-covariance matrix</w:t>
      </w:r>
      <w:r w:rsidR="00F45804">
        <w:rPr>
          <w:lang w:val="en-AU"/>
        </w:rPr>
        <w:t>.</w:t>
      </w:r>
      <w:r w:rsidR="004F5D10">
        <w:rPr>
          <w:lang w:val="en-AU"/>
        </w:rPr>
        <w:t xml:space="preserve"> </w:t>
      </w:r>
    </w:p>
    <w:p w14:paraId="2786B757" w14:textId="07449326" w:rsidR="00BC2311" w:rsidRPr="00087568" w:rsidRDefault="00BD2E0B" w:rsidP="006237AE">
      <w:pPr>
        <w:spacing w:line="360" w:lineRule="auto"/>
        <w:ind w:firstLine="720"/>
        <w:rPr>
          <w:lang w:val="en-AU"/>
        </w:rPr>
      </w:pPr>
      <w:r>
        <w:rPr>
          <w:lang w:val="en-AU"/>
        </w:rPr>
        <w:t xml:space="preserve">Eqn </w:t>
      </w:r>
      <w:proofErr w:type="gramStart"/>
      <w:r w:rsidR="00BC2311">
        <w:rPr>
          <w:lang w:val="en-AU"/>
        </w:rPr>
        <w:t>12</w:t>
      </w:r>
      <w:r>
        <w:rPr>
          <w:lang w:val="en-AU"/>
        </w:rPr>
        <w:t>:</w:t>
      </w:r>
      <w:r w:rsidR="004F5D10">
        <w:rPr>
          <w:lang w:val="en-AU"/>
        </w:rPr>
        <w:t>.</w:t>
      </w:r>
      <w:proofErr w:type="gramEnd"/>
      <m:oMath>
        <m:r>
          <m:rPr>
            <m:sty m:val="p"/>
          </m:rPr>
          <w:rPr>
            <w:rFonts w:ascii="Cambria Math" w:hAnsi="Cambria Math"/>
            <w:lang w:val="en-AU"/>
          </w:rPr>
          <w:br/>
        </m:r>
      </m:oMath>
      <m:oMathPara>
        <m:oMath>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34558E5C"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individual variances in log metabolic rate at all six temperatures and the off-diagonals represent the covariances of log metabolic between all six temperatures. These cross-t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-root</w:t>
      </w:r>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3CA485E7" w:rsidR="00BD2E0B" w:rsidRDefault="00BD2E0B" w:rsidP="006237AE">
      <w:pPr>
        <w:spacing w:line="360" w:lineRule="auto"/>
        <w:ind w:firstLine="720"/>
        <w:rPr>
          <w:lang w:val="en-AU"/>
        </w:rPr>
      </w:pPr>
      <w:r>
        <w:rPr>
          <w:lang w:val="en-AU"/>
        </w:rPr>
        <w:t>Eqn 13:</w:t>
      </w:r>
    </w:p>
    <w:p w14:paraId="7E9A0E82" w14:textId="192E8506" w:rsidR="00B80CD2" w:rsidRDefault="00954DA2"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5A1417A3" w14:textId="238B5093" w:rsidR="00A527BB" w:rsidRDefault="00A527BB" w:rsidP="006237AE">
      <w:pPr>
        <w:spacing w:line="360" w:lineRule="auto"/>
        <w:rPr>
          <w:lang w:val="en-AU"/>
        </w:rPr>
      </w:pPr>
      <w:r>
        <w:rPr>
          <w:lang w:val="en-AU"/>
        </w:rPr>
        <w:t>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Pr>
          <w:lang w:val="en-AU"/>
        </w:rPr>
        <w:t xml:space="preserve"> and </w:t>
      </w:r>
      <w:r w:rsidR="00486352" w:rsidRPr="00ED4B64">
        <w:rPr>
          <w:lang w:val="en-AU"/>
        </w:rPr>
        <w:t xml:space="preserve">whether </w:t>
      </w:r>
      <w:r w:rsidR="00EB26F5">
        <w:rPr>
          <w:lang w:val="en-AU"/>
        </w:rPr>
        <w:t xml:space="preserve">among and </w:t>
      </w:r>
      <w:r w:rsidR="00486352">
        <w:rPr>
          <w:lang w:val="en-AU"/>
        </w:rPr>
        <w:t xml:space="preserve">within-individual </w:t>
      </w:r>
      <w:r w:rsidR="00EB26F5">
        <w:rPr>
          <w:lang w:val="en-AU"/>
        </w:rPr>
        <w:t>mass-scaling relationships differed</w:t>
      </w:r>
      <w:r w:rsidR="008F4BC5">
        <w:rPr>
          <w:lang w:val="en-AU"/>
        </w:rPr>
        <w:t xml:space="preserve"> to try and understand some of the factors that </w:t>
      </w:r>
      <w:r w:rsidR="00B474D8">
        <w:rPr>
          <w:lang w:val="en-AU"/>
        </w:rPr>
        <w:t>might lead to different mass-scaling exponents</w:t>
      </w:r>
      <w:r w:rsidR="00486352">
        <w:rPr>
          <w:lang w:val="en-AU"/>
        </w:rPr>
        <w:t>.</w:t>
      </w:r>
      <w:r w:rsidR="00486352" w:rsidRPr="00ED4B64">
        <w:rPr>
          <w:lang w:val="en-AU"/>
        </w:rPr>
        <w:t xml:space="preserve"> </w:t>
      </w:r>
      <w:r>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within an individual (mass at the first sampling session – the last sampling session) was</w:t>
      </w:r>
      <w:r w:rsidR="005513FC">
        <w:rPr>
          <w:lang w:val="en-AU"/>
        </w:rPr>
        <w:t xml:space="preserve"> 9.13%</w:t>
      </w:r>
      <w:r w:rsidR="00486352">
        <w:rPr>
          <w:lang w:val="en-AU"/>
        </w:rPr>
        <w:t xml:space="preserve"> (n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p>
    <w:p w14:paraId="206DB590" w14:textId="565C0E6A" w:rsidR="00A527BB" w:rsidRDefault="00A527BB" w:rsidP="006237AE">
      <w:pPr>
        <w:spacing w:line="360" w:lineRule="auto"/>
        <w:ind w:firstLine="720"/>
        <w:rPr>
          <w:lang w:val="en-AU"/>
        </w:rPr>
      </w:pPr>
      <w:r>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sidR="008B4A8C">
        <w:rPr>
          <w:lang w:val="en-AU"/>
        </w:rPr>
        <w:t xml:space="preserve"> 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r w:rsidR="007E4605">
        <w:rPr>
          <w:lang w:val="en-AU"/>
        </w:rPr>
        <w:t>centering</w:t>
      </w:r>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731388">
        <w:rPr>
          <w:rFonts w:eastAsiaTheme="minorHAnsi"/>
          <w:lang w:val="en-US"/>
        </w:rPr>
        <w:t xml:space="preserve"> for more details</w:t>
      </w:r>
      <w:r w:rsidR="009816E5">
        <w:rPr>
          <w:lang w:val="en-AU"/>
        </w:rPr>
        <w:t xml:space="preserve">). </w:t>
      </w:r>
      <w:r>
        <w:rPr>
          <w:lang w:val="en-AU"/>
        </w:rPr>
        <w:t>In order to test for temperature dependence, we fitted two models using ‘brms’ and assessed whether the model containing an interaction with temperature and the</w:t>
      </w:r>
      <w:r w:rsidRPr="00ED4B64">
        <w:rPr>
          <w:lang w:val="en-AU"/>
        </w:rPr>
        <w:t xml:space="preserve"> within</w:t>
      </w:r>
      <w:r>
        <w:rPr>
          <w:lang w:val="en-AU"/>
        </w:rPr>
        <w:t>-</w:t>
      </w:r>
      <w:r w:rsidRPr="00ED4B64">
        <w:rPr>
          <w:lang w:val="en-AU"/>
        </w:rPr>
        <w:t xml:space="preserve"> and </w:t>
      </w:r>
      <w:r>
        <w:rPr>
          <w:lang w:val="en-AU"/>
        </w:rPr>
        <w:t>among-individual</w:t>
      </w:r>
      <w:r w:rsidRPr="00ED4B64">
        <w:rPr>
          <w:lang w:val="en-AU"/>
        </w:rPr>
        <w:t xml:space="preserve"> </w:t>
      </w:r>
      <w:r>
        <w:rPr>
          <w:lang w:val="en-AU"/>
        </w:rPr>
        <w:t xml:space="preserve">mass </w:t>
      </w:r>
      <w:r w:rsidRPr="00ED4B64">
        <w:rPr>
          <w:lang w:val="en-AU"/>
        </w:rPr>
        <w:t>effects</w:t>
      </w:r>
      <w:r>
        <w:rPr>
          <w:lang w:val="en-AU"/>
        </w:rPr>
        <w:t xml:space="preserve"> was better supported (</w:t>
      </w:r>
      <w:r w:rsidR="00586099">
        <w:rPr>
          <w:lang w:val="en-AU"/>
        </w:rPr>
        <w:t xml:space="preserve">using </w:t>
      </w:r>
      <w:r>
        <w:rPr>
          <w:lang w:val="en-AU"/>
        </w:rPr>
        <w:t>wAIC and loo). The first model with the</w:t>
      </w:r>
      <w:r w:rsidR="004C354B">
        <w:rPr>
          <w:lang w:val="en-AU"/>
        </w:rPr>
        <w:t xml:space="preserve"> main effects and their</w:t>
      </w:r>
      <w:r>
        <w:rPr>
          <w:lang w:val="en-AU"/>
        </w:rPr>
        <w:t xml:space="preserve"> interaction 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Temp * AmongIDMass + Temp * WithinIDMass  + (1 + WithinIDMass|ID)</w:t>
      </w:r>
    </w:p>
    <w:p w14:paraId="4033E4E1" w14:textId="064D91E8" w:rsidR="00BE4B02" w:rsidRDefault="00BE4B02" w:rsidP="006237AE">
      <w:pPr>
        <w:spacing w:line="360" w:lineRule="auto"/>
        <w:rPr>
          <w:lang w:val="en-AU"/>
        </w:rPr>
      </w:pPr>
      <w:r>
        <w:rPr>
          <w:lang w:val="en-AU"/>
        </w:rPr>
        <w:lastRenderedPageBreak/>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and </w:t>
      </w:r>
      <w:r w:rsidR="004C40AA">
        <w:rPr>
          <w:lang w:val="en-AU"/>
        </w:rPr>
        <w:t xml:space="preserve">included an interaction term between the among individual mass effect with temperature and another 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random slope since exploratory graphs show that 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r>
        <w:rPr>
          <w:lang w:val="en-AU"/>
        </w:rPr>
        <w:t>The second model was fitted without the interaction as following,</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Temp + AmongIDMass + WithinIDMass  + (1 + WithinIDMass|ID)</w:t>
      </w:r>
    </w:p>
    <w:p w14:paraId="1063D7BD" w14:textId="77777777" w:rsidR="00D5267A" w:rsidRDefault="00D5267A" w:rsidP="006237AE">
      <w:pPr>
        <w:spacing w:line="360" w:lineRule="auto"/>
        <w:ind w:firstLine="720"/>
        <w:rPr>
          <w:lang w:val="en-AU"/>
        </w:rPr>
      </w:pPr>
      <w:r>
        <w:rPr>
          <w:lang w:val="en-AU"/>
        </w:rPr>
        <w:t>To test whether the contrast between among and within individual mass scaling significantly different from zero or not at each temperature, w</w:t>
      </w:r>
      <w:r w:rsidR="009816E5" w:rsidRPr="00A527BB">
        <w:rPr>
          <w:lang w:val="en-AU"/>
        </w:rPr>
        <w:t>e subtracted</w:t>
      </w:r>
      <w:r w:rsidR="009816E5">
        <w:rPr>
          <w:lang w:val="en-AU"/>
        </w:rPr>
        <w:t xml:space="preserve"> the </w:t>
      </w:r>
      <w:r w:rsidR="00731388">
        <w:rPr>
          <w:lang w:val="en-AU"/>
        </w:rPr>
        <w:t xml:space="preserve">coefficient for Temp * WithinIDMass </w:t>
      </w:r>
      <w:r w:rsidR="009816E5">
        <w:rPr>
          <w:lang w:val="en-AU"/>
        </w:rPr>
        <w:t xml:space="preserve">from the </w:t>
      </w:r>
      <w:r w:rsidR="00731388">
        <w:rPr>
          <w:lang w:val="en-AU"/>
        </w:rPr>
        <w:t>coefficient of AmongIDMass</w:t>
      </w:r>
      <w:r>
        <w:rPr>
          <w:lang w:val="en-AU"/>
        </w:rPr>
        <w:t>*</w:t>
      </w:r>
      <w:r w:rsidR="00731388">
        <w:rPr>
          <w:lang w:val="en-AU"/>
        </w:rPr>
        <w:t>Temp</w:t>
      </w:r>
      <w:r>
        <w:rPr>
          <w:lang w:val="en-AU"/>
        </w:rPr>
        <w:t xml:space="preserve">. </w:t>
      </w:r>
    </w:p>
    <w:p w14:paraId="320D9F0E" w14:textId="10D9D8EE"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9"/>
          <w:footerReference w:type="default" r:id="rId10"/>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(R</w:t>
      </w:r>
      <w:r w:rsidRPr="00184C31">
        <w:rPr>
          <w:vertAlign w:val="subscript"/>
        </w:rPr>
        <w:t>slope</w:t>
      </w:r>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371A2A89" w:rsidR="008C0F01" w:rsidRDefault="0039575B" w:rsidP="006237AE">
      <w:pPr>
        <w:spacing w:line="360" w:lineRule="auto"/>
        <w:rPr>
          <w:lang w:val="en-AU"/>
        </w:rPr>
      </w:pPr>
      <w:r>
        <w:rPr>
          <w:lang w:val="en-AU"/>
        </w:rPr>
        <w:t>The model containing no interactions between temperature and our among- and within-individual mass effects was better supported than a model that included the interaction</w:t>
      </w:r>
      <w:r w:rsidR="00561BA5">
        <w:rPr>
          <w:lang w:val="en-AU"/>
        </w:rPr>
        <w:t xml:space="preserve"> (</w:t>
      </w:r>
      <w:r w:rsidR="001F57E9">
        <w:rPr>
          <w:lang w:val="en-AU"/>
        </w:rPr>
        <w:t xml:space="preserve">Model with no interaction: wAIC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wAIC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2FB8866C"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 as an individual’s mass changes</w:t>
      </w:r>
      <w:r w:rsidR="005956D7" w:rsidRPr="00A7676C">
        <w:rPr>
          <w:sz w:val="21"/>
          <w:szCs w:val="21"/>
          <w:lang w:val="en-AU"/>
        </w:rPr>
        <w:t xml:space="preserve"> on the logarithmic scale</w:t>
      </w:r>
      <w:r w:rsidR="00034A32" w:rsidRPr="00A7676C">
        <w:rPr>
          <w:sz w:val="21"/>
          <w:szCs w:val="21"/>
          <w:lang w:val="en-AU"/>
        </w:rPr>
        <w:t>.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across individuals as mass changes</w:t>
      </w:r>
      <w:r w:rsidR="00034A32" w:rsidRPr="00A7676C">
        <w:rPr>
          <w:sz w:val="21"/>
          <w:szCs w:val="21"/>
          <w:lang w:val="en-AU"/>
        </w:rPr>
        <w:t xml:space="preserve"> </w:t>
      </w:r>
      <w:r w:rsidR="005956D7" w:rsidRPr="00A7676C">
        <w:rPr>
          <w:sz w:val="21"/>
          <w:szCs w:val="21"/>
          <w:lang w:val="en-AU"/>
        </w:rPr>
        <w:t xml:space="preserve">on the logarithmic scale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12488174"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045225E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significant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 (Biro et al 2018). Alternatively, the breakdown of macronutrients and the production of ATP may be at a homestatic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w:t>
      </w:r>
      <w:r w:rsidR="00674D49">
        <w:lastRenderedPageBreak/>
        <w:t xml:space="preserve">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as seen in killifish (</w:t>
      </w:r>
      <w:r w:rsidRPr="003D589E">
        <w:rPr>
          <w:i/>
        </w:rPr>
        <w:t>Fundulus heteroclitus</w:t>
      </w:r>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w:t>
      </w:r>
      <w:r w:rsidR="004D03D7" w:rsidRPr="00EC13E0">
        <w:lastRenderedPageBreak/>
        <w:t xml:space="preserve">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50204A99"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r w:rsidR="00E12380">
        <w:rPr>
          <w:lang w:val="en-AU"/>
        </w:rPr>
        <w:t>Alternative</w:t>
      </w:r>
      <w:r w:rsidR="00217633">
        <w:rPr>
          <w:lang w:val="en-AU"/>
        </w:rPr>
        <w:t>ly</w:t>
      </w:r>
      <w:r w:rsidR="00E12380">
        <w:rPr>
          <w:lang w:val="en-AU"/>
        </w:rPr>
        <w:t xml:space="preserve">, </w:t>
      </w:r>
      <w:r w:rsidR="004B197F">
        <w:rPr>
          <w:lang w:val="en-AU"/>
        </w:rPr>
        <w:t>compensatory</w:t>
      </w:r>
      <w:r w:rsidR="007B41FD" w:rsidRPr="007B41FD">
        <w:rPr>
          <w:lang w:val="en-AU"/>
        </w:rPr>
        <w:t xml:space="preserve"> adjustments </w:t>
      </w:r>
      <w:r w:rsidR="00FC0633" w:rsidRPr="007B41FD">
        <w:rPr>
          <w:lang w:val="en-AU"/>
        </w:rPr>
        <w:t>involv</w:t>
      </w:r>
      <w:r w:rsidR="00E12380">
        <w:rPr>
          <w:lang w:val="en-AU"/>
        </w:rPr>
        <w:t>ing</w:t>
      </w:r>
      <w:r w:rsidR="007B41FD" w:rsidRPr="007B41FD">
        <w:rPr>
          <w:lang w:val="en-AU"/>
        </w:rPr>
        <w:t xml:space="preserve"> changes in </w:t>
      </w:r>
      <w:r w:rsidR="007B41FD">
        <w:rPr>
          <w:lang w:val="en-AU"/>
        </w:rPr>
        <w:t>membrane composition or enzyme efficiency</w:t>
      </w:r>
      <w:r w:rsidR="00E12380">
        <w:rPr>
          <w:lang w:val="en-AU"/>
        </w:rPr>
        <w:t xml:space="preserve"> </w:t>
      </w:r>
      <w:r w:rsidR="004B197F">
        <w:rPr>
          <w:lang w:val="en-AU"/>
        </w:rPr>
        <w:t>can</w:t>
      </w:r>
      <w:r w:rsidR="007B41FD" w:rsidRPr="007B41FD">
        <w:rPr>
          <w:lang w:val="en-AU"/>
        </w:rPr>
        <w:t xml:space="preserve"> alter how individuals of </w:t>
      </w:r>
      <w:r w:rsidR="007B41FD">
        <w:rPr>
          <w:lang w:val="en-AU"/>
        </w:rPr>
        <w:t xml:space="preserve">different </w:t>
      </w:r>
      <w:r w:rsidR="007B41FD" w:rsidRPr="007B41FD">
        <w:rPr>
          <w:lang w:val="en-AU"/>
        </w:rPr>
        <w:t>masses</w:t>
      </w:r>
      <w:r w:rsidR="007B41FD">
        <w:rPr>
          <w:lang w:val="en-AU"/>
        </w:rPr>
        <w:t xml:space="preserve"> to</w:t>
      </w:r>
      <w:r w:rsidR="007B41FD" w:rsidRPr="007B41FD">
        <w:rPr>
          <w:lang w:val="en-AU"/>
        </w:rPr>
        <w:t xml:space="preserve"> </w:t>
      </w:r>
      <w:r w:rsidR="007B41FD" w:rsidRPr="002B7ACB">
        <w:rPr>
          <w:lang w:val="en-AU"/>
        </w:rPr>
        <w:t xml:space="preserve">respire at different rates across at different temperatures, thereby impacting mass scaling exponents </w:t>
      </w:r>
      <w:r w:rsidR="00C57E38" w:rsidRPr="002B7ACB">
        <w:rPr>
          <w:lang w:val="en-AU"/>
        </w:rPr>
        <w:t xml:space="preserve">(Reviewed in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instrText>
      </w:r>
      <w:r w:rsidR="006D3483" w:rsidRPr="002B7ACB">
        <w:rPr>
          <w:rFonts w:eastAsiaTheme="minorHAnsi"/>
          <w:lang w:val="en-US"/>
        </w:rPr>
        <w:fldChar w:fldCharType="separate"/>
      </w:r>
      <w:r w:rsidR="004F268B" w:rsidRPr="002B7ACB">
        <w:rPr>
          <w:rFonts w:eastAsiaTheme="minorHAnsi"/>
          <w:lang w:val="en-US"/>
        </w:rPr>
        <w:t xml:space="preserve">Seebacher </w:t>
      </w:r>
      <w:r w:rsidR="004F268B" w:rsidRPr="002B7ACB">
        <w:rPr>
          <w:rFonts w:eastAsiaTheme="minorHAnsi"/>
          <w:i/>
          <w:iCs/>
          <w:lang w:val="en-US"/>
        </w:rPr>
        <w:t>et al.</w:t>
      </w:r>
      <w:r w:rsidR="004F268B" w:rsidRPr="002B7ACB">
        <w:rPr>
          <w:rFonts w:eastAsiaTheme="minorHAnsi"/>
          <w:lang w:val="en-US"/>
        </w:rPr>
        <w:t xml:space="preserve"> 2010</w:t>
      </w:r>
      <w:r w:rsidR="006D3483" w:rsidRPr="002B7ACB">
        <w:rPr>
          <w:rFonts w:eastAsiaTheme="minorHAnsi"/>
          <w:lang w:val="en-US"/>
        </w:rPr>
        <w:fldChar w:fldCharType="end"/>
      </w:r>
      <w:r w:rsidR="00FC0633" w:rsidRPr="002B7ACB">
        <w:rPr>
          <w:rFonts w:eastAsiaTheme="minorHAnsi"/>
          <w:lang w:val="en-US"/>
        </w:rPr>
        <w:t xml:space="preserve">,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instrText>
      </w:r>
      <w:r w:rsidR="006D3483" w:rsidRPr="002B7ACB">
        <w:rPr>
          <w:rFonts w:eastAsiaTheme="minorHAnsi"/>
          <w:lang w:val="en-US"/>
        </w:rPr>
        <w:fldChar w:fldCharType="separate"/>
      </w:r>
      <w:r w:rsidR="004F268B" w:rsidRPr="002B7ACB">
        <w:rPr>
          <w:rFonts w:eastAsiaTheme="minorHAnsi"/>
          <w:lang w:val="en-US"/>
        </w:rPr>
        <w:t>Glanville &amp; Seebacher 2006)</w:t>
      </w:r>
      <w:r w:rsidR="006D3483" w:rsidRPr="002B7ACB">
        <w:rPr>
          <w:rFonts w:eastAsiaTheme="minorHAnsi"/>
          <w:lang w:val="en-US"/>
        </w:rPr>
        <w:fldChar w:fldCharType="end"/>
      </w:r>
      <w:r w:rsidR="007B41FD" w:rsidRPr="002B7ACB">
        <w:rPr>
          <w:lang w:val="en-AU"/>
        </w:rPr>
        <w:t>.</w:t>
      </w:r>
    </w:p>
    <w:p w14:paraId="19BACD76" w14:textId="7495A64E"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w:t>
      </w:r>
      <w:r w:rsidR="00E16C72">
        <w:rPr>
          <w:lang w:val="en-AU"/>
        </w:rPr>
        <w:lastRenderedPageBreak/>
        <w:t>individual level an</w:t>
      </w:r>
      <w:r w:rsidR="003F1995">
        <w:rPr>
          <w:lang w:val="en-AU"/>
        </w:rPr>
        <w:t xml:space="preserve">d the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2066FD">
        <w:rPr>
          <w:lang w:val="en-AU"/>
        </w:rPr>
        <w:t>N</w:t>
      </w:r>
      <w:r>
        <w:rPr>
          <w:lang w:val="en-AU"/>
        </w:rPr>
        <w:t>otably, o</w:t>
      </w:r>
      <w:r w:rsidRPr="005636D4">
        <w:rPr>
          <w:lang w:val="en-AU"/>
        </w:rPr>
        <w:t xml:space="preserve">ur within-individual estimates were </w:t>
      </w:r>
      <w:r w:rsidR="005636D4">
        <w:rPr>
          <w:lang w:val="en-AU"/>
        </w:rPr>
        <w:t xml:space="preserve">at least </w:t>
      </w:r>
      <w:r w:rsidRPr="005636D4">
        <w:rPr>
          <w:lang w:val="en-AU"/>
        </w:rPr>
        <w:t xml:space="preserve">three times greater than the </w:t>
      </w:r>
      <w:r w:rsidR="008C6431">
        <w:rPr>
          <w:lang w:val="en-AU"/>
        </w:rPr>
        <w:t>widely</w:t>
      </w:r>
      <w:r w:rsidR="00251BD7">
        <w:rPr>
          <w:lang w:val="en-AU"/>
        </w:rPr>
        <w:t xml:space="preserve"> adopted </w:t>
      </w:r>
      <w:r w:rsidR="004432C9">
        <w:rPr>
          <w:lang w:val="en-AU"/>
        </w:rPr>
        <w:t xml:space="preserve">3/4 power law </w:t>
      </w:r>
      <w:r w:rsidRPr="005636D4">
        <w:rPr>
          <w:lang w:val="en-AU"/>
        </w:rPr>
        <w:t>(1.</w:t>
      </w:r>
      <w:r w:rsidR="005D736C">
        <w:rPr>
          <w:lang w:val="en-AU"/>
        </w:rPr>
        <w:t>7</w:t>
      </w:r>
      <w:r w:rsidRPr="005636D4">
        <w:rPr>
          <w:lang w:val="en-AU"/>
        </w:rPr>
        <w:t xml:space="preserve">3 </w:t>
      </w:r>
      <w:r w:rsidR="005636D4">
        <w:rPr>
          <w:lang w:val="en-AU"/>
        </w:rPr>
        <w:t>–</w:t>
      </w:r>
      <w:r w:rsidRPr="005636D4">
        <w:rPr>
          <w:lang w:val="en-AU"/>
        </w:rPr>
        <w:t xml:space="preserve"> 2.</w:t>
      </w:r>
      <w:r w:rsidR="005D736C">
        <w:rPr>
          <w:lang w:val="en-AU"/>
        </w:rPr>
        <w:t>71</w:t>
      </w:r>
      <w:r w:rsidRPr="005636D4">
        <w:rPr>
          <w:lang w:val="en-AU"/>
        </w:rPr>
        <w:t>)</w:t>
      </w:r>
      <w:r w:rsidR="005636D4">
        <w:rPr>
          <w:lang w:val="en-AU"/>
        </w:rPr>
        <w:t>,</w:t>
      </w:r>
      <w:r w:rsidR="00750E82">
        <w:rPr>
          <w:lang w:val="en-AU"/>
        </w:rPr>
        <w:t xml:space="preserve"> which </w:t>
      </w:r>
      <w:r w:rsidR="0035144C">
        <w:rPr>
          <w:lang w:val="en-AU"/>
        </w:rPr>
        <w:t xml:space="preserve">is </w:t>
      </w:r>
      <w:r w:rsidR="006A7703">
        <w:rPr>
          <w:lang w:val="en-AU"/>
        </w:rPr>
        <w:t xml:space="preserve">substantially higher than the within-individual scaling exponent of 0.79 reported in </w:t>
      </w:r>
      <w:r w:rsidR="00680C6D">
        <w:rPr>
          <w:lang w:val="en-AU"/>
        </w:rPr>
        <w:t xml:space="preserve">another reptile </w:t>
      </w:r>
      <w:r w:rsidR="001D4E3A">
        <w:rPr>
          <w:lang w:val="en-AU"/>
        </w:rPr>
        <w:t>species</w:t>
      </w:r>
      <w:r w:rsidR="00680C6D">
        <w:rPr>
          <w:lang w:val="en-AU"/>
        </w:rPr>
        <w:t xml:space="preserve">, </w:t>
      </w:r>
      <w:r w:rsidR="004432C9">
        <w:rPr>
          <w:lang w:val="en-AU"/>
        </w:rPr>
        <w:t xml:space="preserve">the </w:t>
      </w:r>
      <w:r w:rsidR="006A7703">
        <w:rPr>
          <w:lang w:val="en-AU"/>
        </w:rPr>
        <w:t xml:space="preserve">green iguanas </w:t>
      </w:r>
      <w:r w:rsidR="006D3483">
        <w:rPr>
          <w:rFonts w:eastAsiaTheme="minorHAnsi"/>
          <w:lang w:val="en-US"/>
        </w:rPr>
        <w:fldChar w:fldCharType="begin"/>
      </w:r>
      <w:r w:rsidR="002905E1">
        <w:rPr>
          <w:rFonts w:eastAsiaTheme="minorHAnsi"/>
          <w:lang w:val="en-US"/>
        </w:rPr>
        <w: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(Maxwell, Jacobson &amp; McNab 2003)</w:t>
      </w:r>
      <w:r w:rsidR="006D3483">
        <w:rPr>
          <w:rFonts w:eastAsiaTheme="minorHAnsi"/>
          <w:lang w:val="en-US"/>
        </w:rPr>
        <w:fldChar w:fldCharType="end"/>
      </w:r>
      <w:r w:rsidR="006A7703">
        <w:rPr>
          <w:lang w:val="en-AU"/>
        </w:rPr>
        <w:t xml:space="preserve">. </w:t>
      </w:r>
      <w:r w:rsidR="002066FD">
        <w:rPr>
          <w:lang w:val="en-AU"/>
        </w:rPr>
        <w:t>It is important to note that</w:t>
      </w:r>
      <w:r w:rsidR="004432C9">
        <w:rPr>
          <w:lang w:val="en-AU"/>
        </w:rPr>
        <w:t xml:space="preserve"> the</w:t>
      </w:r>
      <w:r w:rsidR="002066FD">
        <w:rPr>
          <w:lang w:val="en-AU"/>
        </w:rPr>
        <w:t xml:space="preserve"> </w:t>
      </w:r>
      <w:r w:rsidR="004432C9">
        <w:rPr>
          <w:lang w:val="en-AU"/>
        </w:rPr>
        <w:t>range</w:t>
      </w:r>
      <w:r w:rsidR="002066FD">
        <w:rPr>
          <w:lang w:val="en-AU"/>
        </w:rPr>
        <w:t xml:space="preserve"> in body mass in our </w:t>
      </w:r>
      <w:r w:rsidR="00E70CC5">
        <w:rPr>
          <w:lang w:val="en-AU"/>
        </w:rPr>
        <w:t xml:space="preserve">study </w:t>
      </w:r>
      <w:r w:rsidR="002066FD">
        <w:rPr>
          <w:lang w:val="en-AU"/>
        </w:rPr>
        <w:t>is small</w:t>
      </w:r>
      <w:r w:rsidR="00C3283A">
        <w:rPr>
          <w:lang w:val="en-AU"/>
        </w:rPr>
        <w:t xml:space="preserve"> (range in mass = 0.75</w:t>
      </w:r>
      <w:r w:rsidR="005D736C">
        <w:rPr>
          <w:lang w:val="en-AU"/>
        </w:rPr>
        <w:t>g</w:t>
      </w:r>
      <w:r w:rsidR="00C3283A">
        <w:rPr>
          <w:lang w:val="en-AU"/>
        </w:rPr>
        <w:t xml:space="preserve"> – 1.637</w:t>
      </w:r>
      <w:r w:rsidR="005D736C">
        <w:rPr>
          <w:lang w:val="en-AU"/>
        </w:rPr>
        <w:t>g</w:t>
      </w:r>
      <w:r w:rsidR="00E70CC5">
        <w:rPr>
          <w:lang w:val="en-AU"/>
        </w:rPr>
        <w:t>). This</w:t>
      </w:r>
      <w:r w:rsidR="002066FD">
        <w:rPr>
          <w:lang w:val="en-AU"/>
        </w:rPr>
        <w:t xml:space="preserve"> could give rise to large </w:t>
      </w:r>
      <w:r w:rsidR="00047C50">
        <w:rPr>
          <w:lang w:val="en-AU"/>
        </w:rPr>
        <w:t>values</w:t>
      </w:r>
      <w:r w:rsidR="002066FD">
        <w:rPr>
          <w:lang w:val="en-AU"/>
        </w:rPr>
        <w:t xml:space="preserve"> of within-individual mass-scaling exponents</w:t>
      </w:r>
      <w:r w:rsidR="00E70CC5">
        <w:rPr>
          <w:lang w:val="en-AU"/>
        </w:rPr>
        <w:t xml:space="preserve"> due to sampling error</w:t>
      </w:r>
      <w:r w:rsidR="002066FD">
        <w:rPr>
          <w:lang w:val="en-AU"/>
        </w:rPr>
        <w:t xml:space="preserve">. </w:t>
      </w:r>
      <w:r w:rsidR="00047C50">
        <w:rPr>
          <w:lang w:val="en-AU"/>
        </w:rPr>
        <w:t>Nonetheless</w:t>
      </w:r>
      <w:r w:rsidR="002066FD">
        <w:rPr>
          <w:lang w:val="en-AU"/>
        </w:rPr>
        <w:t>, it is still intriguing that o</w:t>
      </w:r>
      <w:r w:rsidR="006A7703">
        <w:rPr>
          <w:lang w:val="en-AU"/>
        </w:rPr>
        <w:t xml:space="preserve">ur estimates were in line </w:t>
      </w:r>
      <w:r w:rsidR="00160049">
        <w:rPr>
          <w:lang w:val="en-AU"/>
        </w:rPr>
        <w:t xml:space="preserve">with </w:t>
      </w:r>
      <w:r w:rsidR="006A7703">
        <w:rPr>
          <w:lang w:val="en-AU"/>
        </w:rPr>
        <w:t xml:space="preserve">studies of endotherms such as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Kvist &amp; Lindstrom 2001)</w:t>
      </w:r>
      <w:r w:rsidR="006D3483" w:rsidRPr="00A45003">
        <w:rPr>
          <w:rFonts w:eastAsiaTheme="minorHAnsi"/>
          <w:lang w:val="en-US"/>
        </w:rPr>
        <w:fldChar w:fldCharType="end"/>
      </w:r>
      <w:r w:rsidR="00C3283A" w:rsidRPr="00A45003">
        <w:rPr>
          <w:lang w:val="en-AU"/>
        </w:rPr>
        <w:t>,</w:t>
      </w:r>
      <w:r w:rsidR="00C3283A">
        <w:rPr>
          <w:lang w:val="en-AU"/>
        </w:rPr>
        <w:t xml:space="preserve"> </w:t>
      </w:r>
      <w:r w:rsidR="002066FD">
        <w:rPr>
          <w:lang w:val="en-AU"/>
        </w:rPr>
        <w:t xml:space="preserve">possibly </w:t>
      </w:r>
      <w:r w:rsidR="005636D4">
        <w:rPr>
          <w:lang w:val="en-AU"/>
        </w:rPr>
        <w:t>indicat</w:t>
      </w:r>
      <w:r w:rsidR="00C3283A">
        <w:rPr>
          <w:lang w:val="en-AU"/>
        </w:rPr>
        <w:t>ing</w:t>
      </w:r>
      <w:r w:rsidR="005636D4">
        <w:rPr>
          <w:lang w:val="en-AU"/>
        </w:rPr>
        <w:t xml:space="preserve"> that even the slightest changes </w:t>
      </w:r>
      <w:r w:rsidR="00944AE7">
        <w:rPr>
          <w:lang w:val="en-AU"/>
        </w:rPr>
        <w:t>body composition within an individual’s life</w:t>
      </w:r>
      <w:r w:rsidR="00C3283A">
        <w:rPr>
          <w:lang w:val="en-AU"/>
        </w:rPr>
        <w:t xml:space="preserve"> </w:t>
      </w:r>
      <w:r w:rsidR="00944AE7">
        <w:rPr>
          <w:lang w:val="en-AU"/>
        </w:rPr>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given animals were intermittently fasted prior to measurements</w:t>
      </w:r>
      <w:r w:rsidR="00C27523">
        <w:rPr>
          <w:lang w:val="en-AU"/>
        </w:rPr>
        <w:t xml:space="preserve"> </w:t>
      </w:r>
      <w:r w:rsidR="00CC68E4">
        <w:rPr>
          <w:lang w:val="en-AU"/>
        </w:rPr>
        <w:t>and were measured over a long period of time (</w:t>
      </w:r>
      <w:r w:rsidR="00C27523">
        <w:rPr>
          <w:lang w:val="en-AU"/>
        </w:rPr>
        <w:t xml:space="preserve">4 </w:t>
      </w:r>
      <w:r w:rsidR="00CC68E4">
        <w:rPr>
          <w:lang w:val="en-AU"/>
        </w:rPr>
        <w:t xml:space="preserve">months) </w:t>
      </w:r>
      <w:r w:rsidR="006D3483">
        <w:rPr>
          <w:rFonts w:eastAsiaTheme="minorHAnsi"/>
          <w:lang w:val="en-US"/>
        </w:rPr>
        <w:fldChar w:fldCharType="begin"/>
      </w:r>
      <w:r w:rsidR="002905E1">
        <w:rPr>
          <w:rFonts w:eastAsiaTheme="minorHAnsi"/>
          <w:lang w:val="en-US"/>
        </w:rPr>
        <w: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(McCue 2010)</w:t>
      </w:r>
      <w:r w:rsidR="006D3483">
        <w:rPr>
          <w:rFonts w:eastAsiaTheme="minorHAnsi"/>
          <w:lang w:val="en-US"/>
        </w:rPr>
        <w:fldChar w:fldCharType="end"/>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 xml:space="preserve">can in turn could impact metabolic rate. </w:t>
      </w:r>
      <w:r>
        <w:rPr>
          <w:lang w:val="en-AU"/>
        </w:rPr>
        <w:t xml:space="preserve">Catabolism of different energy fuels 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(Kvist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0992E0A"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 xml:space="preserve">mix of </w:t>
      </w:r>
      <w:r w:rsidR="0091381A">
        <w:lastRenderedPageBreak/>
        <w:t xml:space="preserve">among-and within individual </w:t>
      </w:r>
      <w:r w:rsidR="00160049">
        <w:t xml:space="preserve">(or population) </w:t>
      </w:r>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3C640674"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Uller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lastRenderedPageBreak/>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Gillooly,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Angilletta, M.J., Jr, Wilson, R.S., Navas, C.A. &amp; James, R.S. (2003) Tradeoffs and the evolution of thermal reaction norms. </w:t>
      </w:r>
      <w:r w:rsidR="007D7446">
        <w:rPr>
          <w:rFonts w:eastAsiaTheme="minorHAnsi"/>
          <w:i/>
          <w:iCs/>
          <w:lang w:val="en-US"/>
        </w:rPr>
        <w:t>Trends Ecol Evol,</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Araya-Ajoy, Y.G., Mathot, K.J. &amp; Dingemanse,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Bassar, R.D., Salin,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&amp; Allen, A.P. (2018) The energetics of fish growth and how it constrains food-web trophic structure. </w:t>
      </w:r>
      <w:r>
        <w:rPr>
          <w:rFonts w:eastAsiaTheme="minorHAnsi"/>
          <w:i/>
          <w:iCs/>
          <w:lang w:val="en-US"/>
        </w:rPr>
        <w:t>Ecol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Kulbicki, M., Floeter, S.R., Friedlander, A.M., Maina, J. &amp; Allen, A.P. (2014) Scaling metabolism from individuals to reef-fish communities at broad spatial scales. </w:t>
      </w:r>
      <w:r>
        <w:rPr>
          <w:rFonts w:eastAsiaTheme="minorHAnsi"/>
          <w:i/>
          <w:iCs/>
          <w:lang w:val="en-US"/>
        </w:rPr>
        <w:t>Ecol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Barneche,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Trends Ecol Evol</w:t>
      </w:r>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Trends Ecol Evol</w:t>
      </w:r>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Boratyński, J.S., Jefimow,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Briffa,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Briga,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Brommer,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Gillooly,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Bürkner, P.C. (2017) brms: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Bininda-Emonds, O.R.P., Thomas, D.W., Réale, D. &amp; Humphries, M.M. (2009) Exploration strategies map along fast–slow metabolic and life-history continua in muroid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Biro, P.A., Bonneaud, C., Fokam, E.B. &amp; Herrel, A. (2014a) Individual variation in thermal performance curves: swimming burst speed and jumping endurance in wild-caught tropical clawed frogs. </w:t>
      </w:r>
      <w:r>
        <w:rPr>
          <w:rFonts w:eastAsiaTheme="minorHAnsi"/>
          <w:i/>
          <w:iCs/>
          <w:lang w:val="en-US"/>
        </w:rPr>
        <w:t>Oecologia</w:t>
      </w:r>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Careau, V., Gifford, M.E. &amp; Biro, P.A. (2014b) Individual (co)variation in thermal reaction norms of standard and maximal metabolic rates in wild-caught slimy salamanders (ed M Konarzewski).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Cleasby, I.R., Nakagawa, S. &amp; Schielzeth,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Noordwijk,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Dingemanse, N.J., Kazem, A.J.N., Réale, D. &amp; Wright, J. (2010) Behavioural reaction norms: animal personality meets individual plasticity. </w:t>
      </w:r>
      <w:r>
        <w:rPr>
          <w:rFonts w:eastAsiaTheme="minorHAnsi"/>
          <w:i/>
          <w:iCs/>
          <w:lang w:val="en-US"/>
        </w:rPr>
        <w:t>Trends Ecol Evol</w:t>
      </w:r>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Ghalambor,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Gillooly, J.F., Brown, J.H., West, G.B., Van M Savage &amp; Charnov,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Seebacher, F. (2006) Compensation for environmental change by complementary shifts of thermal sensitivity and thermoregulatory behaviour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MCMCglmm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Hirst, A.G., Glazier, D.S. &amp; Atkinson, D. (2014) Body shape shifting during growth permits tests that distinguish between competing geometric theories of metabolic scaling (ed D Marshall). </w:t>
      </w:r>
      <w:r>
        <w:rPr>
          <w:rFonts w:eastAsiaTheme="minorHAnsi"/>
          <w:i/>
          <w:iCs/>
          <w:lang w:val="en-US"/>
        </w:rPr>
        <w:t>Ecol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Buffenstein, R. &amp; Buttemer,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r>
        <w:rPr>
          <w:rFonts w:eastAsiaTheme="minorHAnsi"/>
          <w:i/>
          <w:iCs/>
          <w:lang w:val="en-US"/>
        </w:rPr>
        <w:t>Ecol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Kvist,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Lighton,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D</w:t>
      </w:r>
      <w:r w:rsidR="00EA18C4">
        <w:rPr>
          <w:rFonts w:eastAsiaTheme="minorHAnsi"/>
          <w:lang w:val="en-US"/>
        </w:rPr>
        <w:t>ohm,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Malishev,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Maxwell, L.K., Jacobson, E.R. &amp; McNab, B.K. (2003) Intraspecific allometry of standard metabolic rate in green iguanas, </w:t>
      </w:r>
      <w:r w:rsidRPr="0070432A">
        <w:rPr>
          <w:rFonts w:eastAsiaTheme="minorHAnsi"/>
          <w:i/>
          <w:lang w:val="en-US"/>
        </w:rPr>
        <w:t>Iguana iguana</w:t>
      </w:r>
      <w:r>
        <w:rPr>
          <w:rFonts w:eastAsiaTheme="minorHAnsi"/>
          <w:lang w:val="en-US"/>
        </w:rPr>
        <w:t xml:space="preserv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136</w:t>
      </w:r>
      <w:r>
        <w:rPr>
          <w:rFonts w:eastAsiaTheme="minorHAnsi"/>
          <w:lang w:val="en-US"/>
        </w:rPr>
        <w:t>, 301–310.</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r w:rsidRPr="0070432A">
        <w:rPr>
          <w:rFonts w:eastAsiaTheme="minorHAnsi"/>
          <w:i/>
          <w:lang w:val="en-US"/>
        </w:rPr>
        <w:t>Plecotus auritus</w:t>
      </w:r>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r w:rsidRPr="0070432A">
        <w:rPr>
          <w:rFonts w:eastAsiaTheme="minorHAnsi"/>
          <w:i/>
          <w:lang w:val="en-US"/>
        </w:rPr>
        <w:t>Lampropholis delicata</w:t>
      </w:r>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Schielzeth,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Mengersen, K., Reinhold, K., Engqvist, L., Lagisz,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Nespolo,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Norin, T. &amp; Gamperl,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Norin,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Annales Zoologic Fennici</w:t>
      </w:r>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w:t>
      </w:r>
      <w:r>
        <w:rPr>
          <w:rFonts w:eastAsiaTheme="minorHAnsi"/>
          <w:lang w:val="en-US"/>
        </w:rPr>
        <w:lastRenderedPageBreak/>
        <w:t xml:space="preserve">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Stegen, J., Clarke, A., Coomes, D.A., Dodds, P.S., Etienne, R.S., Kerkhoff, A.J., McCulloh, K., Niklas, K.J., Olff, H. &amp; Swenson, N.G. (2012) Testing the metabolic theory of ecology. </w:t>
      </w:r>
      <w:r>
        <w:rPr>
          <w:rFonts w:eastAsiaTheme="minorHAnsi"/>
          <w:i/>
          <w:iCs/>
          <w:lang w:val="en-US"/>
        </w:rPr>
        <w:t>Ecol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Réale, D., Garant, D., Humphries, M.M., Bergeron, P., Careau, V. &amp; Montiglio,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Ricklefs, R.E. &amp; Wikelski, M. (2002) The physiology/life- history nexus. </w:t>
      </w:r>
      <w:r>
        <w:rPr>
          <w:rFonts w:eastAsiaTheme="minorHAnsi"/>
          <w:i/>
          <w:iCs/>
          <w:lang w:val="en-US"/>
        </w:rPr>
        <w:t>Trends Ecol Evol</w:t>
      </w:r>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Roff, D.A. (1995) The estimation of genetic correlations from phenotypic correlations: a test of Cheverud's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Salin,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Salin,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r>
        <w:rPr>
          <w:rFonts w:eastAsiaTheme="minorHAnsi"/>
          <w:lang w:val="en-US"/>
        </w:rPr>
        <w:t>Salin, K., Luquet, E., Rey, B., Roussel, D. &amp; Voituron, Y. (2012) Alteration of mitochondrial efficiency affects oxidative balance, development and growth in frog (Rana temporaria</w:t>
      </w:r>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r w:rsidR="00B422D6" w:rsidRPr="00B422D6">
        <w:rPr>
          <w:rFonts w:eastAsiaTheme="minorHAnsi"/>
          <w:i/>
          <w:iCs/>
          <w:lang w:val="en-US"/>
        </w:rPr>
        <w:t>E</w:t>
      </w:r>
      <w:r w:rsidRPr="00B422D6">
        <w:rPr>
          <w:rFonts w:eastAsiaTheme="minorHAnsi"/>
          <w:i/>
          <w:iCs/>
          <w:lang w:val="en-US"/>
        </w:rPr>
        <w:t>iology</w:t>
      </w:r>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Seebacher,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Seebacher, F., Brand, M.D., Else, P.L., Guderley,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Somero,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Snart, S., McLaren, J.S., Redman, P., Krol,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Steyermark, A.C. (2005) Physiological and morphological correlates of among-individual variation in standard metabolic rate in the leopard frog </w:t>
      </w:r>
      <w:r w:rsidRPr="00B422D6">
        <w:rPr>
          <w:rFonts w:eastAsiaTheme="minorHAnsi"/>
          <w:i/>
          <w:lang w:val="en-US"/>
        </w:rPr>
        <w:t>Rana pipiens</w:t>
      </w:r>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Gomulkiewicz, R., De Jong, G., Scheiner, S.M., Schlichting, C.D. &amp; Van Tienderen, P.H. (1995) Adaptive phenotypic plasticity: consensus and controversy. </w:t>
      </w:r>
      <w:r>
        <w:rPr>
          <w:rFonts w:eastAsiaTheme="minorHAnsi"/>
          <w:i/>
          <w:iCs/>
          <w:lang w:val="en-US"/>
        </w:rPr>
        <w:t>Trends Ecol Evol</w:t>
      </w:r>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Westneat,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Westneat, D.F., Wright, J. &amp; Dingemanse,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Schimpf,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R</w:t>
            </w:r>
            <w:r w:rsidRPr="00A40017">
              <w:rPr>
                <w:color w:val="000000"/>
                <w:vertAlign w:val="subscript"/>
              </w:rPr>
              <w:t>intercept</w:t>
            </w:r>
            <w:r w:rsidRPr="00A40017">
              <w:rPr>
                <w:color w:val="000000"/>
              </w:rPr>
              <w:t xml:space="preserve"> is the repeatability at the intercept, R</w:t>
            </w:r>
            <w:r w:rsidRPr="00A40017">
              <w:rPr>
                <w:color w:val="000000"/>
                <w:vertAlign w:val="subscript"/>
              </w:rPr>
              <w:t>short</w:t>
            </w:r>
            <w:r w:rsidRPr="00A40017">
              <w:rPr>
                <w:color w:val="000000"/>
              </w:rPr>
              <w:t xml:space="preserve"> is 'short-term' repeatability, R</w:t>
            </w:r>
            <w:r w:rsidRPr="00A40017">
              <w:rPr>
                <w:color w:val="000000"/>
                <w:vertAlign w:val="subscript"/>
              </w:rPr>
              <w:t xml:space="preserve">long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intercept</w:t>
            </w:r>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short</w:t>
            </w:r>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r w:rsidRPr="00A40017">
              <w:rPr>
                <w:color w:val="000000"/>
              </w:rPr>
              <w:t>R</w:t>
            </w:r>
            <w:r w:rsidRPr="00A40017">
              <w:rPr>
                <w:color w:val="000000"/>
                <w:vertAlign w:val="subscript"/>
              </w:rPr>
              <w:t>long</w:t>
            </w:r>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signfiicantly different from zero. *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6237AE">
            <w:pPr>
              <w:spacing w:line="360" w:lineRule="auto"/>
              <w:jc w:val="center"/>
              <w:rPr>
                <w:color w:val="000000"/>
              </w:rPr>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6237AE">
            <w:pPr>
              <w:spacing w:line="360" w:lineRule="auto"/>
              <w:jc w:val="center"/>
              <w:rPr>
                <w:color w:val="000000"/>
              </w:rPr>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6237AE">
            <w:pPr>
              <w:spacing w:line="360" w:lineRule="auto"/>
              <w:jc w:val="center"/>
              <w:rPr>
                <w:color w:val="000000"/>
              </w:rPr>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6237AE">
            <w:pPr>
              <w:spacing w:line="360" w:lineRule="auto"/>
              <w:jc w:val="center"/>
              <w:rPr>
                <w:color w:val="000000"/>
              </w:rPr>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6237AE">
            <w:pPr>
              <w:spacing w:line="360" w:lineRule="auto"/>
              <w:jc w:val="center"/>
              <w:rPr>
                <w:color w:val="000000"/>
              </w:rPr>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6237AE">
            <w:pPr>
              <w:spacing w:line="360" w:lineRule="auto"/>
              <w:jc w:val="center"/>
              <w:rPr>
                <w:color w:val="000000"/>
              </w:rPr>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6237AE">
            <w:pPr>
              <w:spacing w:line="360" w:lineRule="auto"/>
              <w:jc w:val="center"/>
              <w:rPr>
                <w:color w:val="000000"/>
              </w:rPr>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6237AE">
            <w:pPr>
              <w:spacing w:line="360" w:lineRule="auto"/>
              <w:jc w:val="center"/>
              <w:rPr>
                <w:color w:val="000000"/>
              </w:rPr>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6237AE">
            <w:pPr>
              <w:spacing w:line="360" w:lineRule="auto"/>
              <w:jc w:val="center"/>
              <w:rPr>
                <w:color w:val="000000"/>
              </w:rPr>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6237AE">
            <w:pPr>
              <w:spacing w:line="360" w:lineRule="auto"/>
              <w:jc w:val="center"/>
              <w:rPr>
                <w:color w:val="000000"/>
              </w:rPr>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6237AE">
            <w:pPr>
              <w:spacing w:line="360" w:lineRule="auto"/>
              <w:jc w:val="center"/>
              <w:rPr>
                <w:color w:val="000000"/>
              </w:rPr>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77777777" w:rsidR="002678D4" w:rsidRDefault="002678D4" w:rsidP="006237AE">
      <w:pPr>
        <w:spacing w:line="36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6237AE">
            <w:pPr>
              <w:spacing w:line="360" w:lineRule="auto"/>
              <w:rPr>
                <w:color w:val="000000"/>
              </w:rPr>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6237AE">
            <w:pPr>
              <w:spacing w:line="360" w:lineRule="auto"/>
              <w:jc w:val="center"/>
              <w:rPr>
                <w:color w:val="000000"/>
              </w:rPr>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6237AE">
            <w:pPr>
              <w:spacing w:line="360" w:lineRule="auto"/>
              <w:jc w:val="center"/>
              <w:rPr>
                <w:color w:val="000000"/>
              </w:rPr>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6237AE">
            <w:pPr>
              <w:spacing w:line="360" w:lineRule="auto"/>
              <w:jc w:val="center"/>
              <w:rPr>
                <w:color w:val="000000"/>
              </w:rPr>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6237AE">
            <w:pPr>
              <w:spacing w:line="360" w:lineRule="auto"/>
              <w:jc w:val="center"/>
              <w:rPr>
                <w:color w:val="000000"/>
              </w:rPr>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6237AE">
            <w:pPr>
              <w:spacing w:line="360" w:lineRule="auto"/>
              <w:jc w:val="center"/>
              <w:rPr>
                <w:color w:val="000000"/>
              </w:rPr>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6237AE">
            <w:pPr>
              <w:spacing w:line="360" w:lineRule="auto"/>
              <w:jc w:val="center"/>
              <w:rPr>
                <w:color w:val="000000"/>
              </w:rPr>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6237AE">
            <w:pPr>
              <w:spacing w:line="360" w:lineRule="auto"/>
              <w:jc w:val="center"/>
              <w:rPr>
                <w:color w:val="000000"/>
              </w:rPr>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6237AE">
            <w:pPr>
              <w:spacing w:line="360" w:lineRule="auto"/>
              <w:jc w:val="center"/>
              <w:rPr>
                <w:color w:val="000000"/>
              </w:rPr>
            </w:pPr>
            <w:r w:rsidRPr="002678D4">
              <w:rPr>
                <w:color w:val="000000"/>
              </w:rPr>
              <w:lastRenderedPageBreak/>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6237AE">
            <w:pPr>
              <w:spacing w:line="360" w:lineRule="auto"/>
              <w:jc w:val="center"/>
              <w:rPr>
                <w:color w:val="000000"/>
              </w:rPr>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6237AE">
            <w:pPr>
              <w:spacing w:line="360" w:lineRule="auto"/>
              <w:jc w:val="center"/>
              <w:rPr>
                <w:b/>
                <w:color w:val="000000"/>
              </w:rPr>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6237AE">
            <w:pPr>
              <w:spacing w:line="360" w:lineRule="auto"/>
              <w:jc w:val="center"/>
              <w:rPr>
                <w:color w:val="000000"/>
              </w:rPr>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6237AE">
            <w:pPr>
              <w:spacing w:line="360" w:lineRule="auto"/>
              <w:jc w:val="center"/>
              <w:rPr>
                <w:color w:val="000000"/>
              </w:rPr>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6237AE">
            <w:pPr>
              <w:spacing w:line="360" w:lineRule="auto"/>
              <w:jc w:val="center"/>
              <w:rPr>
                <w:color w:val="000000"/>
              </w:rPr>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6237AE">
            <w:pPr>
              <w:spacing w:line="360" w:lineRule="auto"/>
              <w:jc w:val="center"/>
              <w:rPr>
                <w:color w:val="000000"/>
              </w:rPr>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6237AE">
            <w:pPr>
              <w:spacing w:line="360" w:lineRule="auto"/>
              <w:jc w:val="center"/>
              <w:rPr>
                <w:color w:val="000000"/>
              </w:rPr>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6237AE">
            <w:pPr>
              <w:spacing w:line="360" w:lineRule="auto"/>
              <w:jc w:val="center"/>
              <w:rPr>
                <w:color w:val="000000"/>
              </w:rPr>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6237AE">
            <w:pPr>
              <w:spacing w:line="360" w:lineRule="auto"/>
              <w:jc w:val="center"/>
              <w:rPr>
                <w:color w:val="000000"/>
              </w:rPr>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6237AE">
            <w:pPr>
              <w:spacing w:line="360" w:lineRule="auto"/>
              <w:jc w:val="center"/>
              <w:rPr>
                <w:b/>
                <w:color w:val="000000"/>
              </w:rPr>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6237AE">
            <w:pPr>
              <w:spacing w:line="360" w:lineRule="auto"/>
              <w:jc w:val="center"/>
              <w:rPr>
                <w:color w:val="000000"/>
              </w:rPr>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6237AE">
            <w:pPr>
              <w:spacing w:line="360" w:lineRule="auto"/>
              <w:jc w:val="center"/>
              <w:rPr>
                <w:color w:val="000000"/>
              </w:rPr>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6237AE">
            <w:pPr>
              <w:spacing w:line="360" w:lineRule="auto"/>
              <w:jc w:val="center"/>
              <w:rPr>
                <w:color w:val="000000"/>
              </w:rPr>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6237AE">
            <w:pPr>
              <w:spacing w:line="360" w:lineRule="auto"/>
              <w:jc w:val="center"/>
              <w:rPr>
                <w:color w:val="000000"/>
              </w:rPr>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6237AE">
            <w:pPr>
              <w:spacing w:line="360" w:lineRule="auto"/>
              <w:jc w:val="center"/>
              <w:rPr>
                <w:color w:val="000000"/>
              </w:rPr>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6237AE">
            <w:pPr>
              <w:spacing w:line="360" w:lineRule="auto"/>
              <w:jc w:val="center"/>
              <w:rPr>
                <w:color w:val="000000"/>
              </w:rPr>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6237AE">
            <w:pPr>
              <w:spacing w:line="360" w:lineRule="auto"/>
              <w:jc w:val="center"/>
              <w:rPr>
                <w:color w:val="000000"/>
              </w:rPr>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6237AE">
            <w:pPr>
              <w:spacing w:line="360" w:lineRule="auto"/>
              <w:jc w:val="center"/>
              <w:rPr>
                <w:color w:val="000000"/>
              </w:rPr>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6237AE">
            <w:pPr>
              <w:spacing w:line="360" w:lineRule="auto"/>
              <w:jc w:val="center"/>
              <w:rPr>
                <w:color w:val="000000"/>
              </w:rPr>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6237AE">
            <w:pPr>
              <w:spacing w:line="360" w:lineRule="auto"/>
              <w:jc w:val="center"/>
              <w:rPr>
                <w:color w:val="000000"/>
              </w:rPr>
            </w:pPr>
            <w:r w:rsidRPr="002678D4">
              <w:rPr>
                <w:color w:val="000000"/>
              </w:rPr>
              <w:t>0.06</w:t>
            </w:r>
          </w:p>
        </w:tc>
      </w:tr>
    </w:tbl>
    <w:p w14:paraId="7BF06FD3" w14:textId="20ACB49F" w:rsidR="00EF339B" w:rsidRPr="00EF339B" w:rsidRDefault="004F268B" w:rsidP="006237AE">
      <w:pPr>
        <w:spacing w:line="360" w:lineRule="auto"/>
        <w:rPr>
          <w:lang w:val="en-AU"/>
        </w:rPr>
      </w:pPr>
      <w:del w:id="4"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DE4ED" w14:textId="77777777" w:rsidR="00954DA2" w:rsidRDefault="00954DA2" w:rsidP="00711670">
      <w:r>
        <w:separator/>
      </w:r>
    </w:p>
  </w:endnote>
  <w:endnote w:type="continuationSeparator" w:id="0">
    <w:p w14:paraId="07FA21D1" w14:textId="77777777" w:rsidR="00954DA2" w:rsidRDefault="00954DA2"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811E73" w:rsidRDefault="00811E7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811E73" w:rsidRDefault="00811E73"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811E73" w:rsidRDefault="00811E7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811E73" w:rsidRDefault="00811E73"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A2E23" w14:textId="77777777" w:rsidR="00954DA2" w:rsidRDefault="00954DA2" w:rsidP="00711670">
      <w:r>
        <w:separator/>
      </w:r>
    </w:p>
  </w:footnote>
  <w:footnote w:type="continuationSeparator" w:id="0">
    <w:p w14:paraId="7D6BF662" w14:textId="77777777" w:rsidR="00954DA2" w:rsidRDefault="00954DA2"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9E6"/>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2877"/>
    <w:rsid w:val="000A2A15"/>
    <w:rsid w:val="000A362E"/>
    <w:rsid w:val="000A37AC"/>
    <w:rsid w:val="000A582A"/>
    <w:rsid w:val="000A7555"/>
    <w:rsid w:val="000A7C8B"/>
    <w:rsid w:val="000A7C9A"/>
    <w:rsid w:val="000B0683"/>
    <w:rsid w:val="000B20B3"/>
    <w:rsid w:val="000B533D"/>
    <w:rsid w:val="000B608E"/>
    <w:rsid w:val="000C25BC"/>
    <w:rsid w:val="000C25C9"/>
    <w:rsid w:val="000C34A3"/>
    <w:rsid w:val="000C3C32"/>
    <w:rsid w:val="000C4809"/>
    <w:rsid w:val="000C5024"/>
    <w:rsid w:val="000C5D3E"/>
    <w:rsid w:val="000D05A2"/>
    <w:rsid w:val="000D05B0"/>
    <w:rsid w:val="000D090D"/>
    <w:rsid w:val="000D2E19"/>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AE7"/>
    <w:rsid w:val="00945630"/>
    <w:rsid w:val="00945B87"/>
    <w:rsid w:val="00946594"/>
    <w:rsid w:val="0095401D"/>
    <w:rsid w:val="00954926"/>
    <w:rsid w:val="00954DA2"/>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4262"/>
    <w:rsid w:val="00CC4CBA"/>
    <w:rsid w:val="00CC68E4"/>
    <w:rsid w:val="00CC6C94"/>
    <w:rsid w:val="00CC723A"/>
    <w:rsid w:val="00CD0330"/>
    <w:rsid w:val="00CD0D30"/>
    <w:rsid w:val="00CD337B"/>
    <w:rsid w:val="00CD4A74"/>
    <w:rsid w:val="00CD7B06"/>
    <w:rsid w:val="00CD7D6D"/>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FD8"/>
    <w:rsid w:val="00D343F1"/>
    <w:rsid w:val="00D34489"/>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70344"/>
    <w:rsid w:val="00D7100A"/>
    <w:rsid w:val="00D72967"/>
    <w:rsid w:val="00D74131"/>
    <w:rsid w:val="00D744FB"/>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24143-98BE-7144-8755-59D1E800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31113</Words>
  <Characters>177347</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2018-10-22T21:05:00Z</cp:lastPrinted>
  <dcterms:created xsi:type="dcterms:W3CDTF">2019-01-10T23:10:00Z</dcterms:created>
  <dcterms:modified xsi:type="dcterms:W3CDTF">2019-01-10T23:10:00Z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