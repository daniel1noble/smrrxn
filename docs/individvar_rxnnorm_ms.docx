
<file path=[Content_Types].xml><?xml version="1.0" encoding="utf-8"?>
<Types xmlns="http://schemas.openxmlformats.org/package/2006/content-types">
  <Default Extension="(null)" ContentType="image/x-emf"/>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2D92AD04" w:rsidR="00D24BC6" w:rsidRDefault="00D24BC6" w:rsidP="00510BAE">
      <w:pPr>
        <w:pStyle w:val="Heading1"/>
        <w:spacing w:line="360" w:lineRule="auto"/>
        <w:rPr>
          <w:ins w:id="0" w:author="Daniel Noble" w:date="2018-11-08T12:10:00Z"/>
          <w:lang w:val="en-AU"/>
        </w:rPr>
      </w:pPr>
      <w:r>
        <w:rPr>
          <w:lang w:val="en-AU"/>
        </w:rPr>
        <w:t xml:space="preserve">Title: Individual variation in thermal plasticity and </w:t>
      </w:r>
      <w:ins w:id="1" w:author="Daniel Noble" w:date="2018-11-07T19:54:00Z">
        <w:r w:rsidR="00D158FB">
          <w:rPr>
            <w:lang w:val="en-AU"/>
          </w:rPr>
          <w:t xml:space="preserve">its impact on </w:t>
        </w:r>
      </w:ins>
      <w:r>
        <w:rPr>
          <w:lang w:val="en-AU"/>
        </w:rPr>
        <w:t>metabolic scaling</w:t>
      </w:r>
    </w:p>
    <w:p w14:paraId="6F044180" w14:textId="2EFB9209" w:rsidR="006D2431" w:rsidRPr="00035FEB" w:rsidRDefault="006D2431" w:rsidP="00F56A62">
      <w:pPr>
        <w:rPr>
          <w:vertAlign w:val="superscript"/>
          <w:lang w:val="en-AU"/>
          <w:rPrChange w:id="2" w:author="fonti.kar@gmail.com" w:date="2018-11-09T17:53:00Z">
            <w:rPr>
              <w:lang w:val="en-AU"/>
            </w:rPr>
          </w:rPrChange>
        </w:rPr>
      </w:pPr>
      <w:ins w:id="3" w:author="Daniel Noble" w:date="2018-11-08T12:10:00Z">
        <w:r>
          <w:rPr>
            <w:lang w:val="en-AU"/>
          </w:rPr>
          <w:t>Fonti Kar</w:t>
        </w:r>
      </w:ins>
      <w:ins w:id="4" w:author="fonti.kar@gmail.com" w:date="2018-11-09T17:53:00Z">
        <w:r w:rsidR="007A1282">
          <w:rPr>
            <w:vertAlign w:val="superscript"/>
            <w:lang w:val="en-AU"/>
          </w:rPr>
          <w:t>1</w:t>
        </w:r>
      </w:ins>
      <w:ins w:id="5" w:author="Daniel Noble" w:date="2018-11-08T12:10:00Z">
        <w:r>
          <w:rPr>
            <w:lang w:val="en-AU"/>
          </w:rPr>
          <w:t>, Shinichi Nakagawa</w:t>
        </w:r>
      </w:ins>
      <w:ins w:id="6" w:author="fonti.kar@gmail.com" w:date="2018-11-09T17:53:00Z">
        <w:r w:rsidR="00035FEB">
          <w:rPr>
            <w:vertAlign w:val="superscript"/>
            <w:lang w:val="en-AU"/>
          </w:rPr>
          <w:t>1,2</w:t>
        </w:r>
      </w:ins>
      <w:ins w:id="7" w:author="Daniel Noble" w:date="2018-11-08T12:10:00Z">
        <w:r>
          <w:rPr>
            <w:lang w:val="en-AU"/>
          </w:rPr>
          <w:t xml:space="preserve">, </w:t>
        </w:r>
        <w:commentRangeStart w:id="8"/>
        <w:r>
          <w:rPr>
            <w:lang w:val="en-AU"/>
          </w:rPr>
          <w:t>Christopher Friesen</w:t>
        </w:r>
      </w:ins>
      <w:ins w:id="9" w:author="fonti.kar@gmail.com" w:date="2018-11-09T17:53:00Z">
        <w:r w:rsidR="00035FEB">
          <w:rPr>
            <w:vertAlign w:val="superscript"/>
            <w:lang w:val="en-AU"/>
          </w:rPr>
          <w:t>3</w:t>
        </w:r>
      </w:ins>
      <w:ins w:id="10" w:author="Daniel Noble" w:date="2018-11-08T12:10:00Z">
        <w:r>
          <w:rPr>
            <w:lang w:val="en-AU"/>
          </w:rPr>
          <w:t>,</w:t>
        </w:r>
        <w:commentRangeEnd w:id="8"/>
        <w:r>
          <w:rPr>
            <w:rStyle w:val="CommentReference"/>
            <w:rFonts w:eastAsiaTheme="minorEastAsia" w:cstheme="minorBidi"/>
            <w:lang w:val="en-AU"/>
          </w:rPr>
          <w:commentReference w:id="8"/>
        </w:r>
        <w:r>
          <w:rPr>
            <w:lang w:val="en-AU"/>
          </w:rPr>
          <w:t xml:space="preserve"> Daniel Noble</w:t>
        </w:r>
      </w:ins>
      <w:ins w:id="11" w:author="fonti.kar@gmail.com" w:date="2018-11-09T17:53:00Z">
        <w:r w:rsidR="00035FEB">
          <w:rPr>
            <w:vertAlign w:val="superscript"/>
            <w:lang w:val="en-AU"/>
          </w:rPr>
          <w:t>1,2,</w:t>
        </w:r>
      </w:ins>
      <w:ins w:id="12" w:author="fonti.kar@gmail.com" w:date="2018-11-09T17:54:00Z">
        <w:r w:rsidR="00035FEB">
          <w:rPr>
            <w:vertAlign w:val="superscript"/>
            <w:lang w:val="en-AU"/>
          </w:rPr>
          <w:t>4</w:t>
        </w:r>
      </w:ins>
    </w:p>
    <w:p w14:paraId="11C71B5E" w14:textId="54B0C63B" w:rsidR="00D24BC6" w:rsidRDefault="00D24BC6" w:rsidP="00510BAE">
      <w:pPr>
        <w:pStyle w:val="Heading1"/>
        <w:spacing w:line="360" w:lineRule="auto"/>
        <w:rPr>
          <w:lang w:val="en-AU"/>
        </w:rPr>
      </w:pPr>
      <w:r>
        <w:rPr>
          <w:lang w:val="en-AU"/>
        </w:rPr>
        <w:t>Abstract</w:t>
      </w:r>
    </w:p>
    <w:p w14:paraId="36F6CBBA" w14:textId="52EB702E" w:rsidR="00877E4B" w:rsidRDefault="00D24BC6" w:rsidP="00510BAE">
      <w:pPr>
        <w:pStyle w:val="Heading1"/>
        <w:spacing w:line="360" w:lineRule="auto"/>
        <w:rPr>
          <w:ins w:id="13" w:author="fonti.kar@gmail.com" w:date="2018-10-24T21:08:00Z"/>
          <w:lang w:val="en-AU"/>
        </w:rPr>
      </w:pPr>
      <w:r>
        <w:rPr>
          <w:lang w:val="en-AU"/>
        </w:rPr>
        <w:t>Introduction</w:t>
      </w:r>
    </w:p>
    <w:p w14:paraId="298A6C59" w14:textId="77777777" w:rsidR="00B57222" w:rsidRDefault="00B57222" w:rsidP="00B57222">
      <w:pPr>
        <w:spacing w:line="360" w:lineRule="auto"/>
        <w:rPr>
          <w:lang w:val="en-AU"/>
        </w:rPr>
      </w:pPr>
      <w:r>
        <w:rPr>
          <w:lang w:val="en-AU"/>
        </w:rPr>
        <w:t xml:space="preserve">The environment is comprised of numerous factors that can simultaneously affect multiple traits. </w:t>
      </w:r>
      <w:r w:rsidRPr="007B38E4">
        <w:t>Phenotypic plasticit</w:t>
      </w:r>
      <w:r>
        <w:t xml:space="preserve">y allows individuals to modify their phenotype when the environment changes. </w:t>
      </w:r>
      <w:r>
        <w:t>Phenotypic changes in response to the environment can be</w:t>
      </w:r>
      <w:r>
        <w:t xml:space="preserve"> conceptualised as a reaction norm, where a trait is measured as a function of an environmental variable </w:t>
      </w:r>
      <w:r>
        <w:t>(</w:t>
      </w:r>
      <w:r>
        <w:t>e.g. activity rate at increasing levels of predator density (REF?)</w:t>
      </w:r>
      <w:r>
        <w:t>)</w:t>
      </w:r>
      <w:r>
        <w:t>. Many aspects of a phenotype</w:t>
      </w:r>
      <w:r>
        <w:t>,</w:t>
      </w:r>
      <w:r>
        <w:t xml:space="preserve"> such as life history (</w:t>
      </w:r>
      <w:r>
        <w:rPr>
          <w:rFonts w:eastAsiaTheme="minorHAnsi"/>
          <w:lang w:val="en-US"/>
        </w:rPr>
        <w:t>{Westneat:2009dz}</w:t>
      </w:r>
      <w:r>
        <w:t>), locomotor performance (</w:t>
      </w:r>
      <w:r>
        <w:rPr>
          <w:rFonts w:eastAsiaTheme="minorHAnsi"/>
          <w:lang w:val="en-US"/>
        </w:rPr>
        <w:t>{Careau:2014in}</w:t>
      </w:r>
      <w:r>
        <w:t>), behaviour (reviewed in</w:t>
      </w:r>
      <w:r>
        <w:rPr>
          <w:rFonts w:eastAsiaTheme="minorHAnsi"/>
          <w:lang w:val="en-US"/>
        </w:rPr>
        <w:t>{Dingemanse:2010bk}</w:t>
      </w:r>
      <w:r>
        <w:t>) and physiology (</w:t>
      </w:r>
      <w:r>
        <w:rPr>
          <w:rFonts w:eastAsiaTheme="minorHAnsi"/>
          <w:lang w:val="en-US"/>
        </w:rPr>
        <w:t>{Boratynski:2017jf}</w:t>
      </w:r>
      <w:r>
        <w:t xml:space="preserve">) are responsive to environmental </w:t>
      </w:r>
      <w:r>
        <w:t>conditions</w:t>
      </w:r>
      <w:r>
        <w:t xml:space="preserve">. Metabolic rate, undoubtedly a very labile trait, determines an energy turnover of an individual and is repeatedly expressed within a lifetime of any organism. </w:t>
      </w:r>
      <w:r>
        <w:rPr>
          <w:lang w:val="en-AU"/>
        </w:rPr>
        <w:t>Metabolic rate is sensitive to fluctuations in temperature and body condition and</w:t>
      </w:r>
      <w:r w:rsidDel="005D66D2">
        <w:rPr>
          <w:lang w:val="en-AU"/>
        </w:rPr>
        <w:t xml:space="preserve"> </w:t>
      </w:r>
      <w:r>
        <w:t>is likely to be target for selection</w:t>
      </w:r>
      <w:r>
        <w:rPr>
          <w:lang w:val="en-AU"/>
        </w:rPr>
        <w:t xml:space="preserve"> </w:t>
      </w:r>
      <w:r>
        <w:t xml:space="preserve">due to its </w:t>
      </w:r>
      <w:r>
        <w:rPr>
          <w:lang w:val="en-AU"/>
        </w:rPr>
        <w:t>strong links to behaviour, growth and reproductive strategies (</w:t>
      </w:r>
      <w:proofErr w:type="spellStart"/>
      <w:r>
        <w:rPr>
          <w:lang w:val="en-AU"/>
        </w:rPr>
        <w:t>Reale</w:t>
      </w:r>
      <w:proofErr w:type="spellEnd"/>
      <w:r>
        <w:rPr>
          <w:lang w:val="en-AU"/>
        </w:rPr>
        <w:t xml:space="preserve"> et al, Stamps TREE</w:t>
      </w:r>
      <w:r>
        <w:rPr>
          <w:rStyle w:val="CommentReference"/>
          <w:rFonts w:eastAsiaTheme="minorEastAsia" w:cstheme="minorBidi"/>
          <w:lang w:val="en-AU"/>
        </w:rPr>
        <w:commentReference w:id="14"/>
      </w:r>
      <w:r>
        <w:rPr>
          <w:lang w:val="en-AU"/>
        </w:rPr>
        <w:t xml:space="preserve">). </w:t>
      </w:r>
    </w:p>
    <w:p w14:paraId="3E6B53AC" w14:textId="77777777" w:rsidR="00B57222" w:rsidRDefault="00B57222" w:rsidP="00B57222">
      <w:pPr>
        <w:spacing w:line="360" w:lineRule="auto"/>
        <w:rPr>
          <w:lang w:val="en-AU"/>
        </w:rPr>
      </w:pPr>
    </w:p>
    <w:p w14:paraId="3675AFF2" w14:textId="77777777" w:rsidR="00B57222" w:rsidRPr="007032FB" w:rsidRDefault="00B57222" w:rsidP="00B57222">
      <w:pPr>
        <w:spacing w:line="360" w:lineRule="auto"/>
      </w:pPr>
      <w:r>
        <w:rPr>
          <w:lang w:val="en-AU"/>
        </w:rPr>
        <w:t>Myriad of</w:t>
      </w:r>
      <w:r>
        <w:t xml:space="preserve"> </w:t>
      </w:r>
      <w:r>
        <w:rPr>
          <w:lang w:val="en-AU"/>
        </w:rPr>
        <w:t xml:space="preserve">studies have shown that metabolic rate differs consistently among individuals of a population (White et al, </w:t>
      </w:r>
      <w:proofErr w:type="spellStart"/>
      <w:r>
        <w:rPr>
          <w:lang w:val="en-AU"/>
        </w:rPr>
        <w:t>Nespolo</w:t>
      </w:r>
      <w:proofErr w:type="spellEnd"/>
      <w:r>
        <w:rPr>
          <w:lang w:val="en-AU"/>
        </w:rPr>
        <w:t>)</w:t>
      </w:r>
      <w:r>
        <w:rPr>
          <w:rStyle w:val="CommentReference"/>
          <w:rFonts w:eastAsiaTheme="minorEastAsia" w:cstheme="minorBidi"/>
          <w:lang w:val="en-AU"/>
        </w:rPr>
        <w:commentReference w:id="15"/>
      </w:r>
      <w:r>
        <w:rPr>
          <w:lang w:val="en-AU"/>
        </w:rPr>
        <w:t xml:space="preserve"> but whether individuals consistently differ</w:t>
      </w:r>
      <w:r>
        <w:t xml:space="preserve"> in the thermal plasticity</w:t>
      </w:r>
      <w:r>
        <w:t xml:space="preserve"> </w:t>
      </w:r>
      <w:r>
        <w:t>of their metabolic rate</w:t>
      </w:r>
      <w:r w:rsidRPr="00D306B1">
        <w:rPr>
          <w:lang w:val="en-AU"/>
        </w:rPr>
        <w:t xml:space="preserve"> </w:t>
      </w:r>
      <w:r>
        <w:rPr>
          <w:lang w:val="en-AU"/>
        </w:rPr>
        <w:t xml:space="preserve">has received less attention. </w:t>
      </w:r>
    </w:p>
    <w:p w14:paraId="5BEBB52C" w14:textId="77777777" w:rsidR="00B57222" w:rsidRDefault="00B57222" w:rsidP="00B57222">
      <w:pPr>
        <w:spacing w:line="360" w:lineRule="auto"/>
        <w:rPr>
          <w:lang w:val="en-AU"/>
        </w:rPr>
      </w:pPr>
    </w:p>
    <w:p w14:paraId="7C924627" w14:textId="77777777" w:rsidR="00B57222" w:rsidRDefault="00B57222" w:rsidP="00B57222">
      <w:pPr>
        <w:spacing w:line="360" w:lineRule="auto"/>
        <w:rPr>
          <w:lang w:val="en-AU"/>
        </w:rPr>
      </w:pPr>
    </w:p>
    <w:p w14:paraId="129A38F6" w14:textId="77777777" w:rsidR="00B57222" w:rsidRPr="00927519" w:rsidRDefault="00B57222" w:rsidP="00B57222">
      <w:pPr>
        <w:spacing w:line="360" w:lineRule="auto"/>
        <w:rPr>
          <w:lang w:val="en-AU"/>
        </w:rPr>
      </w:pPr>
      <w:r>
        <w:rPr>
          <w:lang w:val="en-AU"/>
        </w:rPr>
        <w:t xml:space="preserve">While there is interest in understanding </w:t>
      </w:r>
      <w:r>
        <w:rPr>
          <w:lang w:val="en-AU"/>
        </w:rPr>
        <w:t xml:space="preserve">among individual variation in metabolism and </w:t>
      </w:r>
      <w:r>
        <w:rPr>
          <w:lang w:val="en-AU"/>
        </w:rPr>
        <w:t>their</w:t>
      </w:r>
      <w:r>
        <w:rPr>
          <w:lang w:val="en-AU"/>
        </w:rPr>
        <w:t xml:space="preserve"> response to the environment, metabolic</w:t>
      </w:r>
      <w:r>
        <w:rPr>
          <w:rStyle w:val="CommentReference"/>
          <w:rFonts w:eastAsiaTheme="minorEastAsia" w:cstheme="minorBidi"/>
          <w:lang w:val="en-AU"/>
        </w:rPr>
        <w:commentReference w:id="16"/>
      </w:r>
      <w:r>
        <w:rPr>
          <w:lang w:val="en-AU"/>
        </w:rPr>
        <w:t xml:space="preserve"> theories </w:t>
      </w:r>
      <w:r>
        <w:rPr>
          <w:lang w:val="en-AU"/>
        </w:rPr>
        <w:t>attempt to explain patterns at</w:t>
      </w:r>
      <w:r>
        <w:rPr>
          <w:lang w:val="en-AU"/>
        </w:rPr>
        <w:t xml:space="preserve"> broad taxonomic scales using fundamental relationships between body size, temperature and metabolic rate (REF?). This </w:t>
      </w:r>
      <w:commentRangeStart w:id="17"/>
      <w:r>
        <w:rPr>
          <w:lang w:val="en-AU"/>
        </w:rPr>
        <w:t xml:space="preserve">body of work uses mechanistic processes such as thermodynamics of biochemical reactions to estimate a fixed scaling exponent that describes how metabolic rate proportionally changes with body mass and temperature (3/4 or 2/3 power laws, Brown, and </w:t>
      </w:r>
      <w:commentRangeStart w:id="18"/>
      <w:proofErr w:type="spellStart"/>
      <w:r>
        <w:rPr>
          <w:lang w:val="en-AU"/>
        </w:rPr>
        <w:t>Gilloly</w:t>
      </w:r>
      <w:commentRangeEnd w:id="18"/>
      <w:proofErr w:type="spellEnd"/>
      <w:r>
        <w:rPr>
          <w:rStyle w:val="CommentReference"/>
          <w:rFonts w:eastAsiaTheme="minorEastAsia" w:cstheme="minorBidi"/>
          <w:lang w:val="en-AU"/>
        </w:rPr>
        <w:commentReference w:id="18"/>
      </w:r>
      <w:r>
        <w:rPr>
          <w:lang w:val="en-AU"/>
        </w:rPr>
        <w:t xml:space="preserve">). However, there is accumulating evidence that challenges this ‘one-size-fits-all’ line of thinking (Glazier). Numerous studies have found that scaling </w:t>
      </w:r>
      <w:r>
        <w:rPr>
          <w:lang w:val="en-AU"/>
        </w:rPr>
        <w:lastRenderedPageBreak/>
        <w:t xml:space="preserve">exponents vary with temperature and among closely related species which suggests animals </w:t>
      </w:r>
      <w:commentRangeEnd w:id="17"/>
      <w:r>
        <w:rPr>
          <w:rStyle w:val="CommentReference"/>
          <w:rFonts w:eastAsiaTheme="minorEastAsia" w:cstheme="minorBidi"/>
          <w:lang w:val="en-AU"/>
        </w:rPr>
        <w:commentReference w:id="17"/>
      </w:r>
      <w:commentRangeStart w:id="19"/>
      <w:r>
        <w:rPr>
          <w:lang w:val="en-AU"/>
        </w:rPr>
        <w:t>may adaptively adjust how their metabolic rate scales with body size in different thermal environments (Clark et al). Ecological differences between species such as foraging mode, endo-/</w:t>
      </w:r>
      <w:proofErr w:type="spellStart"/>
      <w:r>
        <w:rPr>
          <w:lang w:val="en-AU"/>
        </w:rPr>
        <w:t>ectothermy</w:t>
      </w:r>
      <w:proofErr w:type="spellEnd"/>
      <w:r>
        <w:rPr>
          <w:lang w:val="en-AU"/>
        </w:rPr>
        <w:t xml:space="preserve"> and genome size can, at least in part, explain some of the variation in scaling exponents at higher taxonomic levels, however much of variability remains elusive (reviewed in Glazier 2005, Uyeda et al 2017). While interspecific variation in scaling exponents may have true biological meaning, it may also be due to an ‘ecological fallacy’ where the scaling relationship described at one level of variation is incorrectly attributed to higher levels (Van de pol, 2009). In other words, scaling relationships at the intra-individual level can inflate inter-individual estimates, which in turn can inflate </w:t>
      </w:r>
      <w:commentRangeEnd w:id="19"/>
      <w:r>
        <w:rPr>
          <w:rStyle w:val="CommentReference"/>
          <w:rFonts w:eastAsiaTheme="minorEastAsia" w:cstheme="minorBidi"/>
          <w:lang w:val="en-AU"/>
        </w:rPr>
        <w:commentReference w:id="19"/>
      </w:r>
      <w:r>
        <w:rPr>
          <w:lang w:val="en-AU"/>
        </w:rPr>
        <w:t xml:space="preserve">intraspecific and interspecific estimates. It is therefore important to correctly account for the hierarchical nature of biological data if the goal is to use these estimates for predicting ecological processes. </w:t>
      </w:r>
      <w:r>
        <w:t xml:space="preserve">Examining how metabolic rate is influenced by body mass and temperature from the bottom-up </w:t>
      </w:r>
      <w:r>
        <w:rPr>
          <w:lang w:val="en-AU"/>
        </w:rPr>
        <w:t>may prove useful for understanding the</w:t>
      </w:r>
      <w:r>
        <w:t xml:space="preserve"> processes that shape metabolic reaction norms</w:t>
      </w:r>
      <w:r>
        <w:rPr>
          <w:lang w:val="en-AU"/>
        </w:rPr>
        <w:t xml:space="preserve">. </w:t>
      </w:r>
    </w:p>
    <w:p w14:paraId="4187F355" w14:textId="77777777" w:rsidR="00B57222" w:rsidRDefault="00B57222" w:rsidP="00B57222">
      <w:pPr>
        <w:spacing w:line="360" w:lineRule="auto"/>
      </w:pPr>
    </w:p>
    <w:p w14:paraId="178EE60A" w14:textId="77777777" w:rsidR="00B57222" w:rsidRDefault="00B57222" w:rsidP="00B57222">
      <w:pPr>
        <w:pStyle w:val="Thesisnormal"/>
        <w:spacing w:line="360" w:lineRule="auto"/>
      </w:pPr>
      <w:r>
        <w:t>Consistent i</w:t>
      </w:r>
      <w:r w:rsidRPr="007B38E4">
        <w:t xml:space="preserve">ndividual variation </w:t>
      </w:r>
      <w:r>
        <w:t>in reaction norms</w:t>
      </w:r>
      <w:r w:rsidRPr="007B38E4">
        <w:t xml:space="preserve"> </w:t>
      </w:r>
      <w:r>
        <w:t xml:space="preserve">provide useful insight about the </w:t>
      </w:r>
      <w:commentRangeStart w:id="20"/>
      <w:r>
        <w:t>evolutionary potential of plasticity</w:t>
      </w:r>
      <w:commentRangeEnd w:id="20"/>
      <w:r>
        <w:rPr>
          <w:rStyle w:val="CommentReference"/>
        </w:rPr>
        <w:commentReference w:id="20"/>
      </w:r>
      <w:r>
        <w:t xml:space="preserve"> </w:t>
      </w:r>
      <w:r w:rsidRPr="007B38E4">
        <w:t xml:space="preserve">because </w:t>
      </w:r>
      <w:r>
        <w:t xml:space="preserve">individual differences </w:t>
      </w:r>
      <w:r>
        <w:t>reaction norm slope and intercept are</w:t>
      </w:r>
      <w:r w:rsidRPr="007B38E4">
        <w:t xml:space="preserve"> </w:t>
      </w:r>
      <w:r w:rsidRPr="007B38E4">
        <w:t>the raw m</w:t>
      </w:r>
      <w:r>
        <w:t xml:space="preserve">aterial that selection acts </w:t>
      </w:r>
      <w:commentRangeStart w:id="21"/>
      <w:r>
        <w:t>on (</w:t>
      </w:r>
      <w:r>
        <w:rPr>
          <w:rFonts w:eastAsiaTheme="minorHAnsi"/>
          <w:lang w:val="en-US"/>
        </w:rPr>
        <w:t>{Nakagawa:2010hv}</w:t>
      </w:r>
      <w:r>
        <w:t>)</w:t>
      </w:r>
      <w:commentRangeEnd w:id="21"/>
      <w:r>
        <w:rPr>
          <w:rStyle w:val="CommentReference"/>
        </w:rPr>
        <w:commentReference w:id="21"/>
      </w:r>
      <w:r>
        <w:t xml:space="preserve">. While the determinants of individual differences in plastic responses are not fully understood (reviewed in </w:t>
      </w:r>
      <w:r>
        <w:rPr>
          <w:rFonts w:eastAsiaTheme="minorHAnsi"/>
          <w:lang w:val="en-US"/>
        </w:rPr>
        <w:t>{Dingemanse:2013kf}</w:t>
      </w:r>
      <w:r>
        <w:t xml:space="preserve">), empirical studies show genetic variation, maternal effects </w:t>
      </w:r>
      <w:r>
        <w:rPr>
          <w:rFonts w:eastAsiaTheme="minorHAnsi"/>
          <w:lang w:val="en-US"/>
        </w:rPr>
        <w:t>{</w:t>
      </w:r>
      <w:proofErr w:type="gramStart"/>
      <w:r>
        <w:rPr>
          <w:rFonts w:eastAsiaTheme="minorHAnsi"/>
          <w:lang w:val="en-US"/>
        </w:rPr>
        <w:t>Anonymous:QHEHH</w:t>
      </w:r>
      <w:proofErr w:type="gramEnd"/>
      <w:r>
        <w:rPr>
          <w:rFonts w:eastAsiaTheme="minorHAnsi"/>
          <w:lang w:val="en-US"/>
        </w:rPr>
        <w:t>5Cn}</w:t>
      </w:r>
      <w:r>
        <w:t>), early-life developmental conditions (</w:t>
      </w:r>
      <w:r>
        <w:rPr>
          <w:rFonts w:eastAsiaTheme="minorHAnsi"/>
          <w:lang w:val="en-US"/>
        </w:rPr>
        <w:t>{Beaman:2016cn}</w:t>
      </w:r>
      <w:r>
        <w:t xml:space="preserve">), can all contribute to individual variation. </w:t>
      </w:r>
      <w:commentRangeStart w:id="22"/>
      <w:r>
        <w:t>Consistent</w:t>
      </w:r>
      <w:commentRangeEnd w:id="22"/>
      <w:r>
        <w:rPr>
          <w:rStyle w:val="CommentReference"/>
        </w:rPr>
        <w:commentReference w:id="22"/>
      </w:r>
      <w:r>
        <w:t xml:space="preserve"> individual variation is commonly represented as repeatability (intra-class coefficient, </w:t>
      </w:r>
      <w:proofErr w:type="gramStart"/>
      <w:r>
        <w:t>( Nakagawa</w:t>
      </w:r>
      <w:proofErr w:type="gramEnd"/>
      <w:r>
        <w:t>, Wilson). Repeatability is often interpreted as the ‘upper bound of heritability’ because phenotypic differences between individuals is partly due to genetic differences, (</w:t>
      </w:r>
      <w:r>
        <w:rPr>
          <w:rFonts w:eastAsiaTheme="minorHAnsi"/>
          <w:lang w:val="en-US"/>
        </w:rPr>
        <w:t>{Wilson:2018iy, MR:2002</w:t>
      </w:r>
      <w:proofErr w:type="gramStart"/>
      <w:r>
        <w:rPr>
          <w:rFonts w:eastAsiaTheme="minorHAnsi"/>
          <w:lang w:val="en-US"/>
        </w:rPr>
        <w:t>bn}</w:t>
      </w:r>
      <w:r>
        <w:t>but</w:t>
      </w:r>
      <w:proofErr w:type="gramEnd"/>
      <w:r>
        <w:t xml:space="preserve"> see </w:t>
      </w:r>
      <w:proofErr w:type="spellStart"/>
      <w:r>
        <w:t>Dohm</w:t>
      </w:r>
      <w:proofErr w:type="spellEnd"/>
      <w:r>
        <w:t xml:space="preserve">,). The effectiveness of selection acting on repeatable individual differences also depends on variation at the within-individual, i.e. how predictable is an individual relative to its own mean (Fig. 1), therefore it is crucial to distinguish variability attributed to among individual and within individual effects to understand the capacity for selection to act on consistent individual variation in reaction norms. However, how we model phenotypically plastic traits, influences how we quantify variance components of reaction </w:t>
      </w:r>
      <w:r>
        <w:t xml:space="preserve">norms and </w:t>
      </w:r>
      <w:r>
        <w:t xml:space="preserve">understand the evolution of reaction norms. </w:t>
      </w:r>
    </w:p>
    <w:p w14:paraId="601BBF29" w14:textId="77777777" w:rsidR="00B57222" w:rsidRDefault="00B57222" w:rsidP="00B57222">
      <w:pPr>
        <w:pStyle w:val="Thesisnormal"/>
        <w:spacing w:line="360" w:lineRule="auto"/>
      </w:pPr>
      <w:r>
        <w:rPr>
          <w:noProof/>
        </w:rPr>
        <w:lastRenderedPageBreak/>
        <w:drawing>
          <wp:anchor distT="0" distB="0" distL="114300" distR="114300" simplePos="0" relativeHeight="251671552" behindDoc="0" locked="0" layoutInCell="1" allowOverlap="1" wp14:anchorId="5A77A423" wp14:editId="3AE0C3A2">
            <wp:simplePos x="0" y="0"/>
            <wp:positionH relativeFrom="column">
              <wp:posOffset>1414345</wp:posOffset>
            </wp:positionH>
            <wp:positionV relativeFrom="paragraph">
              <wp:posOffset>68112</wp:posOffset>
            </wp:positionV>
            <wp:extent cx="3378200" cy="2131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3378200" cy="2131695"/>
                    </a:xfrm>
                    <a:prstGeom prst="rect">
                      <a:avLst/>
                    </a:prstGeom>
                  </pic:spPr>
                </pic:pic>
              </a:graphicData>
            </a:graphic>
            <wp14:sizeRelH relativeFrom="page">
              <wp14:pctWidth>0</wp14:pctWidth>
            </wp14:sizeRelH>
            <wp14:sizeRelV relativeFrom="page">
              <wp14:pctHeight>0</wp14:pctHeight>
            </wp14:sizeRelV>
          </wp:anchor>
        </w:drawing>
      </w:r>
    </w:p>
    <w:p w14:paraId="23816435" w14:textId="77777777" w:rsidR="00B57222" w:rsidRDefault="00B57222" w:rsidP="00B57222">
      <w:pPr>
        <w:pStyle w:val="Thesisnormal"/>
        <w:spacing w:line="360" w:lineRule="auto"/>
      </w:pPr>
    </w:p>
    <w:p w14:paraId="35EE16B4" w14:textId="77777777" w:rsidR="00B57222" w:rsidRDefault="00B57222" w:rsidP="00B57222">
      <w:pPr>
        <w:pStyle w:val="Thesisnormal"/>
        <w:spacing w:line="360" w:lineRule="auto"/>
      </w:pPr>
    </w:p>
    <w:p w14:paraId="09E9BBE1" w14:textId="77777777" w:rsidR="00B57222" w:rsidRDefault="00B57222" w:rsidP="00B57222">
      <w:pPr>
        <w:pStyle w:val="Thesisnormal"/>
        <w:spacing w:line="360" w:lineRule="auto"/>
      </w:pPr>
    </w:p>
    <w:p w14:paraId="66D95AF6" w14:textId="77777777" w:rsidR="00B57222" w:rsidRDefault="00B57222" w:rsidP="00B57222">
      <w:pPr>
        <w:pStyle w:val="Thesisnormal"/>
        <w:spacing w:line="360" w:lineRule="auto"/>
      </w:pPr>
    </w:p>
    <w:p w14:paraId="3B83805C" w14:textId="77777777" w:rsidR="00B57222" w:rsidRDefault="00B57222" w:rsidP="00B57222">
      <w:pPr>
        <w:pStyle w:val="Thesisnormal"/>
        <w:spacing w:line="360" w:lineRule="auto"/>
      </w:pPr>
    </w:p>
    <w:p w14:paraId="3EE01FF7" w14:textId="77777777" w:rsidR="00B57222" w:rsidRDefault="00B57222" w:rsidP="00B57222">
      <w:pPr>
        <w:pStyle w:val="Thesisnormal"/>
        <w:spacing w:line="360" w:lineRule="auto"/>
      </w:pPr>
    </w:p>
    <w:p w14:paraId="373718B4" w14:textId="77777777" w:rsidR="00B57222" w:rsidRDefault="00B57222" w:rsidP="00B57222">
      <w:pPr>
        <w:pStyle w:val="Thesisnormal"/>
        <w:spacing w:line="360" w:lineRule="auto"/>
      </w:pPr>
    </w:p>
    <w:p w14:paraId="57BB804A" w14:textId="77777777" w:rsidR="00B57222" w:rsidRDefault="00B57222" w:rsidP="00B57222">
      <w:pPr>
        <w:pStyle w:val="Thesisnormal"/>
        <w:spacing w:line="360" w:lineRule="auto"/>
      </w:pPr>
    </w:p>
    <w:p w14:paraId="4F357AFD" w14:textId="77777777" w:rsidR="00B57222" w:rsidRDefault="00B57222" w:rsidP="00B57222">
      <w:pPr>
        <w:pStyle w:val="Thesisnormal"/>
        <w:spacing w:line="360" w:lineRule="auto"/>
        <w:rPr>
          <w:sz w:val="21"/>
        </w:rPr>
      </w:pPr>
      <w:commentRangeStart w:id="23"/>
      <w:r>
        <w:rPr>
          <w:sz w:val="21"/>
        </w:rPr>
        <w:t>Figure 1</w:t>
      </w:r>
      <w:r w:rsidRPr="008D57AD">
        <w:rPr>
          <w:sz w:val="21"/>
        </w:rPr>
        <w:t>:</w:t>
      </w:r>
      <w:r>
        <w:rPr>
          <w:sz w:val="21"/>
        </w:rPr>
        <w:t xml:space="preserve"> Graphical representation of among- and within-individual variance components of a trait. Each colour represents a unique individual. The </w:t>
      </w:r>
      <w:commentRangeEnd w:id="23"/>
      <w:r>
        <w:rPr>
          <w:rStyle w:val="CommentReference"/>
        </w:rPr>
        <w:commentReference w:id="23"/>
      </w:r>
      <w:r>
        <w:rPr>
          <w:sz w:val="21"/>
        </w:rPr>
        <w:t xml:space="preserve">large point represents each individual’s </w:t>
      </w:r>
      <w:proofErr w:type="gramStart"/>
      <w:r>
        <w:rPr>
          <w:sz w:val="21"/>
        </w:rPr>
        <w:t>mean,</w:t>
      </w:r>
      <w:proofErr w:type="gramEnd"/>
      <w:r>
        <w:rPr>
          <w:sz w:val="21"/>
        </w:rPr>
        <w:t xml:space="preserve"> smaller points represent within-individual deviations from the individual mean. Left: high, among-individual variation and low within-individual variation gives rise to high repeatability. Assuming among-individual variation is determined by genetic variation, the capacity of selection is high in this scenario. In contrast, when there is high among individual variation and high within individual variation, repeatability is low and selection at a given time is acting on within-individual noise.</w:t>
      </w:r>
    </w:p>
    <w:p w14:paraId="51BC0929" w14:textId="77777777" w:rsidR="00B57222" w:rsidRDefault="00B57222" w:rsidP="00B57222">
      <w:pPr>
        <w:pStyle w:val="Thesisnormal"/>
        <w:spacing w:line="360" w:lineRule="auto"/>
      </w:pPr>
    </w:p>
    <w:p w14:paraId="35B84E26" w14:textId="77777777" w:rsidR="00B57222" w:rsidRDefault="00B57222" w:rsidP="00B57222">
      <w:pPr>
        <w:pStyle w:val="Thesisbodytext"/>
        <w:spacing w:line="360" w:lineRule="auto"/>
        <w:ind w:firstLine="720"/>
      </w:pPr>
      <w:commentRangeStart w:id="24"/>
      <w:r>
        <w:t>Two approaches are prevalent and debated in evolutionary biology (</w:t>
      </w:r>
      <w:r>
        <w:rPr>
          <w:rFonts w:eastAsiaTheme="minorHAnsi" w:cs="Times"/>
          <w:lang w:val="en-US"/>
        </w:rPr>
        <w:t>{Via:1995hm}, {Hunt:2014wo}</w:t>
      </w:r>
      <w:r>
        <w:t xml:space="preserve">). The character-state </w:t>
      </w:r>
      <w:commentRangeEnd w:id="24"/>
      <w:r>
        <w:rPr>
          <w:rStyle w:val="CommentReference"/>
          <w:rFonts w:ascii="Times New Roman" w:hAnsi="Times New Roman"/>
        </w:rPr>
        <w:commentReference w:id="24"/>
      </w:r>
      <w:r>
        <w:t>approach models phenotypic change in a set of environments as discrete ‘</w:t>
      </w:r>
      <w:proofErr w:type="gramStart"/>
      <w:r>
        <w:t>states’</w:t>
      </w:r>
      <w:proofErr w:type="gramEnd"/>
      <w:r>
        <w:t>. Under this line of thinking, evolutionary processes are</w:t>
      </w:r>
      <w:r w:rsidRPr="00DA3396">
        <w:t xml:space="preserve"> </w:t>
      </w:r>
      <w:r>
        <w:t xml:space="preserve">environment-specific and act on individual variation in phenotypic values in each environment and the covariance of phenotypic values between different environments. Whereas, in the function-valued approach (also known as ‘polynomial’ approach, </w:t>
      </w:r>
      <w:proofErr w:type="gramStart"/>
      <w:r>
        <w:t>Via</w:t>
      </w:r>
      <w:proofErr w:type="gramEnd"/>
      <w:r>
        <w:t xml:space="preserve"> et al 1995), phenotypic changes in a trait across an environmental range is described by a mathematical function. Under this approach, selection pressure is assumed to be equal across all environments and operates on individual variation in model parameters as well as their covariances e.g. intercept and slope term. Given that t</w:t>
      </w:r>
      <w:r w:rsidRPr="007B38E4">
        <w:t>he same phenotypic trait measured in multiple environ</w:t>
      </w:r>
      <w:r>
        <w:t xml:space="preserve">ments are inherently correlated, evolutionary </w:t>
      </w:r>
      <w:r w:rsidRPr="007B38E4">
        <w:t xml:space="preserve">constraints </w:t>
      </w:r>
      <w:r>
        <w:t>can occur on reaction norm components. Non-zero covariances dictate how strongly character states in other environments is indirectly selected upon, it also means that the elevation and angle of reaction norm must evolve in tandem. While the conceptual differences between the modelling approaches have sparked debates on which approach is more appropriate under what circumstances,</w:t>
      </w:r>
      <w:r w:rsidRPr="00035318">
        <w:t xml:space="preserve"> </w:t>
      </w:r>
      <w:r>
        <w:t>both approaches imply that an optimal reaction norm shape may not ever be reached and provide valuable insight in the evolution of plasticity.</w:t>
      </w:r>
    </w:p>
    <w:p w14:paraId="7A9AE2FD" w14:textId="77777777" w:rsidR="00B57222" w:rsidRDefault="00B57222" w:rsidP="00B57222">
      <w:pPr>
        <w:spacing w:line="360" w:lineRule="auto"/>
      </w:pPr>
    </w:p>
    <w:p w14:paraId="2303064A" w14:textId="71238A95" w:rsidR="00B57222" w:rsidRDefault="00B57222" w:rsidP="00B57222">
      <w:pPr>
        <w:spacing w:line="360" w:lineRule="auto"/>
      </w:pPr>
      <w:r>
        <w:t>Here w</w:t>
      </w:r>
      <w:r w:rsidRPr="007B38E4">
        <w:t xml:space="preserve">e </w:t>
      </w:r>
      <w:r>
        <w:t>examine how individual</w:t>
      </w:r>
      <w:r>
        <w:t>s</w:t>
      </w:r>
      <w:r>
        <w:t xml:space="preserve"> vary in their metabolic rate in relation to body size and thermal plasticity using an ectotherm model, the </w:t>
      </w:r>
      <w:r w:rsidRPr="007B38E4">
        <w:t>delicate skink (</w:t>
      </w:r>
      <w:proofErr w:type="spellStart"/>
      <w:r w:rsidRPr="007B38E4">
        <w:rPr>
          <w:i/>
        </w:rPr>
        <w:t>Lampropholis</w:t>
      </w:r>
      <w:proofErr w:type="spellEnd"/>
      <w:r w:rsidRPr="007B38E4">
        <w:rPr>
          <w:i/>
        </w:rPr>
        <w:t xml:space="preserve"> </w:t>
      </w:r>
      <w:proofErr w:type="spellStart"/>
      <w:r w:rsidRPr="007B38E4">
        <w:rPr>
          <w:i/>
        </w:rPr>
        <w:t>delicata</w:t>
      </w:r>
      <w:proofErr w:type="spellEnd"/>
      <w:r w:rsidRPr="007B38E4">
        <w:t>)</w:t>
      </w:r>
      <w:r>
        <w:t xml:space="preserve">. We take advantage of </w:t>
      </w:r>
      <w:r w:rsidRPr="007B38E4">
        <w:t>both function-valued a</w:t>
      </w:r>
      <w:r>
        <w:t xml:space="preserve">nd character state approaches to answer the following questions about </w:t>
      </w:r>
      <w:ins w:id="25" w:author="fonti.kar@gmail.com" w:date="2018-11-08T16:49:00Z">
        <w:r w:rsidR="009B5A3A">
          <w:t>individual variation of reaction norms</w:t>
        </w:r>
      </w:ins>
      <w:r>
        <w:t xml:space="preserve"> . (1) </w:t>
      </w:r>
      <w:r w:rsidRPr="007B38E4">
        <w:t xml:space="preserve">does </w:t>
      </w:r>
      <w:r>
        <w:t>mass</w:t>
      </w:r>
      <w:r w:rsidRPr="007B38E4">
        <w:t xml:space="preserve"> scaling exponents differ at the </w:t>
      </w:r>
      <w:r>
        <w:t>among</w:t>
      </w:r>
      <w:r w:rsidRPr="007B38E4">
        <w:t>- and within- individual level?</w:t>
      </w:r>
      <w:r>
        <w:t xml:space="preserve"> (2)</w:t>
      </w:r>
      <w:r w:rsidRPr="007B38E4">
        <w:t>, do</w:t>
      </w:r>
      <w:r>
        <w:t xml:space="preserve"> these</w:t>
      </w:r>
      <w:r w:rsidRPr="007B38E4">
        <w:t xml:space="preserve"> </w:t>
      </w:r>
      <w:r>
        <w:t>mass</w:t>
      </w:r>
      <w:r w:rsidRPr="007B38E4">
        <w:t xml:space="preserve"> scaling exponents change with temperature? </w:t>
      </w:r>
      <w:r>
        <w:t>(3)</w:t>
      </w:r>
      <w:r w:rsidRPr="007B38E4">
        <w:t xml:space="preserve">, </w:t>
      </w:r>
      <w:r>
        <w:t>do</w:t>
      </w:r>
      <w:r w:rsidRPr="007B38E4">
        <w:t xml:space="preserve"> individual</w:t>
      </w:r>
      <w:r>
        <w:t>s consistently differ</w:t>
      </w:r>
      <w:r w:rsidRPr="007B38E4">
        <w:t xml:space="preserve"> in </w:t>
      </w:r>
      <w:r>
        <w:t xml:space="preserve">their plastic responses to temperature (i.e. </w:t>
      </w:r>
      <w:r w:rsidRPr="007B38E4">
        <w:t>thermal reaction norms</w:t>
      </w:r>
      <w:r>
        <w:t xml:space="preserve">) </w:t>
      </w:r>
      <w:r w:rsidRPr="007B38E4">
        <w:t xml:space="preserve">over time? </w:t>
      </w:r>
      <w:r>
        <w:t>(4)</w:t>
      </w:r>
      <w:r w:rsidRPr="007B38E4">
        <w:t xml:space="preserve">, what are the </w:t>
      </w:r>
      <w:r>
        <w:t xml:space="preserve">cross-environment </w:t>
      </w:r>
      <w:r w:rsidRPr="007B38E4">
        <w:t>correlation</w:t>
      </w:r>
      <w:r>
        <w:t>s</w:t>
      </w:r>
      <w:r w:rsidRPr="007B38E4">
        <w:t xml:space="preserve"> of metabolic rate between </w:t>
      </w:r>
      <w:r>
        <w:t xml:space="preserve">different temperatures? </w:t>
      </w:r>
    </w:p>
    <w:p w14:paraId="4614FA75" w14:textId="77777777" w:rsidR="00B57222" w:rsidRDefault="00B57222" w:rsidP="00B57222">
      <w:pPr>
        <w:spacing w:line="360" w:lineRule="auto"/>
      </w:pPr>
    </w:p>
    <w:p w14:paraId="2DD92F79" w14:textId="77777777" w:rsidR="00B57222" w:rsidRDefault="00B57222" w:rsidP="00B57222">
      <w:pPr>
        <w:spacing w:line="360" w:lineRule="auto"/>
      </w:pPr>
    </w:p>
    <w:p w14:paraId="7FFF0E0B" w14:textId="77777777" w:rsidR="00B57222" w:rsidRDefault="00B57222" w:rsidP="00B57222">
      <w:pPr>
        <w:spacing w:line="360" w:lineRule="auto"/>
      </w:pPr>
    </w:p>
    <w:p w14:paraId="76CABB12" w14:textId="77777777" w:rsidR="00B57222" w:rsidRPr="007B38E4" w:rsidRDefault="00B57222" w:rsidP="00B57222">
      <w:pPr>
        <w:spacing w:line="360" w:lineRule="auto"/>
      </w:pPr>
      <w:commentRangeStart w:id="26"/>
      <w:r>
        <w:rPr>
          <w:lang w:val="en-AU"/>
        </w:rPr>
        <w:t xml:space="preserve">While </w:t>
      </w:r>
      <w:r>
        <w:t xml:space="preserve">plasticity is pervasive in nature, the evolutionary processes that shape </w:t>
      </w:r>
      <w:r>
        <w:rPr>
          <w:lang w:val="en-AU"/>
        </w:rPr>
        <w:t>reaction norms are not well understood.</w:t>
      </w:r>
      <w:commentRangeEnd w:id="26"/>
      <w:r>
        <w:rPr>
          <w:rStyle w:val="CommentReference"/>
          <w:rFonts w:eastAsiaTheme="minorEastAsia" w:cstheme="minorBidi"/>
          <w:lang w:val="en-AU"/>
        </w:rPr>
        <w:commentReference w:id="26"/>
      </w:r>
    </w:p>
    <w:p w14:paraId="747371E7" w14:textId="5E59E9E6" w:rsidR="00D24BC6" w:rsidRDefault="00D24BC6" w:rsidP="00510BAE">
      <w:pPr>
        <w:pStyle w:val="Heading1"/>
        <w:spacing w:line="360" w:lineRule="auto"/>
        <w:rPr>
          <w:lang w:val="en-AU"/>
        </w:rPr>
      </w:pPr>
      <w:r>
        <w:rPr>
          <w:lang w:val="en-AU"/>
        </w:rPr>
        <w:t>Methods</w:t>
      </w:r>
    </w:p>
    <w:p w14:paraId="3A6EF5AF" w14:textId="23C97027" w:rsidR="00D24BC6" w:rsidRDefault="00D24BC6" w:rsidP="00510BAE">
      <w:pPr>
        <w:pStyle w:val="Heading2"/>
        <w:spacing w:line="360" w:lineRule="auto"/>
        <w:rPr>
          <w:lang w:val="en-AU"/>
        </w:rPr>
      </w:pPr>
      <w:r>
        <w:rPr>
          <w:lang w:val="en-AU"/>
        </w:rPr>
        <w:t>Lizard collection and husbandry</w:t>
      </w:r>
    </w:p>
    <w:p w14:paraId="05849D91" w14:textId="75EC7E48" w:rsidR="00B37A5A" w:rsidRPr="00B178E1" w:rsidRDefault="00FE1A78" w:rsidP="00510BAE">
      <w:pPr>
        <w:pStyle w:val="Thesisbodytext"/>
        <w:spacing w:line="360" w:lineRule="auto"/>
      </w:pPr>
      <w:ins w:id="27" w:author="Daniel Noble" w:date="2018-11-08T11:53:00Z">
        <w:r>
          <w:t>Forty</w:t>
        </w:r>
      </w:ins>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proofErr w:type="gramStart"/>
      <w:r w:rsidR="00B37A5A">
        <w:t>temperature control</w:t>
      </w:r>
      <w:ins w:id="28" w:author="Daniel Noble" w:date="2018-11-08T11:53:00Z">
        <w:r>
          <w:t>led</w:t>
        </w:r>
      </w:ins>
      <w:proofErr w:type="gramEnd"/>
      <w:r w:rsidR="00B37A5A">
        <w:t xml:space="preserve"> room </w:t>
      </w:r>
      <w:r>
        <w:t>and was provided with a thermal gradient</w:t>
      </w:r>
      <w:r w:rsidR="00B37A5A">
        <w:t xml:space="preserve">. Each lizard </w:t>
      </w:r>
      <w:ins w:id="29" w:author="Daniel Noble" w:date="2018-11-08T11:53:00Z">
        <w:r>
          <w:t xml:space="preserve">was </w:t>
        </w:r>
      </w:ins>
      <w:r w:rsidR="00B37A5A">
        <w:t xml:space="preserve">kept individually in </w:t>
      </w:r>
      <w:ins w:id="30" w:author="Daniel Noble" w:date="2018-11-08T11:54:00Z">
        <w:r>
          <w:t xml:space="preserve">an </w:t>
        </w:r>
      </w:ins>
      <w:r w:rsidR="00B37A5A">
        <w:t xml:space="preserve">opaque plastic enclosure measuring 35cm </w:t>
      </w:r>
      <m:oMath>
        <m:r>
          <w:rPr>
            <w:rFonts w:ascii="Cambria Math" w:hAnsi="Cambria Math"/>
          </w:rPr>
          <m:t>×</m:t>
        </m:r>
      </m:oMath>
      <w:r w:rsidR="00B37A5A">
        <w:t xml:space="preserve"> 25cm </w:t>
      </w:r>
      <m:oMath>
        <m:r>
          <w:rPr>
            <w:rFonts w:ascii="Cambria Math" w:hAnsi="Cambria Math"/>
          </w:rPr>
          <m:t xml:space="preserve">× </m:t>
        </m:r>
      </m:oMath>
      <w:r w:rsidR="00B37A5A">
        <w:t xml:space="preserve">15cm (L </w:t>
      </w:r>
      <m:oMath>
        <m:r>
          <w:rPr>
            <w:rFonts w:ascii="Cambria Math" w:hAnsi="Cambria Math"/>
          </w:rPr>
          <m:t>×</m:t>
        </m:r>
      </m:oMath>
      <w:r w:rsidR="00B37A5A">
        <w:t xml:space="preserve"> W </w:t>
      </w:r>
      <m:oMath>
        <m:r>
          <w:rPr>
            <w:rFonts w:ascii="Cambria Math" w:hAnsi="Cambria Math"/>
          </w:rPr>
          <m:t>×</m:t>
        </m:r>
      </m:oMath>
      <w:r w:rsidR="00B37A5A">
        <w:t xml:space="preserve"> H). Each enclosure was lined with newspaper and lizards were given access to a water bowl and tree bark as a refuge. </w:t>
      </w:r>
      <w:r w:rsidR="00B37A5A" w:rsidRPr="00F544D9">
        <w:t xml:space="preserve">Enclosures were placed under UV light (11L:13D). Lizards were fed three </w:t>
      </w:r>
      <w:ins w:id="31" w:author="Daniel Noble" w:date="2018-11-08T11:54:00Z">
        <w:r>
          <w:t>to</w:t>
        </w:r>
        <w:r w:rsidRPr="00F544D9">
          <w:t xml:space="preserve"> </w:t>
        </w:r>
      </w:ins>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license was approved by the New South Wales National Parks and </w:t>
      </w:r>
      <w:proofErr w:type="spellStart"/>
      <w:r w:rsidR="00B37A5A">
        <w:t>Wildelife</w:t>
      </w:r>
      <w:proofErr w:type="spellEnd"/>
      <w:r w:rsidR="00B37A5A">
        <w:t xml:space="preserve"> Service (SL101549). All procedures were approved by the Macquarie University Ethics committee (ARA 2015/015) and University of New South Wales Animal Care and Ethics committee (ACEC 15/51A).</w:t>
      </w:r>
    </w:p>
    <w:p w14:paraId="721D7E49" w14:textId="04CF35FB" w:rsidR="00D24BC6" w:rsidRDefault="00D24BC6" w:rsidP="00510BAE">
      <w:pPr>
        <w:pStyle w:val="Heading2"/>
        <w:spacing w:line="360" w:lineRule="auto"/>
        <w:rPr>
          <w:lang w:val="en-AU"/>
        </w:rPr>
      </w:pPr>
      <w:r>
        <w:rPr>
          <w:lang w:val="en-AU"/>
        </w:rPr>
        <w:t>Quantifying metabolic reaction norms</w:t>
      </w:r>
    </w:p>
    <w:p w14:paraId="194ECE19" w14:textId="36D4C3E8" w:rsidR="00B37A5A" w:rsidRDefault="00B37A5A" w:rsidP="00510BAE">
      <w:pPr>
        <w:pStyle w:val="Thesisnormal"/>
        <w:spacing w:line="360" w:lineRule="auto"/>
      </w:pPr>
      <w:r>
        <w:t xml:space="preserve">Metabolism assays were conducted between 26 December 2016 - 19 March 2017. We measured </w:t>
      </w:r>
      <w:ins w:id="32" w:author="Daniel Noble" w:date="2018-11-08T11:54:00Z">
        <w:r w:rsidR="00FE1A78">
          <w:t xml:space="preserve">metabolic rate as </w:t>
        </w:r>
      </w:ins>
      <w:r>
        <w:t>CO</w:t>
      </w:r>
      <w:r w:rsidRPr="00B0469A">
        <w:rPr>
          <w:vertAlign w:val="subscript"/>
        </w:rPr>
        <w:t>2</w:t>
      </w:r>
      <w:r>
        <w:rPr>
          <w:vertAlign w:val="subscript"/>
        </w:rPr>
        <w:t xml:space="preserve"> </w:t>
      </w:r>
      <w:r>
        <w:t xml:space="preserve">production </w:t>
      </w:r>
      <w:ins w:id="33" w:author="Daniel Noble" w:date="2018-11-08T11:55:00Z">
        <w:r w:rsidR="00FE1A78">
          <w:t xml:space="preserve">per unit time </w:t>
        </w:r>
      </w:ins>
      <w:r>
        <w:t>(V</w:t>
      </w:r>
      <w:r w:rsidRPr="00B0469A">
        <w:rPr>
          <w:vertAlign w:val="subscript"/>
        </w:rPr>
        <w:t>CO2</w:t>
      </w:r>
      <w:r>
        <w:t xml:space="preserve"> ml min</w:t>
      </w:r>
      <w:r w:rsidRPr="00B0469A">
        <w:rPr>
          <w:vertAlign w:val="superscript"/>
        </w:rPr>
        <w:t>-1</w:t>
      </w:r>
      <w:r>
        <w:t>)</w:t>
      </w:r>
      <w:ins w:id="34" w:author="Daniel Noble" w:date="2018-11-08T11:55:00Z">
        <w:r w:rsidR="00FE1A78">
          <w:t xml:space="preserve"> given that CO</w:t>
        </w:r>
        <w:r w:rsidR="00FE1A78">
          <w:rPr>
            <w:vertAlign w:val="subscript"/>
          </w:rPr>
          <w:t>2</w:t>
        </w:r>
        <w:r w:rsidR="00FE1A78">
          <w:t xml:space="preserve"> is </w:t>
        </w:r>
        <w:r w:rsidR="00FE1A78">
          <w:lastRenderedPageBreak/>
          <w:t>often more accurate for small animals (RFE)</w:t>
        </w:r>
      </w:ins>
      <w:ins w:id="35" w:author="Daniel Noble" w:date="2018-11-08T11:56:00Z">
        <w:r w:rsidR="00FE1A78">
          <w:t>. Animals were measured at a random</w:t>
        </w:r>
      </w:ins>
      <w:r>
        <w:t xml:space="preserve"> temperature in an inactive, post-absorptive</w:t>
      </w:r>
      <w:ins w:id="36" w:author="Daniel Noble" w:date="2018-11-08T11:56:00Z">
        <w:r w:rsidR="00FE1A78">
          <w:t xml:space="preserve"> state </w:t>
        </w:r>
      </w:ins>
      <w:r>
        <w:t>(</w:t>
      </w:r>
      <w:commentRangeStart w:id="37"/>
      <w:r w:rsidRPr="00D43DE0">
        <w:rPr>
          <w:highlight w:val="yellow"/>
        </w:rPr>
        <w:t>REF</w:t>
      </w:r>
      <w:commentRangeEnd w:id="37"/>
      <w:r w:rsidRPr="00D43DE0">
        <w:rPr>
          <w:rStyle w:val="CommentReference"/>
          <w:highlight w:val="yellow"/>
        </w:rPr>
        <w:commentReference w:id="37"/>
      </w:r>
      <w:r>
        <w:t xml:space="preserve">). </w:t>
      </w:r>
      <w:ins w:id="38" w:author="Daniel Noble" w:date="2018-11-08T11:56:00Z">
        <w:r w:rsidR="00FE1A78">
          <w:t xml:space="preserve">Overall, </w:t>
        </w:r>
      </w:ins>
      <w:r w:rsidR="00FE1A78">
        <w:t xml:space="preserve">measurements </w:t>
      </w:r>
      <w:r>
        <w:t xml:space="preserve">were taken </w:t>
      </w:r>
      <w:r w:rsidR="00FE1A78">
        <w:t xml:space="preserve">at temperatures </w:t>
      </w:r>
      <w:r>
        <w:t>between 22ºC and 32º</w:t>
      </w:r>
      <w:proofErr w:type="spellStart"/>
      <w:r>
        <w:t>C at</w:t>
      </w:r>
      <w:proofErr w:type="spellEnd"/>
      <w:r>
        <w:t xml:space="preserve"> 2ºC increments over </w:t>
      </w:r>
      <w:r w:rsidR="00FE1A78">
        <w:t xml:space="preserve">a </w:t>
      </w:r>
      <w:proofErr w:type="gramStart"/>
      <w:r>
        <w:t>three day</w:t>
      </w:r>
      <w:proofErr w:type="gramEnd"/>
      <w:r w:rsidR="00FE1A78">
        <w:t xml:space="preserve"> period</w:t>
      </w:r>
      <w:r>
        <w:t xml:space="preserve"> (measurement</w:t>
      </w:r>
      <w:ins w:id="39" w:author="Daniel Noble" w:date="2018-11-08T11:57:00Z">
        <w:r w:rsidR="00FE1A78">
          <w:t>s</w:t>
        </w:r>
      </w:ins>
      <w:r>
        <w:t xml:space="preserve"> at two temperatures per day) and were repeated every 10 days (10 sampling sessions in total). Due to logistical constraints, lizards were randomly assigned to one of two </w:t>
      </w:r>
      <w:r w:rsidR="00FE1A78">
        <w:t xml:space="preserve">blocks </w:t>
      </w:r>
      <w:r>
        <w:t>for metabolism measurements (</w:t>
      </w:r>
      <w:r w:rsidR="00FE1A78">
        <w:t xml:space="preserve">block </w:t>
      </w:r>
      <w:r>
        <w:t xml:space="preserve">1: n = 23, </w:t>
      </w:r>
      <w:r w:rsidR="00FE1A78">
        <w:t xml:space="preserve">block </w:t>
      </w:r>
      <w:r>
        <w:t>2: n = 22). We used two incubators (</w:t>
      </w:r>
      <w:proofErr w:type="spellStart"/>
      <w:r>
        <w:t>LabWit</w:t>
      </w:r>
      <w:proofErr w:type="spellEnd"/>
      <w:r>
        <w:t>, ZXSD-R1090) to precisely control the ambient temperature at which measurements were taken (+/- 1ºC)</w:t>
      </w:r>
      <w:ins w:id="40" w:author="fonti.kar@gmail.com" w:date="2018-11-09T17:54:00Z">
        <w:r w:rsidR="00035FEB">
          <w:t xml:space="preserve">. </w:t>
        </w:r>
      </w:ins>
      <w:ins w:id="41" w:author="fonti.kar@gmail.com" w:date="2018-11-09T17:55:00Z">
        <w:r w:rsidR="00035FEB">
          <w:t xml:space="preserve">In order to account for the </w:t>
        </w:r>
      </w:ins>
      <w:ins w:id="42" w:author="fonti.kar@gmail.com" w:date="2018-11-09T17:58:00Z">
        <w:r w:rsidR="00912471">
          <w:t xml:space="preserve">carry over </w:t>
        </w:r>
      </w:ins>
      <w:ins w:id="43" w:author="fonti.kar@gmail.com" w:date="2018-11-09T17:55:00Z">
        <w:r w:rsidR="00035FEB">
          <w:t>effects of e</w:t>
        </w:r>
      </w:ins>
      <w:ins w:id="44" w:author="fonti.kar@gmail.com" w:date="2018-11-09T17:54:00Z">
        <w:r w:rsidR="00035FEB">
          <w:t>xtreme temperatures</w:t>
        </w:r>
      </w:ins>
      <w:ins w:id="45" w:author="fonti.kar@gmail.com" w:date="2018-11-09T17:55:00Z">
        <w:r w:rsidR="00035FEB">
          <w:t xml:space="preserve"> experienced by an individual</w:t>
        </w:r>
      </w:ins>
      <w:ins w:id="46" w:author="fonti.kar@gmail.com" w:date="2018-11-09T17:54:00Z">
        <w:r w:rsidR="00035FEB">
          <w:t xml:space="preserve"> </w:t>
        </w:r>
      </w:ins>
      <w:ins w:id="47" w:author="fonti.kar@gmail.com" w:date="2018-11-09T17:55:00Z">
        <w:r w:rsidR="00035FEB">
          <w:t>on subsequent</w:t>
        </w:r>
      </w:ins>
      <w:ins w:id="48" w:author="fonti.kar@gmail.com" w:date="2018-11-09T17:58:00Z">
        <w:r w:rsidR="00912471">
          <w:t xml:space="preserve"> metabolic</w:t>
        </w:r>
      </w:ins>
      <w:ins w:id="49" w:author="fonti.kar@gmail.com" w:date="2018-11-09T17:55:00Z">
        <w:r w:rsidR="00035FEB">
          <w:t xml:space="preserve"> measurements at other temperature</w:t>
        </w:r>
      </w:ins>
      <w:ins w:id="50" w:author="fonti.kar@gmail.com" w:date="2018-11-09T17:56:00Z">
        <w:r w:rsidR="00035FEB">
          <w:t xml:space="preserve">, </w:t>
        </w:r>
      </w:ins>
      <w:del w:id="51" w:author="fonti.kar@gmail.com" w:date="2018-11-09T17:55:00Z">
        <w:r w:rsidR="00FE1A78" w:rsidDel="00035FEB">
          <w:delText xml:space="preserve"> and</w:delText>
        </w:r>
      </w:del>
      <w:r w:rsidR="00FE1A78">
        <w:t xml:space="preserve"> the</w:t>
      </w:r>
      <w:r>
        <w:t xml:space="preserve"> temperature order was randomly allocated to the incubators across the three days, within each sampling session.</w:t>
      </w:r>
    </w:p>
    <w:p w14:paraId="7F4543FC" w14:textId="2EBFEAE5" w:rsidR="00B37A5A" w:rsidRDefault="00B37A5A" w:rsidP="00510BAE">
      <w:pPr>
        <w:pStyle w:val="Thesisnormal"/>
        <w:spacing w:line="360" w:lineRule="auto"/>
        <w:ind w:firstLine="720"/>
      </w:pPr>
      <w:r>
        <w:t>Lizards were fasted for at least 24 hours prior to metabolic measurements, during which they had access to water in their enclosure between each sampling day. Within each sampling session, lizards were randomly assigned to opaque cylindrical metabolism chambers (volume = 146ml). On the day of measurements, body temperature of each individual was taken using an infrared laser gun) inside their enclosure</w:t>
      </w:r>
      <w:r w:rsidR="00B025F1">
        <w:t xml:space="preserve"> (Stanley stht0-77365</w:t>
      </w:r>
      <w:r>
        <w:t>. Lizards were then gently encouraged into their assigned chambers and then weighed using a digital scale to the nearest 0.01g (</w:t>
      </w:r>
      <w:r w:rsidRPr="00D03CEB">
        <w:t>Ohaus SP-202</w:t>
      </w:r>
      <w:r>
        <w:t xml:space="preserve">). </w:t>
      </w:r>
      <w:proofErr w:type="gramStart"/>
      <w:r>
        <w:t>After which,</w:t>
      </w:r>
      <w:proofErr w:type="gramEnd"/>
      <w:r>
        <w:t xml:space="preserve"> opened chambers were maintained in a dark environment inside the incubators for 30 minutes </w:t>
      </w:r>
      <w:r w:rsidR="00B025F1">
        <w:t xml:space="preserve">for animals </w:t>
      </w:r>
      <w:r>
        <w:t>to settle down. After 30 minutes, each chamber was flushed with fresh air and then sealed. 3</w:t>
      </w:r>
      <w:r w:rsidR="00085F9D">
        <w:t xml:space="preserve"> mL </w:t>
      </w:r>
      <w:r>
        <w:t xml:space="preserve">of air was then immediately removed </w:t>
      </w:r>
      <w:r w:rsidR="00085F9D">
        <w:t xml:space="preserve">from </w:t>
      </w:r>
      <w:ins w:id="52" w:author="Daniel Noble" w:date="2018-11-08T12:00:00Z">
        <w:r w:rsidR="00085F9D">
          <w:t xml:space="preserve">each </w:t>
        </w:r>
      </w:ins>
      <w:r>
        <w:t xml:space="preserve">chamber via </w:t>
      </w:r>
      <w:ins w:id="53" w:author="Daniel Noble" w:date="2018-11-08T12:00:00Z">
        <w:r w:rsidR="00085F9D">
          <w:t xml:space="preserve">a </w:t>
        </w:r>
      </w:ins>
      <w:r>
        <w:t>two-way valve to account for any residual CO</w:t>
      </w:r>
      <w:r w:rsidRPr="008B0D75">
        <w:rPr>
          <w:vertAlign w:val="subscript"/>
        </w:rPr>
        <w:t>2</w:t>
      </w:r>
      <w:r>
        <w:t xml:space="preserve"> that was not flushed out from the chambers. The chamber was then left in the incubator for an additional 90 minutes at the set temperature</w:t>
      </w:r>
      <w:ins w:id="54" w:author="Daniel Noble" w:date="2018-11-08T12:00:00Z">
        <w:r w:rsidR="00085F9D">
          <w:t xml:space="preserve"> to measure </w:t>
        </w:r>
      </w:ins>
      <w:ins w:id="55" w:author="Daniel Noble" w:date="2018-11-08T12:01:00Z">
        <w:r w:rsidR="00085F9D">
          <w:t>CO</w:t>
        </w:r>
        <w:r w:rsidR="00085F9D">
          <w:rPr>
            <w:vertAlign w:val="subscript"/>
          </w:rPr>
          <w:t>2</w:t>
        </w:r>
        <w:r w:rsidR="00085F9D">
          <w:t xml:space="preserve"> production</w:t>
        </w:r>
      </w:ins>
      <w:r>
        <w:t xml:space="preserve">. </w:t>
      </w:r>
      <w:ins w:id="56" w:author="Daniel Noble" w:date="2018-11-08T12:01:00Z">
        <w:r w:rsidR="00085F9D">
          <w:t>At the end of the 90 min</w:t>
        </w:r>
      </w:ins>
      <w:r>
        <w:t xml:space="preserve">, two air samples </w:t>
      </w:r>
      <w:ins w:id="57" w:author="Daniel Noble" w:date="2018-11-08T12:01:00Z">
        <w:r w:rsidR="00085F9D">
          <w:t xml:space="preserve">were </w:t>
        </w:r>
      </w:ins>
      <w:r>
        <w:t xml:space="preserve">taken from </w:t>
      </w:r>
      <w:ins w:id="58" w:author="Daniel Noble" w:date="2018-11-08T12:01:00Z">
        <w:r w:rsidR="00085F9D">
          <w:t xml:space="preserve">each </w:t>
        </w:r>
      </w:ins>
      <w:r>
        <w:t xml:space="preserve">chamber and chambers </w:t>
      </w:r>
      <w:r w:rsidR="00B025F1">
        <w:t>were reopen</w:t>
      </w:r>
      <w:ins w:id="59" w:author="fonti.kar@gmail.com" w:date="2018-11-09T17:57:00Z">
        <w:r w:rsidR="00B76807">
          <w:t>ed</w:t>
        </w:r>
      </w:ins>
      <w:r>
        <w:t xml:space="preserve"> </w:t>
      </w:r>
      <w:ins w:id="60" w:author="fonti.kar@gmail.com" w:date="2018-11-08T16:28:00Z">
        <w:r w:rsidR="00B025F1">
          <w:t xml:space="preserve">and </w:t>
        </w:r>
      </w:ins>
      <w:r>
        <w:t xml:space="preserve">placed back into the incubator again for the next measurement temperature following the same procedure. </w:t>
      </w:r>
    </w:p>
    <w:p w14:paraId="1F4E0F83" w14:textId="3B1878B0" w:rsidR="00B37A5A" w:rsidRDefault="00B37A5A" w:rsidP="00510BAE">
      <w:pPr>
        <w:pStyle w:val="Thesisnormal"/>
        <w:spacing w:line="360" w:lineRule="auto"/>
        <w:ind w:firstLine="720"/>
      </w:pPr>
      <w:r>
        <w:t xml:space="preserve">After air sampling, each </w:t>
      </w:r>
      <w:r w:rsidR="00085F9D">
        <w:t xml:space="preserve">3 mL air </w:t>
      </w:r>
      <w:r>
        <w:t xml:space="preserve">sample </w:t>
      </w:r>
      <w:r w:rsidR="00085F9D">
        <w:t xml:space="preserve">was </w:t>
      </w:r>
      <w:r>
        <w:t>injected into the inlet line of an open-flow respirometer system (Field Metabolic System Sables System, Las Vegas NV, USA) to measure V</w:t>
      </w:r>
      <w:r w:rsidRPr="00DE2555">
        <w:rPr>
          <w:vertAlign w:val="subscript"/>
        </w:rPr>
        <w:t>CO2</w:t>
      </w:r>
      <w:r>
        <w:rPr>
          <w:i/>
        </w:rPr>
        <w:t>.</w:t>
      </w:r>
      <w:r>
        <w:t xml:space="preserve"> The percentage of CO2 </w:t>
      </w:r>
      <w:r w:rsidR="00085F9D">
        <w:t xml:space="preserve">in </w:t>
      </w:r>
      <w:r>
        <w:t xml:space="preserve">our samples was </w:t>
      </w:r>
      <w:r w:rsidR="00085F9D">
        <w:t>measured using a</w:t>
      </w:r>
      <w:r>
        <w:t xml:space="preserve"> flow rate set to 200 ml min</w:t>
      </w:r>
      <w:r w:rsidRPr="003B34DC">
        <w:rPr>
          <w:vertAlign w:val="superscript"/>
        </w:rPr>
        <w:t>-1</w:t>
      </w:r>
      <w:r>
        <w:t xml:space="preserve">. Water vapour was scrubbed from the inlet air with </w:t>
      </w:r>
      <w:proofErr w:type="spellStart"/>
      <w:r>
        <w:t>Drierite</w:t>
      </w:r>
      <w:proofErr w:type="spellEnd"/>
      <w:r>
        <w:t xml:space="preserve"> (Brand) prior to the measurement of CO</w:t>
      </w:r>
      <w:r w:rsidRPr="006E60EA">
        <w:rPr>
          <w:vertAlign w:val="subscript"/>
        </w:rPr>
        <w:t>2</w:t>
      </w:r>
      <w:r>
        <w:t xml:space="preserve">. The area of output peaks </w:t>
      </w:r>
      <w:r w:rsidR="00D43DE0">
        <w:t>was</w:t>
      </w:r>
      <w:r>
        <w:t xml:space="preserve"> integrated using </w:t>
      </w:r>
      <w:proofErr w:type="spellStart"/>
      <w:r>
        <w:t>LabAnalyst</w:t>
      </w:r>
      <w:proofErr w:type="spellEnd"/>
      <w:r>
        <w:t xml:space="preserve"> to calculate </w:t>
      </w:r>
      <w:r w:rsidR="00085F9D">
        <w:t xml:space="preserve">the </w:t>
      </w:r>
      <w:r>
        <w:t>percentage of CO</w:t>
      </w:r>
      <w:r w:rsidRPr="006E60EA">
        <w:rPr>
          <w:vertAlign w:val="subscript"/>
        </w:rPr>
        <w:t>2</w:t>
      </w:r>
      <w:r w:rsidR="00B025F1">
        <w:rPr>
          <w:vertAlign w:val="subscript"/>
        </w:rPr>
        <w:t xml:space="preserve"> </w:t>
      </w:r>
      <w:r w:rsidR="00B025F1" w:rsidRPr="00D43DE0">
        <w:t>(</w:t>
      </w:r>
      <w:r w:rsidR="00B025F1" w:rsidRPr="00D43DE0">
        <w:rPr>
          <w:highlight w:val="yellow"/>
        </w:rPr>
        <w:t>REF FOR LAB ANALYST</w:t>
      </w:r>
      <w:r w:rsidR="00B025F1" w:rsidRPr="00D43DE0">
        <w:t>)</w:t>
      </w:r>
      <w:r w:rsidRPr="00D43DE0">
        <w:t>.</w:t>
      </w:r>
      <w:r>
        <w:t xml:space="preserve"> The total volume (ml) of CO</w:t>
      </w:r>
      <w:r w:rsidRPr="006E60EA">
        <w:rPr>
          <w:vertAlign w:val="subscript"/>
        </w:rPr>
        <w:t>2</w:t>
      </w:r>
      <w:r>
        <w:t xml:space="preserve"> produced by an individual was calculated as: </w:t>
      </w:r>
    </w:p>
    <w:p w14:paraId="10B5DCE6" w14:textId="77777777" w:rsidR="00B37A5A" w:rsidRPr="00FC045C" w:rsidRDefault="00B37A5A" w:rsidP="00510B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2BE821E6" w14:textId="77777777" w:rsidR="00B37A5A" w:rsidRPr="00FC045C" w:rsidRDefault="007B47C1" w:rsidP="00510B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CO2</m:t>
              </m:r>
            </m:sub>
          </m:sSub>
          <m:sSup>
            <m:sSupPr>
              <m:ctrlPr>
                <w:rPr>
                  <w:rFonts w:ascii="Cambria Math" w:hAnsi="Cambria Math"/>
                  <w:vertAlign w:val="superscript"/>
                </w:rPr>
              </m:ctrlPr>
            </m:sSupPr>
            <m:e>
              <m:r>
                <m:rPr>
                  <m:sty m:val="p"/>
                </m:rPr>
                <w:rPr>
                  <w:rFonts w:ascii="Cambria Math" w:hAnsi="Cambria Math"/>
                  <w:vertAlign w:val="superscript"/>
                </w:rPr>
                <m:t xml:space="preserve">ml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%CO2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03692CD4" w14:textId="77777777" w:rsidR="00B37A5A" w:rsidRPr="00FC045C" w:rsidRDefault="00B37A5A" w:rsidP="00510BAE">
      <w:pPr>
        <w:pStyle w:val="Thesisnormal"/>
        <w:spacing w:line="360" w:lineRule="auto"/>
        <w:rPr>
          <w:rFonts w:cs="Times New Roman"/>
        </w:rPr>
      </w:pPr>
    </w:p>
    <w:p w14:paraId="74E9844C" w14:textId="1EF677BB" w:rsidR="00B37A5A" w:rsidRPr="00CD76A1" w:rsidRDefault="00B37A5A" w:rsidP="00510BAE">
      <w:pPr>
        <w:pStyle w:val="Thesisnormal"/>
        <w:spacing w:line="360" w:lineRule="auto"/>
      </w:pPr>
      <w:r>
        <w:t xml:space="preserve">where %CO2 is the percentage of CO2 in air sample, which was corrected by subtracting any ‘residual’ CO2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 xml:space="preserve">is the volume of the chamber (146ml),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510BAE">
      <w:pPr>
        <w:pStyle w:val="Heading2"/>
        <w:spacing w:line="360" w:lineRule="auto"/>
        <w:rPr>
          <w:lang w:val="en-AU"/>
        </w:rPr>
      </w:pPr>
      <w:r>
        <w:rPr>
          <w:lang w:val="en-AU"/>
        </w:rPr>
        <w:t>Statistical analysis</w:t>
      </w:r>
    </w:p>
    <w:p w14:paraId="698D0CBF" w14:textId="298DDAFF" w:rsidR="00B37A5A" w:rsidRDefault="00B37A5A" w:rsidP="00510BAE">
      <w:pPr>
        <w:pStyle w:val="Thesisnormal"/>
        <w:spacing w:line="360" w:lineRule="auto"/>
      </w:pPr>
      <w:r>
        <w:t xml:space="preserve">All statistical analyses were conducted using ‘R’ </w:t>
      </w:r>
      <w:r>
        <w:fldChar w:fldCharType="begin"/>
      </w:r>
      <w:r w:rsidR="00B675E6">
        <w:instrText xml:space="preserve"> ADDIN PAPERS2_CITATIONS &lt;citation&gt;&lt;priority&gt;0&lt;/priority&gt;&lt;uuid&gt;2EFB8CD4-E8BA-4B81-A798-461306D5F7D7&lt;/uuid&gt;&lt;publications&gt;&lt;publication&gt;&lt;subtype&gt;341&lt;/subtype&gt;&lt;place&gt;Vienna,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Pr>
          <w:rFonts w:cs="Times New Roman"/>
          <w:lang w:val="en-GB"/>
        </w:rPr>
        <w:t>{TeamRAla:2013tx}</w:t>
      </w:r>
      <w:r>
        <w:fldChar w:fldCharType="end"/>
      </w:r>
      <w:r>
        <w:t xml:space="preserve">. All temperature variables and </w:t>
      </w:r>
      <w:r w:rsidRPr="00D43DE0">
        <w:rPr>
          <w:highlight w:val="yellow"/>
        </w:rPr>
        <w:t>V</w:t>
      </w:r>
      <w:r w:rsidRPr="00D43DE0">
        <w:rPr>
          <w:highlight w:val="yellow"/>
          <w:vertAlign w:val="subscript"/>
        </w:rPr>
        <w:t>CO2</w:t>
      </w:r>
      <w:r w:rsidRPr="00D43DE0">
        <w:rPr>
          <w:highlight w:val="yellow"/>
        </w:rPr>
        <w:t xml:space="preserve"> w</w:t>
      </w:r>
      <w:ins w:id="61" w:author="Daniel Noble" w:date="2018-11-08T12:04:00Z">
        <w:r w:rsidR="0067307C" w:rsidRPr="00D43DE0">
          <w:rPr>
            <w:highlight w:val="yellow"/>
          </w:rPr>
          <w:t>ere</w:t>
        </w:r>
      </w:ins>
      <w:r w:rsidRPr="00D43DE0">
        <w:rPr>
          <w:highlight w:val="yellow"/>
        </w:rPr>
        <w:t xml:space="preserve"> log-transformed while body mass was first log-transformed</w:t>
      </w:r>
      <w:commentRangeStart w:id="62"/>
      <w:r w:rsidRPr="00D43DE0">
        <w:rPr>
          <w:highlight w:val="yellow"/>
        </w:rPr>
        <w:t xml:space="preserve"> and then z-transformed</w:t>
      </w:r>
      <w:commentRangeEnd w:id="62"/>
      <w:r w:rsidR="0067307C" w:rsidRPr="00D43DE0">
        <w:rPr>
          <w:rStyle w:val="CommentReference"/>
          <w:highlight w:val="yellow"/>
        </w:rPr>
        <w:commentReference w:id="62"/>
      </w:r>
      <w:r w:rsidRPr="00D43DE0">
        <w:rPr>
          <w:highlight w:val="yellow"/>
        </w:rPr>
        <w:t xml:space="preserve"> to account for the allometric scaling relationship between metabolic rate and body mass (ref Nakagawa et al 2018).</w:t>
      </w:r>
      <w:r>
        <w:t xml:space="preserve"> </w:t>
      </w:r>
      <w:ins w:id="63" w:author="fonti.kar@gmail.com" w:date="2018-11-09T10:38:00Z">
        <w:r w:rsidR="00D43DE0">
          <w:t xml:space="preserve">For all our models we used Bayesian </w:t>
        </w:r>
      </w:ins>
      <w:ins w:id="64" w:author="fonti.kar@gmail.com" w:date="2018-11-09T10:40:00Z">
        <w:r w:rsidR="007D06CE">
          <w:t>linear</w:t>
        </w:r>
      </w:ins>
      <w:ins w:id="65" w:author="fonti.kar@gmail.com" w:date="2018-11-09T10:38:00Z">
        <w:r w:rsidR="00D43DE0">
          <w:t xml:space="preserve"> mixed models</w:t>
        </w:r>
      </w:ins>
      <w:ins w:id="66" w:author="fonti.kar@gmail.com" w:date="2018-11-09T10:40:00Z">
        <w:r w:rsidR="007D06CE">
          <w:t xml:space="preserve"> (LM</w:t>
        </w:r>
      </w:ins>
      <w:ins w:id="67" w:author="fonti.kar@gmail.com" w:date="2018-11-09T10:41:00Z">
        <w:r w:rsidR="007D06CE">
          <w:t>M</w:t>
        </w:r>
      </w:ins>
      <w:ins w:id="68" w:author="fonti.kar@gmail.com" w:date="2018-11-09T10:40:00Z">
        <w:r w:rsidR="007D06CE">
          <w:t>)</w:t>
        </w:r>
      </w:ins>
      <w:ins w:id="69" w:author="fonti.kar@gmail.com" w:date="2018-11-09T10:38:00Z">
        <w:r w:rsidR="00D43DE0">
          <w:t xml:space="preserve"> from either the </w:t>
        </w:r>
      </w:ins>
      <w:ins w:id="70" w:author="fonti.kar@gmail.com" w:date="2018-11-09T10:39:00Z">
        <w:r w:rsidR="00D43DE0">
          <w:t>‘</w:t>
        </w:r>
      </w:ins>
      <w:proofErr w:type="spellStart"/>
      <w:ins w:id="71" w:author="fonti.kar@gmail.com" w:date="2018-11-09T10:38:00Z">
        <w:r w:rsidR="00D43DE0">
          <w:t>brms</w:t>
        </w:r>
        <w:proofErr w:type="spellEnd"/>
        <w:r w:rsidR="00D43DE0">
          <w:t>’ or ‘</w:t>
        </w:r>
        <w:proofErr w:type="spellStart"/>
        <w:r w:rsidR="00D43DE0">
          <w:t>MCMCglmm</w:t>
        </w:r>
        <w:proofErr w:type="spellEnd"/>
        <w:r w:rsidR="00D43DE0">
          <w:t>' R packages (</w:t>
        </w:r>
      </w:ins>
      <w:r w:rsidR="00D43DE0" w:rsidRPr="00D43DE0">
        <w:rPr>
          <w:highlight w:val="yellow"/>
        </w:rPr>
        <w:t>REFS</w:t>
      </w:r>
      <w:ins w:id="72" w:author="fonti.kar@gmail.com" w:date="2018-11-09T10:38:00Z">
        <w:r w:rsidR="00D43DE0">
          <w:t>)</w:t>
        </w:r>
      </w:ins>
    </w:p>
    <w:p w14:paraId="08148051" w14:textId="64EA2C61" w:rsidR="00B37A5A" w:rsidRPr="00912471" w:rsidDel="00F33177" w:rsidRDefault="00B37A5A" w:rsidP="00912471">
      <w:pPr>
        <w:spacing w:line="360" w:lineRule="auto"/>
        <w:rPr>
          <w:del w:id="73" w:author="fonti.kar@gmail.com" w:date="2018-11-09T18:05:00Z"/>
          <w:rPrChange w:id="74" w:author="fonti.kar@gmail.com" w:date="2018-11-09T18:00:00Z">
            <w:rPr>
              <w:del w:id="75" w:author="fonti.kar@gmail.com" w:date="2018-11-09T18:05:00Z"/>
              <w:lang w:val="en-AU"/>
            </w:rPr>
          </w:rPrChange>
        </w:rPr>
      </w:pPr>
      <w:commentRangeStart w:id="76"/>
      <w:r>
        <w:t>Collinearity between our response (log V</w:t>
      </w:r>
      <w:r w:rsidRPr="00EF0BC9">
        <w:rPr>
          <w:vertAlign w:val="subscript"/>
        </w:rPr>
        <w:t>CO2</w:t>
      </w:r>
      <w:r>
        <w:t xml:space="preserve"> and predictor variables were checked using scatterplot matrices.</w:t>
      </w:r>
      <w:commentRangeEnd w:id="76"/>
      <w:r w:rsidR="0067307C">
        <w:rPr>
          <w:rStyle w:val="CommentReference"/>
          <w:rFonts w:eastAsiaTheme="minorEastAsia" w:cstheme="minorBidi"/>
          <w:lang w:val="en-AU"/>
        </w:rPr>
        <w:commentReference w:id="76"/>
      </w:r>
      <w:r>
        <w:t xml:space="preserve"> </w:t>
      </w:r>
      <w:commentRangeStart w:id="77"/>
      <w:r>
        <w:t>Pearson correlation coefficients of these are presented in Table SXX</w:t>
      </w:r>
      <w:commentRangeEnd w:id="77"/>
      <w:r>
        <w:rPr>
          <w:rStyle w:val="CommentReference"/>
        </w:rPr>
        <w:commentReference w:id="77"/>
      </w:r>
      <w:r>
        <w:t xml:space="preserve">. </w:t>
      </w:r>
      <w:commentRangeStart w:id="78"/>
      <w:r>
        <w:t>There were no differences in V</w:t>
      </w:r>
      <w:r w:rsidRPr="00EF0BC9">
        <w:rPr>
          <w:vertAlign w:val="subscript"/>
        </w:rPr>
        <w:t>CO2</w:t>
      </w:r>
      <w:r>
        <w:rPr>
          <w:vertAlign w:val="subscript"/>
        </w:rPr>
        <w:t xml:space="preserve"> </w:t>
      </w:r>
      <w:r>
        <w:t xml:space="preserve">between </w:t>
      </w:r>
      <w:ins w:id="79" w:author="Daniel Noble" w:date="2018-11-08T12:08:00Z">
        <w:r w:rsidR="00794C00">
          <w:t>blocks</w:t>
        </w:r>
      </w:ins>
      <w:ins w:id="80" w:author="Daniel Noble" w:date="2018-11-08T12:07:00Z">
        <w:r w:rsidR="00794C00">
          <w:t xml:space="preserve"> </w:t>
        </w:r>
      </w:ins>
      <w:r>
        <w:t xml:space="preserve">of lizards or incubators in our initial models therefore </w:t>
      </w:r>
      <w:ins w:id="81" w:author="Daniel Noble" w:date="2018-11-08T12:08:00Z">
        <w:r w:rsidR="00794C00">
          <w:t xml:space="preserve">these parameters were </w:t>
        </w:r>
      </w:ins>
      <w:r>
        <w:t>not included in our final models.</w:t>
      </w:r>
      <w:commentRangeEnd w:id="78"/>
      <w:r w:rsidR="00794C00">
        <w:rPr>
          <w:rStyle w:val="CommentReference"/>
          <w:rFonts w:eastAsiaTheme="minorEastAsia" w:cstheme="minorBidi"/>
          <w:lang w:val="en-AU"/>
        </w:rPr>
        <w:commentReference w:id="78"/>
      </w:r>
      <w:ins w:id="82" w:author="fonti.kar@gmail.com" w:date="2018-11-09T17:35:00Z">
        <w:r w:rsidR="00886D8F">
          <w:t xml:space="preserve"> </w:t>
        </w:r>
      </w:ins>
      <w:ins w:id="83" w:author="fonti.kar@gmail.com" w:date="2018-11-09T17:58:00Z">
        <w:r w:rsidR="00912471">
          <w:t xml:space="preserve">We tested whether the </w:t>
        </w:r>
        <w:r w:rsidR="00912471">
          <w:t>previous measurement temperature or body temperature measured in home enclosure</w:t>
        </w:r>
        <w:r w:rsidR="00912471" w:rsidRPr="00912471">
          <w:t xml:space="preserve"> </w:t>
        </w:r>
        <w:r w:rsidR="00912471" w:rsidRPr="002D5FDA">
          <w:t>can potentially influence VCO2 at subsequent temperatures due to acclimation</w:t>
        </w:r>
      </w:ins>
      <w:ins w:id="84" w:author="fonti.kar@gmail.com" w:date="2018-11-09T17:59:00Z">
        <w:r w:rsidR="00912471">
          <w:t xml:space="preserve">. We found that a </w:t>
        </w:r>
        <w:r w:rsidR="00912471" w:rsidRPr="00912471">
          <w:t xml:space="preserve">model </w:t>
        </w:r>
        <w:r w:rsidR="00912471" w:rsidRPr="00912471">
          <w:rPr>
            <w:rPrChange w:id="85" w:author="fonti.kar@gmail.com" w:date="2018-11-09T18:01:00Z">
              <w:rPr>
                <w:highlight w:val="yellow"/>
              </w:rPr>
            </w:rPrChange>
          </w:rPr>
          <w:t>containing ‘previous temperature</w:t>
        </w:r>
      </w:ins>
      <w:ins w:id="86" w:author="fonti.kar@gmail.com" w:date="2018-11-09T18:00:00Z">
        <w:r w:rsidR="00912471" w:rsidRPr="00912471">
          <w:rPr>
            <w:rPrChange w:id="87" w:author="fonti.kar@gmail.com" w:date="2018-11-09T18:01:00Z">
              <w:rPr>
                <w:highlight w:val="yellow"/>
              </w:rPr>
            </w:rPrChange>
          </w:rPr>
          <w:t xml:space="preserve"> experience</w:t>
        </w:r>
      </w:ins>
      <w:ins w:id="88" w:author="fonti.kar@gmail.com" w:date="2018-11-09T17:59:00Z">
        <w:r w:rsidR="00912471" w:rsidRPr="00912471">
          <w:rPr>
            <w:rPrChange w:id="89" w:author="fonti.kar@gmail.com" w:date="2018-11-09T18:01:00Z">
              <w:rPr>
                <w:highlight w:val="yellow"/>
              </w:rPr>
            </w:rPrChange>
          </w:rPr>
          <w:t>’ as a covariate</w:t>
        </w:r>
        <w:r w:rsidR="00912471" w:rsidRPr="00912471">
          <w:rPr>
            <w:rPrChange w:id="90" w:author="fonti.kar@gmail.com" w:date="2018-11-09T18:01:00Z">
              <w:rPr>
                <w:highlight w:val="yellow"/>
              </w:rPr>
            </w:rPrChange>
          </w:rPr>
          <w:t xml:space="preserve"> was better supported compared to a model </w:t>
        </w:r>
      </w:ins>
      <w:ins w:id="91" w:author="fonti.kar@gmail.com" w:date="2018-11-09T18:00:00Z">
        <w:r w:rsidR="00912471" w:rsidRPr="00912471">
          <w:rPr>
            <w:rPrChange w:id="92" w:author="fonti.kar@gmail.com" w:date="2018-11-09T18:01:00Z">
              <w:rPr>
                <w:highlight w:val="yellow"/>
              </w:rPr>
            </w:rPrChange>
          </w:rPr>
          <w:t xml:space="preserve">with it excluded, we therefore </w:t>
        </w:r>
        <w:r w:rsidR="00912471" w:rsidRPr="00912471">
          <w:t>included ‘</w:t>
        </w:r>
      </w:ins>
      <w:ins w:id="93" w:author="fonti.kar@gmail.com" w:date="2018-11-09T18:05:00Z">
        <w:r w:rsidR="00F33177" w:rsidRPr="00AC556D">
          <w:t xml:space="preserve">previous temperature experience’ </w:t>
        </w:r>
      </w:ins>
      <w:ins w:id="94" w:author="fonti.kar@gmail.com" w:date="2018-11-09T18:00:00Z">
        <w:r w:rsidR="00912471" w:rsidRPr="00912471">
          <w:t>in all subsequent analyses.</w:t>
        </w:r>
        <w:r w:rsidR="00912471" w:rsidRPr="00912471">
          <w:rPr>
            <w:rPrChange w:id="95" w:author="fonti.kar@gmail.com" w:date="2018-11-09T18:01:00Z">
              <w:rPr>
                <w:highlight w:val="yellow"/>
              </w:rPr>
            </w:rPrChange>
          </w:rPr>
          <w:t>(See ESM for model details)</w:t>
        </w:r>
      </w:ins>
      <w:ins w:id="96" w:author="fonti.kar@gmail.com" w:date="2018-11-09T18:01:00Z">
        <w:r w:rsidR="00912471">
          <w:t xml:space="preserve">. </w:t>
        </w:r>
      </w:ins>
    </w:p>
    <w:p w14:paraId="1A440962" w14:textId="5B757CE8" w:rsidR="00B51327" w:rsidDel="00F33177" w:rsidRDefault="00B51327" w:rsidP="00510BAE">
      <w:pPr>
        <w:pStyle w:val="Heading3"/>
        <w:spacing w:line="360" w:lineRule="auto"/>
        <w:rPr>
          <w:del w:id="97" w:author="fonti.kar@gmail.com" w:date="2018-11-09T18:05:00Z"/>
          <w:lang w:val="en-AU"/>
        </w:rPr>
      </w:pPr>
      <w:del w:id="98" w:author="fonti.kar@gmail.com" w:date="2018-11-09T18:05:00Z">
        <w:r w:rsidDel="00F33177">
          <w:rPr>
            <w:lang w:val="en-AU"/>
          </w:rPr>
          <w:delText>Carry-over effects of previous temperature environment</w:delText>
        </w:r>
      </w:del>
    </w:p>
    <w:p w14:paraId="7E2A8BBA" w14:textId="1F9DA2D9" w:rsidR="007935AB" w:rsidRDefault="00E13C87" w:rsidP="00B025F1">
      <w:pPr>
        <w:spacing w:line="360" w:lineRule="auto"/>
      </w:pPr>
      <w:del w:id="99" w:author="fonti.kar@gmail.com" w:date="2018-11-09T18:05:00Z">
        <w:r w:rsidDel="00F33177">
          <w:delText xml:space="preserve">The </w:delText>
        </w:r>
      </w:del>
      <w:del w:id="100" w:author="fonti.kar@gmail.com" w:date="2018-11-09T17:58:00Z">
        <w:r w:rsidDel="00912471">
          <w:delText xml:space="preserve">previous measurement temperature or body temperature measured in home enclosure </w:delText>
        </w:r>
      </w:del>
      <w:del w:id="101" w:author="fonti.kar@gmail.com" w:date="2018-11-09T18:05:00Z">
        <w:r w:rsidRPr="002D5FDA" w:rsidDel="00F33177">
          <w:delText>(hereafter referred to as ‘body temperature’)</w:delText>
        </w:r>
      </w:del>
      <w:del w:id="102" w:author="fonti.kar@gmail.com" w:date="2018-11-09T17:58:00Z">
        <w:r w:rsidRPr="002D5FDA" w:rsidDel="00912471">
          <w:delText xml:space="preserve"> can potentially influence VCO2 at subsequent temperatures due to acclimation</w:delText>
        </w:r>
      </w:del>
      <w:del w:id="103" w:author="fonti.kar@gmail.com" w:date="2018-11-09T18:05:00Z">
        <w:r w:rsidRPr="002D5FDA" w:rsidDel="00F33177">
          <w:delText xml:space="preserve">. We investigated the effect of </w:delText>
        </w:r>
        <w:r w:rsidR="008D4FD2" w:rsidRPr="002D5FDA" w:rsidDel="00F33177">
          <w:delText>previous temperature environment on a lizard’s metabolic rate by</w:delText>
        </w:r>
        <w:r w:rsidRPr="002D5FDA" w:rsidDel="00F33177">
          <w:delText xml:space="preserve"> </w:delText>
        </w:r>
        <w:r w:rsidR="008D4FD2" w:rsidRPr="002D5FDA" w:rsidDel="00F33177">
          <w:delText>treating body temperature in the enclosure as the ‘previous temperature’ for the first measurement and the first measurement temperature as the ‘previous temperature’ for the second measurement. This ‘p</w:delText>
        </w:r>
        <w:r w:rsidRPr="002D5FDA" w:rsidDel="00F33177">
          <w:delText xml:space="preserve">revious temperature’ </w:delText>
        </w:r>
        <w:r w:rsidR="008D4FD2" w:rsidRPr="002D5FDA" w:rsidDel="00F33177">
          <w:delText xml:space="preserve">covariate was log-transformed and we </w:delText>
        </w:r>
        <w:r w:rsidRPr="002D5FDA" w:rsidDel="00F33177">
          <w:delText>tested for its importanc</w:delText>
        </w:r>
        <w:r w:rsidR="008D4FD2" w:rsidRPr="002D5FDA" w:rsidDel="00F33177">
          <w:delText>e by comparing the DIC values in</w:delText>
        </w:r>
        <w:r w:rsidRPr="002D5FDA" w:rsidDel="00F33177">
          <w:delText xml:space="preserve"> a model with its inclusion and with its exclusion</w:delText>
        </w:r>
        <w:r w:rsidR="008D4FD2" w:rsidRPr="002D5FDA" w:rsidDel="00F33177">
          <w:delText xml:space="preserve"> as a fixed effect</w:delText>
        </w:r>
        <w:r w:rsidRPr="002D5FDA" w:rsidDel="00F33177">
          <w:delText>.</w:delText>
        </w:r>
        <w:r w:rsidR="008D4FD2" w:rsidRPr="002D5FDA" w:rsidDel="00F33177">
          <w:delText xml:space="preserve"> Indeed, the previous temperature experienced by a lizard did have a significant effect on metabolic rate (Table S1</w:delText>
        </w:r>
        <w:r w:rsidR="008D4FD2" w:rsidRPr="00D43DE0" w:rsidDel="00F33177">
          <w:rPr>
            <w:highlight w:val="yellow"/>
          </w:rPr>
          <w:delText>). The model containing ‘previous temperature’ as a covariate had a lower DIC value compared to the full model (Table S1, Full model: DIC = 1648; Model with previous temperature excluded: DIC = 1679.93).</w:delText>
        </w:r>
        <w:r w:rsidR="008D4FD2" w:rsidRPr="002D5FDA" w:rsidDel="00F33177">
          <w:delText xml:space="preserve"> We therefore included ‘previous temperature’ in all subsequent analyses.</w:delText>
        </w:r>
      </w:del>
    </w:p>
    <w:p w14:paraId="34510F55" w14:textId="5160946C" w:rsidR="00614CA9" w:rsidDel="009816E5" w:rsidRDefault="00391A25" w:rsidP="00614CA9">
      <w:pPr>
        <w:pStyle w:val="Heading3"/>
        <w:spacing w:line="360" w:lineRule="auto"/>
        <w:rPr>
          <w:del w:id="104" w:author="fonti.kar@gmail.com" w:date="2018-11-09T18:08:00Z"/>
          <w:lang w:val="en-AU"/>
        </w:rPr>
      </w:pPr>
      <w:del w:id="105" w:author="fonti.kar@gmail.com" w:date="2018-11-09T18:06:00Z">
        <w:r w:rsidDel="00F33177">
          <w:delText>Multilevel</w:delText>
        </w:r>
        <w:r w:rsidR="00614CA9" w:rsidDel="00F33177">
          <w:rPr>
            <w:lang w:val="en-AU"/>
          </w:rPr>
          <w:delText xml:space="preserve"> </w:delText>
        </w:r>
      </w:del>
      <w:del w:id="106" w:author="fonti.kar@gmail.com" w:date="2018-11-09T18:08:00Z">
        <w:r w:rsidDel="009816E5">
          <w:rPr>
            <w:lang w:val="en-AU"/>
          </w:rPr>
          <w:delText>mass</w:delText>
        </w:r>
        <w:r w:rsidR="00614CA9" w:rsidDel="009816E5">
          <w:rPr>
            <w:lang w:val="en-AU"/>
          </w:rPr>
          <w:delText xml:space="preserve"> scaling exponents</w:delText>
        </w:r>
        <w:r w:rsidDel="009816E5">
          <w:rPr>
            <w:lang w:val="en-AU"/>
          </w:rPr>
          <w:delText xml:space="preserve"> over a temperature gradient</w:delText>
        </w:r>
      </w:del>
    </w:p>
    <w:p w14:paraId="18598450" w14:textId="0BA5FA7C" w:rsidR="00614CA9" w:rsidRPr="00ED4B64" w:rsidDel="009816E5" w:rsidRDefault="005E7327" w:rsidP="00804C28">
      <w:pPr>
        <w:spacing w:line="360" w:lineRule="auto"/>
        <w:rPr>
          <w:del w:id="107" w:author="fonti.kar@gmail.com" w:date="2018-11-09T18:08:00Z"/>
          <w:lang w:val="en-AU"/>
        </w:rPr>
      </w:pPr>
      <w:del w:id="108" w:author="fonti.kar@gmail.com" w:date="2018-11-09T18:08:00Z">
        <w:r w:rsidRPr="00ED4B64" w:rsidDel="009816E5">
          <w:rPr>
            <w:lang w:val="en-AU"/>
          </w:rPr>
          <w:delText xml:space="preserve">We used </w:delText>
        </w:r>
        <w:r w:rsidR="00ED4B64" w:rsidRPr="00ED4B64" w:rsidDel="009816E5">
          <w:rPr>
            <w:lang w:val="en-AU"/>
          </w:rPr>
          <w:delText>a LMM</w:delText>
        </w:r>
        <w:r w:rsidRPr="00ED4B64" w:rsidDel="009816E5">
          <w:rPr>
            <w:lang w:val="en-AU"/>
          </w:rPr>
          <w:delText xml:space="preserve"> to estimate </w:delText>
        </w:r>
        <w:r w:rsidR="00ED4B64" w:rsidRPr="00ED4B64" w:rsidDel="009816E5">
          <w:rPr>
            <w:lang w:val="en-AU"/>
          </w:rPr>
          <w:delText>within</w:delText>
        </w:r>
      </w:del>
      <w:ins w:id="109" w:author="Daniel Noble" w:date="2018-11-08T12:15:00Z">
        <w:del w:id="110" w:author="fonti.kar@gmail.com" w:date="2018-11-09T18:08:00Z">
          <w:r w:rsidR="00B926BC" w:rsidDel="009816E5">
            <w:rPr>
              <w:lang w:val="en-AU"/>
            </w:rPr>
            <w:delText>-</w:delText>
          </w:r>
        </w:del>
      </w:ins>
      <w:del w:id="111" w:author="fonti.kar@gmail.com" w:date="2018-11-09T18:08:00Z">
        <w:r w:rsidR="00ED4B64" w:rsidRPr="00ED4B64" w:rsidDel="009816E5">
          <w:rPr>
            <w:lang w:val="en-AU"/>
          </w:rPr>
          <w:delText xml:space="preserve"> and </w:delText>
        </w:r>
      </w:del>
      <w:ins w:id="112" w:author="Daniel Noble" w:date="2018-11-08T12:15:00Z">
        <w:del w:id="113" w:author="fonti.kar@gmail.com" w:date="2018-11-09T18:08:00Z">
          <w:r w:rsidR="00B926BC" w:rsidDel="009816E5">
            <w:rPr>
              <w:lang w:val="en-AU"/>
            </w:rPr>
            <w:delText>among-individual</w:delText>
          </w:r>
          <w:r w:rsidR="00B926BC" w:rsidRPr="00ED4B64" w:rsidDel="009816E5">
            <w:rPr>
              <w:lang w:val="en-AU"/>
            </w:rPr>
            <w:delText xml:space="preserve"> </w:delText>
          </w:r>
        </w:del>
      </w:ins>
      <w:del w:id="114" w:author="fonti.kar@gmail.com" w:date="2018-11-09T18:08:00Z">
        <w:r w:rsidR="00ED4B64" w:rsidRPr="00ED4B64" w:rsidDel="009816E5">
          <w:rPr>
            <w:lang w:val="en-AU"/>
          </w:rPr>
          <w:delText xml:space="preserve">effects </w:delText>
        </w:r>
        <w:r w:rsidR="00ED4B64" w:rsidDel="009816E5">
          <w:rPr>
            <w:lang w:val="en-AU"/>
          </w:rPr>
          <w:delText xml:space="preserve">on mass-scaling exponents at all six measurement temperatures. </w:delText>
        </w:r>
        <w:r w:rsidR="00ED4B64" w:rsidRPr="00ED4B64" w:rsidDel="009816E5">
          <w:rPr>
            <w:lang w:val="en-AU"/>
          </w:rPr>
          <w:delText xml:space="preserve">This allowed </w:delText>
        </w:r>
        <w:r w:rsidRPr="00ED4B64" w:rsidDel="009816E5">
          <w:rPr>
            <w:lang w:val="en-AU"/>
          </w:rPr>
          <w:delText xml:space="preserve">us to </w:delText>
        </w:r>
        <w:r w:rsidR="00ED4B64" w:rsidDel="009816E5">
          <w:rPr>
            <w:lang w:val="en-AU"/>
          </w:rPr>
          <w:delText xml:space="preserve">test whether exponents </w:delText>
        </w:r>
        <w:r w:rsidR="00272C86" w:rsidDel="009816E5">
          <w:rPr>
            <w:lang w:val="en-AU"/>
          </w:rPr>
          <w:delText>were</w:delText>
        </w:r>
        <w:r w:rsidR="00ED4B64" w:rsidDel="009816E5">
          <w:rPr>
            <w:lang w:val="en-AU"/>
          </w:rPr>
          <w:delText xml:space="preserve"> temperature dependent and</w:delText>
        </w:r>
        <w:r w:rsidR="00ED4B64" w:rsidRPr="00ED4B64" w:rsidDel="009816E5">
          <w:rPr>
            <w:lang w:val="en-AU"/>
          </w:rPr>
          <w:delText xml:space="preserve"> whether </w:delText>
        </w:r>
        <w:r w:rsidR="00391A25" w:rsidDel="009816E5">
          <w:rPr>
            <w:lang w:val="en-AU"/>
          </w:rPr>
          <w:delText xml:space="preserve">scaling relationships at </w:delText>
        </w:r>
      </w:del>
      <w:ins w:id="115" w:author="Daniel Noble" w:date="2018-11-08T12:14:00Z">
        <w:del w:id="116" w:author="fonti.kar@gmail.com" w:date="2018-11-09T18:08:00Z">
          <w:r w:rsidR="004F354B" w:rsidDel="009816E5">
            <w:rPr>
              <w:lang w:val="en-AU"/>
            </w:rPr>
            <w:delText>each temperature were impacted by within individual variation</w:delText>
          </w:r>
        </w:del>
      </w:ins>
      <w:del w:id="117" w:author="fonti.kar@gmail.com" w:date="2018-11-09T18:08:00Z">
        <w:r w:rsidR="00ED4B64" w:rsidDel="009816E5">
          <w:rPr>
            <w:lang w:val="en-AU"/>
          </w:rPr>
          <w:delText xml:space="preserve">. We first calculated </w:delText>
        </w:r>
        <w:r w:rsidR="00272C86" w:rsidDel="009816E5">
          <w:rPr>
            <w:lang w:val="en-AU"/>
          </w:rPr>
          <w:delText xml:space="preserve">the </w:delText>
        </w:r>
        <w:r w:rsidR="00ED4B64" w:rsidDel="009816E5">
          <w:rPr>
            <w:lang w:val="en-AU"/>
          </w:rPr>
          <w:delText xml:space="preserve">average mass across all </w:delText>
        </w:r>
        <w:r w:rsidR="00272C86" w:rsidDel="009816E5">
          <w:rPr>
            <w:lang w:val="en-AU"/>
          </w:rPr>
          <w:delText>measurement days and sampling sessions</w:delText>
        </w:r>
        <w:r w:rsidR="00ED4B64" w:rsidDel="009816E5">
          <w:rPr>
            <w:lang w:val="en-AU"/>
          </w:rPr>
          <w:delText xml:space="preserve"> for each individual (</w:delText>
        </w:r>
        <w:r w:rsidR="00272C86" w:rsidDel="009816E5">
          <w:rPr>
            <w:lang w:val="en-AU"/>
          </w:rPr>
          <w:delText>among</w:delText>
        </w:r>
      </w:del>
      <w:ins w:id="118" w:author="Daniel Noble" w:date="2018-11-08T12:15:00Z">
        <w:del w:id="119" w:author="fonti.kar@gmail.com" w:date="2018-11-09T18:08:00Z">
          <w:r w:rsidR="00B926BC" w:rsidDel="009816E5">
            <w:rPr>
              <w:lang w:val="en-AU"/>
            </w:rPr>
            <w:delText>-</w:delText>
          </w:r>
        </w:del>
      </w:ins>
      <w:del w:id="120" w:author="fonti.kar@gmail.com" w:date="2018-11-09T18:08:00Z">
        <w:r w:rsidR="00272C86" w:rsidDel="009816E5">
          <w:rPr>
            <w:lang w:val="en-AU"/>
          </w:rPr>
          <w:delText>subject</w:delText>
        </w:r>
        <w:r w:rsidR="00ED4B64" w:rsidDel="009816E5">
          <w:rPr>
            <w:lang w:val="en-AU"/>
          </w:rPr>
          <w:delText xml:space="preserve"> effect</w:delText>
        </w:r>
        <w:r w:rsidR="00272C86" w:rsidDel="009816E5">
          <w:rPr>
            <w:lang w:val="en-AU"/>
          </w:rPr>
          <w:delText>). In order to obtain a within-subject effect, we calculated for</w:delText>
        </w:r>
        <w:r w:rsidR="00ED4B64" w:rsidDel="009816E5">
          <w:rPr>
            <w:lang w:val="en-AU"/>
          </w:rPr>
          <w:delText xml:space="preserve"> each individual</w:delText>
        </w:r>
        <w:r w:rsidR="00272C86" w:rsidDel="009816E5">
          <w:rPr>
            <w:lang w:val="en-AU"/>
          </w:rPr>
          <w:delText>,</w:delText>
        </w:r>
        <w:r w:rsidR="00ED4B64" w:rsidDel="009816E5">
          <w:rPr>
            <w:lang w:val="en-AU"/>
          </w:rPr>
          <w:delText xml:space="preserve"> </w:delText>
        </w:r>
        <w:r w:rsidR="00272C86" w:rsidDel="009816E5">
          <w:rPr>
            <w:lang w:val="en-AU"/>
          </w:rPr>
          <w:delText>for each measurement day,</w:delText>
        </w:r>
        <w:r w:rsidR="00ED4B64" w:rsidDel="009816E5">
          <w:rPr>
            <w:lang w:val="en-AU"/>
          </w:rPr>
          <w:delText xml:space="preserve"> deviations of mass from </w:delText>
        </w:r>
        <w:r w:rsidR="00272C86" w:rsidDel="009816E5">
          <w:rPr>
            <w:lang w:val="en-AU"/>
          </w:rPr>
          <w:delText>the individual</w:delText>
        </w:r>
        <w:r w:rsidR="00B926BC" w:rsidDel="009816E5">
          <w:rPr>
            <w:lang w:val="en-AU"/>
          </w:rPr>
          <w:delText xml:space="preserve">s </w:delText>
        </w:r>
        <w:r w:rsidR="00272C86" w:rsidDel="009816E5">
          <w:rPr>
            <w:lang w:val="en-AU"/>
          </w:rPr>
          <w:delText>mean</w:delText>
        </w:r>
      </w:del>
      <w:ins w:id="121" w:author="Daniel Noble" w:date="2018-11-08T12:16:00Z">
        <w:del w:id="122" w:author="fonti.kar@gmail.com" w:date="2018-11-09T18:08:00Z">
          <w:r w:rsidR="00B926BC" w:rsidDel="009816E5">
            <w:rPr>
              <w:lang w:val="en-AU"/>
            </w:rPr>
            <w:delText xml:space="preserve"> across sampling sessions</w:delText>
          </w:r>
        </w:del>
      </w:ins>
      <w:del w:id="123" w:author="fonti.kar@gmail.com" w:date="2018-11-09T18:08:00Z">
        <w:r w:rsidR="00272C86" w:rsidDel="009816E5">
          <w:rPr>
            <w:lang w:val="en-AU"/>
          </w:rPr>
          <w:delText xml:space="preserve"> (i.e. within-</w:delText>
        </w:r>
        <w:r w:rsidR="00B926BC" w:rsidDel="009816E5">
          <w:rPr>
            <w:lang w:val="en-AU"/>
          </w:rPr>
          <w:delText xml:space="preserve">individual </w:delText>
        </w:r>
        <w:r w:rsidR="00272C86" w:rsidDel="009816E5">
          <w:rPr>
            <w:lang w:val="en-AU"/>
          </w:rPr>
          <w:delText xml:space="preserve">centering, see Van de Pol 2009). We fitted </w:delText>
        </w:r>
        <w:r w:rsidR="00227125" w:rsidDel="009816E5">
          <w:rPr>
            <w:lang w:val="en-AU"/>
          </w:rPr>
          <w:delText>a</w:delText>
        </w:r>
        <w:r w:rsidR="00272C86" w:rsidDel="009816E5">
          <w:rPr>
            <w:lang w:val="en-AU"/>
          </w:rPr>
          <w:delText xml:space="preserve"> model with</w:delText>
        </w:r>
        <w:r w:rsidR="00ED4B64" w:rsidRPr="00ED4B64" w:rsidDel="009816E5">
          <w:rPr>
            <w:lang w:val="en-AU"/>
          </w:rPr>
          <w:delText xml:space="preserve"> </w:delText>
        </w:r>
        <w:r w:rsidR="00227125" w:rsidDel="009816E5">
          <w:delText>logV</w:delText>
        </w:r>
        <w:r w:rsidR="00227125" w:rsidRPr="00EF0BC9" w:rsidDel="009816E5">
          <w:rPr>
            <w:vertAlign w:val="subscript"/>
          </w:rPr>
          <w:delText>CO2</w:delText>
        </w:r>
        <w:r w:rsidR="00227125" w:rsidDel="009816E5">
          <w:rPr>
            <w:vertAlign w:val="subscript"/>
          </w:rPr>
          <w:delText xml:space="preserve"> </w:delText>
        </w:r>
        <w:r w:rsidR="00ED4B64" w:rsidRPr="00ED4B64" w:rsidDel="009816E5">
          <w:rPr>
            <w:lang w:val="en-AU"/>
          </w:rPr>
          <w:delText xml:space="preserve">as a response and </w:delText>
        </w:r>
        <w:r w:rsidR="00272C86" w:rsidDel="009816E5">
          <w:rPr>
            <w:lang w:val="en-AU"/>
          </w:rPr>
          <w:delText xml:space="preserve">included an interaction term between the among </w:delText>
        </w:r>
      </w:del>
      <w:ins w:id="124" w:author="Daniel Noble" w:date="2018-11-08T12:17:00Z">
        <w:del w:id="125" w:author="fonti.kar@gmail.com" w:date="2018-11-09T18:08:00Z">
          <w:r w:rsidR="00FC3A2E" w:rsidDel="009816E5">
            <w:rPr>
              <w:lang w:val="en-AU"/>
            </w:rPr>
            <w:delText xml:space="preserve">individual </w:delText>
          </w:r>
        </w:del>
      </w:ins>
      <w:del w:id="126" w:author="fonti.kar@gmail.com" w:date="2018-11-09T18:08:00Z">
        <w:r w:rsidR="00272C86" w:rsidDel="009816E5">
          <w:rPr>
            <w:lang w:val="en-AU"/>
          </w:rPr>
          <w:delText xml:space="preserve">mass effect with temperature and another interaction term between the within subject mass effect with temperature. </w:delText>
        </w:r>
        <w:r w:rsidR="00227125" w:rsidDel="009816E5">
          <w:rPr>
            <w:lang w:val="en-AU"/>
          </w:rPr>
          <w:delText xml:space="preserve">We subtracted the withinsubject estimates from the among subject </w:delText>
        </w:r>
        <w:r w:rsidR="00B2626B" w:rsidDel="009816E5">
          <w:rPr>
            <w:lang w:val="en-AU"/>
          </w:rPr>
          <w:delText>estimates</w:delText>
        </w:r>
        <w:r w:rsidR="00227125" w:rsidDel="009816E5">
          <w:rPr>
            <w:lang w:val="en-AU"/>
          </w:rPr>
          <w:delText xml:space="preserve"> to get the difference to test whether </w:delText>
        </w:r>
        <w:r w:rsidR="00B2626B" w:rsidDel="009816E5">
          <w:rPr>
            <w:lang w:val="en-AU"/>
          </w:rPr>
          <w:delText>they</w:delText>
        </w:r>
        <w:r w:rsidR="00227125" w:rsidDel="009816E5">
          <w:rPr>
            <w:lang w:val="en-AU"/>
          </w:rPr>
          <w:delText xml:space="preserve"> were significantly different from zero or not. W</w:delText>
        </w:r>
        <w:r w:rsidR="00272C86" w:rsidDel="009816E5">
          <w:rPr>
            <w:lang w:val="en-AU"/>
          </w:rPr>
          <w:delText>e included individual ID as a random intercept and the within subject effect as a random effect since exploratory graphs show that individuals mass change at different rates through the study.</w:delText>
        </w:r>
        <w:r w:rsidR="00A15AA3" w:rsidDel="009816E5">
          <w:rPr>
            <w:lang w:val="en-AU"/>
          </w:rPr>
          <w:delText xml:space="preserve"> </w:delText>
        </w:r>
        <w:r w:rsidR="007A168F" w:rsidDel="009816E5">
          <w:rPr>
            <w:lang w:val="en-AU"/>
          </w:rPr>
          <w:delText xml:space="preserve">We compared </w:delText>
        </w:r>
        <w:r w:rsidR="00227125" w:rsidDel="009816E5">
          <w:rPr>
            <w:lang w:val="en-AU"/>
          </w:rPr>
          <w:delText>the</w:delText>
        </w:r>
        <w:r w:rsidR="007A168F" w:rsidDel="009816E5">
          <w:rPr>
            <w:lang w:val="en-AU"/>
          </w:rPr>
          <w:delText xml:space="preserve"> within- and among individual scaling exponents with </w:delText>
        </w:r>
        <w:r w:rsidR="00A15AA3" w:rsidDel="009816E5">
          <w:rPr>
            <w:lang w:val="en-AU"/>
          </w:rPr>
          <w:delText xml:space="preserve">another model that doesn’t account for </w:delText>
        </w:r>
        <w:r w:rsidR="007A168F" w:rsidDel="009816E5">
          <w:rPr>
            <w:lang w:val="en-AU"/>
          </w:rPr>
          <w:delText>the hierarchal</w:delText>
        </w:r>
        <w:r w:rsidR="00227125" w:rsidDel="009816E5">
          <w:rPr>
            <w:lang w:val="en-AU"/>
          </w:rPr>
          <w:delText xml:space="preserve"> structure in the data. In this model, we fitted </w:delText>
        </w:r>
        <w:r w:rsidR="00227125" w:rsidDel="009816E5">
          <w:delText>logV</w:delText>
        </w:r>
        <w:r w:rsidR="00227125" w:rsidRPr="00EF0BC9" w:rsidDel="009816E5">
          <w:rPr>
            <w:vertAlign w:val="subscript"/>
          </w:rPr>
          <w:delText>CO2</w:delText>
        </w:r>
        <w:r w:rsidR="00227125" w:rsidDel="009816E5">
          <w:rPr>
            <w:vertAlign w:val="subscript"/>
          </w:rPr>
          <w:delText xml:space="preserve"> </w:delText>
        </w:r>
        <w:r w:rsidR="00227125" w:rsidRPr="00ED4B64" w:rsidDel="009816E5">
          <w:rPr>
            <w:lang w:val="en-AU"/>
          </w:rPr>
          <w:delText xml:space="preserve">and </w:delText>
        </w:r>
        <w:r w:rsidR="00227125" w:rsidDel="009816E5">
          <w:rPr>
            <w:lang w:val="en-AU"/>
          </w:rPr>
          <w:delText>included an interaction term between log body mass with temperature.</w:delText>
        </w:r>
      </w:del>
    </w:p>
    <w:p w14:paraId="02AA062E" w14:textId="4D0B78AB" w:rsidR="009A5C4A" w:rsidRDefault="009A5C4A" w:rsidP="00510BAE">
      <w:pPr>
        <w:pStyle w:val="Heading3"/>
        <w:spacing w:line="360" w:lineRule="auto"/>
        <w:rPr>
          <w:lang w:val="en-AU"/>
        </w:rPr>
      </w:pPr>
      <w:r>
        <w:rPr>
          <w:lang w:val="en-AU"/>
        </w:rPr>
        <w:t>Repeatability of thermal reaction norms</w:t>
      </w:r>
    </w:p>
    <w:p w14:paraId="1C19BE03" w14:textId="6DCD9EC2" w:rsidR="00022081" w:rsidRPr="0080379C" w:rsidRDefault="008C0D71" w:rsidP="005379B6">
      <w:pPr>
        <w:spacing w:line="360" w:lineRule="auto"/>
        <w:rPr>
          <w:lang w:val="en-AU"/>
        </w:rPr>
      </w:pPr>
      <w:ins w:id="127" w:author="fonti.kar@gmail.com" w:date="2018-11-09T10:45:00Z">
        <w:r>
          <w:rPr>
            <w:lang w:val="en-AU"/>
          </w:rPr>
          <w:t>We used function-valued and character state approaches to</w:t>
        </w:r>
      </w:ins>
      <w:r w:rsidR="000674C8">
        <w:rPr>
          <w:lang w:val="en-AU"/>
        </w:rPr>
        <w:t xml:space="preserve"> quantif</w:t>
      </w:r>
      <w:ins w:id="128" w:author="fonti.kar@gmail.com" w:date="2018-11-09T10:45:00Z">
        <w:r>
          <w:rPr>
            <w:lang w:val="en-AU"/>
          </w:rPr>
          <w:t>y</w:t>
        </w:r>
      </w:ins>
      <w:r w:rsidR="000674C8">
        <w:rPr>
          <w:lang w:val="en-AU"/>
        </w:rPr>
        <w:t xml:space="preserve"> the repeatability of </w:t>
      </w:r>
      <w:ins w:id="129" w:author="Daniel Noble" w:date="2018-11-08T12:19:00Z">
        <w:r w:rsidR="00062760">
          <w:rPr>
            <w:lang w:val="en-AU"/>
          </w:rPr>
          <w:t>metabolic thermal reaction norms</w:t>
        </w:r>
      </w:ins>
      <w:r w:rsidR="000674C8">
        <w:rPr>
          <w:lang w:val="en-AU"/>
        </w:rPr>
        <w:t xml:space="preserve"> t</w:t>
      </w:r>
      <w:r w:rsidR="00635411">
        <w:rPr>
          <w:lang w:val="en-AU"/>
        </w:rPr>
        <w:t xml:space="preserve">o determine </w:t>
      </w:r>
      <w:r w:rsidR="00B025F1">
        <w:rPr>
          <w:lang w:val="en-AU"/>
        </w:rPr>
        <w:t xml:space="preserve">they differed </w:t>
      </w:r>
      <w:r w:rsidR="00635411">
        <w:rPr>
          <w:lang w:val="en-AU"/>
        </w:rPr>
        <w:t>consistent</w:t>
      </w:r>
      <w:r w:rsidR="00B025F1">
        <w:rPr>
          <w:lang w:val="en-AU"/>
        </w:rPr>
        <w:t>ly</w:t>
      </w:r>
      <w:r w:rsidR="00635411">
        <w:rPr>
          <w:lang w:val="en-AU"/>
        </w:rPr>
        <w:t xml:space="preserve"> </w:t>
      </w:r>
      <w:ins w:id="130" w:author="fonti.kar@gmail.com" w:date="2018-11-08T16:32:00Z">
        <w:r w:rsidR="00B025F1">
          <w:rPr>
            <w:lang w:val="en-AU"/>
          </w:rPr>
          <w:t xml:space="preserve">among </w:t>
        </w:r>
      </w:ins>
      <w:r w:rsidR="00635411">
        <w:rPr>
          <w:lang w:val="en-AU"/>
        </w:rPr>
        <w:t>individual</w:t>
      </w:r>
      <w:ins w:id="131" w:author="fonti.kar@gmail.com" w:date="2018-11-08T16:32:00Z">
        <w:r w:rsidR="00B025F1">
          <w:rPr>
            <w:lang w:val="en-AU"/>
          </w:rPr>
          <w:t>s.</w:t>
        </w:r>
      </w:ins>
      <w:r w:rsidR="000674C8">
        <w:rPr>
          <w:lang w:val="en-AU"/>
        </w:rPr>
        <w:t xml:space="preserve"> </w:t>
      </w:r>
      <w:ins w:id="132" w:author="fonti.kar@gmail.com" w:date="2018-11-09T10:45:00Z">
        <w:r>
          <w:rPr>
            <w:lang w:val="en-AU"/>
          </w:rPr>
          <w:t xml:space="preserve">For function-valued models, we coded ‘series ID’ - </w:t>
        </w:r>
        <w:r>
          <w:t xml:space="preserve">a categorical variable which denotes a unique combination of individual IDs and the sampling session IDs. This enabled us to account for variation in individual reaction norms between sampling sessions. </w:t>
        </w:r>
      </w:ins>
    </w:p>
    <w:p w14:paraId="4C077DA6" w14:textId="6B974ACB" w:rsidR="009A5C4A" w:rsidRDefault="00062760" w:rsidP="00520BFD">
      <w:pPr>
        <w:pStyle w:val="Heading4"/>
        <w:rPr>
          <w:lang w:val="en-AU"/>
        </w:rPr>
      </w:pPr>
      <w:r>
        <w:rPr>
          <w:lang w:val="en-AU"/>
        </w:rPr>
        <w:t xml:space="preserve">Reaction </w:t>
      </w:r>
      <w:r>
        <w:rPr>
          <w:lang w:val="en-AU"/>
        </w:rPr>
        <w:t xml:space="preserve">norm </w:t>
      </w:r>
      <w:ins w:id="133" w:author="fonti.kar@gmail.com" w:date="2018-11-08T16:32:00Z">
        <w:r w:rsidR="007B47C1">
          <w:rPr>
            <w:lang w:val="en-AU"/>
          </w:rPr>
          <w:t>i</w:t>
        </w:r>
      </w:ins>
      <w:r w:rsidR="009A5C4A">
        <w:rPr>
          <w:lang w:val="en-AU"/>
        </w:rPr>
        <w:t>ntercept – average response</w:t>
      </w:r>
    </w:p>
    <w:p w14:paraId="69AC131D" w14:textId="798F07F6" w:rsidR="009A003D" w:rsidRDefault="003662EC" w:rsidP="00635411">
      <w:pPr>
        <w:spacing w:line="360" w:lineRule="auto"/>
        <w:rPr>
          <w:lang w:val="en-AU"/>
        </w:rPr>
      </w:pPr>
      <w:r>
        <w:rPr>
          <w:lang w:val="en-AU"/>
        </w:rPr>
        <w:t xml:space="preserve">Repeatable intercepts tell us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ins w:id="134" w:author="fonti.kar@gmail.com" w:date="2018-11-09T18:16:00Z">
        <w:r w:rsidR="00B675E6">
          <w:rPr>
            <w:lang w:val="en-AU"/>
          </w:rPr>
          <w:t>First, w</w:t>
        </w:r>
      </w:ins>
      <w:del w:id="135" w:author="fonti.kar@gmail.com" w:date="2018-11-09T18:16:00Z">
        <w:r w:rsidR="00635411" w:rsidDel="00B675E6">
          <w:rPr>
            <w:lang w:val="en-AU"/>
          </w:rPr>
          <w:delText>W</w:delText>
        </w:r>
      </w:del>
      <w:r w:rsidR="00635411">
        <w:rPr>
          <w:lang w:val="en-AU"/>
        </w:rPr>
        <w:t>e used</w:t>
      </w:r>
      <w:ins w:id="136" w:author="fonti.kar@gmail.com" w:date="2018-11-09T18:16:00Z">
        <w:r w:rsidR="00B675E6">
          <w:rPr>
            <w:lang w:val="en-AU"/>
          </w:rPr>
          <w:t xml:space="preserve"> </w:t>
        </w:r>
      </w:ins>
      <w:del w:id="137" w:author="fonti.kar@gmail.com" w:date="2018-11-09T18:16:00Z">
        <w:r w:rsidR="00635411" w:rsidDel="00B675E6">
          <w:rPr>
            <w:lang w:val="en-AU"/>
          </w:rPr>
          <w:delText xml:space="preserve"> two different</w:delText>
        </w:r>
      </w:del>
      <w:del w:id="138" w:author="fonti.kar@gmail.com" w:date="2018-11-09T18:15:00Z">
        <w:r w:rsidR="00635411" w:rsidDel="00B675E6">
          <w:rPr>
            <w:lang w:val="en-AU"/>
          </w:rPr>
          <w:delText xml:space="preserve"> </w:delText>
        </w:r>
        <w:r w:rsidR="000674C8" w:rsidDel="00B675E6">
          <w:rPr>
            <w:lang w:val="en-AU"/>
          </w:rPr>
          <w:delText>approaches</w:delText>
        </w:r>
        <w:r w:rsidR="00635411" w:rsidDel="00B675E6">
          <w:rPr>
            <w:lang w:val="en-AU"/>
          </w:rPr>
          <w:delText xml:space="preserve"> to estimate the repeatability of the intercept of individual reaction norms</w:delText>
        </w:r>
      </w:del>
      <w:del w:id="139" w:author="fonti.kar@gmail.com" w:date="2018-11-09T18:16:00Z">
        <w:r w:rsidR="00635411" w:rsidDel="00B675E6">
          <w:rPr>
            <w:lang w:val="en-AU"/>
          </w:rPr>
          <w:delText>.</w:delText>
        </w:r>
        <w:r w:rsidR="00783EA1" w:rsidDel="00B675E6">
          <w:rPr>
            <w:lang w:val="en-AU"/>
          </w:rPr>
          <w:delText xml:space="preserve"> </w:delText>
        </w:r>
        <w:r w:rsidR="000674C8" w:rsidDel="00B675E6">
          <w:rPr>
            <w:lang w:val="en-AU"/>
          </w:rPr>
          <w:delText>The f</w:delText>
        </w:r>
        <w:r w:rsidDel="00B675E6">
          <w:rPr>
            <w:lang w:val="en-AU"/>
          </w:rPr>
          <w:delText>irst</w:delText>
        </w:r>
        <w:r w:rsidR="000674C8" w:rsidDel="00B675E6">
          <w:rPr>
            <w:lang w:val="en-AU"/>
          </w:rPr>
          <w:delText xml:space="preserve"> approach uses </w:delText>
        </w:r>
      </w:del>
      <w:r w:rsidR="00783EA1">
        <w:rPr>
          <w:lang w:val="en-AU"/>
        </w:rPr>
        <w:t xml:space="preserve">function-valued </w:t>
      </w:r>
      <w:r w:rsidR="000674C8">
        <w:rPr>
          <w:lang w:val="en-AU"/>
        </w:rPr>
        <w:t xml:space="preserve">models </w:t>
      </w:r>
      <w:ins w:id="140" w:author="fonti.kar@gmail.com" w:date="2018-11-09T18:15:00Z">
        <w:r w:rsidR="00B675E6">
          <w:rPr>
            <w:lang w:val="en-AU"/>
          </w:rPr>
          <w:t>approaches to estimate the repeatability of the intercept of individual reaction norms</w:t>
        </w:r>
      </w:ins>
      <w:ins w:id="141" w:author="fonti.kar@gmail.com" w:date="2018-11-09T18:16:00Z">
        <w:r w:rsidR="00B675E6">
          <w:rPr>
            <w:lang w:val="en-AU"/>
          </w:rPr>
          <w:t xml:space="preserve">. This class of models </w:t>
        </w:r>
      </w:ins>
      <w:commentRangeStart w:id="142"/>
      <w:del w:id="143" w:author="fonti.kar@gmail.com" w:date="2018-11-09T18:16:00Z">
        <w:r w:rsidR="000674C8" w:rsidDel="00B675E6">
          <w:rPr>
            <w:lang w:val="en-AU"/>
          </w:rPr>
          <w:delText>and</w:delText>
        </w:r>
        <w:r w:rsidR="00783EA1" w:rsidDel="00B675E6">
          <w:rPr>
            <w:lang w:val="en-AU"/>
          </w:rPr>
          <w:delText xml:space="preserve"> </w:delText>
        </w:r>
      </w:del>
      <w:r w:rsidR="00783EA1">
        <w:rPr>
          <w:lang w:val="en-AU"/>
        </w:rPr>
        <w:t xml:space="preserve">assumes that the intercept is </w:t>
      </w:r>
      <w:del w:id="144" w:author="fonti.kar@gmail.com" w:date="2018-11-09T18:16:00Z">
        <w:r w:rsidR="00783EA1" w:rsidDel="00B675E6">
          <w:rPr>
            <w:lang w:val="en-AU"/>
          </w:rPr>
          <w:delText xml:space="preserve">contingent </w:delText>
        </w:r>
      </w:del>
      <w:ins w:id="145" w:author="fonti.kar@gmail.com" w:date="2018-11-09T18:16:00Z">
        <w:r w:rsidR="00B675E6">
          <w:rPr>
            <w:lang w:val="en-AU"/>
          </w:rPr>
          <w:t>covaries</w:t>
        </w:r>
        <w:r w:rsidR="00B675E6">
          <w:rPr>
            <w:lang w:val="en-AU"/>
          </w:rPr>
          <w:t xml:space="preserve"> </w:t>
        </w:r>
        <w:r w:rsidR="00B675E6">
          <w:rPr>
            <w:lang w:val="en-AU"/>
          </w:rPr>
          <w:t xml:space="preserve">with </w:t>
        </w:r>
      </w:ins>
      <w:del w:id="146" w:author="fonti.kar@gmail.com" w:date="2018-11-09T18:16:00Z">
        <w:r w:rsidR="00783EA1" w:rsidDel="00B675E6">
          <w:rPr>
            <w:lang w:val="en-AU"/>
          </w:rPr>
          <w:delText xml:space="preserve">on </w:delText>
        </w:r>
      </w:del>
      <w:r w:rsidR="00783EA1">
        <w:rPr>
          <w:lang w:val="en-AU"/>
        </w:rPr>
        <w:t xml:space="preserve">the slope of the </w:t>
      </w:r>
      <w:r w:rsidR="000674C8">
        <w:rPr>
          <w:lang w:val="en-AU"/>
        </w:rPr>
        <w:t xml:space="preserve">linear </w:t>
      </w:r>
      <w:r w:rsidR="00783EA1">
        <w:rPr>
          <w:lang w:val="en-AU"/>
        </w:rPr>
        <w:t>reaction norm</w:t>
      </w:r>
      <w:commentRangeEnd w:id="142"/>
      <w:r w:rsidR="0033702C">
        <w:rPr>
          <w:rStyle w:val="CommentReference"/>
          <w:rFonts w:eastAsiaTheme="minorEastAsia" w:cstheme="minorBidi"/>
          <w:lang w:val="en-AU"/>
        </w:rPr>
        <w:commentReference w:id="142"/>
      </w:r>
      <w:r w:rsidR="00783EA1">
        <w:rPr>
          <w:lang w:val="en-AU"/>
        </w:rPr>
        <w:t xml:space="preserve">. The intercept represents </w:t>
      </w:r>
      <w:r w:rsidR="00783EA1">
        <w:rPr>
          <w:lang w:val="en-AU"/>
        </w:rPr>
        <w:lastRenderedPageBreak/>
        <w:t xml:space="preserve">the average trait value when log temperature = 0 (i.e. 1ºC), however this can be set at a </w:t>
      </w:r>
      <w:r w:rsidR="000674C8">
        <w:rPr>
          <w:lang w:val="en-AU"/>
        </w:rPr>
        <w:t>biologically relevant</w:t>
      </w:r>
      <w:r w:rsidR="00783EA1">
        <w:rPr>
          <w:lang w:val="en-AU"/>
        </w:rPr>
        <w:t xml:space="preserve"> temperature by mean-</w:t>
      </w:r>
      <w:proofErr w:type="spellStart"/>
      <w:r w:rsidR="00783EA1">
        <w:rPr>
          <w:lang w:val="en-AU"/>
        </w:rPr>
        <w:t>centering</w:t>
      </w:r>
      <w:proofErr w:type="spellEnd"/>
      <w:r w:rsidR="00783EA1">
        <w:rPr>
          <w:lang w:val="en-AU"/>
        </w:rPr>
        <w:t xml:space="preserve">. </w:t>
      </w:r>
      <w:ins w:id="147" w:author="fonti.kar@gmail.com" w:date="2018-11-09T10:51:00Z">
        <w:r w:rsidR="00041169">
          <w:rPr>
            <w:lang w:val="en-AU"/>
          </w:rPr>
          <w:t xml:space="preserve">Using </w:t>
        </w:r>
        <w:proofErr w:type="spellStart"/>
        <w:r w:rsidR="00041169">
          <w:rPr>
            <w:lang w:val="en-AU"/>
          </w:rPr>
          <w:t>MCMCglmm</w:t>
        </w:r>
        <w:proofErr w:type="spellEnd"/>
        <w:r w:rsidR="00041169">
          <w:rPr>
            <w:lang w:val="en-AU"/>
          </w:rPr>
          <w:t>, w</w:t>
        </w:r>
      </w:ins>
      <w:r w:rsidR="00783EA1">
        <w:rPr>
          <w:lang w:val="en-AU"/>
        </w:rPr>
        <w:t>e fitted six function-valued models to estimate the repeatability of the intercept at each measuremen</w:t>
      </w:r>
      <w:r w:rsidR="009A003D">
        <w:rPr>
          <w:lang w:val="en-AU"/>
        </w:rPr>
        <w:t>t temperature where,</w:t>
      </w:r>
    </w:p>
    <w:p w14:paraId="7C5FBE3E" w14:textId="0254C8DC" w:rsidR="0080379C" w:rsidRDefault="00F042A0" w:rsidP="00F042A0">
      <w:pPr>
        <w:spacing w:line="360" w:lineRule="auto"/>
        <w:jc w:val="center"/>
        <w:rPr>
          <w:lang w:val="en-AU"/>
        </w:rPr>
      </w:pPr>
      <w:r>
        <w:t>logV</w:t>
      </w:r>
      <w:r w:rsidRPr="00EF0BC9">
        <w:rPr>
          <w:vertAlign w:val="subscript"/>
        </w:rPr>
        <w:t>CO2</w:t>
      </w:r>
      <w:r w:rsidR="009A003D">
        <w:rPr>
          <w:lang w:val="en-AU"/>
        </w:rPr>
        <w:t xml:space="preserve"> =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commentRangeStart w:id="148"/>
      <w:proofErr w:type="spellStart"/>
      <w:r w:rsidR="009A003D" w:rsidRPr="00041169">
        <w:rPr>
          <w:highlight w:val="yellow"/>
          <w:lang w:val="en-AU"/>
        </w:rPr>
        <w:t>zlogBodyMass</w:t>
      </w:r>
      <w:proofErr w:type="spellEnd"/>
      <w:r w:rsidR="009A003D" w:rsidRPr="00041169">
        <w:rPr>
          <w:highlight w:val="yellow"/>
          <w:lang w:val="en-AU"/>
        </w:rPr>
        <w:t xml:space="preserve"> </w:t>
      </w:r>
      <w:commentRangeEnd w:id="148"/>
      <w:r w:rsidR="0033702C" w:rsidRPr="00041169">
        <w:rPr>
          <w:rStyle w:val="CommentReference"/>
          <w:rFonts w:eastAsiaTheme="minorEastAsia" w:cstheme="minorBidi"/>
          <w:highlight w:val="yellow"/>
          <w:lang w:val="en-AU"/>
        </w:rPr>
        <w:commentReference w:id="148"/>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xml:space="preserve">+ (ID+ </w:t>
      </w:r>
      <w:proofErr w:type="spellStart"/>
      <w:r w:rsidR="009A003D">
        <w:rPr>
          <w:lang w:val="en-AU"/>
        </w:rPr>
        <w:t>logTemp</w:t>
      </w:r>
      <w:r w:rsidR="009A003D" w:rsidRPr="009A003D">
        <w:rPr>
          <w:vertAlign w:val="subscript"/>
          <w:lang w:val="en-AU"/>
        </w:rPr>
        <w:t>cen</w:t>
      </w:r>
      <w:proofErr w:type="spellEnd"/>
      <w:r w:rsidR="009A003D">
        <w:rPr>
          <w:lang w:val="en-AU"/>
        </w:rPr>
        <w:t xml:space="preserve">) + (Series+ </w:t>
      </w:r>
      <w:proofErr w:type="spellStart"/>
      <w:r w:rsidR="009A003D">
        <w:rPr>
          <w:lang w:val="en-AU"/>
        </w:rPr>
        <w:t>logTemp</w:t>
      </w:r>
      <w:r w:rsidR="009A003D" w:rsidRPr="009A003D">
        <w:rPr>
          <w:vertAlign w:val="subscript"/>
          <w:lang w:val="en-AU"/>
        </w:rPr>
        <w:t>cen</w:t>
      </w:r>
      <w:proofErr w:type="spellEnd"/>
      <w:r w:rsidR="009A003D">
        <w:rPr>
          <w:lang w:val="en-AU"/>
        </w:rPr>
        <w:t>)</w:t>
      </w:r>
    </w:p>
    <w:p w14:paraId="21DA4F6D" w14:textId="040C5619" w:rsidR="00CC4CBA" w:rsidRDefault="009A003D" w:rsidP="000674C8">
      <w:pPr>
        <w:pStyle w:val="Thesisnormal"/>
        <w:spacing w:line="360" w:lineRule="auto"/>
      </w:pPr>
      <w:r>
        <w:t xml:space="preserve">where </w:t>
      </w:r>
      <w:r w:rsidR="00F042A0">
        <w:t>logV</w:t>
      </w:r>
      <w:r w:rsidR="00F042A0" w:rsidRPr="00EF0BC9">
        <w:rPr>
          <w:vertAlign w:val="subscript"/>
        </w:rPr>
        <w:t>CO2</w:t>
      </w:r>
      <w:r w:rsidR="00F042A0">
        <w:t xml:space="preserve"> log-transformed V</w:t>
      </w:r>
      <w:r w:rsidR="00F042A0" w:rsidRPr="00EF0BC9">
        <w:rPr>
          <w:vertAlign w:val="subscript"/>
        </w:rPr>
        <w:t>CO2</w:t>
      </w:r>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ins w:id="149" w:author="Daniel Noble" w:date="2018-11-08T12:36:00Z">
        <w:r w:rsidR="0033702C">
          <w:t>Celsius</w:t>
        </w:r>
      </w:ins>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 (i.e. log(22ºC) = 3.09, log(22ºC)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w:t>
      </w:r>
      <w:r>
        <w:t xml:space="preserve"> = 0</w:t>
      </w:r>
      <w:r w:rsidR="00F042A0">
        <w:t>, log(24ºC)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 0.09, log(26ºC)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 0.17</w:t>
      </w:r>
      <w:r w:rsidR="000674C8">
        <w:t>,</w:t>
      </w:r>
      <w:r w:rsidR="00CF6E7D">
        <w:t xml:space="preserve"> etc),</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(mean of 0 and </w:t>
      </w:r>
      <w:proofErr w:type="spellStart"/>
      <w:r w:rsidR="00CF6E7D">
        <w:t>sd</w:t>
      </w:r>
      <w:proofErr w:type="spellEnd"/>
      <w:r w:rsidR="00CF6E7D">
        <w:t xml:space="preserve"> of 1), </w:t>
      </w:r>
      <w:proofErr w:type="spellStart"/>
      <w:r w:rsidR="00F042A0">
        <w:t>logPriorTemp</w:t>
      </w:r>
      <w:proofErr w:type="spellEnd"/>
      <w:r w:rsidR="00F042A0">
        <w:t xml:space="preserve"> is log-transformed previous temperature</w:t>
      </w:r>
      <w:r w:rsidR="008B6BBC">
        <w:t>. We fitted individual ID</w:t>
      </w:r>
      <w:r w:rsidR="00CC4CBA">
        <w:t>s</w:t>
      </w:r>
      <w:r w:rsidR="008B6BBC">
        <w:t xml:space="preserve"> as a random intercept and </w:t>
      </w:r>
      <w:proofErr w:type="spellStart"/>
      <w:r w:rsidR="008B6BBC">
        <w:t>logTempcen</w:t>
      </w:r>
      <w:proofErr w:type="spellEnd"/>
      <w:r w:rsidR="008B6BBC">
        <w:t xml:space="preserve"> as a random slope (i.e. (ID+ </w:t>
      </w:r>
      <w:proofErr w:type="spellStart"/>
      <w:r w:rsidR="008B6BBC">
        <w:t>logTemp</w:t>
      </w:r>
      <w:r w:rsidR="008B6BBC" w:rsidRPr="009A003D">
        <w:rPr>
          <w:vertAlign w:val="subscript"/>
        </w:rPr>
        <w:t>cen</w:t>
      </w:r>
      <w:proofErr w:type="spellEnd"/>
      <w:r w:rsidR="008B6BBC">
        <w:t>))</w:t>
      </w:r>
      <w:r w:rsidR="00CF6E7D">
        <w:t xml:space="preserve"> and series ID </w:t>
      </w:r>
      <w:r w:rsidR="00CC4CBA">
        <w:t xml:space="preserve">and </w:t>
      </w:r>
      <w:proofErr w:type="spellStart"/>
      <w:r w:rsidR="00CC4CBA">
        <w:t>logTempcen</w:t>
      </w:r>
      <w:proofErr w:type="spellEnd"/>
      <w:r w:rsidR="00CC4CBA">
        <w:t xml:space="preserve"> as a random slope </w:t>
      </w:r>
      <w:r w:rsidR="00CF6E7D">
        <w:t xml:space="preserve">(i.e. (Series+ </w:t>
      </w:r>
      <w:proofErr w:type="spellStart"/>
      <w:r w:rsidR="00CF6E7D">
        <w:t>logTemp</w:t>
      </w:r>
      <w:r w:rsidR="00CF6E7D" w:rsidRPr="009A003D">
        <w:rPr>
          <w:vertAlign w:val="subscript"/>
        </w:rPr>
        <w:t>cen</w:t>
      </w:r>
      <w:proofErr w:type="spellEnd"/>
      <w:r w:rsidR="00CF6E7D">
        <w:t>))</w:t>
      </w:r>
      <w:r w:rsidR="00D16557">
        <w:t xml:space="preserve">. </w:t>
      </w:r>
      <w:r w:rsidR="00CC4CBA">
        <w:t xml:space="preserve">For each of these models, we calculated adjusted repeatability </w:t>
      </w:r>
      <w:r w:rsidR="002E5143">
        <w:t>(</w:t>
      </w:r>
      <w:proofErr w:type="spellStart"/>
      <w:r w:rsidR="002E5143">
        <w:t>eqn</w:t>
      </w:r>
      <w:proofErr w:type="spellEnd"/>
      <w:r w:rsidR="002E5143">
        <w:t xml:space="preserve"> 2)</w:t>
      </w:r>
      <w:r w:rsidR="00CC4CBA">
        <w:t xml:space="preserve"> of the intercept V</w:t>
      </w:r>
      <w:r w:rsidR="00CC4CBA" w:rsidRPr="00EF0BC9">
        <w:rPr>
          <w:vertAlign w:val="subscript"/>
        </w:rPr>
        <w:t>CO2</w:t>
      </w:r>
      <w:r w:rsidR="00CC4CBA" w:rsidRPr="009260E9">
        <w:t xml:space="preserve"> </w:t>
      </w:r>
      <w:r w:rsidR="00CC4CBA">
        <w:t xml:space="preserve">at each measurement temperature following </w:t>
      </w:r>
      <w:r w:rsidR="00CC4CBA">
        <w:fldChar w:fldCharType="begin"/>
      </w:r>
      <w:r w:rsidR="00B675E6">
        <w:instrText xml:space="preserve"> ADDIN PAPERS2_CITATIONS &lt;citation&gt;&lt;priority&gt;0&lt;/priority&gt;&lt;uuid&gt;DD9FFD78-3DB8-455F-BBBE-AF90D901E37F&lt;/uuid&gt;&lt;publications&gt;&lt;publication&gt;&lt;subtype&gt;400&lt;/subtype&gt;&lt;title&gt;An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CC4CBA">
        <w:rPr>
          <w:rFonts w:cs="Times New Roman"/>
          <w:lang w:val="en-GB"/>
        </w:rPr>
        <w:t>{ArayaAjoy:2015ir}</w:t>
      </w:r>
      <w:r w:rsidR="00CC4CBA">
        <w:fldChar w:fldCharType="end"/>
      </w:r>
      <w:r w:rsidR="002E5143">
        <w:t xml:space="preserve"> </w:t>
      </w:r>
      <w:r w:rsidR="00CC4CBA">
        <w:t>using the entire posterior distributions of the relevant variance components:</w:t>
      </w:r>
    </w:p>
    <w:p w14:paraId="1433E080" w14:textId="75080224" w:rsidR="00CC4CBA" w:rsidRDefault="00CC4CBA" w:rsidP="00CC4CBA">
      <w:pPr>
        <w:pStyle w:val="Thesisnormal"/>
        <w:spacing w:line="360" w:lineRule="auto"/>
        <w:ind w:firstLine="720"/>
      </w:pPr>
      <w:proofErr w:type="spellStart"/>
      <w:r>
        <w:t>Eqn</w:t>
      </w:r>
      <w:proofErr w:type="spellEnd"/>
      <w:r>
        <w:t xml:space="preserve"> 2:</w:t>
      </w:r>
    </w:p>
    <w:p w14:paraId="0FB7F123" w14:textId="5E727D4C" w:rsidR="00CC4CBA" w:rsidRPr="00FC045C" w:rsidRDefault="007B47C1" w:rsidP="00CC4CBA">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258CF4AA" w:rsidR="00A46B5C" w:rsidRDefault="00066B5C" w:rsidP="00A46B5C">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logV</w:t>
      </w:r>
      <w:r w:rsidRPr="00EF0BC9">
        <w:rPr>
          <w:vertAlign w:val="subscript"/>
        </w:rPr>
        <w:t>CO2</w:t>
      </w:r>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ins w:id="150" w:author="Daniel Noble" w:date="2018-11-08T12:37:00Z">
        <w:r w:rsidR="0033702C">
          <w:t xml:space="preserve">according to </w:t>
        </w:r>
      </w:ins>
      <w:r w:rsidR="00A46B5C">
        <w:fldChar w:fldCharType="begin"/>
      </w:r>
      <w:r w:rsidR="00B675E6">
        <w:instrText xml:space="preserve"> ADDIN PAPERS2_CITATIONS &lt;citation&gt;&lt;priority&gt;0&lt;/priority&gt;&lt;uuid&gt;E90A4E2C-0D41-4757-90E7-ADCC09F4530E&lt;/uuid&gt;&lt;publications&gt;&lt;publication&gt;&lt;subtype&gt;400&lt;/subtype&gt;&lt;title&gt;An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A46B5C">
        <w:rPr>
          <w:rFonts w:cs="Times New Roman"/>
          <w:lang w:val="en-GB"/>
        </w:rPr>
        <w:t>{ArayaAjoy:2015ir}</w:t>
      </w:r>
      <w:r w:rsidR="00A46B5C">
        <w:fldChar w:fldCharType="end"/>
      </w:r>
      <w:r w:rsidR="00A46B5C">
        <w:t>.</w:t>
      </w:r>
      <w:r w:rsidR="00A46B5C" w:rsidRPr="00A46B5C">
        <w:t xml:space="preserve"> </w:t>
      </w:r>
    </w:p>
    <w:p w14:paraId="4BA8296B" w14:textId="79DDE7A0" w:rsidR="00A46B5C" w:rsidRPr="008C0D71" w:rsidRDefault="00A46B5C" w:rsidP="00A46B5C">
      <w:pPr>
        <w:pStyle w:val="Thesisnormal"/>
        <w:spacing w:line="360" w:lineRule="auto"/>
        <w:ind w:firstLine="720"/>
        <w:rPr>
          <w:highlight w:val="yellow"/>
        </w:rPr>
      </w:pPr>
      <w:proofErr w:type="spellStart"/>
      <w:r>
        <w:t>Eqn</w:t>
      </w:r>
      <w:proofErr w:type="spellEnd"/>
      <w:r>
        <w:t xml:space="preserve"> 4: </w:t>
      </w:r>
      <m:oMath>
        <m:r>
          <m:rPr>
            <m:sty m:val="p"/>
          </m:rPr>
          <w:rPr>
            <w:rFonts w:ascii="Cambria Math" w:hAnsi="Cambria Math" w:cs="Times New Roman"/>
          </w:rPr>
          <w:br/>
        </m:r>
      </m:oMath>
      <w:commentRangeStart w:id="151"/>
      <w:commentRangeEnd w:id="151"/>
      <m:oMathPara>
        <m:oMath>
          <m:r>
            <m:rPr>
              <m:sty m:val="p"/>
            </m:rPr>
            <w:rPr>
              <w:rStyle w:val="CommentReference"/>
            </w:rPr>
            <w:commentReference w:id="151"/>
          </m:r>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short term</m:t>
              </m:r>
            </m:sub>
          </m:sSub>
          <m:r>
            <w:rPr>
              <w:rFonts w:ascii="Cambria Math" w:hAnsi="Cambria Math" w:cs="Times New Roman"/>
              <w:highlight w:val="yellow"/>
            </w:rPr>
            <m:t>=</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series0</m:t>
                  </m:r>
                </m:sub>
              </m:sSub>
            </m:num>
            <m:den>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series0</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e0</m:t>
                  </m:r>
                </m:sub>
              </m:sSub>
              <m:r>
                <w:rPr>
                  <w:rFonts w:ascii="Cambria Math" w:hAnsi="Cambria Math" w:cs="Times New Roman"/>
                  <w:highlight w:val="yellow"/>
                </w:rPr>
                <m:t>)</m:t>
              </m:r>
            </m:den>
          </m:f>
        </m:oMath>
      </m:oMathPara>
    </w:p>
    <w:p w14:paraId="0D49CC22" w14:textId="77777777" w:rsidR="00A46B5C" w:rsidRPr="008C0D71" w:rsidRDefault="00A46B5C" w:rsidP="00A46B5C">
      <w:pPr>
        <w:pStyle w:val="Thesisnormal"/>
        <w:spacing w:line="360" w:lineRule="auto"/>
        <w:ind w:firstLine="720"/>
        <w:rPr>
          <w:highlight w:val="yellow"/>
        </w:rPr>
      </w:pPr>
      <w:proofErr w:type="spellStart"/>
      <w:r w:rsidRPr="008C0D71">
        <w:rPr>
          <w:highlight w:val="yellow"/>
        </w:rPr>
        <w:t>Eqn</w:t>
      </w:r>
      <w:proofErr w:type="spellEnd"/>
      <w:r w:rsidRPr="008C0D71">
        <w:rPr>
          <w:highlight w:val="yellow"/>
        </w:rPr>
        <w:t xml:space="preserve"> 5:</w:t>
      </w:r>
    </w:p>
    <w:p w14:paraId="6328FB28" w14:textId="77777777" w:rsidR="00A46B5C" w:rsidRPr="00AF47BD" w:rsidRDefault="007B47C1" w:rsidP="00A46B5C">
      <w:pPr>
        <w:pStyle w:val="Thesisnormal"/>
        <w:spacing w:line="360" w:lineRule="auto"/>
        <w:ind w:firstLine="720"/>
        <w:rPr>
          <w:rFonts w:cs="Times New Roman"/>
        </w:rPr>
      </w:pPr>
      <m:oMathPara>
        <m:oMath>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long term</m:t>
              </m:r>
            </m:sub>
          </m:sSub>
          <m:r>
            <w:rPr>
              <w:rFonts w:ascii="Cambria Math" w:hAnsi="Cambria Math" w:cs="Times New Roman"/>
              <w:highlight w:val="yellow"/>
            </w:rPr>
            <m:t>=</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num>
            <m:den>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m:t>
                  </m:r>
                  <m:r>
                    <m:rPr>
                      <m:sty m:val="p"/>
                    </m:rPr>
                    <w:rPr>
                      <w:rStyle w:val="CommentReference"/>
                      <w:highlight w:val="yellow"/>
                    </w:rPr>
                    <w:commentReference w:id="152"/>
                  </m:r>
                  <w:commentRangeStart w:id="152"/>
                  <w:commentRangeEnd w:id="152"/>
                  <m:r>
                    <w:rPr>
                      <w:rFonts w:ascii="Cambria Math" w:hAnsi="Cambria Math" w:cs="Times New Roman"/>
                      <w:highlight w:val="yellow"/>
                    </w:rPr>
                    <m:t>ies0</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e0</m:t>
                  </m:r>
                </m:sub>
              </m:sSub>
              <m:r>
                <w:rPr>
                  <w:rFonts w:ascii="Cambria Math" w:hAnsi="Cambria Math" w:cs="Times New Roman"/>
                  <w:highlight w:val="yellow"/>
                </w:rPr>
                <m:t>)</m:t>
              </m:r>
            </m:den>
          </m:f>
        </m:oMath>
      </m:oMathPara>
    </w:p>
    <w:p w14:paraId="36382053" w14:textId="77777777" w:rsidR="00A46B5C" w:rsidRPr="009260E9" w:rsidRDefault="00A46B5C" w:rsidP="00A46B5C">
      <w:pPr>
        <w:pStyle w:val="Thesisnormal"/>
        <w:spacing w:line="360" w:lineRule="auto"/>
        <w:rPr>
          <w:rFonts w:cs="Times New Roman"/>
        </w:rPr>
      </w:pPr>
    </w:p>
    <w:p w14:paraId="6C7E3FA7" w14:textId="70FF81C7" w:rsidR="00B710B1" w:rsidRDefault="00A46B5C" w:rsidP="00A46B5C">
      <w:pPr>
        <w:pStyle w:val="Thesisnormal"/>
        <w:spacing w:line="360" w:lineRule="auto"/>
      </w:pPr>
      <w:r>
        <w:t xml:space="preserve">where </w:t>
      </w:r>
      <w:r w:rsidRPr="00510A57">
        <w:rPr>
          <w:i/>
        </w:rPr>
        <w:t>V</w:t>
      </w:r>
      <w:r w:rsidRPr="00510A57">
        <w:rPr>
          <w:i/>
          <w:vertAlign w:val="subscript"/>
        </w:rPr>
        <w:t>e0</w:t>
      </w:r>
      <w:r>
        <w:t xml:space="preserve"> is the residual variance. </w:t>
      </w:r>
      <w:r w:rsidR="002E5143">
        <w:t>‘</w:t>
      </w:r>
      <w:r w:rsidRPr="00F82147">
        <w:t>Short-term</w:t>
      </w:r>
      <w:r w:rsidR="002E5143">
        <w:t>’</w:t>
      </w:r>
      <w:r w:rsidRPr="00F82147">
        <w:t xml:space="preserve"> repeatability can be interpreted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 xml:space="preserve">sampling session </w:t>
      </w:r>
      <w:r w:rsidRPr="00F82147">
        <w:t xml:space="preserve">on individuals. In contrast, long-term </w:t>
      </w:r>
      <w:r w:rsidRPr="00510A57">
        <w:t xml:space="preserve">repeatability is a more </w:t>
      </w:r>
      <w:r w:rsidRPr="00510A57">
        <w:lastRenderedPageBreak/>
        <w:t>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 (Nakagawa &amp; </w:t>
      </w:r>
      <w:proofErr w:type="spellStart"/>
      <w:r w:rsidRPr="00510A57">
        <w:t>Schielzeth</w:t>
      </w:r>
      <w:proofErr w:type="spellEnd"/>
      <w:r w:rsidRPr="00510A57">
        <w:t xml:space="preserve">, </w:t>
      </w:r>
      <w:r w:rsidR="002E5143">
        <w:t>2010</w:t>
      </w:r>
      <w:r w:rsidRPr="00510A57">
        <w:t>)</w:t>
      </w:r>
      <w:r>
        <w:t>.</w:t>
      </w:r>
    </w:p>
    <w:p w14:paraId="1EB9FB0D" w14:textId="6CD73CCC" w:rsidR="00FF79AC" w:rsidRPr="003D1758" w:rsidRDefault="00FF79AC" w:rsidP="003D1758">
      <w:pPr>
        <w:spacing w:line="360" w:lineRule="auto"/>
        <w:rPr>
          <w:lang w:val="en-AU"/>
          <w:rPrChange w:id="153" w:author="fonti.kar@gmail.com" w:date="2018-11-09T18:21:00Z">
            <w:rPr/>
          </w:rPrChange>
        </w:rPr>
        <w:pPrChange w:id="154" w:author="fonti.kar@gmail.com" w:date="2018-11-09T18:21:00Z">
          <w:pPr>
            <w:pStyle w:val="Thesisnormal"/>
            <w:spacing w:line="360" w:lineRule="auto"/>
            <w:ind w:firstLine="720"/>
          </w:pPr>
        </w:pPrChange>
      </w:pPr>
      <w:r>
        <w:t>We also used a</w:t>
      </w:r>
      <w:r w:rsidR="00E92E28">
        <w:t>nother method to derive</w:t>
      </w:r>
      <w:r>
        <w:t xml:space="preserve"> ‘conditional’</w:t>
      </w:r>
      <w:r w:rsidR="00E92E28">
        <w:t xml:space="preserve"> repeatability </w:t>
      </w:r>
      <w:r w:rsidR="002E5143">
        <w:t>(</w:t>
      </w:r>
      <w:proofErr w:type="spellStart"/>
      <w:r w:rsidR="002E5143">
        <w:t>eqn</w:t>
      </w:r>
      <w:proofErr w:type="spellEnd"/>
      <w:r w:rsidR="002E5143">
        <w:t xml:space="preserve"> 6)</w:t>
      </w:r>
      <w:r w:rsidR="00E92E28">
        <w:t xml:space="preserve"> for intercept values at each</w:t>
      </w:r>
      <w:r>
        <w:t xml:space="preserve"> temperature following Singer and Willet (2003</w:t>
      </w:r>
      <w:r w:rsidRPr="00C7183B">
        <w:t>)</w:t>
      </w:r>
      <w:r w:rsidR="002E5143" w:rsidRPr="00C7183B">
        <w:t xml:space="preserve"> and </w:t>
      </w:r>
      <w:proofErr w:type="spellStart"/>
      <w:r w:rsidR="002E5143" w:rsidRPr="00C7183B">
        <w:t>Briffa</w:t>
      </w:r>
      <w:proofErr w:type="spellEnd"/>
      <w:r w:rsidR="002E5143" w:rsidRPr="00C7183B">
        <w:t xml:space="preserve"> (</w:t>
      </w:r>
      <w:commentRangeStart w:id="155"/>
      <w:r w:rsidR="00C7183B" w:rsidRPr="00C7183B">
        <w:t>2013</w:t>
      </w:r>
      <w:commentRangeEnd w:id="155"/>
      <w:r w:rsidR="00A965BE">
        <w:rPr>
          <w:rStyle w:val="CommentReference"/>
          <w:rFonts w:eastAsiaTheme="minorEastAsia" w:cstheme="minorBidi"/>
          <w:lang w:val="en-AU"/>
        </w:rPr>
        <w:commentReference w:id="155"/>
      </w:r>
      <w:r w:rsidR="002E5143" w:rsidRPr="00C7183B">
        <w:t>)</w:t>
      </w:r>
      <w:r w:rsidRPr="00C7183B">
        <w:t xml:space="preserve">. </w:t>
      </w:r>
      <w:del w:id="156" w:author="fonti.kar@gmail.com" w:date="2018-11-09T18:17:00Z">
        <w:r w:rsidRPr="00A965BE" w:rsidDel="00B675E6">
          <w:rPr>
            <w:highlight w:val="yellow"/>
            <w:rPrChange w:id="157" w:author="fonti.kar@gmail.com" w:date="2018-11-09T18:21:00Z">
              <w:rPr/>
            </w:rPrChange>
          </w:rPr>
          <w:delText>This method requires fitting</w:delText>
        </w:r>
      </w:del>
      <w:ins w:id="158" w:author="fonti.kar@gmail.com" w:date="2018-11-09T18:17:00Z">
        <w:r w:rsidR="00B675E6" w:rsidRPr="00A965BE">
          <w:rPr>
            <w:highlight w:val="yellow"/>
            <w:rPrChange w:id="159" w:author="fonti.kar@gmail.com" w:date="2018-11-09T18:21:00Z">
              <w:rPr/>
            </w:rPrChange>
          </w:rPr>
          <w:t xml:space="preserve">We fitted </w:t>
        </w:r>
      </w:ins>
      <w:del w:id="160" w:author="fonti.kar@gmail.com" w:date="2018-11-09T18:17:00Z">
        <w:r w:rsidRPr="00A965BE" w:rsidDel="00B675E6">
          <w:rPr>
            <w:highlight w:val="yellow"/>
            <w:rPrChange w:id="161" w:author="fonti.kar@gmail.com" w:date="2018-11-09T18:21:00Z">
              <w:rPr/>
            </w:rPrChange>
          </w:rPr>
          <w:delText xml:space="preserve"> only </w:delText>
        </w:r>
      </w:del>
      <w:r w:rsidRPr="00A965BE">
        <w:rPr>
          <w:highlight w:val="yellow"/>
          <w:rPrChange w:id="162" w:author="fonti.kar@gmail.com" w:date="2018-11-09T18:21:00Z">
            <w:rPr/>
          </w:rPrChange>
        </w:rPr>
        <w:t>one</w:t>
      </w:r>
      <w:ins w:id="163" w:author="fonti.kar@gmail.com" w:date="2018-11-09T18:17:00Z">
        <w:r w:rsidR="00B675E6" w:rsidRPr="00A965BE">
          <w:rPr>
            <w:highlight w:val="yellow"/>
            <w:rPrChange w:id="164" w:author="fonti.kar@gmail.com" w:date="2018-11-09T18:21:00Z">
              <w:rPr/>
            </w:rPrChange>
          </w:rPr>
          <w:t xml:space="preserve"> </w:t>
        </w:r>
        <w:proofErr w:type="spellStart"/>
        <w:r w:rsidR="00B675E6" w:rsidRPr="00A965BE">
          <w:rPr>
            <w:highlight w:val="yellow"/>
            <w:rPrChange w:id="165" w:author="fonti.kar@gmail.com" w:date="2018-11-09T18:21:00Z">
              <w:rPr/>
            </w:rPrChange>
          </w:rPr>
          <w:t>MCMCglmm</w:t>
        </w:r>
      </w:ins>
      <w:proofErr w:type="spellEnd"/>
      <w:r w:rsidRPr="00A965BE">
        <w:rPr>
          <w:highlight w:val="yellow"/>
          <w:rPrChange w:id="166" w:author="fonti.kar@gmail.com" w:date="2018-11-09T18:21:00Z">
            <w:rPr/>
          </w:rPrChange>
        </w:rPr>
        <w:t xml:space="preserve"> function-valued model</w:t>
      </w:r>
      <w:ins w:id="167" w:author="fonti.kar@gmail.com" w:date="2018-11-09T18:19:00Z">
        <w:r w:rsidR="00A965BE" w:rsidRPr="00A965BE">
          <w:rPr>
            <w:highlight w:val="yellow"/>
            <w:rPrChange w:id="168" w:author="fonti.kar@gmail.com" w:date="2018-11-09T18:21:00Z">
              <w:rPr/>
            </w:rPrChange>
          </w:rPr>
          <w:t xml:space="preserve"> where </w:t>
        </w:r>
      </w:ins>
      <w:ins w:id="169" w:author="fonti.kar@gmail.com" w:date="2018-11-09T18:20:00Z">
        <w:r w:rsidR="00A965BE" w:rsidRPr="00A965BE">
          <w:rPr>
            <w:highlight w:val="yellow"/>
            <w:rPrChange w:id="170" w:author="fonti.kar@gmail.com" w:date="2018-11-09T18:21:00Z">
              <w:rPr/>
            </w:rPrChange>
          </w:rPr>
          <w:t>logV</w:t>
        </w:r>
        <w:r w:rsidR="00A965BE" w:rsidRPr="00A965BE">
          <w:rPr>
            <w:highlight w:val="yellow"/>
            <w:vertAlign w:val="subscript"/>
            <w:rPrChange w:id="171" w:author="fonti.kar@gmail.com" w:date="2018-11-09T18:21:00Z">
              <w:rPr>
                <w:vertAlign w:val="subscript"/>
              </w:rPr>
            </w:rPrChange>
          </w:rPr>
          <w:t>CO2</w:t>
        </w:r>
        <w:r w:rsidR="00A965BE" w:rsidRPr="00A965BE">
          <w:rPr>
            <w:highlight w:val="yellow"/>
            <w:lang w:val="en-AU"/>
            <w:rPrChange w:id="172" w:author="fonti.kar@gmail.com" w:date="2018-11-09T18:21:00Z">
              <w:rPr/>
            </w:rPrChange>
          </w:rPr>
          <w:t xml:space="preserve"> = </w:t>
        </w:r>
        <w:proofErr w:type="spellStart"/>
        <w:r w:rsidR="00A965BE" w:rsidRPr="00A965BE">
          <w:rPr>
            <w:highlight w:val="yellow"/>
            <w:lang w:val="en-AU"/>
            <w:rPrChange w:id="173" w:author="fonti.kar@gmail.com" w:date="2018-11-09T18:21:00Z">
              <w:rPr/>
            </w:rPrChange>
          </w:rPr>
          <w:t>logTemp</w:t>
        </w:r>
        <w:proofErr w:type="spellEnd"/>
        <w:r w:rsidR="00A965BE" w:rsidRPr="00A965BE">
          <w:rPr>
            <w:highlight w:val="yellow"/>
            <w:lang w:val="en-AU"/>
            <w:rPrChange w:id="174" w:author="fonti.kar@gmail.com" w:date="2018-11-09T18:21:00Z">
              <w:rPr/>
            </w:rPrChange>
          </w:rPr>
          <w:t xml:space="preserve"> + </w:t>
        </w:r>
        <w:commentRangeStart w:id="175"/>
        <w:proofErr w:type="spellStart"/>
        <w:r w:rsidR="00A965BE" w:rsidRPr="00A965BE">
          <w:rPr>
            <w:highlight w:val="yellow"/>
            <w:lang w:val="en-AU"/>
          </w:rPr>
          <w:t>zlogBodyMass</w:t>
        </w:r>
        <w:proofErr w:type="spellEnd"/>
        <w:r w:rsidR="00A965BE" w:rsidRPr="00A965BE">
          <w:rPr>
            <w:highlight w:val="yellow"/>
            <w:lang w:val="en-AU"/>
          </w:rPr>
          <w:t xml:space="preserve"> </w:t>
        </w:r>
        <w:commentRangeEnd w:id="175"/>
        <w:r w:rsidR="00A965BE" w:rsidRPr="00A965BE">
          <w:rPr>
            <w:rStyle w:val="CommentReference"/>
            <w:rFonts w:eastAsiaTheme="minorEastAsia" w:cstheme="minorBidi"/>
            <w:highlight w:val="yellow"/>
            <w:lang w:val="en-AU"/>
          </w:rPr>
          <w:commentReference w:id="175"/>
        </w:r>
        <w:r w:rsidR="00A965BE" w:rsidRPr="00A965BE">
          <w:rPr>
            <w:highlight w:val="yellow"/>
            <w:lang w:val="en-AU"/>
            <w:rPrChange w:id="176" w:author="fonti.kar@gmail.com" w:date="2018-11-09T18:21:00Z">
              <w:rPr/>
            </w:rPrChange>
          </w:rPr>
          <w:t xml:space="preserve">+ </w:t>
        </w:r>
        <w:proofErr w:type="spellStart"/>
        <w:r w:rsidR="00A965BE" w:rsidRPr="00A965BE">
          <w:rPr>
            <w:highlight w:val="yellow"/>
            <w:lang w:val="en-AU"/>
            <w:rPrChange w:id="177" w:author="fonti.kar@gmail.com" w:date="2018-11-09T18:21:00Z">
              <w:rPr/>
            </w:rPrChange>
          </w:rPr>
          <w:t>logPriorTemp</w:t>
        </w:r>
        <w:proofErr w:type="spellEnd"/>
        <w:r w:rsidR="00A965BE" w:rsidRPr="00A965BE">
          <w:rPr>
            <w:highlight w:val="yellow"/>
            <w:lang w:val="en-AU"/>
            <w:rPrChange w:id="178" w:author="fonti.kar@gmail.com" w:date="2018-11-09T18:21:00Z">
              <w:rPr/>
            </w:rPrChange>
          </w:rPr>
          <w:t xml:space="preserve"> + (ID+ </w:t>
        </w:r>
        <w:proofErr w:type="spellStart"/>
        <w:r w:rsidR="00A965BE" w:rsidRPr="00A965BE">
          <w:rPr>
            <w:highlight w:val="yellow"/>
            <w:lang w:val="en-AU"/>
            <w:rPrChange w:id="179" w:author="fonti.kar@gmail.com" w:date="2018-11-09T18:21:00Z">
              <w:rPr/>
            </w:rPrChange>
          </w:rPr>
          <w:t>logTemp</w:t>
        </w:r>
        <w:r w:rsidR="00A965BE" w:rsidRPr="00A965BE">
          <w:rPr>
            <w:highlight w:val="yellow"/>
            <w:vertAlign w:val="subscript"/>
            <w:lang w:val="en-AU"/>
            <w:rPrChange w:id="180" w:author="fonti.kar@gmail.com" w:date="2018-11-09T18:21:00Z">
              <w:rPr>
                <w:vertAlign w:val="subscript"/>
              </w:rPr>
            </w:rPrChange>
          </w:rPr>
          <w:t>cen</w:t>
        </w:r>
        <w:proofErr w:type="spellEnd"/>
        <w:r w:rsidR="00A965BE" w:rsidRPr="00A965BE">
          <w:rPr>
            <w:highlight w:val="yellow"/>
            <w:lang w:val="en-AU"/>
            <w:rPrChange w:id="181" w:author="fonti.kar@gmail.com" w:date="2018-11-09T18:21:00Z">
              <w:rPr/>
            </w:rPrChange>
          </w:rPr>
          <w:t xml:space="preserve">) + (Series+ </w:t>
        </w:r>
        <w:proofErr w:type="spellStart"/>
        <w:r w:rsidR="00A965BE" w:rsidRPr="00A965BE">
          <w:rPr>
            <w:highlight w:val="yellow"/>
            <w:lang w:val="en-AU"/>
            <w:rPrChange w:id="182" w:author="fonti.kar@gmail.com" w:date="2018-11-09T18:21:00Z">
              <w:rPr/>
            </w:rPrChange>
          </w:rPr>
          <w:t>logTemp</w:t>
        </w:r>
        <w:r w:rsidR="00A965BE" w:rsidRPr="00A965BE">
          <w:rPr>
            <w:highlight w:val="yellow"/>
            <w:vertAlign w:val="subscript"/>
            <w:lang w:val="en-AU"/>
            <w:rPrChange w:id="183" w:author="fonti.kar@gmail.com" w:date="2018-11-09T18:21:00Z">
              <w:rPr>
                <w:vertAlign w:val="subscript"/>
              </w:rPr>
            </w:rPrChange>
          </w:rPr>
          <w:t>cen</w:t>
        </w:r>
        <w:proofErr w:type="spellEnd"/>
        <w:r w:rsidR="00A965BE" w:rsidRPr="00A965BE">
          <w:rPr>
            <w:highlight w:val="yellow"/>
            <w:lang w:val="en-AU"/>
            <w:rPrChange w:id="184" w:author="fonti.kar@gmail.com" w:date="2018-11-09T18:21:00Z">
              <w:rPr/>
            </w:rPrChange>
          </w:rPr>
          <w:t>)</w:t>
        </w:r>
      </w:ins>
      <w:ins w:id="185" w:author="fonti.kar@gmail.com" w:date="2018-11-09T18:21:00Z">
        <w:r w:rsidR="003D1758">
          <w:rPr>
            <w:highlight w:val="yellow"/>
            <w:lang w:val="en-AU"/>
          </w:rPr>
          <w:t xml:space="preserve">. </w:t>
        </w:r>
      </w:ins>
      <w:del w:id="186" w:author="fonti.kar@gmail.com" w:date="2018-11-09T18:21:00Z">
        <w:r w:rsidDel="003D1758">
          <w:delText xml:space="preserve"> </w:delText>
        </w:r>
      </w:del>
      <w:del w:id="187" w:author="fonti.kar@gmail.com" w:date="2018-11-09T18:19:00Z">
        <w:r w:rsidDel="00A965BE">
          <w:delText>and</w:delText>
        </w:r>
      </w:del>
      <w:ins w:id="188" w:author="fonti.kar@gmail.com" w:date="2018-11-09T18:19:00Z">
        <w:r w:rsidR="00A965BE">
          <w:t xml:space="preserve">This allowed us </w:t>
        </w:r>
      </w:ins>
      <w:del w:id="189" w:author="fonti.kar@gmail.com" w:date="2018-11-09T18:19:00Z">
        <w:r w:rsidDel="00A965BE">
          <w:delText xml:space="preserve"> </w:delText>
        </w:r>
      </w:del>
      <w:del w:id="190" w:author="fonti.kar@gmail.com" w:date="2018-11-09T18:17:00Z">
        <w:r w:rsidDel="00B675E6">
          <w:delText xml:space="preserve">allows one </w:delText>
        </w:r>
      </w:del>
      <w:r w:rsidR="002E5143">
        <w:t>to</w:t>
      </w:r>
      <w:r>
        <w:t xml:space="preserve"> derive temperature-specific repeatability estimates using the covariance of the intercept and slope</w:t>
      </w:r>
      <w:ins w:id="191" w:author="Daniel Noble" w:date="2018-11-08T12:38:00Z">
        <w:r w:rsidR="00307D53">
          <w:t xml:space="preserve"> at each temperature</w:t>
        </w:r>
      </w:ins>
      <w:r>
        <w:t>.</w:t>
      </w:r>
    </w:p>
    <w:p w14:paraId="6182700C" w14:textId="2B3DAF41" w:rsidR="00FF79AC" w:rsidRDefault="00FF79AC" w:rsidP="004364E0">
      <w:pPr>
        <w:pStyle w:val="Thesisnormal"/>
        <w:spacing w:line="360" w:lineRule="auto"/>
        <w:ind w:firstLine="720"/>
      </w:pPr>
      <w:proofErr w:type="spellStart"/>
      <w:r>
        <w:t>Eqn</w:t>
      </w:r>
      <w:proofErr w:type="spellEnd"/>
      <w:r>
        <w:t xml:space="preserve"> 6:</w:t>
      </w:r>
    </w:p>
    <w:p w14:paraId="0B0C2BB1" w14:textId="4A5A79BD" w:rsidR="00FF79AC" w:rsidRDefault="007B47C1" w:rsidP="00FF79AC">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2D1E0B61" w:rsidR="00B710B1" w:rsidRDefault="00FF79AC" w:rsidP="003662EC">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 and individual slope and </w:t>
      </w:r>
      <w:r w:rsidRPr="00510A57">
        <w:rPr>
          <w:i/>
        </w:rPr>
        <w:t>T</w:t>
      </w:r>
      <w:r>
        <w:t xml:space="preserve"> is the measurement temperature at which repeatability is estimated. Note that the temperature variable must be </w:t>
      </w:r>
      <w:r w:rsidR="00307D53">
        <w:t>o</w:t>
      </w:r>
      <w:r>
        <w:t>n the same scale as the temperature variable with which the intercept and slopes variance components were estimated</w:t>
      </w:r>
      <w:ins w:id="192" w:author="fonti.kar@gmail.com" w:date="2018-11-09T18:18:00Z">
        <w:r w:rsidR="00B675E6">
          <w:t xml:space="preserve"> because the </w:t>
        </w:r>
      </w:ins>
      <m:oMath>
        <m:sSub>
          <m:sSubPr>
            <m:ctrlPr>
              <w:ins w:id="193" w:author="fonti.kar@gmail.com" w:date="2018-11-09T18:19:00Z">
                <w:rPr>
                  <w:rFonts w:ascii="Cambria Math" w:hAnsi="Cambria Math" w:cs="Times New Roman"/>
                  <w:i/>
                </w:rPr>
              </w:ins>
            </m:ctrlPr>
          </m:sSubPr>
          <m:e>
            <m:r>
              <w:ins w:id="194" w:author="fonti.kar@gmail.com" w:date="2018-11-09T18:19:00Z">
                <w:rPr>
                  <w:rFonts w:ascii="Cambria Math" w:hAnsi="Cambria Math" w:cs="Times New Roman"/>
                </w:rPr>
                <m:t>V</m:t>
              </w:ins>
            </m:r>
          </m:e>
          <m:sub>
            <m:r>
              <w:ins w:id="195" w:author="fonti.kar@gmail.com" w:date="2018-11-09T18:19:00Z">
                <w:rPr>
                  <w:rFonts w:ascii="Cambria Math" w:hAnsi="Cambria Math" w:cs="Times New Roman"/>
                </w:rPr>
                <m:t>ind0</m:t>
              </w:ins>
            </m:r>
          </m:sub>
        </m:sSub>
      </m:oMath>
      <w:ins w:id="196" w:author="fonti.kar@gmail.com" w:date="2018-11-09T18:18:00Z">
        <w:r w:rsidR="00B675E6">
          <w:t xml:space="preserve"> and </w:t>
        </w:r>
      </w:ins>
      <m:oMath>
        <m:sSub>
          <m:sSubPr>
            <m:ctrlPr>
              <w:ins w:id="197" w:author="fonti.kar@gmail.com" w:date="2018-11-09T18:19:00Z">
                <w:rPr>
                  <w:rFonts w:ascii="Cambria Math" w:hAnsi="Cambria Math" w:cs="Times New Roman"/>
                  <w:i/>
                </w:rPr>
              </w:ins>
            </m:ctrlPr>
          </m:sSubPr>
          <m:e>
            <m:r>
              <w:ins w:id="198" w:author="fonti.kar@gmail.com" w:date="2018-11-09T18:19:00Z">
                <w:rPr>
                  <w:rFonts w:ascii="Cambria Math" w:hAnsi="Cambria Math" w:cs="Times New Roman"/>
                </w:rPr>
                <m:t>Cov</m:t>
              </w:ins>
            </m:r>
          </m:e>
          <m:sub>
            <m:r>
              <w:ins w:id="199" w:author="fonti.kar@gmail.com" w:date="2018-11-09T18:19:00Z">
                <w:rPr>
                  <w:rFonts w:ascii="Cambria Math" w:hAnsi="Cambria Math" w:cs="Times New Roman"/>
                </w:rPr>
                <m:t>ind0, ind1</m:t>
              </w:ins>
            </m:r>
          </m:sub>
        </m:sSub>
      </m:oMath>
      <w:ins w:id="200" w:author="fonti.kar@gmail.com" w:date="2018-11-09T18:18:00Z">
        <w:r w:rsidR="00B675E6">
          <w:t xml:space="preserve">are estimate </w:t>
        </w:r>
      </w:ins>
      <w:ins w:id="201" w:author="fonti.kar@gmail.com" w:date="2018-11-09T18:19:00Z">
        <w:r w:rsidR="0012386D">
          <w:t>at that</w:t>
        </w:r>
      </w:ins>
      <w:ins w:id="202" w:author="fonti.kar@gmail.com" w:date="2018-11-09T18:18:00Z">
        <w:r w:rsidR="00B675E6">
          <w:t xml:space="preserve"> scale</w:t>
        </w:r>
      </w:ins>
      <w:r>
        <w:t xml:space="preserve"> (i.e. logV</w:t>
      </w:r>
      <w:r w:rsidRPr="00EF0BC9">
        <w:rPr>
          <w:vertAlign w:val="subscript"/>
        </w:rPr>
        <w:t>CO2</w:t>
      </w:r>
      <w:ins w:id="203" w:author="fonti.kar@gmail.com" w:date="2018-11-09T18:18:00Z">
        <w:r w:rsidR="00B675E6">
          <w:t xml:space="preserve">, see </w:t>
        </w:r>
        <w:r w:rsidR="00B675E6">
          <w:rPr>
            <w:rFonts w:eastAsiaTheme="minorHAnsi"/>
            <w:lang w:val="en-US"/>
          </w:rPr>
          <w:t>{Brommer:2013gx}</w:t>
        </w:r>
        <w:r w:rsidR="00B675E6">
          <w:fldChar w:fldCharType="begin"/>
        </w:r>
        <w:r w:rsidR="00B675E6">
          <w:instrText xml:space="preserve"> ADDIN PAPERS2_CITATIONS &lt;citation&gt;&lt;priority&gt;0&lt;/priority&gt;&lt;uuid&gt;FB70283E-03E9-4002-B070-8FDFB4F4E2E7&lt;/uuid&gt;&lt;publications&gt;&lt;publication&gt;&lt;subtype&gt;400&lt;/subtype&gt;&lt;publisher&gt;Springer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ins>
      <w:r w:rsidR="00B675E6">
        <w:fldChar w:fldCharType="separate"/>
      </w:r>
      <w:ins w:id="204" w:author="fonti.kar@gmail.com" w:date="2018-11-09T18:18:00Z">
        <w:r w:rsidR="00B675E6">
          <w:fldChar w:fldCharType="end"/>
        </w:r>
      </w:ins>
      <w:r w:rsidR="003662EC">
        <w:t>).</w:t>
      </w:r>
    </w:p>
    <w:p w14:paraId="718F806F" w14:textId="4D036D53" w:rsidR="002155F2" w:rsidRDefault="00041169" w:rsidP="00B710B1">
      <w:pPr>
        <w:pStyle w:val="Thesisnormal"/>
        <w:spacing w:line="360" w:lineRule="auto"/>
        <w:ind w:firstLine="720"/>
      </w:pPr>
      <w:ins w:id="205" w:author="fonti.kar@gmail.com" w:date="2018-11-09T10:48:00Z">
        <w:r>
          <w:t xml:space="preserve">The character-state approach can also be used to calculate temperature-specific adjusted repeatability estimated. Character state models variation of </w:t>
        </w:r>
        <w:r>
          <w:t>logVCO</w:t>
        </w:r>
        <w:r w:rsidRPr="00041169">
          <w:rPr>
            <w:vertAlign w:val="subscript"/>
          </w:rPr>
          <w:t>2</w:t>
        </w:r>
        <w:r>
          <w:t xml:space="preserve"> at each temperature </w:t>
        </w:r>
        <w:r>
          <w:rPr>
            <w:rFonts w:cs="Times New Roman"/>
            <w:lang w:val="en-US"/>
          </w:rPr>
          <w:t xml:space="preserve">which </w:t>
        </w:r>
        <w:r>
          <w:t>requires a substantial amount of data points for proper estimation</w:t>
        </w:r>
        <w:r>
          <w:t xml:space="preserve"> </w:t>
        </w:r>
        <w:r>
          <w:t>(</w:t>
        </w:r>
        <w:r>
          <w:rPr>
            <w:rFonts w:cs="Times New Roman"/>
            <w:lang w:val="en-US"/>
          </w:rPr>
          <w:t xml:space="preserve">{Hunt:2014wo} and </w:t>
        </w:r>
        <w:proofErr w:type="spellStart"/>
        <w:r>
          <w:rPr>
            <w:rFonts w:cs="Times New Roman"/>
            <w:lang w:val="en-US"/>
          </w:rPr>
          <w:t>Houslay</w:t>
        </w:r>
        <w:proofErr w:type="spellEnd"/>
        <w:r>
          <w:rPr>
            <w:rFonts w:cs="Times New Roman"/>
            <w:lang w:val="en-US"/>
          </w:rPr>
          <w:t xml:space="preserve"> &amp; Wilson (2017)).</w:t>
        </w:r>
        <w:r>
          <w:t xml:space="preserve"> </w:t>
        </w:r>
      </w:ins>
      <w:del w:id="206" w:author="fonti.kar@gmail.com" w:date="2018-11-09T10:48:00Z">
        <w:r w:rsidR="003662EC" w:rsidDel="00041169">
          <w:delText xml:space="preserve">The second </w:delText>
        </w:r>
        <w:r w:rsidR="002E5143" w:rsidDel="00041169">
          <w:delText>approach</w:delText>
        </w:r>
        <w:r w:rsidR="003662EC" w:rsidDel="00041169">
          <w:delText xml:space="preserve"> with which </w:delText>
        </w:r>
        <w:r w:rsidR="00596421" w:rsidDel="00041169">
          <w:delText>to</w:delText>
        </w:r>
        <w:r w:rsidR="003662EC" w:rsidDel="00041169">
          <w:delText xml:space="preserve"> calculated temperature-specific repeatability is the</w:delText>
        </w:r>
        <w:r w:rsidR="00635411" w:rsidDel="00041169">
          <w:delText xml:space="preserve"> character-state approach</w:delText>
        </w:r>
        <w:r w:rsidR="003662EC" w:rsidDel="00041169">
          <w:delText xml:space="preserve">. </w:delText>
        </w:r>
        <w:r w:rsidR="00F91B01" w:rsidDel="00041169">
          <w:delText>A estimates</w:delText>
        </w:r>
        <w:r w:rsidR="00635411" w:rsidDel="00041169">
          <w:delText xml:space="preserve"> </w:delText>
        </w:r>
        <w:r w:rsidR="00112372" w:rsidDel="00041169">
          <w:delText xml:space="preserve">the </w:delText>
        </w:r>
        <w:r w:rsidR="00635411" w:rsidDel="00041169">
          <w:delText xml:space="preserve">variation of the </w:delText>
        </w:r>
        <w:r w:rsidR="00112372" w:rsidDel="00041169">
          <w:delText xml:space="preserve">response </w:delText>
        </w:r>
        <w:r w:rsidR="00BF2130" w:rsidDel="00041169">
          <w:delText xml:space="preserve">at each temperature </w:delText>
        </w:r>
        <w:r w:rsidR="00112372" w:rsidDel="00041169">
          <w:delText>and assumes these are indepen</w:delText>
        </w:r>
        <w:r w:rsidR="00783EA1" w:rsidDel="00041169">
          <w:delText>dent of one another</w:delText>
        </w:r>
        <w:r w:rsidR="00E52952" w:rsidDel="00041169">
          <w:delText xml:space="preserve"> </w:delText>
        </w:r>
        <w:r w:rsidR="00E52952" w:rsidDel="00041169">
          <w:rPr>
            <w:rFonts w:cs="Times New Roman"/>
            <w:lang w:val="en-US"/>
          </w:rPr>
          <w:delText>{Hunt:2014wo}</w:delText>
        </w:r>
        <w:r w:rsidR="002E5143" w:rsidDel="00041169">
          <w:rPr>
            <w:rFonts w:cs="Times New Roman"/>
            <w:lang w:val="en-US"/>
          </w:rPr>
          <w:delText xml:space="preserve"> and Houslay &amp; Wilson (2017)</w:delText>
        </w:r>
        <w:r w:rsidR="00BF2130" w:rsidDel="00041169">
          <w:rPr>
            <w:rFonts w:cs="Times New Roman"/>
            <w:lang w:val="en-US"/>
          </w:rPr>
          <w:delText xml:space="preserve">, which </w:delText>
        </w:r>
        <w:r w:rsidR="00BF2130" w:rsidDel="00041169">
          <w:delText>requires a substantial amount of data</w:delText>
        </w:r>
        <w:r w:rsidR="002E5143" w:rsidDel="00041169">
          <w:delText xml:space="preserve"> points</w:delText>
        </w:r>
        <w:r w:rsidR="00BF2130" w:rsidDel="00041169">
          <w:delText xml:space="preserve"> for proper estimation</w:delText>
        </w:r>
        <w:r w:rsidR="00783EA1" w:rsidDel="00041169">
          <w:delText>.</w:delText>
        </w:r>
        <w:r w:rsidR="00E52952" w:rsidDel="00041169">
          <w:delText xml:space="preserve"> </w:delText>
        </w:r>
      </w:del>
      <w:r w:rsidR="00E52952">
        <w:t xml:space="preserve">In other words, </w:t>
      </w:r>
      <w:r w:rsidR="002E5143">
        <w:t>a character-state model estimates</w:t>
      </w:r>
      <w:r w:rsidR="00E52952">
        <w:t xml:space="preserve"> ‘intercepts’ at each temperature in a single </w:t>
      </w:r>
      <w:r w:rsidR="00F91B01">
        <w:t>run by fitting a multivariate response matrix</w:t>
      </w:r>
      <w:ins w:id="207" w:author="Daniel Noble" w:date="2018-11-08T12:40:00Z">
        <w:r w:rsidR="00307D53">
          <w:t xml:space="preserve"> and assum</w:t>
        </w:r>
      </w:ins>
      <w:ins w:id="208" w:author="fonti.kar@gmail.com" w:date="2018-11-09T10:49:00Z">
        <w:r>
          <w:t>es</w:t>
        </w:r>
      </w:ins>
      <w:ins w:id="209" w:author="Daniel Noble" w:date="2018-11-08T12:40:00Z">
        <w:r w:rsidR="00307D53">
          <w:t xml:space="preserve"> that traits are “independent” but correlated with each other in a way that is estimated by the model: </w:t>
        </w:r>
      </w:ins>
    </w:p>
    <w:p w14:paraId="46285378" w14:textId="077EDE52" w:rsidR="002155F2" w:rsidRDefault="002155F2" w:rsidP="00B710B1">
      <w:pPr>
        <w:pStyle w:val="Thesisnormal"/>
        <w:spacing w:line="360" w:lineRule="auto"/>
        <w:ind w:firstLine="720"/>
      </w:pPr>
      <w:proofErr w:type="spellStart"/>
      <w:r>
        <w:t>Eqn</w:t>
      </w:r>
      <w:proofErr w:type="spellEnd"/>
      <w:r>
        <w:t xml:space="preserve"> 7:</w:t>
      </w:r>
      <w:r w:rsidR="00596421">
        <w:t xml:space="preserve"> </w:t>
      </w:r>
    </w:p>
    <w:p w14:paraId="57D239AF" w14:textId="58A79E4C" w:rsidR="006A2BA3" w:rsidRPr="006A2BA3" w:rsidRDefault="007B47C1" w:rsidP="006A2BA3">
      <w:pPr>
        <w:pStyle w:val="Thesisnormal"/>
        <w:spacing w:line="360" w:lineRule="auto"/>
        <w:ind w:firstLine="72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logVCO2</m:t>
                        </m:r>
                      </m:e>
                      <m:sub>
                        <m:r>
                          <w:rPr>
                            <w:rFonts w:ascii="Cambria Math" w:hAnsi="Cambria Math"/>
                          </w:rPr>
                          <m:t>1,1,22ºC</m:t>
                        </m:r>
                      </m:sub>
                    </m:sSub>
                  </m:e>
                  <m:e>
                    <m:sSub>
                      <m:sSubPr>
                        <m:ctrlPr>
                          <w:rPr>
                            <w:rFonts w:ascii="Cambria Math" w:hAnsi="Cambria Math"/>
                            <w:i/>
                          </w:rPr>
                        </m:ctrlPr>
                      </m:sSubPr>
                      <m:e>
                        <m:r>
                          <w:rPr>
                            <w:rFonts w:ascii="Cambria Math" w:hAnsi="Cambria Math"/>
                          </w:rPr>
                          <m:t>logVCO2ij</m:t>
                        </m:r>
                      </m:e>
                      <m:sub>
                        <m:r>
                          <w:rPr>
                            <w:rFonts w:ascii="Cambria Math" w:hAnsi="Cambria Math"/>
                          </w:rPr>
                          <m:t>1,1,24ºC</m:t>
                        </m:r>
                      </m:sub>
                    </m:sSub>
                  </m:e>
                  <m:e>
                    <m:sSub>
                      <m:sSubPr>
                        <m:ctrlPr>
                          <w:rPr>
                            <w:rFonts w:ascii="Cambria Math" w:hAnsi="Cambria Math"/>
                            <w:i/>
                          </w:rPr>
                        </m:ctrlPr>
                      </m:sSubPr>
                      <m:e>
                        <m:r>
                          <w:rPr>
                            <w:rFonts w:ascii="Cambria Math" w:hAnsi="Cambria Math"/>
                          </w:rPr>
                          <m:t>logVCO2</m:t>
                        </m:r>
                      </m:e>
                      <m:sub>
                        <m:r>
                          <w:rPr>
                            <w:rFonts w:ascii="Cambria Math" w:hAnsi="Cambria Math"/>
                          </w:rPr>
                          <m:t>1,1,TºC</m:t>
                        </m:r>
                      </m:sub>
                    </m:sSub>
                  </m:e>
                </m:mr>
                <m:mr>
                  <m:e>
                    <m:sSub>
                      <m:sSubPr>
                        <m:ctrlPr>
                          <w:rPr>
                            <w:rFonts w:ascii="Cambria Math" w:hAnsi="Cambria Math"/>
                            <w:i/>
                          </w:rPr>
                        </m:ctrlPr>
                      </m:sSubPr>
                      <m:e>
                        <m:r>
                          <w:rPr>
                            <w:rFonts w:ascii="Cambria Math" w:hAnsi="Cambria Math"/>
                          </w:rPr>
                          <m:t>logVCO2</m:t>
                        </m:r>
                      </m:e>
                      <m:sub>
                        <m:r>
                          <w:rPr>
                            <w:rFonts w:ascii="Cambria Math" w:hAnsi="Cambria Math"/>
                          </w:rPr>
                          <m:t>1,2,22ºC</m:t>
                        </m:r>
                      </m:sub>
                    </m:sSub>
                  </m:e>
                  <m:e>
                    <m:sSub>
                      <m:sSubPr>
                        <m:ctrlPr>
                          <w:rPr>
                            <w:rFonts w:ascii="Cambria Math" w:hAnsi="Cambria Math"/>
                            <w:i/>
                          </w:rPr>
                        </m:ctrlPr>
                      </m:sSubPr>
                      <m:e>
                        <m:r>
                          <w:rPr>
                            <w:rFonts w:ascii="Cambria Math" w:hAnsi="Cambria Math"/>
                          </w:rPr>
                          <m:t>logVCO2</m:t>
                        </m:r>
                      </m:e>
                      <m:sub>
                        <m:r>
                          <w:rPr>
                            <w:rFonts w:ascii="Cambria Math" w:hAnsi="Cambria Math"/>
                          </w:rPr>
                          <m:t>1,2,24ºC</m:t>
                        </m:r>
                      </m:sub>
                    </m:sSub>
                  </m:e>
                  <m:e>
                    <m:sSub>
                      <m:sSubPr>
                        <m:ctrlPr>
                          <w:rPr>
                            <w:rFonts w:ascii="Cambria Math" w:hAnsi="Cambria Math"/>
                            <w:i/>
                          </w:rPr>
                        </m:ctrlPr>
                      </m:sSubPr>
                      <m:e>
                        <m:r>
                          <w:rPr>
                            <w:rFonts w:ascii="Cambria Math" w:hAnsi="Cambria Math"/>
                          </w:rPr>
                          <m:t>logVCO2</m:t>
                        </m:r>
                      </m:e>
                      <m:sub>
                        <m:r>
                          <w:rPr>
                            <w:rFonts w:ascii="Cambria Math" w:hAnsi="Cambria Math"/>
                          </w:rPr>
                          <m:t>1,2,TºC</m:t>
                        </m:r>
                      </m:sub>
                    </m:sSub>
                  </m:e>
                </m:mr>
                <m:mr>
                  <m:e>
                    <m:sSub>
                      <m:sSubPr>
                        <m:ctrlPr>
                          <w:rPr>
                            <w:rFonts w:ascii="Cambria Math" w:hAnsi="Cambria Math"/>
                            <w:i/>
                          </w:rPr>
                        </m:ctrlPr>
                      </m:sSubPr>
                      <m:e>
                        <m:r>
                          <w:rPr>
                            <w:rFonts w:ascii="Cambria Math" w:hAnsi="Cambria Math"/>
                          </w:rPr>
                          <m:t>logVCO2</m:t>
                        </m:r>
                      </m:e>
                      <m:sub>
                        <m:r>
                          <w:rPr>
                            <w:rFonts w:ascii="Cambria Math" w:hAnsi="Cambria Math"/>
                          </w:rPr>
                          <m:t>…,10,22ºC</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logVCO2</m:t>
                            </m:r>
                          </m:e>
                          <m:sub>
                            <m:r>
                              <w:rPr>
                                <w:rFonts w:ascii="Cambria Math" w:hAnsi="Cambria Math"/>
                              </w:rPr>
                              <m:t>…,10,24ºC</m:t>
                            </m:r>
                          </m:sub>
                        </m:sSub>
                      </m:e>
                      <m:sub/>
                    </m:sSub>
                  </m:e>
                  <m:e>
                    <m:sSub>
                      <m:sSubPr>
                        <m:ctrlPr>
                          <w:rPr>
                            <w:rFonts w:ascii="Cambria Math" w:hAnsi="Cambria Math"/>
                            <w:i/>
                          </w:rPr>
                        </m:ctrlPr>
                      </m:sSubPr>
                      <m:e>
                        <m:r>
                          <w:rPr>
                            <w:rFonts w:ascii="Cambria Math" w:hAnsi="Cambria Math"/>
                          </w:rPr>
                          <m:t>logVCO2</m:t>
                        </m:r>
                      </m:e>
                      <m:sub>
                        <m:r>
                          <w:rPr>
                            <w:rFonts w:ascii="Cambria Math" w:hAnsi="Cambria Math"/>
                          </w:rPr>
                          <m:t>…,10,TºC</m:t>
                        </m:r>
                      </m:sub>
                    </m:sSub>
                  </m:e>
                </m:mr>
              </m:m>
            </m:e>
          </m:d>
          <m:r>
            <w:rPr>
              <w:rFonts w:ascii="Cambria Math" w:hAnsi="Cambria Math"/>
            </w:rPr>
            <m:t>=</m:t>
          </m:r>
        </m:oMath>
      </m:oMathPara>
    </w:p>
    <w:p w14:paraId="01391FA0" w14:textId="3170B4E8" w:rsidR="00596421" w:rsidRPr="00596421" w:rsidRDefault="006A2BA3" w:rsidP="006A2BA3">
      <w:pPr>
        <w:pStyle w:val="Thesisnormal"/>
        <w:spacing w:line="360" w:lineRule="auto"/>
        <w:ind w:firstLine="720"/>
        <w:jc w:val="center"/>
      </w:pPr>
      <m:oMathPara>
        <m:oMath>
          <m:r>
            <w:rPr>
              <w:rFonts w:ascii="Cambria Math" w:hAnsi="Cambria Math"/>
            </w:rPr>
            <m:t>zlogBodyMass+logPriorTemp+</m:t>
          </m:r>
          <m:d>
            <m:dPr>
              <m:ctrlPr>
                <w:rPr>
                  <w:rFonts w:ascii="Cambria Math" w:hAnsi="Cambria Math"/>
                  <w:i/>
                </w:rPr>
              </m:ctrlPr>
            </m:dPr>
            <m:e>
              <m:r>
                <w:rPr>
                  <w:rFonts w:ascii="Cambria Math" w:hAnsi="Cambria Math"/>
                </w:rPr>
                <m:t>1</m:t>
              </m:r>
            </m:e>
            <m:e>
              <m:r>
                <w:rPr>
                  <w:rFonts w:ascii="Cambria Math" w:hAnsi="Cambria Math"/>
                </w:rPr>
                <m:t>ID</m:t>
              </m:r>
            </m:e>
          </m:d>
          <m:r>
            <w:rPr>
              <w:rFonts w:ascii="Cambria Math" w:hAnsi="Cambria Math"/>
            </w:rPr>
            <m:t>+(1|Series)</m:t>
          </m:r>
        </m:oMath>
      </m:oMathPara>
    </w:p>
    <w:p w14:paraId="05BCF2AC" w14:textId="4B247BCF" w:rsidR="00877E4B" w:rsidRPr="002E5143" w:rsidRDefault="006A2BA3" w:rsidP="002E5143">
      <w:pPr>
        <w:pStyle w:val="Thesisnormal"/>
        <w:spacing w:line="360" w:lineRule="auto"/>
      </w:pPr>
      <w:r>
        <w:t xml:space="preserve">where each row represents each individual in a particular sampling session and each column </w:t>
      </w:r>
      <w:r w:rsidR="002A6813">
        <w:t xml:space="preserve">and each column </w:t>
      </w:r>
      <w:r>
        <w:t>represents logV</w:t>
      </w:r>
      <w:r w:rsidRPr="00EF0BC9">
        <w:rPr>
          <w:vertAlign w:val="subscript"/>
        </w:rPr>
        <w:t>CO2</w:t>
      </w:r>
      <w:r>
        <w:t xml:space="preserve"> measured at each temperature. </w:t>
      </w:r>
      <w:r w:rsidR="002A6813">
        <w:t xml:space="preserve">For example, </w:t>
      </w:r>
      <m:oMath>
        <m:sSub>
          <m:sSubPr>
            <m:ctrlPr>
              <w:rPr>
                <w:rFonts w:ascii="Cambria Math" w:hAnsi="Cambria Math"/>
                <w:i/>
              </w:rPr>
            </m:ctrlPr>
          </m:sSubPr>
          <m:e>
            <m:r>
              <w:rPr>
                <w:rFonts w:ascii="Cambria Math" w:hAnsi="Cambria Math"/>
              </w:rPr>
              <m:t>logVCO2</m:t>
            </m:r>
          </m:e>
          <m:sub>
            <m:r>
              <w:rPr>
                <w:rFonts w:ascii="Cambria Math" w:hAnsi="Cambria Math"/>
              </w:rPr>
              <m:t>1,1,22ºC</m:t>
            </m:r>
          </m:sub>
        </m:sSub>
      </m:oMath>
      <w:r w:rsidR="002A6813">
        <w:t xml:space="preserve"> is the log metabolic rate measured at 22ºC for individual 1 in sampling session 1.</w:t>
      </w:r>
      <w:r w:rsidR="002E5143">
        <w:t xml:space="preserve"> </w:t>
      </w:r>
      <w:ins w:id="210" w:author="fonti.kar@gmail.com" w:date="2018-11-09T10:50:00Z">
        <w:r w:rsidR="00041169">
          <w:t xml:space="preserve">Using </w:t>
        </w:r>
      </w:ins>
      <w:proofErr w:type="spellStart"/>
      <w:ins w:id="211" w:author="fonti.kar@gmail.com" w:date="2018-11-09T10:51:00Z">
        <w:r w:rsidR="00041169">
          <w:t>brms</w:t>
        </w:r>
      </w:ins>
      <w:proofErr w:type="spellEnd"/>
      <w:ins w:id="212" w:author="fonti.kar@gmail.com" w:date="2018-11-09T10:50:00Z">
        <w:r w:rsidR="00041169">
          <w:t>, w</w:t>
        </w:r>
      </w:ins>
      <w:r w:rsidR="002E5143">
        <w:t>e fitted</w:t>
      </w:r>
      <w:r w:rsidR="00BF2130">
        <w:t xml:space="preserve"> the same predictors as our function-valued models, note that log temperature is no longer a predictor as this is now part of the response matrix. We fitted </w:t>
      </w:r>
      <w:r w:rsidR="00BF2130">
        <w:lastRenderedPageBreak/>
        <w:t xml:space="preserve">individual ID and series ID as random intercepts. </w:t>
      </w:r>
      <w:r w:rsidR="00877E4B">
        <w:rPr>
          <w:shd w:val="clear" w:color="auto" w:fill="FFFFFF"/>
        </w:rPr>
        <w:t xml:space="preserve">The character-state model estimates variance components </w:t>
      </w:r>
      <w:r w:rsidR="00BB0E62">
        <w:rPr>
          <w:shd w:val="clear" w:color="auto" w:fill="FFFFFF"/>
        </w:rPr>
        <w:t xml:space="preserve">and covariances </w:t>
      </w:r>
      <w:r w:rsidR="00877E4B">
        <w:rPr>
          <w:shd w:val="clear" w:color="auto" w:fill="FFFFFF"/>
        </w:rPr>
        <w:t xml:space="preserve">for each temperature at the individual and series level and these can be used to calculate </w:t>
      </w:r>
      <w:r w:rsidR="002E5143">
        <w:rPr>
          <w:shd w:val="clear" w:color="auto" w:fill="FFFFFF"/>
        </w:rPr>
        <w:t xml:space="preserve">temperature specific </w:t>
      </w:r>
      <w:r w:rsidR="00877E4B">
        <w:rPr>
          <w:shd w:val="clear" w:color="auto" w:fill="FFFFFF"/>
        </w:rPr>
        <w:t xml:space="preserve">adjusted repeatability following Nakagawa, S., &amp; </w:t>
      </w:r>
      <w:proofErr w:type="spellStart"/>
      <w:r w:rsidR="00877E4B">
        <w:rPr>
          <w:shd w:val="clear" w:color="auto" w:fill="FFFFFF"/>
        </w:rPr>
        <w:t>Schielzeth</w:t>
      </w:r>
      <w:proofErr w:type="spellEnd"/>
      <w:r w:rsidR="00877E4B">
        <w:rPr>
          <w:shd w:val="clear" w:color="auto" w:fill="FFFFFF"/>
        </w:rPr>
        <w:t>, H. (2010).</w:t>
      </w:r>
    </w:p>
    <w:p w14:paraId="1CACE201" w14:textId="2CC2B080" w:rsidR="00877E4B" w:rsidRPr="00B67376" w:rsidRDefault="00877E4B" w:rsidP="00877E4B">
      <w:pPr>
        <w:pStyle w:val="Thesisnormal"/>
        <w:spacing w:line="360" w:lineRule="auto"/>
        <w:ind w:firstLine="720"/>
      </w:pPr>
      <w:proofErr w:type="spellStart"/>
      <w:r>
        <w:t>Eqn</w:t>
      </w:r>
      <w:proofErr w:type="spellEnd"/>
      <w:r>
        <w:t xml:space="preserve"> 8: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555AFCA3" w:rsidR="00877E4B" w:rsidRDefault="008B40FF" w:rsidP="002E5143">
      <w:pPr>
        <w:spacing w:line="360" w:lineRule="auto"/>
      </w:pPr>
      <w:r>
        <w:rPr>
          <w:shd w:val="clear" w:color="auto" w:fill="FFFFFF"/>
        </w:rPr>
        <w:t>w</w:t>
      </w:r>
      <w:r w:rsidR="00877E4B">
        <w:rPr>
          <w:shd w:val="clear" w:color="auto" w:fill="FFFFFF"/>
        </w:rPr>
        <w:t>here</w:t>
      </w:r>
      <w:r>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refers to the adjust repeatability at a</w:t>
      </w:r>
      <w:r w:rsidR="00877E4B">
        <w:rPr>
          <w:shd w:val="clear" w:color="auto" w:fill="FFFFFF"/>
        </w:rPr>
        <w:t xml:space="preserve"> </w:t>
      </w:r>
      <w:r>
        <w:rPr>
          <w:shd w:val="clear" w:color="auto" w:fill="FFFFFF"/>
        </w:rPr>
        <w:t>given</w:t>
      </w:r>
      <w:r w:rsidR="00877E4B">
        <w:rPr>
          <w:shd w:val="clear" w:color="auto" w:fill="FFFFFF"/>
        </w:rPr>
        <w:t xml:space="preserve"> temperature</w:t>
      </w:r>
      <w:r>
        <w:rPr>
          <w:shd w:val="clear" w:color="auto" w:fill="FFFFFF"/>
        </w:rPr>
        <w:t xml:space="preserve">; </w:t>
      </w:r>
      <w:r w:rsidRPr="00510A57">
        <w:rPr>
          <w:i/>
        </w:rPr>
        <w:t>V</w:t>
      </w:r>
      <w:r w:rsidRPr="00510A57">
        <w:rPr>
          <w:i/>
          <w:vertAlign w:val="subscript"/>
        </w:rPr>
        <w:t>ind0</w:t>
      </w:r>
      <w:r>
        <w:rPr>
          <w:i/>
          <w:vertAlign w:val="subscript"/>
        </w:rPr>
        <w:t>,T</w:t>
      </w:r>
      <w:r w:rsidRPr="00510A57">
        <w:t xml:space="preserve"> </w:t>
      </w:r>
      <w:r>
        <w:t xml:space="preserve">, </w:t>
      </w:r>
      <w:r w:rsidRPr="00510A57">
        <w:rPr>
          <w:i/>
        </w:rPr>
        <w:t>V</w:t>
      </w:r>
      <w:r w:rsidRPr="00510A57">
        <w:rPr>
          <w:i/>
          <w:vertAlign w:val="subscript"/>
        </w:rPr>
        <w:t>series0</w:t>
      </w:r>
      <w:r w:rsidR="00EC180D">
        <w:rPr>
          <w:i/>
          <w:vertAlign w:val="subscript"/>
        </w:rPr>
        <w:t>,</w:t>
      </w:r>
      <w:r>
        <w:rPr>
          <w:i/>
          <w:vertAlign w:val="subscript"/>
        </w:rPr>
        <w:t xml:space="preserve">T </w:t>
      </w:r>
      <w:r w:rsidRPr="00510A57">
        <w:t xml:space="preserve"> </w:t>
      </w:r>
      <w:r w:rsidRPr="008B40FF">
        <w:t>and</w:t>
      </w:r>
      <w:r>
        <w:rPr>
          <w:rStyle w:val="mi"/>
          <w:rFonts w:ascii="STIXGeneral-Italic" w:hAnsi="STIXGeneral-Italic" w:cs="STIXGeneral-Italic"/>
          <w:color w:val="333333"/>
          <w:sz w:val="25"/>
          <w:szCs w:val="25"/>
          <w:bdr w:val="none" w:sz="0" w:space="0" w:color="auto" w:frame="1"/>
          <w:shd w:val="clear" w:color="auto" w:fill="FFFFFF"/>
        </w:rPr>
        <w:t xml:space="preserve"> </w:t>
      </w:r>
      <w:r w:rsidRPr="00510A57">
        <w:rPr>
          <w:i/>
        </w:rPr>
        <w:t>V</w:t>
      </w:r>
      <w:r>
        <w:rPr>
          <w:i/>
          <w:vertAlign w:val="subscript"/>
        </w:rPr>
        <w:t>e</w:t>
      </w:r>
      <w:r w:rsidRPr="00510A57">
        <w:rPr>
          <w:i/>
          <w:vertAlign w:val="subscript"/>
        </w:rPr>
        <w:t>0</w:t>
      </w:r>
      <w:r w:rsidR="00EC180D">
        <w:rPr>
          <w:i/>
          <w:vertAlign w:val="subscript"/>
        </w:rPr>
        <w:t>,</w:t>
      </w:r>
      <w:r>
        <w:rPr>
          <w:i/>
          <w:vertAlign w:val="subscript"/>
        </w:rPr>
        <w:t xml:space="preserve">T </w:t>
      </w:r>
    </w:p>
    <w:p w14:paraId="21E91198" w14:textId="31377545" w:rsidR="00877E4B" w:rsidRDefault="008B40FF" w:rsidP="002E5143">
      <w:pPr>
        <w:spacing w:line="360" w:lineRule="auto"/>
      </w:pPr>
      <w:r>
        <w:t>represents the individual intercept, series intercept and residual variance component at a given temperature.</w:t>
      </w:r>
    </w:p>
    <w:p w14:paraId="64FB7C7F" w14:textId="28652C6D" w:rsidR="009A5C4A" w:rsidRDefault="009A5C4A" w:rsidP="00520BFD">
      <w:pPr>
        <w:pStyle w:val="Heading4"/>
        <w:spacing w:line="360" w:lineRule="auto"/>
        <w:rPr>
          <w:lang w:val="en-AU"/>
        </w:rPr>
      </w:pPr>
      <w:r>
        <w:rPr>
          <w:lang w:val="en-AU"/>
        </w:rPr>
        <w:t>Slope – plasticity</w:t>
      </w:r>
    </w:p>
    <w:p w14:paraId="7E5326ED" w14:textId="627FBFD4" w:rsidR="004364E0" w:rsidRDefault="00703C8E" w:rsidP="000B0683">
      <w:pPr>
        <w:pStyle w:val="Thesisnormal"/>
        <w:spacing w:line="360" w:lineRule="auto"/>
      </w:pPr>
      <w:ins w:id="213" w:author="Daniel Noble" w:date="2018-11-08T12:41:00Z">
        <w:r>
          <w:t>F</w:t>
        </w:r>
      </w:ins>
      <w:r w:rsidR="000B0683">
        <w:t xml:space="preserve">unction-valued </w:t>
      </w:r>
      <w:ins w:id="214" w:author="Daniel Noble" w:date="2018-11-08T12:41:00Z">
        <w:r>
          <w:t>approaches uses the</w:t>
        </w:r>
      </w:ins>
      <w:r w:rsidR="00520BFD" w:rsidRPr="00520BFD">
        <w:t xml:space="preserve"> slope </w:t>
      </w:r>
      <w:r w:rsidR="00520BFD">
        <w:t xml:space="preserve">of a linear thermal reaction norm </w:t>
      </w:r>
      <w:ins w:id="215" w:author="Daniel Noble" w:date="2018-11-08T12:41:00Z">
        <w:r>
          <w:t xml:space="preserve">to </w:t>
        </w:r>
      </w:ins>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ins w:id="216" w:author="Daniel Noble" w:date="2018-11-08T12:41:00Z">
        <w:r>
          <w:t xml:space="preserve">are </w:t>
        </w:r>
      </w:ins>
      <w:r w:rsidR="000B0683">
        <w:t>repeatable</w:t>
      </w:r>
      <w:r w:rsidR="00520BFD">
        <w:t>, this would indicate that individuals differ consistently in how they respond to temperature</w:t>
      </w:r>
      <w:ins w:id="217" w:author="Daniel Noble" w:date="2018-11-08T12:42:00Z">
        <w:r>
          <w:t xml:space="preserve"> over time</w:t>
        </w:r>
      </w:ins>
      <w:r w:rsidR="00BB0E62">
        <w:t xml:space="preserve">. </w:t>
      </w:r>
      <w:r w:rsidR="000B0683">
        <w:t>We used one of the previously fitted function-valued models to calculate the repeatability of the slope, (</w:t>
      </w:r>
      <w:proofErr w:type="spellStart"/>
      <w:r w:rsidR="000B0683">
        <w:t>logTemperature</w:t>
      </w:r>
      <w:proofErr w:type="spellEnd"/>
      <w:r w:rsidR="000B0683">
        <w:t xml:space="preserve"> </w:t>
      </w:r>
      <w:proofErr w:type="spellStart"/>
      <w:r w:rsidR="000B0683">
        <w:t>centered</w:t>
      </w:r>
      <w:proofErr w:type="spellEnd"/>
      <w:r w:rsidR="000B0683">
        <w:t xml:space="preserve"> at 22ºC). </w:t>
      </w:r>
    </w:p>
    <w:p w14:paraId="56F4C772" w14:textId="4E03AEBB" w:rsidR="000B0683" w:rsidRDefault="000B0683" w:rsidP="004364E0">
      <w:pPr>
        <w:pStyle w:val="Thesisnormal"/>
        <w:spacing w:line="360" w:lineRule="auto"/>
        <w:ind w:firstLine="720"/>
      </w:pPr>
      <w:proofErr w:type="spellStart"/>
      <w:r>
        <w:t>Eqn</w:t>
      </w:r>
      <w:proofErr w:type="spellEnd"/>
      <w:r>
        <w:t xml:space="preserve"> 9: </w:t>
      </w:r>
    </w:p>
    <w:p w14:paraId="07943CF4" w14:textId="77777777" w:rsidR="000B0683" w:rsidRPr="00DE5D86" w:rsidRDefault="007B47C1" w:rsidP="000B0683">
      <w:pPr>
        <w:pStyle w:val="Thesisnormal"/>
        <w:spacing w:line="36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095A39BC" w:rsidR="0080379C" w:rsidRPr="0080379C" w:rsidRDefault="000B0683" w:rsidP="003D60FF">
      <w:pPr>
        <w:pStyle w:val="Thesisnormal"/>
        <w:spacing w:line="360" w:lineRule="auto"/>
      </w:pPr>
      <w:r>
        <w:t xml:space="preserve">where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w:t>
      </w:r>
      <w:commentRangeStart w:id="218"/>
      <w:r>
        <w:t xml:space="preserve">series </w:t>
      </w:r>
      <w:commentRangeEnd w:id="218"/>
      <w:r w:rsidR="0045748F">
        <w:rPr>
          <w:rStyle w:val="CommentReference"/>
        </w:rPr>
        <w:commentReference w:id="218"/>
      </w:r>
      <w:r>
        <w:t xml:space="preserve">slope, respectively. </w:t>
      </w:r>
      <w:r w:rsidR="00BB0E62">
        <w:t>While the character state approach may</w:t>
      </w:r>
      <w:r w:rsidR="00BB0E62" w:rsidRPr="00BB0E62">
        <w:t xml:space="preserve"> </w:t>
      </w:r>
      <w:r w:rsidR="00BB0E62">
        <w:t xml:space="preserve">make less stringent assumptions on how </w:t>
      </w:r>
      <w:r w:rsidR="00E7413B">
        <w:t>the phenotype</w:t>
      </w:r>
      <w:r w:rsidR="00BB0E62">
        <w:t xml:space="preserve"> </w:t>
      </w:r>
      <w:r w:rsidR="00E7413B">
        <w:t xml:space="preserve">can </w:t>
      </w:r>
      <w:r w:rsidR="00BB0E62">
        <w:t xml:space="preserve">change across an environment, identifying changes in repeatability </w:t>
      </w:r>
      <w:r>
        <w:t>across different environments</w:t>
      </w:r>
      <w:r w:rsidR="00E7413B">
        <w:t xml:space="preserve"> using R</w:t>
      </w:r>
      <w:r w:rsidR="00E7413B" w:rsidRPr="00E7413B">
        <w:rPr>
          <w:vertAlign w:val="subscript"/>
        </w:rPr>
        <w:t>T</w:t>
      </w:r>
      <w:r w:rsidR="00E7413B">
        <w:t xml:space="preserve"> (</w:t>
      </w:r>
      <w:proofErr w:type="spellStart"/>
      <w:r w:rsidR="00E7413B">
        <w:t>eqn</w:t>
      </w:r>
      <w:proofErr w:type="spellEnd"/>
      <w:r w:rsidR="00E7413B">
        <w:t xml:space="preserve"> 8)</w:t>
      </w:r>
      <w:r w:rsidR="00BB0E62">
        <w:t xml:space="preserve"> is conceptually the same as quantifying whether slopes are repeatable or not. </w:t>
      </w:r>
    </w:p>
    <w:p w14:paraId="63523364" w14:textId="279CCA75" w:rsidR="009A5C4A" w:rsidRDefault="009A5C4A" w:rsidP="00E7413B">
      <w:pPr>
        <w:pStyle w:val="Heading3"/>
        <w:spacing w:line="360" w:lineRule="auto"/>
        <w:rPr>
          <w:lang w:val="en-AU"/>
        </w:rPr>
      </w:pPr>
      <w:r>
        <w:rPr>
          <w:lang w:val="en-AU"/>
        </w:rPr>
        <w:t>Cross-temperature correlations in metabolic rate</w:t>
      </w:r>
    </w:p>
    <w:p w14:paraId="4E536350" w14:textId="6848E4C3" w:rsidR="00B57B7C" w:rsidRPr="004364E0" w:rsidRDefault="00441EAF" w:rsidP="00441EAF">
      <w:pPr>
        <w:spacing w:line="360" w:lineRule="auto"/>
        <w:rPr>
          <w:lang w:val="en-AU"/>
        </w:rPr>
      </w:pPr>
      <w:r>
        <w:rPr>
          <w:lang w:val="en-AU"/>
        </w:rPr>
        <w:t>Metabolic rate measured at one temperature will be undoubtedly correlated with metabolic rate measured at another temperature. We estimated these cross-environment correlations using both statistical approaches. While</w:t>
      </w:r>
      <w:r w:rsidR="00AB3AD8">
        <w:rPr>
          <w:lang w:val="en-AU"/>
        </w:rPr>
        <w:t xml:space="preserve"> correlations</w:t>
      </w:r>
      <w:r w:rsidR="003C0991">
        <w:rPr>
          <w:lang w:val="en-AU"/>
        </w:rPr>
        <w:t xml:space="preserve"> </w:t>
      </w:r>
      <w:r>
        <w:rPr>
          <w:lang w:val="en-AU"/>
        </w:rPr>
        <w:t xml:space="preserve">can </w:t>
      </w:r>
      <w:ins w:id="219" w:author="Daniel Noble" w:date="2018-11-08T12:43:00Z">
        <w:r w:rsidR="003827B6">
          <w:rPr>
            <w:lang w:val="en-AU"/>
          </w:rPr>
          <w:t xml:space="preserve">be </w:t>
        </w:r>
      </w:ins>
      <w:r>
        <w:rPr>
          <w:lang w:val="en-AU"/>
        </w:rPr>
        <w:t xml:space="preserve">estimated </w:t>
      </w:r>
      <w:r w:rsidR="003C0991">
        <w:rPr>
          <w:lang w:val="en-AU"/>
        </w:rPr>
        <w:t>directly from the character-state model at both the among and within individual level (</w:t>
      </w:r>
      <w:r>
        <w:rPr>
          <w:lang w:val="en-AU"/>
        </w:rPr>
        <w:t xml:space="preserve">by </w:t>
      </w:r>
      <w:r w:rsidR="003C0991">
        <w:rPr>
          <w:lang w:val="en-AU"/>
        </w:rPr>
        <w:t xml:space="preserve">setting </w:t>
      </w:r>
      <w:proofErr w:type="spellStart"/>
      <w:r w:rsidR="003C0991">
        <w:rPr>
          <w:lang w:val="en-AU"/>
        </w:rPr>
        <w:t>rescor</w:t>
      </w:r>
      <w:proofErr w:type="spellEnd"/>
      <w:r w:rsidR="003C0991">
        <w:rPr>
          <w:lang w:val="en-AU"/>
        </w:rPr>
        <w:t xml:space="preserve"> = T in </w:t>
      </w:r>
      <w:proofErr w:type="spellStart"/>
      <w:r w:rsidR="003C0991">
        <w:rPr>
          <w:lang w:val="en-AU"/>
        </w:rPr>
        <w:t>brms</w:t>
      </w:r>
      <w:proofErr w:type="spellEnd"/>
      <w:r w:rsidR="003C0991">
        <w:rPr>
          <w:lang w:val="en-AU"/>
        </w:rPr>
        <w:t xml:space="preserve"> or </w:t>
      </w:r>
      <w:proofErr w:type="spellStart"/>
      <w:r w:rsidR="003C0991">
        <w:rPr>
          <w:lang w:val="en-AU"/>
        </w:rPr>
        <w:t>rcov</w:t>
      </w:r>
      <w:proofErr w:type="spellEnd"/>
      <w:r w:rsidR="003C0991">
        <w:rPr>
          <w:lang w:val="en-AU"/>
        </w:rPr>
        <w:t xml:space="preserve"> </w:t>
      </w:r>
      <w:r>
        <w:rPr>
          <w:lang w:val="en-AU"/>
        </w:rPr>
        <w:t>= ~us(trait</w:t>
      </w:r>
      <w:proofErr w:type="gramStart"/>
      <w:r>
        <w:rPr>
          <w:lang w:val="en-AU"/>
        </w:rPr>
        <w:t>):units</w:t>
      </w:r>
      <w:proofErr w:type="gramEnd"/>
      <w:r>
        <w:rPr>
          <w:lang w:val="en-AU"/>
        </w:rPr>
        <w:t xml:space="preserve"> in </w:t>
      </w:r>
      <w:proofErr w:type="spellStart"/>
      <w:r>
        <w:rPr>
          <w:lang w:val="en-AU"/>
        </w:rPr>
        <w:t>MCMCglmm</w:t>
      </w:r>
      <w:proofErr w:type="spellEnd"/>
      <w:r>
        <w:rPr>
          <w:lang w:val="en-AU"/>
        </w:rPr>
        <w:t>),</w:t>
      </w:r>
      <w:r w:rsidR="003C0991">
        <w:rPr>
          <w:lang w:val="en-AU"/>
        </w:rPr>
        <w:t xml:space="preserve"> </w:t>
      </w:r>
      <w:r>
        <w:rPr>
          <w:lang w:val="en-AU"/>
        </w:rPr>
        <w:t>these</w:t>
      </w:r>
      <w:r w:rsidR="00C04CFD">
        <w:rPr>
          <w:lang w:val="en-AU"/>
        </w:rPr>
        <w:t xml:space="preserve"> are not directly estimated </w:t>
      </w:r>
      <w:r>
        <w:rPr>
          <w:lang w:val="en-AU"/>
        </w:rPr>
        <w:t>from function-valued models</w:t>
      </w:r>
      <w:ins w:id="220" w:author="Daniel Noble" w:date="2018-11-08T12:43:00Z">
        <w:r w:rsidR="003827B6">
          <w:rPr>
            <w:lang w:val="en-AU"/>
          </w:rPr>
          <w:t xml:space="preserve"> as they are part of the general slope describing the reaction norm</w:t>
        </w:r>
      </w:ins>
      <w:r>
        <w:rPr>
          <w:lang w:val="en-AU"/>
        </w:rPr>
        <w:t>. H</w:t>
      </w:r>
      <w:r w:rsidR="00C04CFD">
        <w:rPr>
          <w:lang w:val="en-AU"/>
        </w:rPr>
        <w:t>owever</w:t>
      </w:r>
      <w:r>
        <w:rPr>
          <w:lang w:val="en-AU"/>
        </w:rPr>
        <w:t>,</w:t>
      </w:r>
      <w:r w:rsidR="00C04CFD">
        <w:rPr>
          <w:lang w:val="en-AU"/>
        </w:rPr>
        <w:t xml:space="preserve"> </w:t>
      </w:r>
      <w:r>
        <w:rPr>
          <w:lang w:val="en-AU"/>
        </w:rPr>
        <w:t>correlations</w:t>
      </w:r>
      <w:r w:rsidR="00C04CFD">
        <w:rPr>
          <w:lang w:val="en-AU"/>
        </w:rPr>
        <w:t xml:space="preserve"> can be calculated </w:t>
      </w:r>
      <w:r>
        <w:rPr>
          <w:lang w:val="en-AU"/>
        </w:rPr>
        <w:t xml:space="preserve">from function-valued models </w:t>
      </w:r>
      <w:r w:rsidR="00C04CFD">
        <w:rPr>
          <w:lang w:val="en-AU"/>
        </w:rPr>
        <w:t>using</w:t>
      </w:r>
      <w:ins w:id="221" w:author="fonti.kar@gmail.com" w:date="2018-11-09T18:22:00Z">
        <w:r w:rsidR="00572C4B">
          <w:rPr>
            <w:lang w:val="en-AU"/>
          </w:rPr>
          <w:t xml:space="preserve"> matrix algebra </w:t>
        </w:r>
      </w:ins>
      <w:ins w:id="222" w:author="fonti.kar@gmail.com" w:date="2018-11-09T18:23:00Z">
        <w:r w:rsidR="00572C4B">
          <w:rPr>
            <w:lang w:val="en-AU"/>
          </w:rPr>
          <w:t>and</w:t>
        </w:r>
      </w:ins>
      <w:r w:rsidR="00C04CFD">
        <w:rPr>
          <w:lang w:val="en-AU"/>
        </w:rPr>
        <w:t xml:space="preserve"> the variance-covariance matrix of the intercept and slope following </w:t>
      </w:r>
      <w:proofErr w:type="spellStart"/>
      <w:r w:rsidR="00C04CFD">
        <w:rPr>
          <w:lang w:val="en-AU"/>
        </w:rPr>
        <w:t>Brommer</w:t>
      </w:r>
      <w:proofErr w:type="spellEnd"/>
      <w:r w:rsidR="00C04CFD">
        <w:rPr>
          <w:lang w:val="en-AU"/>
        </w:rPr>
        <w:t xml:space="preserve"> (2013)</w:t>
      </w:r>
      <w:del w:id="223" w:author="fonti.kar@gmail.com" w:date="2018-11-09T18:23:00Z">
        <w:r w:rsidDel="00572C4B">
          <w:rPr>
            <w:lang w:val="en-AU"/>
          </w:rPr>
          <w:delText xml:space="preserve"> (See below</w:delText>
        </w:r>
        <w:r w:rsidR="004364E0" w:rsidDel="00572C4B">
          <w:rPr>
            <w:lang w:val="en-AU"/>
          </w:rPr>
          <w:delText>)</w:delText>
        </w:r>
      </w:del>
      <w:r w:rsidR="00C04CFD">
        <w:rPr>
          <w:lang w:val="en-AU"/>
        </w:rPr>
        <w:t xml:space="preserve">. We derived correlations </w:t>
      </w:r>
      <w:r w:rsidR="00B57B7C">
        <w:rPr>
          <w:lang w:val="en-AU"/>
        </w:rPr>
        <w:t>from a function-valued model</w:t>
      </w:r>
      <w:ins w:id="224" w:author="fonti.kar@gmail.com" w:date="2018-11-09T18:23:00Z">
        <w:r w:rsidR="00572C4B">
          <w:rPr>
            <w:lang w:val="en-AU"/>
          </w:rPr>
          <w:t xml:space="preserve"> at the among and </w:t>
        </w:r>
        <w:commentRangeStart w:id="225"/>
        <w:r w:rsidR="00572C4B">
          <w:rPr>
            <w:lang w:val="en-AU"/>
          </w:rPr>
          <w:t>within individual level</w:t>
        </w:r>
      </w:ins>
      <w:r w:rsidR="00B57B7C">
        <w:rPr>
          <w:lang w:val="en-AU"/>
        </w:rPr>
        <w:t xml:space="preserve"> </w:t>
      </w:r>
      <w:commentRangeEnd w:id="225"/>
      <w:r w:rsidR="00572C4B">
        <w:rPr>
          <w:rStyle w:val="CommentReference"/>
          <w:rFonts w:eastAsiaTheme="minorEastAsia" w:cstheme="minorBidi"/>
          <w:lang w:val="en-AU"/>
        </w:rPr>
        <w:lastRenderedPageBreak/>
        <w:commentReference w:id="225"/>
      </w:r>
      <w:r w:rsidR="00B57B7C">
        <w:rPr>
          <w:lang w:val="en-AU"/>
        </w:rPr>
        <w:t>where we fitted log</w:t>
      </w:r>
      <w:r w:rsidR="00B57B7C">
        <w:t>V</w:t>
      </w:r>
      <w:r w:rsidR="00B57B7C" w:rsidRPr="00EF0BC9">
        <w:rPr>
          <w:vertAlign w:val="subscript"/>
        </w:rPr>
        <w:t>CO2</w:t>
      </w:r>
      <w:r w:rsidR="00B57B7C">
        <w:t xml:space="preserve"> as a response and </w:t>
      </w:r>
      <w:r w:rsidR="00870580">
        <w:t>same as</w:t>
      </w:r>
      <w:r w:rsidR="00B57B7C">
        <w:t xml:space="preserve"> previous models, </w:t>
      </w:r>
      <w:proofErr w:type="spellStart"/>
      <w:r w:rsidR="00B57B7C">
        <w:t>logTemp</w:t>
      </w:r>
      <w:proofErr w:type="spellEnd"/>
      <w:r w:rsidR="00B57B7C">
        <w:t xml:space="preserve">, </w:t>
      </w:r>
      <w:proofErr w:type="spellStart"/>
      <w:r w:rsidR="00B57B7C">
        <w:t>zlogBodyMass</w:t>
      </w:r>
      <w:proofErr w:type="spellEnd"/>
      <w:r w:rsidR="00B57B7C">
        <w:t xml:space="preserve"> and </w:t>
      </w:r>
      <w:proofErr w:type="spellStart"/>
      <w:r w:rsidR="00B57B7C">
        <w:t>logPriorTemp</w:t>
      </w:r>
      <w:proofErr w:type="spellEnd"/>
      <w:r w:rsidR="00B57B7C">
        <w:t xml:space="preserve"> were included as predictors. </w:t>
      </w:r>
      <w:r w:rsidR="00C04CFD">
        <w:t xml:space="preserve">Individual IDs and </w:t>
      </w:r>
      <w:proofErr w:type="spellStart"/>
      <w:r w:rsidR="00C04CFD">
        <w:t>logTemp</w:t>
      </w:r>
      <w:proofErr w:type="spellEnd"/>
      <w:r w:rsidR="00C04CFD">
        <w:t xml:space="preserve"> were included as a random intercept and slope, respectively. S</w:t>
      </w:r>
      <w:r w:rsidR="00B57B7C">
        <w:t>ampling session ID</w:t>
      </w:r>
      <w:r w:rsidR="00C04CFD">
        <w:t xml:space="preserve"> was included</w:t>
      </w:r>
      <w:r w:rsidR="00B57B7C">
        <w:t xml:space="preserve"> as a covariate </w:t>
      </w:r>
      <w:r w:rsidR="00C04CFD">
        <w:t xml:space="preserve">instead of using ‘series’ as a random effect because to </w:t>
      </w:r>
      <w:ins w:id="226" w:author="Daniel Noble" w:date="2018-11-08T12:44:00Z">
        <w:r w:rsidR="00B95620">
          <w:t xml:space="preserve">the </w:t>
        </w:r>
      </w:ins>
      <w:r w:rsidR="00C04CFD">
        <w:t>best</w:t>
      </w:r>
      <w:ins w:id="227" w:author="Daniel Noble" w:date="2018-11-08T12:44:00Z">
        <w:r w:rsidR="00B95620">
          <w:t xml:space="preserve"> of our</w:t>
        </w:r>
      </w:ins>
      <w:r w:rsidR="00C04CFD">
        <w:t xml:space="preserve"> knowledge no method has been proposed on deriving correlations from more than one random effect. </w:t>
      </w:r>
      <w:r w:rsidR="004364E0">
        <w:t>T</w:t>
      </w:r>
      <w:r w:rsidR="00EC180D">
        <w:t xml:space="preserve">he variance-covariance </w:t>
      </w:r>
      <w:ins w:id="228" w:author="fonti.kar@gmail.com" w:date="2018-11-09T10:50:00Z">
        <w:r w:rsidR="00041169">
          <w:t xml:space="preserve">(K) </w:t>
        </w:r>
      </w:ins>
      <w:r w:rsidR="004364E0">
        <w:t>from t</w:t>
      </w:r>
      <w:r w:rsidR="00EC180D">
        <w:t>his model is</w:t>
      </w:r>
      <w:r w:rsidR="00870580">
        <w:t xml:space="preserve"> therefore</w:t>
      </w:r>
      <w:r w:rsidR="00EC180D">
        <w:t xml:space="preserve"> denoted as</w:t>
      </w:r>
      <w:ins w:id="229" w:author="Daniel Noble" w:date="2018-11-08T12:44:00Z">
        <w:r w:rsidR="00B95620">
          <w:t xml:space="preserve">: </w:t>
        </w:r>
      </w:ins>
    </w:p>
    <w:p w14:paraId="450FA120" w14:textId="3E56A2C7" w:rsidR="003D60FF" w:rsidRDefault="00EC180D" w:rsidP="004364E0">
      <w:pPr>
        <w:spacing w:line="360" w:lineRule="auto"/>
        <w:ind w:firstLine="720"/>
        <w:rPr>
          <w:lang w:val="en-AU"/>
        </w:rPr>
      </w:pPr>
      <w:proofErr w:type="spellStart"/>
      <w:r>
        <w:rPr>
          <w:lang w:val="en-AU"/>
        </w:rPr>
        <w:t>Eqn</w:t>
      </w:r>
      <w:proofErr w:type="spellEnd"/>
      <w:r>
        <w:rPr>
          <w:lang w:val="en-AU"/>
        </w:rPr>
        <w:t xml:space="preserve"> 10:</w:t>
      </w:r>
    </w:p>
    <w:p w14:paraId="25FCF442" w14:textId="255060F6" w:rsidR="00EC180D" w:rsidRDefault="00EC180D" w:rsidP="004364E0">
      <w:pPr>
        <w:spacing w:line="360" w:lineRule="auto"/>
        <w:ind w:firstLine="720"/>
        <w:rPr>
          <w:lang w:val="en-AU"/>
        </w:rPr>
      </w:pPr>
      <w:commentRangeStart w:id="230"/>
      <m:oMathPara>
        <m:oMath>
          <m:r>
            <w:rPr>
              <w:rFonts w:ascii="Cambria Math" w:hAnsi="Cambria Math"/>
              <w:lang w:val="en-AU"/>
            </w:rPr>
            <m:t>K</m:t>
          </m:r>
          <w:commentRangeEnd w:id="230"/>
          <m:r>
            <m:rPr>
              <m:sty m:val="p"/>
            </m:rPr>
            <w:rPr>
              <w:rStyle w:val="CommentReference"/>
              <w:rFonts w:eastAsiaTheme="minorEastAsia" w:cstheme="minorBidi"/>
              <w:lang w:val="en-AU"/>
            </w:rPr>
            <w:commentReference w:id="230"/>
          </m:r>
          <m:r>
            <w:rPr>
              <w:rFonts w:ascii="Cambria Math" w:hAnsi="Cambria Math"/>
              <w:lang w:val="en-AU"/>
            </w:rPr>
            <m:t xml:space="preserve">=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28EF79F0" w:rsidR="00A72343" w:rsidRDefault="00EC180D" w:rsidP="000E4202">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A91269">
        <w:rPr>
          <w:lang w:val="en-AU"/>
        </w:rPr>
        <w:t xml:space="preserve"> </w:t>
      </w:r>
      <w:r>
        <w:rPr>
          <w:lang w:val="en-AU"/>
        </w:rPr>
        <w:t xml:space="preserve">is the covariance of the slope and intercept. </w:t>
      </w:r>
      <w:r w:rsidR="00A72343">
        <w:rPr>
          <w:lang w:val="en-AU"/>
        </w:rPr>
        <w:t>The six measurement temperatures can be represented as a double column vector with six rows,</w:t>
      </w:r>
    </w:p>
    <w:p w14:paraId="352FA734" w14:textId="527A8F2C" w:rsidR="003C0991" w:rsidRDefault="00BD2E0B" w:rsidP="000E4202">
      <w:pPr>
        <w:spacing w:line="360" w:lineRule="auto"/>
        <w:ind w:firstLine="720"/>
        <w:rPr>
          <w:lang w:val="en-AU"/>
        </w:rPr>
      </w:pPr>
      <w:proofErr w:type="spellStart"/>
      <w:r>
        <w:rPr>
          <w:lang w:val="en-AU"/>
        </w:rPr>
        <w:t>Eqn</w:t>
      </w:r>
      <w:proofErr w:type="spellEnd"/>
      <w:r>
        <w:rPr>
          <w:lang w:val="en-AU"/>
        </w:rPr>
        <w:t xml:space="preserve"> 11:</w:t>
      </w:r>
    </w:p>
    <w:p w14:paraId="59820DB4" w14:textId="79CDE7D0" w:rsidR="00A72343" w:rsidRPr="00A72343" w:rsidRDefault="00A72343" w:rsidP="000E4202">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m:t>
                        </m:r>
                      </m:sub>
                    </m:sSub>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6978365A" w:rsidR="00BC2311" w:rsidRDefault="00A72343" w:rsidP="000E4202">
      <w:pPr>
        <w:spacing w:line="360" w:lineRule="auto"/>
        <w:rPr>
          <w:lang w:val="en-AU"/>
        </w:rPr>
      </w:pPr>
      <w:r>
        <w:rPr>
          <w:lang w:val="en-AU"/>
        </w:rPr>
        <w:t>where the first</w:t>
      </w:r>
      <w:r w:rsidR="00BC2311">
        <w:rPr>
          <w:lang w:val="en-AU"/>
        </w:rPr>
        <w:t xml:space="preserve"> column</w:t>
      </w:r>
      <w:ins w:id="231" w:author="Daniel Noble" w:date="2018-11-08T12:45:00Z">
        <w:r w:rsidR="00B95620">
          <w:rPr>
            <w:lang w:val="en-AU"/>
          </w:rPr>
          <w:t xml:space="preserve"> </w:t>
        </w:r>
      </w:ins>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proofErr w:type="gramStart"/>
      <w:r w:rsidR="00870580" w:rsidRPr="00870580">
        <w:rPr>
          <w:i/>
          <w:lang w:val="en-AU"/>
        </w:rPr>
        <w:t>K</w:t>
      </w:r>
      <w:r w:rsidR="00870580">
        <w:rPr>
          <w:lang w:val="en-AU"/>
        </w:rPr>
        <w:t xml:space="preserve"> </w:t>
      </w:r>
      <w:r>
        <w:rPr>
          <w:lang w:val="en-AU"/>
        </w:rPr>
        <w:t>.</w:t>
      </w:r>
      <w:proofErr w:type="gramEnd"/>
      <w:r>
        <w:rPr>
          <w:lang w:val="en-AU"/>
        </w:rPr>
        <w:t xml:space="preserve"> The </w:t>
      </w:r>
      <w:r w:rsidR="00BD2E0B">
        <w:rPr>
          <w:lang w:val="en-AU"/>
        </w:rPr>
        <w:t xml:space="preserve">among individual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ϕ</m:t>
        </m:r>
      </m:oMath>
      <w:r w:rsidR="00BC2311">
        <w:rPr>
          <w:lang w:val="en-AU"/>
        </w:rPr>
        <w:t xml:space="preserve"> and its transpose</w:t>
      </w:r>
      <w:r w:rsidR="00870580">
        <w:rPr>
          <w:lang w:val="en-AU"/>
        </w:rPr>
        <w:t xml:space="preserve"> </w:t>
      </w:r>
      <m:oMath>
        <m:r>
          <w:rPr>
            <w:rFonts w:ascii="Cambria Math" w:hAnsi="Cambria Math"/>
            <w:lang w:val="en-AU"/>
          </w:rPr>
          <m:t>'ϕ</m:t>
        </m:r>
      </m:oMath>
      <w:r w:rsidR="00BC2311">
        <w:rPr>
          <w:lang w:val="en-AU"/>
        </w:rPr>
        <w:t>,</w:t>
      </w:r>
    </w:p>
    <w:p w14:paraId="548D5A4F" w14:textId="3F3E896D" w:rsidR="00BC2311" w:rsidRDefault="00BD2E0B" w:rsidP="000E4202">
      <w:pPr>
        <w:spacing w:line="360" w:lineRule="auto"/>
        <w:ind w:firstLine="720"/>
        <w:rPr>
          <w:lang w:val="en-AU"/>
        </w:rPr>
      </w:pPr>
      <w:proofErr w:type="spellStart"/>
      <w:r>
        <w:rPr>
          <w:lang w:val="en-AU"/>
        </w:rPr>
        <w:t>Eqn</w:t>
      </w:r>
      <w:proofErr w:type="spellEnd"/>
      <w:r>
        <w:rPr>
          <w:lang w:val="en-AU"/>
        </w:rPr>
        <w:t xml:space="preserve"> </w:t>
      </w:r>
      <w:r w:rsidR="00BC2311">
        <w:rPr>
          <w:lang w:val="en-AU"/>
        </w:rPr>
        <w:t>12</w:t>
      </w:r>
      <w:r>
        <w:rPr>
          <w:lang w:val="en-AU"/>
        </w:rPr>
        <w:t>:</w:t>
      </w:r>
    </w:p>
    <w:p w14:paraId="2786B757" w14:textId="4BE83335" w:rsidR="00BC2311" w:rsidRPr="00087568" w:rsidRDefault="000E4202" w:rsidP="000E4202">
      <w:pPr>
        <w:spacing w:line="360" w:lineRule="auto"/>
        <w:ind w:firstLine="720"/>
        <w:rPr>
          <w:lang w:val="en-AU"/>
        </w:rPr>
      </w:pPr>
      <m:oMathPara>
        <m:oMath>
          <m:r>
            <w:rPr>
              <w:rFonts w:ascii="Cambria Math" w:hAnsi="Cambria Math"/>
              <w:lang w:val="en-AU"/>
            </w:rPr>
            <m:t>P= ϕK'ϕ</m:t>
          </m:r>
        </m:oMath>
      </m:oMathPara>
    </w:p>
    <w:p w14:paraId="260166ED" w14:textId="6BA6CC29" w:rsidR="00087568" w:rsidRPr="000E4202" w:rsidRDefault="00087568" w:rsidP="00087568">
      <w:pPr>
        <w:spacing w:line="360" w:lineRule="auto"/>
        <w:rPr>
          <w:lang w:val="en-AU"/>
        </w:rPr>
      </w:pPr>
      <w:r>
        <w:rPr>
          <w:lang w:val="en-AU"/>
        </w:rPr>
        <w:t>which results in a 6 x 6 variance-covariance matrix as follows,</w:t>
      </w:r>
    </w:p>
    <w:p w14:paraId="1B008ACD" w14:textId="24FA8170" w:rsidR="000E4202" w:rsidRPr="00BD2E0B" w:rsidRDefault="000E4202" w:rsidP="00BD2E0B">
      <w:pPr>
        <w:spacing w:line="360" w:lineRule="auto"/>
        <w:ind w:firstLine="720"/>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5"/>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 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3,6</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6B943D9C" w:rsidR="00BD2E0B" w:rsidRDefault="00BD2E0B" w:rsidP="00BD2E0B">
      <w:pPr>
        <w:spacing w:line="360" w:lineRule="auto"/>
        <w:rPr>
          <w:lang w:val="en-AU"/>
        </w:rPr>
      </w:pPr>
      <w:r>
        <w:rPr>
          <w:lang w:val="en-AU"/>
        </w:rPr>
        <w:t>where</w:t>
      </w:r>
      <w:r w:rsidR="00870580">
        <w:rPr>
          <w:lang w:val="en-AU"/>
        </w:rPr>
        <w:t xml:space="preserve"> the diagonal,</w:t>
      </w:r>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 individual variances in log met</w:t>
      </w:r>
      <w:proofErr w:type="spellStart"/>
      <w:r>
        <w:rPr>
          <w:lang w:val="en-AU"/>
        </w:rPr>
        <w:t>abolic</w:t>
      </w:r>
      <w:proofErr w:type="spellEnd"/>
      <w:r>
        <w:rPr>
          <w:lang w:val="en-AU"/>
        </w:rPr>
        <w:t xml:space="preserve"> rate at all six temperatures and the off-diagonals represent the pairwise covariances of log metabolic between all six temperatures. These cross-t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ins w:id="232" w:author="Daniel Noble" w:date="2018-11-08T12:46:00Z">
        <w:r w:rsidR="00B95620">
          <w:rPr>
            <w:lang w:val="en-AU"/>
          </w:rPr>
          <w:t>e</w:t>
        </w:r>
      </w:ins>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p>
    <w:p w14:paraId="2A304308" w14:textId="3CA485E7" w:rsidR="00BD2E0B" w:rsidRDefault="00BD2E0B" w:rsidP="00BD2E0B">
      <w:pPr>
        <w:spacing w:line="360" w:lineRule="auto"/>
        <w:ind w:firstLine="720"/>
        <w:rPr>
          <w:lang w:val="en-AU"/>
        </w:rPr>
      </w:pPr>
      <w:commentRangeStart w:id="233"/>
      <w:proofErr w:type="spellStart"/>
      <w:r>
        <w:rPr>
          <w:lang w:val="en-AU"/>
        </w:rPr>
        <w:t>Eqn</w:t>
      </w:r>
      <w:proofErr w:type="spellEnd"/>
      <w:r>
        <w:rPr>
          <w:lang w:val="en-AU"/>
        </w:rPr>
        <w:t xml:space="preserve"> </w:t>
      </w:r>
      <w:commentRangeEnd w:id="233"/>
      <w:r w:rsidR="00B95620">
        <w:rPr>
          <w:rStyle w:val="CommentReference"/>
          <w:rFonts w:eastAsiaTheme="minorEastAsia" w:cstheme="minorBidi"/>
          <w:lang w:val="en-AU"/>
        </w:rPr>
        <w:commentReference w:id="233"/>
      </w:r>
      <w:r>
        <w:rPr>
          <w:lang w:val="en-AU"/>
        </w:rPr>
        <w:t>13:</w:t>
      </w:r>
    </w:p>
    <w:p w14:paraId="6B8D6388" w14:textId="7D6B9607" w:rsidR="00BD2E0B" w:rsidRPr="000E4202" w:rsidRDefault="007B47C1" w:rsidP="00BD2E0B">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7E9A0E82" w14:textId="77777777" w:rsidR="00B80CD2" w:rsidRDefault="00B80CD2" w:rsidP="00A72343">
      <w:pPr>
        <w:rPr>
          <w:ins w:id="234" w:author="fonti.kar@gmail.com" w:date="2018-11-09T18:08:00Z"/>
          <w:lang w:val="en-AU"/>
        </w:rPr>
      </w:pPr>
    </w:p>
    <w:p w14:paraId="4A4A8882" w14:textId="77777777" w:rsidR="009816E5" w:rsidRDefault="009816E5" w:rsidP="009816E5">
      <w:pPr>
        <w:pStyle w:val="Heading3"/>
        <w:spacing w:line="360" w:lineRule="auto"/>
        <w:rPr>
          <w:ins w:id="235" w:author="fonti.kar@gmail.com" w:date="2018-11-09T18:08:00Z"/>
          <w:lang w:val="en-AU"/>
        </w:rPr>
      </w:pPr>
      <w:ins w:id="236" w:author="fonti.kar@gmail.com" w:date="2018-11-09T18:08:00Z">
        <w:r>
          <w:t>Hierarchical</w:t>
        </w:r>
        <w:r>
          <w:rPr>
            <w:lang w:val="en-AU"/>
          </w:rPr>
          <w:t xml:space="preserve"> </w:t>
        </w:r>
        <w:r>
          <w:rPr>
            <w:lang w:val="en-AU"/>
          </w:rPr>
          <w:t>mass scaling exponents over a temperature gradient</w:t>
        </w:r>
      </w:ins>
    </w:p>
    <w:p w14:paraId="13EB6E6C" w14:textId="64F187BE" w:rsidR="00295FF6" w:rsidRDefault="009816E5" w:rsidP="009816E5">
      <w:pPr>
        <w:spacing w:line="360" w:lineRule="auto"/>
        <w:rPr>
          <w:ins w:id="237" w:author="fonti.kar@gmail.com" w:date="2018-11-09T18:59:00Z"/>
          <w:lang w:val="en-AU"/>
        </w:rPr>
      </w:pPr>
      <w:ins w:id="238" w:author="fonti.kar@gmail.com" w:date="2018-11-09T18:08:00Z">
        <w:r w:rsidRPr="00ED4B64">
          <w:rPr>
            <w:lang w:val="en-AU"/>
          </w:rPr>
          <w:t xml:space="preserve">We used a </w:t>
        </w:r>
        <w:r>
          <w:rPr>
            <w:lang w:val="en-AU"/>
          </w:rPr>
          <w:t>‘</w:t>
        </w:r>
        <w:proofErr w:type="spellStart"/>
        <w:r>
          <w:rPr>
            <w:lang w:val="en-AU"/>
          </w:rPr>
          <w:t>brms</w:t>
        </w:r>
        <w:proofErr w:type="spellEnd"/>
        <w:r>
          <w:rPr>
            <w:lang w:val="en-AU"/>
          </w:rPr>
          <w:t xml:space="preserve">’ </w:t>
        </w:r>
        <w:commentRangeStart w:id="239"/>
        <w:r w:rsidRPr="00ED4B64">
          <w:rPr>
            <w:lang w:val="en-AU"/>
          </w:rPr>
          <w:t>LMM</w:t>
        </w:r>
        <w:commentRangeEnd w:id="239"/>
        <w:r>
          <w:rPr>
            <w:rStyle w:val="CommentReference"/>
            <w:rFonts w:eastAsiaTheme="minorEastAsia" w:cstheme="minorBidi"/>
            <w:lang w:val="en-AU"/>
          </w:rPr>
          <w:commentReference w:id="239"/>
        </w:r>
        <w:r w:rsidRPr="00ED4B64">
          <w:rPr>
            <w:lang w:val="en-AU"/>
          </w:rPr>
          <w:t xml:space="preserve"> to estimate within</w:t>
        </w:r>
        <w:r>
          <w:rPr>
            <w:lang w:val="en-AU"/>
          </w:rPr>
          <w:t>-</w:t>
        </w:r>
        <w:r w:rsidRPr="00ED4B64">
          <w:rPr>
            <w:lang w:val="en-AU"/>
          </w:rPr>
          <w:t xml:space="preserve"> and </w:t>
        </w:r>
        <w:r>
          <w:rPr>
            <w:lang w:val="en-AU"/>
          </w:rPr>
          <w:t>among-individual</w:t>
        </w:r>
        <w:r w:rsidRPr="00ED4B64">
          <w:rPr>
            <w:lang w:val="en-AU"/>
          </w:rPr>
          <w:t xml:space="preserve"> </w:t>
        </w:r>
        <w:r w:rsidRPr="00ED4B64">
          <w:rPr>
            <w:lang w:val="en-AU"/>
          </w:rPr>
          <w:t xml:space="preserve">effects </w:t>
        </w:r>
        <w:r>
          <w:rPr>
            <w:lang w:val="en-AU"/>
          </w:rPr>
          <w:t xml:space="preserve">on mass-scaling exponents at all six measurement temperatures. </w:t>
        </w:r>
        <w:commentRangeStart w:id="240"/>
        <w:r w:rsidRPr="00ED4B64">
          <w:rPr>
            <w:lang w:val="en-AU"/>
          </w:rPr>
          <w:t>This</w:t>
        </w:r>
        <w:commentRangeEnd w:id="240"/>
        <w:r>
          <w:rPr>
            <w:rStyle w:val="CommentReference"/>
            <w:rFonts w:eastAsiaTheme="minorEastAsia" w:cstheme="minorBidi"/>
            <w:lang w:val="en-AU"/>
          </w:rPr>
          <w:commentReference w:id="240"/>
        </w:r>
        <w:r w:rsidRPr="00ED4B64">
          <w:rPr>
            <w:lang w:val="en-AU"/>
          </w:rPr>
          <w:t xml:space="preserve"> allowed us to </w:t>
        </w:r>
        <w:r>
          <w:rPr>
            <w:lang w:val="en-AU"/>
          </w:rPr>
          <w:t>test whether exponents were temperature dependent and</w:t>
        </w:r>
        <w:r w:rsidRPr="00ED4B64">
          <w:rPr>
            <w:lang w:val="en-AU"/>
          </w:rPr>
          <w:t xml:space="preserve"> whether </w:t>
        </w:r>
        <w:r>
          <w:rPr>
            <w:lang w:val="en-AU"/>
          </w:rPr>
          <w:t xml:space="preserve">scaling relationships at </w:t>
        </w:r>
        <w:r>
          <w:rPr>
            <w:lang w:val="en-AU"/>
          </w:rPr>
          <w:t xml:space="preserve">each </w:t>
        </w:r>
        <w:commentRangeStart w:id="241"/>
        <w:r>
          <w:rPr>
            <w:lang w:val="en-AU"/>
          </w:rPr>
          <w:t xml:space="preserve">temperature were </w:t>
        </w:r>
      </w:ins>
      <w:ins w:id="242" w:author="fonti.kar@gmail.com" w:date="2018-11-09T18:41:00Z">
        <w:r w:rsidR="004F1D90">
          <w:rPr>
            <w:lang w:val="en-AU"/>
          </w:rPr>
          <w:t>affected</w:t>
        </w:r>
      </w:ins>
      <w:ins w:id="243" w:author="fonti.kar@gmail.com" w:date="2018-11-09T18:08:00Z">
        <w:r>
          <w:rPr>
            <w:lang w:val="en-AU"/>
          </w:rPr>
          <w:t xml:space="preserve"> by within individual variation</w:t>
        </w:r>
        <w:commentRangeEnd w:id="241"/>
        <w:r>
          <w:rPr>
            <w:rStyle w:val="CommentReference"/>
            <w:rFonts w:eastAsiaTheme="minorEastAsia" w:cstheme="minorBidi"/>
            <w:lang w:val="en-AU"/>
          </w:rPr>
          <w:commentReference w:id="241"/>
        </w:r>
      </w:ins>
      <w:ins w:id="244" w:author="fonti.kar@gmail.com" w:date="2018-11-09T18:59:00Z">
        <w:r w:rsidR="00A5195C">
          <w:rPr>
            <w:lang w:val="en-AU"/>
          </w:rPr>
          <w:t xml:space="preserve"> in body mass</w:t>
        </w:r>
      </w:ins>
      <w:ins w:id="245" w:author="fonti.kar@gmail.com" w:date="2018-11-09T18:08:00Z">
        <w:r>
          <w:rPr>
            <w:lang w:val="en-AU"/>
          </w:rPr>
          <w:t>.</w:t>
        </w:r>
      </w:ins>
      <w:ins w:id="246" w:author="fonti.kar@gmail.com" w:date="2018-11-09T18:59:00Z">
        <w:r w:rsidR="00295FF6">
          <w:rPr>
            <w:lang w:val="en-AU"/>
          </w:rPr>
          <w:t xml:space="preserve"> </w:t>
        </w:r>
      </w:ins>
      <w:ins w:id="247" w:author="fonti.kar@gmail.com" w:date="2018-11-09T19:10:00Z">
        <w:r w:rsidR="00C854AE">
          <w:rPr>
            <w:lang w:val="en-AU"/>
          </w:rPr>
          <w:t>Exploratory plots of individual m</w:t>
        </w:r>
      </w:ins>
      <w:ins w:id="248" w:author="fonti.kar@gmail.com" w:date="2018-11-09T19:01:00Z">
        <w:r w:rsidR="00295FF6">
          <w:rPr>
            <w:lang w:val="en-AU"/>
          </w:rPr>
          <w:t xml:space="preserve">ass across </w:t>
        </w:r>
      </w:ins>
      <w:ins w:id="249" w:author="fonti.kar@gmail.com" w:date="2018-11-09T19:10:00Z">
        <w:r w:rsidR="00C854AE">
          <w:rPr>
            <w:lang w:val="en-AU"/>
          </w:rPr>
          <w:t>the entire course of the experiment</w:t>
        </w:r>
      </w:ins>
      <w:ins w:id="250" w:author="fonti.kar@gmail.com" w:date="2018-11-09T19:12:00Z">
        <w:r w:rsidR="00C854AE">
          <w:rPr>
            <w:lang w:val="en-AU"/>
          </w:rPr>
          <w:t xml:space="preserve"> (n</w:t>
        </w:r>
        <w:r w:rsidR="00C854AE" w:rsidRPr="00C854AE">
          <w:rPr>
            <w:vertAlign w:val="subscript"/>
            <w:lang w:val="en-AU"/>
            <w:rPrChange w:id="251" w:author="fonti.kar@gmail.com" w:date="2018-11-09T19:12:00Z">
              <w:rPr>
                <w:lang w:val="en-AU"/>
              </w:rPr>
            </w:rPrChange>
          </w:rPr>
          <w:t>obs</w:t>
        </w:r>
        <w:r w:rsidR="00C854AE">
          <w:rPr>
            <w:lang w:val="en-AU"/>
          </w:rPr>
          <w:t xml:space="preserve"> = XXX)</w:t>
        </w:r>
      </w:ins>
      <w:ins w:id="252" w:author="fonti.kar@gmail.com" w:date="2018-11-09T19:10:00Z">
        <w:r w:rsidR="00C854AE">
          <w:rPr>
            <w:lang w:val="en-AU"/>
          </w:rPr>
          <w:t xml:space="preserve"> show</w:t>
        </w:r>
      </w:ins>
      <w:ins w:id="253" w:author="fonti.kar@gmail.com" w:date="2018-11-09T19:11:00Z">
        <w:r w:rsidR="00C854AE">
          <w:rPr>
            <w:lang w:val="en-AU"/>
          </w:rPr>
          <w:t>s</w:t>
        </w:r>
      </w:ins>
      <w:ins w:id="254" w:author="fonti.kar@gmail.com" w:date="2018-11-09T19:01:00Z">
        <w:r w:rsidR="00295FF6">
          <w:rPr>
            <w:lang w:val="en-AU"/>
          </w:rPr>
          <w:t xml:space="preserve"> </w:t>
        </w:r>
      </w:ins>
      <w:ins w:id="255" w:author="fonti.kar@gmail.com" w:date="2018-11-09T19:13:00Z">
        <w:r w:rsidR="00C854AE">
          <w:rPr>
            <w:lang w:val="en-AU"/>
          </w:rPr>
          <w:t>that XXX</w:t>
        </w:r>
      </w:ins>
      <w:ins w:id="256" w:author="fonti.kar@gmail.com" w:date="2018-11-09T19:11:00Z">
        <w:r w:rsidR="00C854AE">
          <w:rPr>
            <w:lang w:val="en-AU"/>
          </w:rPr>
          <w:t>.</w:t>
        </w:r>
      </w:ins>
      <w:ins w:id="257" w:author="fonti.kar@gmail.com" w:date="2018-11-09T19:13:00Z">
        <w:r w:rsidR="00C854AE">
          <w:rPr>
            <w:lang w:val="en-AU"/>
          </w:rPr>
          <w:t xml:space="preserve"> </w:t>
        </w:r>
      </w:ins>
      <w:ins w:id="258" w:author="fonti.kar@gmail.com" w:date="2018-11-09T19:01:00Z">
        <w:r w:rsidR="00295FF6">
          <w:rPr>
            <w:lang w:val="en-AU"/>
          </w:rPr>
          <w:t>they were faste</w:t>
        </w:r>
      </w:ins>
      <w:ins w:id="259" w:author="fonti.kar@gmail.com" w:date="2018-11-09T19:02:00Z">
        <w:r w:rsidR="00295FF6">
          <w:rPr>
            <w:lang w:val="en-AU"/>
          </w:rPr>
          <w:t xml:space="preserve">d for at least 24 hours prior to the first day of measurements. </w:t>
        </w:r>
      </w:ins>
    </w:p>
    <w:p w14:paraId="42CEC079" w14:textId="77777777" w:rsidR="00295FF6" w:rsidRDefault="00295FF6" w:rsidP="009816E5">
      <w:pPr>
        <w:spacing w:line="360" w:lineRule="auto"/>
        <w:rPr>
          <w:ins w:id="260" w:author="fonti.kar@gmail.com" w:date="2018-11-09T18:59:00Z"/>
          <w:lang w:val="en-AU"/>
        </w:rPr>
      </w:pPr>
    </w:p>
    <w:p w14:paraId="2863B0EE" w14:textId="49F7CF0B" w:rsidR="009816E5" w:rsidRPr="00ED4B64" w:rsidRDefault="009816E5" w:rsidP="009816E5">
      <w:pPr>
        <w:spacing w:line="360" w:lineRule="auto"/>
        <w:rPr>
          <w:ins w:id="261" w:author="fonti.kar@gmail.com" w:date="2018-11-09T18:08:00Z"/>
          <w:lang w:val="en-AU"/>
        </w:rPr>
      </w:pPr>
      <w:ins w:id="262" w:author="fonti.kar@gmail.com" w:date="2018-11-09T18:08:00Z">
        <w:r>
          <w:rPr>
            <w:lang w:val="en-AU"/>
          </w:rPr>
          <w:t xml:space="preserve"> </w:t>
        </w:r>
        <w:bookmarkStart w:id="263" w:name="_GoBack"/>
        <w:bookmarkEnd w:id="263"/>
        <w:r>
          <w:rPr>
            <w:lang w:val="en-AU"/>
          </w:rPr>
          <w:t>We first calculated the average mass across all measurement days and sampling sessions for each individual (among</w:t>
        </w:r>
        <w:r>
          <w:rPr>
            <w:lang w:val="en-AU"/>
          </w:rPr>
          <w:t>-</w:t>
        </w:r>
      </w:ins>
      <w:ins w:id="264" w:author="fonti.kar@gmail.com" w:date="2018-11-09T18:56:00Z">
        <w:r w:rsidR="008B4A8C">
          <w:rPr>
            <w:lang w:val="en-AU"/>
          </w:rPr>
          <w:t>individual</w:t>
        </w:r>
      </w:ins>
      <w:ins w:id="265" w:author="fonti.kar@gmail.com" w:date="2018-11-09T18:08:00Z">
        <w:r>
          <w:rPr>
            <w:lang w:val="en-AU"/>
          </w:rPr>
          <w:t xml:space="preserve"> effect). In order to obtain a within</w:t>
        </w:r>
      </w:ins>
      <w:ins w:id="266" w:author="fonti.kar@gmail.com" w:date="2018-11-09T18:56:00Z">
        <w:r w:rsidR="008B4A8C">
          <w:rPr>
            <w:lang w:val="en-AU"/>
          </w:rPr>
          <w:t xml:space="preserve"> </w:t>
        </w:r>
        <w:r w:rsidR="008B4A8C">
          <w:rPr>
            <w:lang w:val="en-AU"/>
          </w:rPr>
          <w:t xml:space="preserve">individual </w:t>
        </w:r>
      </w:ins>
      <w:ins w:id="267" w:author="fonti.kar@gmail.com" w:date="2018-11-09T18:08:00Z">
        <w:r>
          <w:rPr>
            <w:lang w:val="en-AU"/>
          </w:rPr>
          <w:t>effect, we calculated for each individual, for each measurement day, deviations of mass from the individual</w:t>
        </w:r>
        <w:r>
          <w:rPr>
            <w:lang w:val="en-AU"/>
          </w:rPr>
          <w:t xml:space="preserve">s </w:t>
        </w:r>
        <w:r>
          <w:rPr>
            <w:lang w:val="en-AU"/>
          </w:rPr>
          <w:t>mean</w:t>
        </w:r>
        <w:r>
          <w:rPr>
            <w:lang w:val="en-AU"/>
          </w:rPr>
          <w:t xml:space="preserve"> </w:t>
        </w:r>
        <w:commentRangeStart w:id="268"/>
        <w:r>
          <w:rPr>
            <w:lang w:val="en-AU"/>
          </w:rPr>
          <w:t>across sampling sessions</w:t>
        </w:r>
        <w:commentRangeEnd w:id="268"/>
        <w:r>
          <w:rPr>
            <w:rStyle w:val="CommentReference"/>
            <w:rFonts w:eastAsiaTheme="minorEastAsia" w:cstheme="minorBidi"/>
            <w:lang w:val="en-AU"/>
          </w:rPr>
          <w:commentReference w:id="268"/>
        </w:r>
        <w:r>
          <w:rPr>
            <w:lang w:val="en-AU"/>
          </w:rPr>
          <w:t xml:space="preserve"> (i.e. within-</w:t>
        </w:r>
        <w:r>
          <w:rPr>
            <w:lang w:val="en-AU"/>
          </w:rPr>
          <w:t xml:space="preserve">individual </w:t>
        </w:r>
        <w:proofErr w:type="spellStart"/>
        <w:r>
          <w:rPr>
            <w:lang w:val="en-AU"/>
          </w:rPr>
          <w:t>centering</w:t>
        </w:r>
        <w:proofErr w:type="spellEnd"/>
        <w:r>
          <w:rPr>
            <w:lang w:val="en-AU"/>
          </w:rPr>
          <w:t xml:space="preserve">, see Van de Pol 2009). We </w:t>
        </w:r>
        <w:commentRangeStart w:id="269"/>
        <w:r>
          <w:rPr>
            <w:lang w:val="en-AU"/>
          </w:rPr>
          <w:t xml:space="preserve">fitted a model </w:t>
        </w:r>
        <w:commentRangeEnd w:id="269"/>
        <w:r>
          <w:rPr>
            <w:rStyle w:val="CommentReference"/>
            <w:rFonts w:eastAsiaTheme="minorEastAsia" w:cstheme="minorBidi"/>
            <w:lang w:val="en-AU"/>
          </w:rPr>
          <w:commentReference w:id="269"/>
        </w:r>
        <w:r>
          <w:rPr>
            <w:lang w:val="en-AU"/>
          </w:rPr>
          <w:t>with</w:t>
        </w:r>
        <w:r w:rsidRPr="00ED4B64">
          <w:rPr>
            <w:lang w:val="en-AU"/>
          </w:rPr>
          <w:t xml:space="preserve"> </w:t>
        </w:r>
        <w:r>
          <w:t>logV</w:t>
        </w:r>
        <w:r w:rsidRPr="00EF0BC9">
          <w:rPr>
            <w:vertAlign w:val="subscript"/>
          </w:rPr>
          <w:t>CO2</w:t>
        </w:r>
        <w:r>
          <w:rPr>
            <w:vertAlign w:val="subscript"/>
          </w:rPr>
          <w:t xml:space="preserve"> </w:t>
        </w:r>
        <w:r w:rsidRPr="00ED4B64">
          <w:rPr>
            <w:lang w:val="en-AU"/>
          </w:rPr>
          <w:t xml:space="preserve">as a response and </w:t>
        </w:r>
        <w:r>
          <w:rPr>
            <w:lang w:val="en-AU"/>
          </w:rPr>
          <w:t xml:space="preserve">included an interaction term between the among </w:t>
        </w:r>
        <w:r>
          <w:rPr>
            <w:lang w:val="en-AU"/>
          </w:rPr>
          <w:t xml:space="preserve">individual </w:t>
        </w:r>
        <w:r>
          <w:rPr>
            <w:lang w:val="en-AU"/>
          </w:rPr>
          <w:t xml:space="preserve">mass effect with temperature and another interaction term between the within </w:t>
        </w:r>
      </w:ins>
      <w:ins w:id="270" w:author="fonti.kar@gmail.com" w:date="2018-11-09T18:56:00Z">
        <w:r w:rsidR="008B4A8C">
          <w:rPr>
            <w:lang w:val="en-AU"/>
          </w:rPr>
          <w:t xml:space="preserve">individual </w:t>
        </w:r>
      </w:ins>
      <w:ins w:id="271" w:author="fonti.kar@gmail.com" w:date="2018-11-09T18:08:00Z">
        <w:r>
          <w:rPr>
            <w:lang w:val="en-AU"/>
          </w:rPr>
          <w:t>m</w:t>
        </w:r>
        <w:commentRangeStart w:id="272"/>
        <w:r>
          <w:rPr>
            <w:lang w:val="en-AU"/>
          </w:rPr>
          <w:t xml:space="preserve">ass effect with temperature. </w:t>
        </w:r>
        <w:commentRangeEnd w:id="272"/>
        <w:r>
          <w:rPr>
            <w:rStyle w:val="CommentReference"/>
            <w:rFonts w:eastAsiaTheme="minorEastAsia" w:cstheme="minorBidi"/>
            <w:lang w:val="en-AU"/>
          </w:rPr>
          <w:commentReference w:id="272"/>
        </w:r>
        <w:r>
          <w:rPr>
            <w:lang w:val="en-AU"/>
          </w:rPr>
          <w:t xml:space="preserve">We subtracted </w:t>
        </w:r>
        <w:commentRangeStart w:id="273"/>
        <w:r>
          <w:rPr>
            <w:lang w:val="en-AU"/>
          </w:rPr>
          <w:t>the within</w:t>
        </w:r>
      </w:ins>
      <w:ins w:id="274" w:author="fonti.kar@gmail.com" w:date="2018-11-09T18:56:00Z">
        <w:r w:rsidR="008B4A8C" w:rsidRPr="008B4A8C">
          <w:rPr>
            <w:lang w:val="en-AU"/>
          </w:rPr>
          <w:t xml:space="preserve"> </w:t>
        </w:r>
        <w:r w:rsidR="008B4A8C">
          <w:rPr>
            <w:lang w:val="en-AU"/>
          </w:rPr>
          <w:t xml:space="preserve">individual </w:t>
        </w:r>
      </w:ins>
      <w:ins w:id="275" w:author="fonti.kar@gmail.com" w:date="2018-11-09T18:08:00Z">
        <w:r>
          <w:rPr>
            <w:lang w:val="en-AU"/>
          </w:rPr>
          <w:t xml:space="preserve">estimates from the among </w:t>
        </w:r>
      </w:ins>
      <w:ins w:id="276" w:author="fonti.kar@gmail.com" w:date="2018-11-09T18:57:00Z">
        <w:r w:rsidR="00A5195C">
          <w:rPr>
            <w:lang w:val="en-AU"/>
          </w:rPr>
          <w:t xml:space="preserve">individual </w:t>
        </w:r>
      </w:ins>
      <w:ins w:id="277" w:author="fonti.kar@gmail.com" w:date="2018-11-09T18:08:00Z">
        <w:r>
          <w:rPr>
            <w:lang w:val="en-AU"/>
          </w:rPr>
          <w:t>estimates to get the difference to test whethe</w:t>
        </w:r>
        <w:commentRangeEnd w:id="273"/>
        <w:r>
          <w:rPr>
            <w:rStyle w:val="CommentReference"/>
            <w:rFonts w:eastAsiaTheme="minorEastAsia" w:cstheme="minorBidi"/>
            <w:lang w:val="en-AU"/>
          </w:rPr>
          <w:commentReference w:id="273"/>
        </w:r>
        <w:r>
          <w:rPr>
            <w:lang w:val="en-AU"/>
          </w:rPr>
          <w:t xml:space="preserve">r they were significantly different from zero or not. We included individual ID as a random intercept and the within subject effect as a random effect since exploratory graphs show that individuals mass change at different rates through the study. We compared the within- and among individual scaling exponents with another model that doesn’t account for the hierarchal structure in the data. In this model, we fitted </w:t>
        </w:r>
        <w:r>
          <w:t>logV</w:t>
        </w:r>
        <w:r w:rsidRPr="00EF0BC9">
          <w:rPr>
            <w:vertAlign w:val="subscript"/>
          </w:rPr>
          <w:t>CO2</w:t>
        </w:r>
        <w:r>
          <w:rPr>
            <w:vertAlign w:val="subscript"/>
          </w:rPr>
          <w:t xml:space="preserve"> </w:t>
        </w:r>
        <w:r w:rsidRPr="00ED4B64">
          <w:rPr>
            <w:lang w:val="en-AU"/>
          </w:rPr>
          <w:t xml:space="preserve">and </w:t>
        </w:r>
        <w:r>
          <w:rPr>
            <w:lang w:val="en-AU"/>
          </w:rPr>
          <w:t>included an interaction term between log body mass with temperature.</w:t>
        </w:r>
      </w:ins>
    </w:p>
    <w:p w14:paraId="3679ECD1" w14:textId="2F2020E0" w:rsidR="009816E5" w:rsidRDefault="009816E5" w:rsidP="00A72343">
      <w:pPr>
        <w:rPr>
          <w:lang w:val="en-AU"/>
        </w:rPr>
        <w:sectPr w:rsidR="009816E5" w:rsidSect="00DE6B68">
          <w:pgSz w:w="11900" w:h="16840"/>
          <w:pgMar w:top="1440" w:right="1440" w:bottom="1440" w:left="1440" w:header="708" w:footer="708" w:gutter="0"/>
          <w:cols w:space="708"/>
          <w:docGrid w:linePitch="360"/>
        </w:sectPr>
      </w:pPr>
    </w:p>
    <w:p w14:paraId="1AD947A5" w14:textId="5D421AF0" w:rsidR="00D24BC6" w:rsidRDefault="00D24BC6" w:rsidP="00510BAE">
      <w:pPr>
        <w:pStyle w:val="Heading1"/>
        <w:spacing w:line="360" w:lineRule="auto"/>
        <w:rPr>
          <w:lang w:val="en-AU"/>
        </w:rPr>
      </w:pPr>
      <w:commentRangeStart w:id="278"/>
      <w:r>
        <w:rPr>
          <w:lang w:val="en-AU"/>
        </w:rPr>
        <w:lastRenderedPageBreak/>
        <w:t>Results</w:t>
      </w:r>
      <w:commentRangeEnd w:id="278"/>
      <w:r w:rsidR="00481EF1">
        <w:rPr>
          <w:rStyle w:val="CommentReference"/>
          <w:rFonts w:eastAsiaTheme="minorEastAsia" w:cstheme="minorBidi"/>
          <w:b w:val="0"/>
          <w:color w:val="auto"/>
          <w:lang w:val="en-AU"/>
        </w:rPr>
        <w:commentReference w:id="278"/>
      </w:r>
    </w:p>
    <w:p w14:paraId="08027C5C" w14:textId="62EE3072" w:rsidR="00BD366B" w:rsidRDefault="00034A32" w:rsidP="00B80CD2">
      <w:pPr>
        <w:pStyle w:val="Heading2"/>
        <w:spacing w:line="360" w:lineRule="auto"/>
        <w:rPr>
          <w:lang w:val="en-AU"/>
        </w:rPr>
      </w:pPr>
      <w:commentRangeStart w:id="279"/>
      <w:r>
        <w:rPr>
          <w:noProof/>
          <w:lang w:val="en-AU"/>
        </w:rPr>
        <w:drawing>
          <wp:anchor distT="0" distB="0" distL="114300" distR="114300" simplePos="0" relativeHeight="251658240" behindDoc="0" locked="0" layoutInCell="1" allowOverlap="1" wp14:anchorId="7868B0B3" wp14:editId="3847F0F7">
            <wp:simplePos x="0" y="0"/>
            <wp:positionH relativeFrom="column">
              <wp:posOffset>2138573</wp:posOffset>
            </wp:positionH>
            <wp:positionV relativeFrom="paragraph">
              <wp:posOffset>450204</wp:posOffset>
            </wp:positionV>
            <wp:extent cx="4361815" cy="26187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9">
                      <a:extLst>
                        <a:ext uri="{28A0092B-C50C-407E-A947-70E740481C1C}">
                          <a14:useLocalDpi xmlns:a14="http://schemas.microsoft.com/office/drawing/2010/main" val="0"/>
                        </a:ext>
                      </a:extLst>
                    </a:blip>
                    <a:stretch>
                      <a:fillRect/>
                    </a:stretch>
                  </pic:blipFill>
                  <pic:spPr>
                    <a:xfrm>
                      <a:off x="0" y="0"/>
                      <a:ext cx="4361815" cy="2618740"/>
                    </a:xfrm>
                    <a:prstGeom prst="rect">
                      <a:avLst/>
                    </a:prstGeom>
                  </pic:spPr>
                </pic:pic>
              </a:graphicData>
            </a:graphic>
            <wp14:sizeRelH relativeFrom="page">
              <wp14:pctWidth>0</wp14:pctWidth>
            </wp14:sizeRelH>
            <wp14:sizeRelV relativeFrom="page">
              <wp14:pctHeight>0</wp14:pctHeight>
            </wp14:sizeRelV>
          </wp:anchor>
        </w:drawing>
      </w:r>
      <w:r w:rsidR="00A07A29">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commentRangeEnd w:id="279"/>
      <w:r w:rsidR="00003766">
        <w:rPr>
          <w:rStyle w:val="CommentReference"/>
          <w:rFonts w:eastAsiaTheme="minorEastAsia" w:cstheme="minorBidi"/>
          <w:i w:val="0"/>
          <w:color w:val="auto"/>
          <w:lang w:val="en-AU"/>
        </w:rPr>
        <w:commentReference w:id="279"/>
      </w:r>
    </w:p>
    <w:p w14:paraId="6BBCF1FC" w14:textId="341A8D3D" w:rsidR="00BD366B" w:rsidRDefault="00391A25" w:rsidP="008611B2">
      <w:pPr>
        <w:rPr>
          <w:lang w:val="en-AU"/>
        </w:rPr>
      </w:pPr>
      <w:r>
        <w:rPr>
          <w:noProof/>
          <w:lang w:val="en-AU"/>
        </w:rPr>
        <w:drawing>
          <wp:anchor distT="0" distB="0" distL="114300" distR="114300" simplePos="0" relativeHeight="251667456" behindDoc="0" locked="0" layoutInCell="1" allowOverlap="1" wp14:anchorId="31DBFC70" wp14:editId="38170A00">
            <wp:simplePos x="0" y="0"/>
            <wp:positionH relativeFrom="column">
              <wp:posOffset>-539750</wp:posOffset>
            </wp:positionH>
            <wp:positionV relativeFrom="paragraph">
              <wp:posOffset>116205</wp:posOffset>
            </wp:positionV>
            <wp:extent cx="2660015" cy="26600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s-scaling.pdf"/>
                    <pic:cNvPicPr/>
                  </pic:nvPicPr>
                  <pic:blipFill>
                    <a:blip r:embed="rId10">
                      <a:extLst>
                        <a:ext uri="{28A0092B-C50C-407E-A947-70E740481C1C}">
                          <a14:useLocalDpi xmlns:a14="http://schemas.microsoft.com/office/drawing/2010/main" val="0"/>
                        </a:ext>
                      </a:extLst>
                    </a:blip>
                    <a:stretch>
                      <a:fillRect/>
                    </a:stretch>
                  </pic:blipFill>
                  <pic:spPr>
                    <a:xfrm>
                      <a:off x="0" y="0"/>
                      <a:ext cx="2660015" cy="2660015"/>
                    </a:xfrm>
                    <a:prstGeom prst="rect">
                      <a:avLst/>
                    </a:prstGeom>
                  </pic:spPr>
                </pic:pic>
              </a:graphicData>
            </a:graphic>
            <wp14:sizeRelH relativeFrom="page">
              <wp14:pctWidth>0</wp14:pctWidth>
            </wp14:sizeRelH>
            <wp14:sizeRelV relativeFrom="page">
              <wp14:pctHeight>0</wp14:pctHeight>
            </wp14:sizeRelV>
          </wp:anchor>
        </w:drawing>
      </w:r>
    </w:p>
    <w:p w14:paraId="65BB03D3" w14:textId="08074581" w:rsidR="002A320C" w:rsidRPr="008D57AD" w:rsidRDefault="005B5B1A" w:rsidP="00034A32">
      <w:pPr>
        <w:spacing w:line="360" w:lineRule="auto"/>
        <w:rPr>
          <w:sz w:val="21"/>
          <w:lang w:val="en-AU"/>
        </w:rPr>
      </w:pPr>
      <w:commentRangeStart w:id="280"/>
      <w:r w:rsidRPr="00041169">
        <w:rPr>
          <w:b/>
          <w:sz w:val="21"/>
          <w:lang w:val="en-AU"/>
        </w:rPr>
        <w:t>Figure 2</w:t>
      </w:r>
      <w:r w:rsidR="00123786">
        <w:rPr>
          <w:sz w:val="21"/>
          <w:lang w:val="en-AU"/>
        </w:rPr>
        <w:t xml:space="preserve"> </w:t>
      </w:r>
      <w:proofErr w:type="gramStart"/>
      <w:r w:rsidR="00123786">
        <w:rPr>
          <w:sz w:val="21"/>
          <w:lang w:val="en-AU"/>
        </w:rPr>
        <w:t xml:space="preserve">– </w:t>
      </w:r>
      <w:r w:rsidR="002A320C" w:rsidRPr="008D57AD">
        <w:rPr>
          <w:sz w:val="21"/>
          <w:lang w:val="en-AU"/>
        </w:rPr>
        <w:t xml:space="preserve"> A</w:t>
      </w:r>
      <w:proofErr w:type="gramEnd"/>
      <w:r w:rsidR="002A320C" w:rsidRPr="008D57AD">
        <w:rPr>
          <w:sz w:val="21"/>
          <w:lang w:val="en-AU"/>
        </w:rPr>
        <w:t xml:space="preserve">) </w:t>
      </w:r>
      <w:r w:rsidR="00034A32" w:rsidRPr="008D57AD">
        <w:rPr>
          <w:sz w:val="21"/>
          <w:lang w:val="en-AU"/>
        </w:rPr>
        <w:t>Poster</w:t>
      </w:r>
      <w:commentRangeEnd w:id="280"/>
      <w:r w:rsidR="00B95620">
        <w:rPr>
          <w:rStyle w:val="CommentReference"/>
          <w:rFonts w:eastAsiaTheme="minorEastAsia" w:cstheme="minorBidi"/>
          <w:lang w:val="en-AU"/>
        </w:rPr>
        <w:commentReference w:id="280"/>
      </w:r>
      <w:r w:rsidR="00034A32" w:rsidRPr="008D57AD">
        <w:rPr>
          <w:sz w:val="21"/>
          <w:lang w:val="en-AU"/>
        </w:rPr>
        <w:t xml:space="preserve">ior mean estimates of three types of mass-scaling exponents across six measurement temperatures. Within </w:t>
      </w:r>
      <w:commentRangeStart w:id="281"/>
      <w:r w:rsidR="00034A32" w:rsidRPr="008D57AD">
        <w:rPr>
          <w:sz w:val="21"/>
          <w:lang w:val="en-AU"/>
        </w:rPr>
        <w:t xml:space="preserve">individual </w:t>
      </w:r>
      <w:r w:rsidR="00E6222C" w:rsidRPr="008D57AD">
        <w:rPr>
          <w:sz w:val="21"/>
          <w:lang w:val="en-AU"/>
        </w:rPr>
        <w:t>scaling exponents</w:t>
      </w:r>
      <w:r w:rsidR="005956D7" w:rsidRPr="008D57AD">
        <w:rPr>
          <w:sz w:val="21"/>
          <w:lang w:val="en-AU"/>
        </w:rPr>
        <w:t xml:space="preserve"> (Black inverted triangle </w:t>
      </w:r>
      <w:r w:rsidR="005956D7" w:rsidRPr="008D57AD">
        <w:rPr>
          <w:color w:val="26282A"/>
          <w:sz w:val="21"/>
          <w:szCs w:val="23"/>
          <w:shd w:val="clear" w:color="auto" w:fill="FFFFFF"/>
        </w:rPr>
        <w:t>▼</w:t>
      </w:r>
      <w:r w:rsidR="005956D7" w:rsidRPr="008D57AD">
        <w:rPr>
          <w:sz w:val="21"/>
          <w:lang w:val="en-AU"/>
        </w:rPr>
        <w:t>)</w:t>
      </w:r>
      <w:r w:rsidR="00034A32" w:rsidRPr="008D57AD">
        <w:rPr>
          <w:sz w:val="21"/>
          <w:lang w:val="en-AU"/>
        </w:rPr>
        <w:t xml:space="preserve"> describes the change in log VCO</w:t>
      </w:r>
      <w:r w:rsidR="00034A32" w:rsidRPr="008D57AD">
        <w:rPr>
          <w:sz w:val="21"/>
          <w:vertAlign w:val="subscript"/>
          <w:lang w:val="en-AU"/>
        </w:rPr>
        <w:t xml:space="preserve">2 </w:t>
      </w:r>
      <w:r w:rsidR="00034A32" w:rsidRPr="008D57AD">
        <w:rPr>
          <w:sz w:val="21"/>
          <w:lang w:val="en-AU"/>
        </w:rPr>
        <w:t>as an individual’s mass changes</w:t>
      </w:r>
      <w:r w:rsidR="005956D7" w:rsidRPr="008D57AD">
        <w:rPr>
          <w:sz w:val="21"/>
          <w:lang w:val="en-AU"/>
        </w:rPr>
        <w:t xml:space="preserve"> on the logarithmic scale</w:t>
      </w:r>
      <w:r w:rsidR="00034A32" w:rsidRPr="008D57AD">
        <w:rPr>
          <w:sz w:val="21"/>
          <w:lang w:val="en-AU"/>
        </w:rPr>
        <w:t>. Between individual scaling exponents</w:t>
      </w:r>
      <w:r w:rsidR="005956D7" w:rsidRPr="008D57AD">
        <w:rPr>
          <w:sz w:val="21"/>
          <w:lang w:val="en-AU"/>
        </w:rPr>
        <w:t xml:space="preserve"> (Black up-pointed triangle ▲) </w:t>
      </w:r>
      <w:commentRangeEnd w:id="281"/>
      <w:r w:rsidR="00B95620">
        <w:rPr>
          <w:rStyle w:val="CommentReference"/>
          <w:rFonts w:eastAsiaTheme="minorEastAsia" w:cstheme="minorBidi"/>
          <w:lang w:val="en-AU"/>
        </w:rPr>
        <w:commentReference w:id="281"/>
      </w:r>
      <w:r w:rsidR="005956D7" w:rsidRPr="008D57AD">
        <w:rPr>
          <w:sz w:val="21"/>
          <w:lang w:val="en-AU"/>
        </w:rPr>
        <w:t>describes the change in log VCO</w:t>
      </w:r>
      <w:proofErr w:type="gramStart"/>
      <w:r w:rsidR="005956D7" w:rsidRPr="008D57AD">
        <w:rPr>
          <w:sz w:val="21"/>
          <w:vertAlign w:val="subscript"/>
          <w:lang w:val="en-AU"/>
        </w:rPr>
        <w:t xml:space="preserve">2 </w:t>
      </w:r>
      <w:r w:rsidR="005956D7" w:rsidRPr="008D57AD">
        <w:rPr>
          <w:sz w:val="21"/>
          <w:lang w:val="en-AU"/>
        </w:rPr>
        <w:t xml:space="preserve"> across</w:t>
      </w:r>
      <w:proofErr w:type="gramEnd"/>
      <w:r w:rsidR="005956D7" w:rsidRPr="008D57AD">
        <w:rPr>
          <w:sz w:val="21"/>
          <w:lang w:val="en-AU"/>
        </w:rPr>
        <w:t xml:space="preserve"> individuals as mass changes</w:t>
      </w:r>
      <w:r w:rsidR="00034A32" w:rsidRPr="008D57AD">
        <w:rPr>
          <w:sz w:val="21"/>
          <w:lang w:val="en-AU"/>
        </w:rPr>
        <w:t xml:space="preserve"> </w:t>
      </w:r>
      <w:r w:rsidR="005956D7" w:rsidRPr="008D57AD">
        <w:rPr>
          <w:sz w:val="21"/>
          <w:lang w:val="en-AU"/>
        </w:rPr>
        <w:t>on the logarithmic scale after accounting for within individual effects. Similarly, the ‘a</w:t>
      </w:r>
      <w:r w:rsidR="00034A32" w:rsidRPr="008D57AD">
        <w:rPr>
          <w:sz w:val="21"/>
          <w:lang w:val="en-AU"/>
        </w:rPr>
        <w:t>verage’ individual mass scaling</w:t>
      </w:r>
      <w:r w:rsidR="005956D7" w:rsidRPr="008D57AD">
        <w:rPr>
          <w:sz w:val="21"/>
          <w:lang w:val="en-AU"/>
        </w:rPr>
        <w:t xml:space="preserve"> exponents (White circle</w:t>
      </w:r>
      <w:r w:rsidR="006070FC" w:rsidRPr="008D57AD">
        <w:rPr>
          <w:sz w:val="21"/>
          <w:lang w:val="en-AU"/>
        </w:rPr>
        <w:t>s</w:t>
      </w:r>
      <w:r w:rsidR="005956D7" w:rsidRPr="008D57AD">
        <w:rPr>
          <w:sz w:val="21"/>
          <w:lang w:val="en-AU"/>
        </w:rPr>
        <w:t xml:space="preserve"> </w:t>
      </w:r>
      <w:r w:rsidR="005956D7" w:rsidRPr="008D57AD">
        <w:rPr>
          <w:b/>
          <w:sz w:val="22"/>
          <w:lang w:val="en-AU"/>
        </w:rPr>
        <w:t>○</w:t>
      </w:r>
      <w:r w:rsidR="005956D7" w:rsidRPr="008D57AD">
        <w:rPr>
          <w:sz w:val="21"/>
          <w:lang w:val="en-AU"/>
        </w:rPr>
        <w:t>) represents the change log VCO</w:t>
      </w:r>
      <w:proofErr w:type="gramStart"/>
      <w:r w:rsidR="005956D7" w:rsidRPr="008D57AD">
        <w:rPr>
          <w:sz w:val="21"/>
          <w:vertAlign w:val="subscript"/>
          <w:lang w:val="en-AU"/>
        </w:rPr>
        <w:t xml:space="preserve">2 </w:t>
      </w:r>
      <w:r w:rsidR="005956D7" w:rsidRPr="008D57AD">
        <w:rPr>
          <w:sz w:val="21"/>
          <w:lang w:val="en-AU"/>
        </w:rPr>
        <w:t xml:space="preserve"> across</w:t>
      </w:r>
      <w:proofErr w:type="gramEnd"/>
      <w:r w:rsidR="005956D7" w:rsidRPr="008D57AD">
        <w:rPr>
          <w:sz w:val="21"/>
          <w:lang w:val="en-AU"/>
        </w:rPr>
        <w:t xml:space="preserve"> individuals as mass changes on the logarithmic scale, however it </w:t>
      </w:r>
      <w:r w:rsidR="005956D7" w:rsidRPr="008D57AD">
        <w:rPr>
          <w:i/>
          <w:sz w:val="21"/>
          <w:lang w:val="en-AU"/>
        </w:rPr>
        <w:t>does not account</w:t>
      </w:r>
      <w:r w:rsidR="005956D7" w:rsidRPr="008D57AD">
        <w:rPr>
          <w:sz w:val="21"/>
          <w:lang w:val="en-AU"/>
        </w:rPr>
        <w:t xml:space="preserve"> for within individual variation in mass changes.</w:t>
      </w:r>
      <w:r w:rsidR="006070FC" w:rsidRPr="008D57AD">
        <w:rPr>
          <w:sz w:val="21"/>
          <w:lang w:val="en-AU"/>
        </w:rPr>
        <w:t xml:space="preserve"> The grey diamonds </w:t>
      </w:r>
      <w:r w:rsidR="006070FC" w:rsidRPr="008D57AD">
        <w:rPr>
          <w:color w:val="A6A6A6" w:themeColor="background1" w:themeShade="A6"/>
          <w:lang w:val="en-AU"/>
        </w:rPr>
        <w:sym w:font="Symbol" w:char="F0A8"/>
      </w:r>
      <w:r w:rsidR="00614F30" w:rsidRPr="008D57AD">
        <w:rPr>
          <w:color w:val="A6A6A6" w:themeColor="background1" w:themeShade="A6"/>
          <w:lang w:val="en-AU"/>
        </w:rPr>
        <w:t xml:space="preserve"> </w:t>
      </w:r>
      <w:r w:rsidR="006070FC" w:rsidRPr="008D57AD">
        <w:rPr>
          <w:color w:val="000000" w:themeColor="text1"/>
          <w:sz w:val="21"/>
          <w:lang w:val="en-AU"/>
        </w:rPr>
        <w:t>represent the difference between the between and within individual scaling exponents.</w:t>
      </w:r>
      <w:r w:rsidR="005956D7" w:rsidRPr="008D57AD">
        <w:rPr>
          <w:sz w:val="21"/>
          <w:lang w:val="en-AU"/>
        </w:rPr>
        <w:t xml:space="preserve"> </w:t>
      </w:r>
      <w:r w:rsidR="006070FC" w:rsidRPr="008D57AD">
        <w:rPr>
          <w:sz w:val="21"/>
          <w:lang w:val="en-AU"/>
        </w:rPr>
        <w:t>The dashed line represents the exponent of 0.83 estimated for squamates from Uyeda (</w:t>
      </w:r>
      <w:r w:rsidR="006070FC" w:rsidRPr="008D57AD">
        <w:rPr>
          <w:sz w:val="21"/>
          <w:highlight w:val="yellow"/>
          <w:lang w:val="en-AU"/>
        </w:rPr>
        <w:t>Year</w:t>
      </w:r>
      <w:r w:rsidR="006070FC" w:rsidRPr="008D57AD">
        <w:rPr>
          <w:sz w:val="21"/>
          <w:lang w:val="en-AU"/>
        </w:rPr>
        <w:t xml:space="preserve">). The dotted line represents 0. </w:t>
      </w:r>
      <w:r w:rsidR="00974F38" w:rsidRPr="008D57AD">
        <w:rPr>
          <w:sz w:val="21"/>
          <w:lang w:val="en-AU"/>
        </w:rPr>
        <w:t xml:space="preserve">Error bars represent </w:t>
      </w:r>
      <w:r w:rsidR="008D57AD" w:rsidRPr="008D57AD">
        <w:rPr>
          <w:sz w:val="21"/>
          <w:lang w:val="en-AU"/>
        </w:rPr>
        <w:t xml:space="preserve">95% </w:t>
      </w:r>
      <w:r w:rsidR="00974F38" w:rsidRPr="008D57AD">
        <w:rPr>
          <w:sz w:val="21"/>
          <w:lang w:val="en-AU"/>
        </w:rPr>
        <w:t xml:space="preserve">credible intervals. </w:t>
      </w:r>
      <w:r w:rsidR="002A320C" w:rsidRPr="008D57AD">
        <w:rPr>
          <w:sz w:val="21"/>
          <w:lang w:val="en-AU"/>
        </w:rPr>
        <w:t>B)</w:t>
      </w:r>
      <w:r w:rsidR="00214A84" w:rsidRPr="008D57AD">
        <w:rPr>
          <w:sz w:val="21"/>
          <w:lang w:val="en-AU"/>
        </w:rPr>
        <w:t xml:space="preserve"> Raw log VCO</w:t>
      </w:r>
      <w:r w:rsidR="00214A84" w:rsidRPr="008D57AD">
        <w:rPr>
          <w:sz w:val="21"/>
          <w:vertAlign w:val="subscript"/>
          <w:lang w:val="en-AU"/>
        </w:rPr>
        <w:t xml:space="preserve">2 </w:t>
      </w:r>
      <w:r w:rsidR="00214A84" w:rsidRPr="008D57AD">
        <w:rPr>
          <w:sz w:val="21"/>
          <w:lang w:val="en-AU"/>
        </w:rPr>
        <w:t>plotted against log body mass for a random subset of 15 individuals across six measurement temperatures. Each uniquely coloured point represents one individual. Thick bold line represents the change in log VCO</w:t>
      </w:r>
      <w:proofErr w:type="gramStart"/>
      <w:r w:rsidR="00214A84" w:rsidRPr="008D57AD">
        <w:rPr>
          <w:sz w:val="21"/>
          <w:vertAlign w:val="subscript"/>
          <w:lang w:val="en-AU"/>
        </w:rPr>
        <w:t xml:space="preserve">2 </w:t>
      </w:r>
      <w:r w:rsidR="00214A84" w:rsidRPr="008D57AD">
        <w:rPr>
          <w:sz w:val="21"/>
          <w:lang w:val="en-AU"/>
        </w:rPr>
        <w:t xml:space="preserve"> over</w:t>
      </w:r>
      <w:proofErr w:type="gramEnd"/>
      <w:r w:rsidR="00214A84" w:rsidRPr="008D57AD">
        <w:rPr>
          <w:sz w:val="21"/>
          <w:lang w:val="en-AU"/>
        </w:rPr>
        <w:t xml:space="preserve"> log body mass across all individuals. Faint grey lines represent the change in log VCO</w:t>
      </w:r>
      <w:proofErr w:type="gramStart"/>
      <w:r w:rsidR="00214A84" w:rsidRPr="008D57AD">
        <w:rPr>
          <w:sz w:val="21"/>
          <w:vertAlign w:val="subscript"/>
          <w:lang w:val="en-AU"/>
        </w:rPr>
        <w:t xml:space="preserve">2 </w:t>
      </w:r>
      <w:r w:rsidR="00214A84" w:rsidRPr="008D57AD">
        <w:rPr>
          <w:sz w:val="21"/>
          <w:lang w:val="en-AU"/>
        </w:rPr>
        <w:t xml:space="preserve"> over</w:t>
      </w:r>
      <w:proofErr w:type="gramEnd"/>
      <w:r w:rsidR="00214A84" w:rsidRPr="008D57AD">
        <w:rPr>
          <w:sz w:val="21"/>
          <w:lang w:val="en-AU"/>
        </w:rPr>
        <w:t xml:space="preserve"> log body mass within an individual</w:t>
      </w:r>
      <w:r w:rsidR="000272F9" w:rsidRPr="008D57AD">
        <w:rPr>
          <w:sz w:val="21"/>
          <w:lang w:val="en-AU"/>
        </w:rPr>
        <w:t>.</w:t>
      </w:r>
    </w:p>
    <w:p w14:paraId="436C2EF9" w14:textId="2852E970" w:rsidR="00CD4A74" w:rsidRPr="00034A32" w:rsidRDefault="00CD4A74" w:rsidP="00034A32">
      <w:pPr>
        <w:spacing w:line="360" w:lineRule="auto"/>
      </w:pPr>
    </w:p>
    <w:p w14:paraId="7D7CD3DC" w14:textId="47FE1BAC" w:rsidR="00350957" w:rsidRPr="00A07A29" w:rsidRDefault="008C1503" w:rsidP="00034A32">
      <w:pPr>
        <w:spacing w:line="360" w:lineRule="auto"/>
        <w:rPr>
          <w:lang w:val="en-AU"/>
        </w:rPr>
      </w:pPr>
      <w:commentRangeStart w:id="282"/>
      <w:r>
        <w:rPr>
          <w:lang w:val="en-AU"/>
        </w:rPr>
        <w:t>Among and within individual m</w:t>
      </w:r>
      <w:r w:rsidR="00B80CD2">
        <w:rPr>
          <w:lang w:val="en-AU"/>
        </w:rPr>
        <w:t>ass scaling exponents were</w:t>
      </w:r>
      <w:r w:rsidR="002A320C">
        <w:rPr>
          <w:lang w:val="en-AU"/>
        </w:rPr>
        <w:t xml:space="preserve"> significantly different from each </w:t>
      </w:r>
      <w:commentRangeEnd w:id="282"/>
      <w:r w:rsidR="007418E9">
        <w:rPr>
          <w:rStyle w:val="CommentReference"/>
          <w:rFonts w:eastAsiaTheme="minorEastAsia" w:cstheme="minorBidi"/>
          <w:lang w:val="en-AU"/>
        </w:rPr>
        <w:commentReference w:id="282"/>
      </w:r>
      <w:r w:rsidR="002A320C">
        <w:rPr>
          <w:lang w:val="en-AU"/>
        </w:rPr>
        <w:t>oth</w:t>
      </w:r>
      <w:r w:rsidR="00E42960">
        <w:rPr>
          <w:lang w:val="en-AU"/>
        </w:rPr>
        <w:t>er between 22ºC and 28ºC (Fig. 2</w:t>
      </w:r>
      <w:r w:rsidR="002A320C">
        <w:rPr>
          <w:lang w:val="en-AU"/>
        </w:rPr>
        <w:t xml:space="preserve">A). Overall, within individual exponents were </w:t>
      </w:r>
      <w:r w:rsidR="00B80CD2">
        <w:rPr>
          <w:lang w:val="en-AU"/>
        </w:rPr>
        <w:t xml:space="preserve">a lot higher compared </w:t>
      </w:r>
      <w:ins w:id="283" w:author="Daniel Noble" w:date="2018-11-08T12:49:00Z">
        <w:r w:rsidR="0070177F">
          <w:rPr>
            <w:lang w:val="en-AU"/>
          </w:rPr>
          <w:t xml:space="preserve">to </w:t>
        </w:r>
      </w:ins>
      <w:r w:rsidR="002A320C">
        <w:rPr>
          <w:lang w:val="en-AU"/>
        </w:rPr>
        <w:t>between</w:t>
      </w:r>
      <w:r w:rsidR="0004501F">
        <w:rPr>
          <w:lang w:val="en-AU"/>
        </w:rPr>
        <w:t xml:space="preserve"> individual exponents. There </w:t>
      </w:r>
      <w:ins w:id="284" w:author="Daniel Noble" w:date="2018-11-08T12:49:00Z">
        <w:r w:rsidR="0070177F">
          <w:rPr>
            <w:lang w:val="en-AU"/>
          </w:rPr>
          <w:t xml:space="preserve">was </w:t>
        </w:r>
      </w:ins>
      <w:r w:rsidR="0004501F">
        <w:rPr>
          <w:lang w:val="en-AU"/>
        </w:rPr>
        <w:t xml:space="preserve">a trend for exponents to be inflated when </w:t>
      </w:r>
      <w:ins w:id="285" w:author="Daniel Noble" w:date="2018-11-08T12:50:00Z">
        <w:r w:rsidR="0070177F">
          <w:rPr>
            <w:lang w:val="en-AU"/>
          </w:rPr>
          <w:t xml:space="preserve">the </w:t>
        </w:r>
      </w:ins>
      <w:r w:rsidR="0004501F">
        <w:rPr>
          <w:lang w:val="en-AU"/>
        </w:rPr>
        <w:t>within</w:t>
      </w:r>
      <w:ins w:id="286" w:author="Daniel Noble" w:date="2018-11-08T12:50:00Z">
        <w:r w:rsidR="0070177F">
          <w:rPr>
            <w:lang w:val="en-AU"/>
          </w:rPr>
          <w:t>-</w:t>
        </w:r>
      </w:ins>
      <w:r w:rsidR="0004501F">
        <w:rPr>
          <w:lang w:val="en-AU"/>
        </w:rPr>
        <w:t xml:space="preserve"> and among</w:t>
      </w:r>
      <w:ins w:id="287" w:author="Daniel Noble" w:date="2018-11-08T12:50:00Z">
        <w:r w:rsidR="0070177F">
          <w:rPr>
            <w:lang w:val="en-AU"/>
          </w:rPr>
          <w:t>-</w:t>
        </w:r>
      </w:ins>
      <w:r w:rsidR="0004501F">
        <w:rPr>
          <w:lang w:val="en-AU"/>
        </w:rPr>
        <w:t xml:space="preserve">individual effects </w:t>
      </w:r>
      <w:ins w:id="288" w:author="Daniel Noble" w:date="2018-11-08T12:50:00Z">
        <w:r w:rsidR="0070177F">
          <w:rPr>
            <w:lang w:val="en-AU"/>
          </w:rPr>
          <w:t xml:space="preserve">were </w:t>
        </w:r>
      </w:ins>
      <w:r w:rsidR="0004501F">
        <w:rPr>
          <w:lang w:val="en-AU"/>
        </w:rPr>
        <w:t>not statistically accounted for</w:t>
      </w:r>
      <w:r>
        <w:rPr>
          <w:lang w:val="en-AU"/>
        </w:rPr>
        <w:t xml:space="preserve">. </w:t>
      </w:r>
      <w:r w:rsidR="0093553F">
        <w:rPr>
          <w:lang w:val="en-AU"/>
        </w:rPr>
        <w:t xml:space="preserve">The within and among </w:t>
      </w:r>
      <w:proofErr w:type="gramStart"/>
      <w:r w:rsidR="0093553F">
        <w:rPr>
          <w:lang w:val="en-AU"/>
        </w:rPr>
        <w:t>individuals</w:t>
      </w:r>
      <w:proofErr w:type="gramEnd"/>
      <w:r w:rsidR="0093553F">
        <w:rPr>
          <w:lang w:val="en-AU"/>
        </w:rPr>
        <w:t xml:space="preserve"> exponents were the most different at 24ºC</w:t>
      </w:r>
      <w:commentRangeStart w:id="289"/>
      <w:ins w:id="290" w:author="Daniel Noble" w:date="2018-11-08T12:50:00Z">
        <w:r w:rsidR="0070177F">
          <w:rPr>
            <w:lang w:val="en-AU"/>
          </w:rPr>
          <w:t xml:space="preserve"> (Fig. 2A)</w:t>
        </w:r>
        <w:commentRangeEnd w:id="289"/>
        <w:r w:rsidR="0070177F">
          <w:rPr>
            <w:rStyle w:val="CommentReference"/>
            <w:rFonts w:eastAsiaTheme="minorEastAsia" w:cstheme="minorBidi"/>
            <w:lang w:val="en-AU"/>
          </w:rPr>
          <w:commentReference w:id="289"/>
        </w:r>
      </w:ins>
      <w:r w:rsidR="0093553F">
        <w:rPr>
          <w:lang w:val="en-AU"/>
        </w:rPr>
        <w:t xml:space="preserve">. </w:t>
      </w:r>
    </w:p>
    <w:p w14:paraId="3B3ECB98" w14:textId="25E0DCDB" w:rsidR="009A5C4A" w:rsidRDefault="009A5C4A" w:rsidP="0009635C">
      <w:pPr>
        <w:pStyle w:val="Heading2"/>
        <w:spacing w:line="360" w:lineRule="auto"/>
        <w:rPr>
          <w:lang w:val="en-AU"/>
        </w:rPr>
      </w:pPr>
      <w:commentRangeStart w:id="291"/>
      <w:r>
        <w:rPr>
          <w:lang w:val="en-AU"/>
        </w:rPr>
        <w:lastRenderedPageBreak/>
        <w:t>Repeatability of thermal reaction norms</w:t>
      </w:r>
      <w:r w:rsidR="00DE16D2" w:rsidRPr="0023227F">
        <w:rPr>
          <w:noProof/>
          <w:lang w:val="en-AU"/>
        </w:rPr>
        <w:drawing>
          <wp:anchor distT="0" distB="0" distL="114300" distR="114300" simplePos="0" relativeHeight="251662336" behindDoc="0" locked="0" layoutInCell="1" allowOverlap="1" wp14:anchorId="41367DB5" wp14:editId="34DEA0BC">
            <wp:simplePos x="0" y="0"/>
            <wp:positionH relativeFrom="column">
              <wp:posOffset>262255</wp:posOffset>
            </wp:positionH>
            <wp:positionV relativeFrom="paragraph">
              <wp:posOffset>544830</wp:posOffset>
            </wp:positionV>
            <wp:extent cx="2573020" cy="2573020"/>
            <wp:effectExtent l="0" t="0" r="508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_thermalrepeatability.pdf"/>
                    <pic:cNvPicPr/>
                  </pic:nvPicPr>
                  <pic:blipFill>
                    <a:blip r:embed="rId11"/>
                    <a:stretch>
                      <a:fillRect/>
                    </a:stretch>
                  </pic:blipFill>
                  <pic:spPr>
                    <a:xfrm>
                      <a:off x="0" y="0"/>
                      <a:ext cx="2573020" cy="2573020"/>
                    </a:xfrm>
                    <a:prstGeom prst="rect">
                      <a:avLst/>
                    </a:prstGeom>
                  </pic:spPr>
                </pic:pic>
              </a:graphicData>
            </a:graphic>
            <wp14:sizeRelH relativeFrom="page">
              <wp14:pctWidth>0</wp14:pctWidth>
            </wp14:sizeRelH>
            <wp14:sizeRelV relativeFrom="page">
              <wp14:pctHeight>0</wp14:pctHeight>
            </wp14:sizeRelV>
          </wp:anchor>
        </w:drawing>
      </w:r>
      <w:r w:rsidR="00DE16D2" w:rsidRPr="0023227F">
        <w:rPr>
          <w:noProof/>
          <w:lang w:val="en-AU"/>
        </w:rPr>
        <w:drawing>
          <wp:anchor distT="0" distB="0" distL="114300" distR="114300" simplePos="0" relativeHeight="251661312" behindDoc="0" locked="0" layoutInCell="1" allowOverlap="1" wp14:anchorId="45E2867E" wp14:editId="5721559F">
            <wp:simplePos x="0" y="0"/>
            <wp:positionH relativeFrom="column">
              <wp:posOffset>2960370</wp:posOffset>
            </wp:positionH>
            <wp:positionV relativeFrom="paragraph">
              <wp:posOffset>486539</wp:posOffset>
            </wp:positionV>
            <wp:extent cx="2533015" cy="25330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_varcomps.pdf"/>
                    <pic:cNvPicPr/>
                  </pic:nvPicPr>
                  <pic:blipFill>
                    <a:blip r:embed="rId12"/>
                    <a:stretch>
                      <a:fillRect/>
                    </a:stretch>
                  </pic:blipFill>
                  <pic:spPr>
                    <a:xfrm>
                      <a:off x="0" y="0"/>
                      <a:ext cx="2533015" cy="2533015"/>
                    </a:xfrm>
                    <a:prstGeom prst="rect">
                      <a:avLst/>
                    </a:prstGeom>
                  </pic:spPr>
                </pic:pic>
              </a:graphicData>
            </a:graphic>
            <wp14:sizeRelH relativeFrom="page">
              <wp14:pctWidth>0</wp14:pctWidth>
            </wp14:sizeRelH>
            <wp14:sizeRelV relativeFrom="page">
              <wp14:pctHeight>0</wp14:pctHeight>
            </wp14:sizeRelV>
          </wp:anchor>
        </w:drawing>
      </w:r>
      <w:commentRangeEnd w:id="291"/>
      <w:r w:rsidR="00003766">
        <w:rPr>
          <w:rStyle w:val="CommentReference"/>
          <w:rFonts w:eastAsiaTheme="minorEastAsia" w:cstheme="minorBidi"/>
          <w:i w:val="0"/>
          <w:color w:val="auto"/>
          <w:lang w:val="en-AU"/>
        </w:rPr>
        <w:commentReference w:id="291"/>
      </w:r>
    </w:p>
    <w:p w14:paraId="6C3477AF" w14:textId="1B1DFB3C" w:rsidR="00386A33" w:rsidRPr="00DE16D2" w:rsidRDefault="00386A33" w:rsidP="00DE16D2">
      <w:pPr>
        <w:rPr>
          <w:lang w:val="en-AU"/>
        </w:rPr>
      </w:pPr>
    </w:p>
    <w:p w14:paraId="4490CC2E" w14:textId="700AC526" w:rsidR="00386A33" w:rsidRPr="008D57AD" w:rsidRDefault="005B5B1A" w:rsidP="00E42960">
      <w:pPr>
        <w:spacing w:line="360" w:lineRule="auto"/>
        <w:rPr>
          <w:sz w:val="21"/>
          <w:lang w:val="en-AU"/>
        </w:rPr>
      </w:pPr>
      <w:r w:rsidRPr="00041169">
        <w:rPr>
          <w:b/>
          <w:sz w:val="21"/>
          <w:lang w:val="en-AU"/>
        </w:rPr>
        <w:t>Figure 3</w:t>
      </w:r>
      <w:r w:rsidR="00123786">
        <w:rPr>
          <w:sz w:val="21"/>
          <w:lang w:val="en-AU"/>
        </w:rPr>
        <w:t xml:space="preserve"> –</w:t>
      </w:r>
      <w:r w:rsidR="00386A33" w:rsidRPr="008D57AD">
        <w:rPr>
          <w:sz w:val="21"/>
          <w:lang w:val="en-AU"/>
        </w:rPr>
        <w:t xml:space="preserve"> A)</w:t>
      </w:r>
      <w:r w:rsidR="000425F9" w:rsidRPr="008D57AD">
        <w:rPr>
          <w:sz w:val="21"/>
          <w:lang w:val="en-AU"/>
        </w:rPr>
        <w:t xml:space="preserve"> </w:t>
      </w:r>
      <w:r w:rsidR="00DE16D2" w:rsidRPr="008D57AD">
        <w:rPr>
          <w:sz w:val="21"/>
          <w:lang w:val="en-AU"/>
        </w:rPr>
        <w:t>Posterior mean of r</w:t>
      </w:r>
      <w:r w:rsidR="000425F9" w:rsidRPr="008D57AD">
        <w:rPr>
          <w:sz w:val="21"/>
          <w:lang w:val="en-AU"/>
        </w:rPr>
        <w:t xml:space="preserve">epeatability of log </w:t>
      </w:r>
      <w:r w:rsidR="000425F9" w:rsidRPr="008D57AD">
        <w:rPr>
          <w:sz w:val="21"/>
        </w:rPr>
        <w:t>VCO</w:t>
      </w:r>
      <w:r w:rsidR="000425F9" w:rsidRPr="008D57AD">
        <w:rPr>
          <w:sz w:val="21"/>
          <w:vertAlign w:val="subscript"/>
        </w:rPr>
        <w:t>2</w:t>
      </w:r>
      <w:r w:rsidR="000425F9" w:rsidRPr="008D57AD">
        <w:rPr>
          <w:sz w:val="21"/>
        </w:rPr>
        <w:t xml:space="preserve"> at six measurement temperatures. Orange circles represent function-valued approaches in modelling thermal plasticity, orange open circles</w:t>
      </w:r>
      <w:r w:rsidR="002F780F">
        <w:rPr>
          <w:sz w:val="21"/>
        </w:rPr>
        <w:t xml:space="preserve"> (</w:t>
      </w:r>
      <w:r w:rsidR="002F780F" w:rsidRPr="002F780F">
        <w:rPr>
          <w:color w:val="ED7D31" w:themeColor="accent2"/>
          <w:sz w:val="28"/>
        </w:rPr>
        <w:t>○</w:t>
      </w:r>
      <w:r w:rsidR="002F780F">
        <w:rPr>
          <w:sz w:val="21"/>
        </w:rPr>
        <w:t>)</w:t>
      </w:r>
      <w:r w:rsidR="000425F9" w:rsidRPr="008D57AD">
        <w:rPr>
          <w:sz w:val="21"/>
        </w:rPr>
        <w:t xml:space="preserve"> represent the FV – Singer &amp; Willet method, orange filled circles</w:t>
      </w:r>
      <w:r w:rsidR="002F780F">
        <w:rPr>
          <w:sz w:val="21"/>
        </w:rPr>
        <w:t xml:space="preserve"> (</w:t>
      </w:r>
      <w:r w:rsidR="002F780F" w:rsidRPr="002F780F">
        <w:rPr>
          <w:color w:val="ED7D31" w:themeColor="accent2"/>
          <w:sz w:val="32"/>
        </w:rPr>
        <w:sym w:font="Symbol" w:char="F0B7"/>
      </w:r>
      <w:r w:rsidR="002F780F">
        <w:rPr>
          <w:sz w:val="21"/>
        </w:rPr>
        <w:t>)</w:t>
      </w:r>
      <w:r w:rsidR="000425F9" w:rsidRPr="008D57AD">
        <w:rPr>
          <w:sz w:val="21"/>
        </w:rPr>
        <w:t xml:space="preserve"> present the FV – </w:t>
      </w:r>
      <w:proofErr w:type="spellStart"/>
      <w:r w:rsidR="000425F9" w:rsidRPr="008D57AD">
        <w:rPr>
          <w:sz w:val="21"/>
        </w:rPr>
        <w:t>Yimen</w:t>
      </w:r>
      <w:proofErr w:type="spellEnd"/>
      <w:r w:rsidR="000425F9" w:rsidRPr="008D57AD">
        <w:rPr>
          <w:sz w:val="21"/>
        </w:rPr>
        <w:t xml:space="preserve"> method. Blue filled circles </w:t>
      </w:r>
      <w:r w:rsidR="002F780F">
        <w:rPr>
          <w:sz w:val="21"/>
        </w:rPr>
        <w:t>(</w:t>
      </w:r>
      <w:r w:rsidR="002F780F" w:rsidRPr="002F780F">
        <w:rPr>
          <w:color w:val="00B0F0"/>
          <w:sz w:val="32"/>
        </w:rPr>
        <w:sym w:font="Symbol" w:char="F0B7"/>
      </w:r>
      <w:r w:rsidR="002F780F">
        <w:rPr>
          <w:sz w:val="21"/>
        </w:rPr>
        <w:t xml:space="preserve">) </w:t>
      </w:r>
      <w:r w:rsidR="000425F9" w:rsidRPr="008D57AD">
        <w:rPr>
          <w:sz w:val="21"/>
        </w:rPr>
        <w:t>represent the character state approach in estimating repeatability.</w:t>
      </w:r>
      <w:r w:rsidR="00DB4263" w:rsidRPr="008D57AD">
        <w:rPr>
          <w:sz w:val="21"/>
        </w:rPr>
        <w:t xml:space="preserve"> See Statistical analyses for more details.</w:t>
      </w:r>
      <w:r w:rsidR="000425F9" w:rsidRPr="008D57AD">
        <w:rPr>
          <w:sz w:val="21"/>
        </w:rPr>
        <w:t xml:space="preserve"> Error bars represent </w:t>
      </w:r>
      <w:r w:rsidR="00DB4263" w:rsidRPr="008D57AD">
        <w:rPr>
          <w:sz w:val="21"/>
          <w:lang w:val="en-AU"/>
        </w:rPr>
        <w:t xml:space="preserve">95% </w:t>
      </w:r>
      <w:r w:rsidR="000425F9" w:rsidRPr="008D57AD">
        <w:rPr>
          <w:sz w:val="21"/>
        </w:rPr>
        <w:t>credible intervals</w:t>
      </w:r>
      <w:r w:rsidR="00DE16D2" w:rsidRPr="008D57AD">
        <w:rPr>
          <w:sz w:val="21"/>
        </w:rPr>
        <w:t>.</w:t>
      </w:r>
      <w:r w:rsidR="00386A33" w:rsidRPr="008D57AD">
        <w:rPr>
          <w:sz w:val="21"/>
          <w:lang w:val="en-AU"/>
        </w:rPr>
        <w:t xml:space="preserve"> B) </w:t>
      </w:r>
      <w:r w:rsidR="00DB4263" w:rsidRPr="008D57AD">
        <w:rPr>
          <w:sz w:val="21"/>
          <w:lang w:val="en-AU"/>
        </w:rPr>
        <w:t xml:space="preserve">Posterior mean of variance of log </w:t>
      </w:r>
      <w:r w:rsidR="00DB4263" w:rsidRPr="008D57AD">
        <w:rPr>
          <w:sz w:val="21"/>
        </w:rPr>
        <w:t>VCO</w:t>
      </w:r>
      <w:r w:rsidR="00DB4263" w:rsidRPr="008D57AD">
        <w:rPr>
          <w:sz w:val="21"/>
          <w:vertAlign w:val="subscript"/>
        </w:rPr>
        <w:t xml:space="preserve">2 </w:t>
      </w:r>
      <w:r w:rsidR="00DB4263" w:rsidRPr="008D57AD">
        <w:rPr>
          <w:sz w:val="21"/>
          <w:lang w:val="en-AU"/>
        </w:rPr>
        <w:t xml:space="preserve">at the among (right panel) and within (left panel) individual level across six measurement temperatures. Error bars represent 95% credible intervals. </w:t>
      </w:r>
    </w:p>
    <w:p w14:paraId="678110A2" w14:textId="2B6AD82E" w:rsidR="0023227F" w:rsidRDefault="0023227F" w:rsidP="0023227F">
      <w:pPr>
        <w:rPr>
          <w:lang w:val="en-AU"/>
        </w:rPr>
      </w:pPr>
    </w:p>
    <w:p w14:paraId="4C94AE5F" w14:textId="046CA9A0" w:rsidR="00A633CB" w:rsidRPr="00A633CB" w:rsidRDefault="00190FEC" w:rsidP="00A633CB">
      <w:pPr>
        <w:spacing w:line="360" w:lineRule="auto"/>
        <w:rPr>
          <w:lang w:val="en-AU"/>
        </w:rPr>
      </w:pPr>
      <w:r>
        <w:t>Overall, repeatability in log VCO</w:t>
      </w:r>
      <w:r w:rsidRPr="00190FEC">
        <w:rPr>
          <w:vertAlign w:val="subscript"/>
        </w:rPr>
        <w:t>2</w:t>
      </w:r>
      <w:r>
        <w:t xml:space="preserve"> increased with temperature. </w:t>
      </w:r>
      <w:r w:rsidR="008A2528">
        <w:t>T</w:t>
      </w:r>
      <w:r>
        <w:t>he FV- Singer &amp; Willet approach showed highest repeatability a</w:t>
      </w:r>
      <w:r w:rsidR="008A2528">
        <w:t>t 22ºC, while</w:t>
      </w:r>
      <w:r>
        <w:t xml:space="preserve"> the FV – </w:t>
      </w:r>
      <w:proofErr w:type="spellStart"/>
      <w:r>
        <w:t>Yimen</w:t>
      </w:r>
      <w:proofErr w:type="spellEnd"/>
      <w:r>
        <w:t xml:space="preserve"> approach found</w:t>
      </w:r>
      <w:r w:rsidR="008A2528">
        <w:t xml:space="preserve"> repeatability </w:t>
      </w:r>
      <w:r w:rsidR="00386A33">
        <w:t xml:space="preserve">was highest at 30ºC. In contrast, </w:t>
      </w:r>
      <w:r>
        <w:t>the CS approach found repeatability highest at 30ºC. Upon close</w:t>
      </w:r>
      <w:r w:rsidR="00386A33">
        <w:t>r</w:t>
      </w:r>
      <w:r>
        <w:t xml:space="preserve"> inspection of the variance components at each temperature, within</w:t>
      </w:r>
      <w:r w:rsidR="00386A33">
        <w:t xml:space="preserve"> individual variation decreased over the temperature gradient, whereas among individual variation remained relatively consistent and only increased slightly with temperature. In other words, individuals were responding more consistently as temperatures became hotter</w:t>
      </w:r>
      <w:ins w:id="292" w:author="Daniel Noble" w:date="2018-11-08T12:53:00Z">
        <w:r w:rsidR="00AD095F">
          <w:t xml:space="preserve"> and there was a very slight increase in the between individual variation, explaining the higher repeatability. </w:t>
        </w:r>
      </w:ins>
      <w:r w:rsidR="002917BC">
        <w:t>Congruent with the change in</w:t>
      </w:r>
      <w:r w:rsidR="00A633CB">
        <w:t xml:space="preserve"> repeatability</w:t>
      </w:r>
      <w:r w:rsidR="002917BC">
        <w:t xml:space="preserve"> </w:t>
      </w:r>
      <w:r w:rsidR="00A633CB">
        <w:t>with temperature, individual slopes were significantly repeatable (</w:t>
      </w:r>
      <w:proofErr w:type="spellStart"/>
      <w:r w:rsidR="00A633CB">
        <w:t>R</w:t>
      </w:r>
      <w:r w:rsidR="00A633CB" w:rsidRPr="00184C31">
        <w:rPr>
          <w:vertAlign w:val="subscript"/>
        </w:rPr>
        <w:t>slope</w:t>
      </w:r>
      <w:proofErr w:type="spellEnd"/>
      <w:r w:rsidR="00A633CB">
        <w:t xml:space="preserve"> = 0.48, 0.06 - 0.91) indicating a significant </w:t>
      </w:r>
      <w:commentRangeStart w:id="293"/>
      <w:r w:rsidR="00A633CB">
        <w:t xml:space="preserve">I x E </w:t>
      </w:r>
      <w:commentRangeEnd w:id="293"/>
      <w:r w:rsidR="00AD095F">
        <w:rPr>
          <w:rStyle w:val="CommentReference"/>
          <w:rFonts w:eastAsiaTheme="minorEastAsia" w:cstheme="minorBidi"/>
          <w:lang w:val="en-AU"/>
        </w:rPr>
        <w:commentReference w:id="293"/>
      </w:r>
      <w:r w:rsidR="00A633CB">
        <w:t xml:space="preserve">interaction that </w:t>
      </w:r>
      <w:r w:rsidR="00E42960">
        <w:t>was consistent over time (Fig. 4</w:t>
      </w:r>
      <w:r w:rsidR="00A633CB">
        <w:t>).</w:t>
      </w:r>
    </w:p>
    <w:p w14:paraId="3D7CF718" w14:textId="28979709" w:rsidR="0023227F" w:rsidRDefault="0023227F" w:rsidP="0023227F">
      <w:pPr>
        <w:rPr>
          <w:lang w:val="en-AU"/>
        </w:rPr>
      </w:pPr>
    </w:p>
    <w:p w14:paraId="5A89ED97" w14:textId="4F996A38" w:rsidR="00A633CB" w:rsidRDefault="00A633CB" w:rsidP="0023227F">
      <w:pPr>
        <w:rPr>
          <w:lang w:val="en-AU"/>
        </w:rPr>
      </w:pPr>
    </w:p>
    <w:p w14:paraId="4B8CD95C" w14:textId="757B714A" w:rsidR="00A633CB" w:rsidRDefault="00A633CB" w:rsidP="0023227F">
      <w:pPr>
        <w:rPr>
          <w:lang w:val="en-AU"/>
        </w:rPr>
      </w:pPr>
    </w:p>
    <w:p w14:paraId="43AB80F0" w14:textId="1D820A0E" w:rsidR="00A633CB" w:rsidRPr="00D065F9" w:rsidRDefault="00E750F8" w:rsidP="00D065F9">
      <w:pPr>
        <w:spacing w:line="360" w:lineRule="auto"/>
        <w:rPr>
          <w:sz w:val="21"/>
          <w:szCs w:val="21"/>
          <w:lang w:val="en-AU"/>
        </w:rPr>
      </w:pPr>
      <w:r w:rsidRPr="00041169">
        <w:rPr>
          <w:b/>
          <w:noProof/>
          <w:sz w:val="21"/>
          <w:szCs w:val="21"/>
          <w:lang w:eastAsia="en-GB"/>
        </w:rPr>
        <w:lastRenderedPageBreak/>
        <w:drawing>
          <wp:anchor distT="0" distB="0" distL="114300" distR="114300" simplePos="0" relativeHeight="251664384" behindDoc="0" locked="0" layoutInCell="1" allowOverlap="1" wp14:anchorId="45263F4E" wp14:editId="790B26B6">
            <wp:simplePos x="0" y="0"/>
            <wp:positionH relativeFrom="column">
              <wp:posOffset>168275</wp:posOffset>
            </wp:positionH>
            <wp:positionV relativeFrom="paragraph">
              <wp:posOffset>-463550</wp:posOffset>
            </wp:positionV>
            <wp:extent cx="2559050" cy="3492500"/>
            <wp:effectExtent l="3175"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V_CS_reaction norms.pdf"/>
                    <pic:cNvPicPr/>
                  </pic:nvPicPr>
                  <pic:blipFill rotWithShape="1">
                    <a:blip r:embed="rId13"/>
                    <a:srcRect r="49282"/>
                    <a:stretch/>
                  </pic:blipFill>
                  <pic:spPr bwMode="auto">
                    <a:xfrm rot="5400000">
                      <a:off x="0" y="0"/>
                      <a:ext cx="2559050" cy="349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1169">
        <w:rPr>
          <w:b/>
          <w:noProof/>
          <w:sz w:val="21"/>
          <w:szCs w:val="21"/>
          <w:lang w:eastAsia="en-GB"/>
        </w:rPr>
        <w:drawing>
          <wp:anchor distT="0" distB="0" distL="114300" distR="114300" simplePos="0" relativeHeight="251669504" behindDoc="0" locked="0" layoutInCell="1" allowOverlap="1" wp14:anchorId="7EF6D27B" wp14:editId="42DB7B04">
            <wp:simplePos x="0" y="0"/>
            <wp:positionH relativeFrom="column">
              <wp:posOffset>3368675</wp:posOffset>
            </wp:positionH>
            <wp:positionV relativeFrom="paragraph">
              <wp:posOffset>-170180</wp:posOffset>
            </wp:positionV>
            <wp:extent cx="2511425" cy="3235325"/>
            <wp:effectExtent l="635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V_CS_reaction norms.pdf"/>
                    <pic:cNvPicPr/>
                  </pic:nvPicPr>
                  <pic:blipFill rotWithShape="1">
                    <a:blip r:embed="rId13"/>
                    <a:srcRect l="50221" b="7351"/>
                    <a:stretch/>
                  </pic:blipFill>
                  <pic:spPr bwMode="auto">
                    <a:xfrm rot="5400000">
                      <a:off x="0" y="0"/>
                      <a:ext cx="2511425" cy="323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B1A" w:rsidRPr="00041169">
        <w:rPr>
          <w:b/>
          <w:sz w:val="21"/>
          <w:szCs w:val="21"/>
          <w:lang w:val="en-AU"/>
        </w:rPr>
        <w:t>Figure 4</w:t>
      </w:r>
      <w:r w:rsidR="00123786">
        <w:rPr>
          <w:sz w:val="21"/>
          <w:szCs w:val="21"/>
          <w:lang w:val="en-AU"/>
        </w:rPr>
        <w:t xml:space="preserve"> –</w:t>
      </w:r>
      <w:r w:rsidR="00A633CB" w:rsidRPr="00D065F9">
        <w:rPr>
          <w:sz w:val="21"/>
          <w:szCs w:val="21"/>
          <w:lang w:val="en-AU"/>
        </w:rPr>
        <w:t xml:space="preserve"> </w:t>
      </w:r>
      <w:r w:rsidR="005C7336" w:rsidRPr="00D065F9">
        <w:rPr>
          <w:sz w:val="21"/>
          <w:szCs w:val="21"/>
          <w:lang w:val="en-AU"/>
        </w:rPr>
        <w:t xml:space="preserve">A) </w:t>
      </w:r>
      <w:r w:rsidR="00667BA4" w:rsidRPr="00D065F9">
        <w:rPr>
          <w:sz w:val="21"/>
          <w:szCs w:val="21"/>
          <w:lang w:val="en-AU"/>
        </w:rPr>
        <w:t>Predicted i</w:t>
      </w:r>
      <w:r w:rsidR="005C7336" w:rsidRPr="00D065F9">
        <w:rPr>
          <w:sz w:val="21"/>
          <w:szCs w:val="21"/>
          <w:lang w:val="en-AU"/>
        </w:rPr>
        <w:t>ndividual reaction norms of log VCO</w:t>
      </w:r>
      <w:r w:rsidR="005C7336" w:rsidRPr="00D065F9">
        <w:rPr>
          <w:sz w:val="21"/>
          <w:szCs w:val="21"/>
          <w:vertAlign w:val="subscript"/>
          <w:lang w:val="en-AU"/>
        </w:rPr>
        <w:t>2</w:t>
      </w:r>
      <w:r w:rsidR="005C7336" w:rsidRPr="00D065F9">
        <w:rPr>
          <w:sz w:val="21"/>
          <w:szCs w:val="21"/>
          <w:lang w:val="en-AU"/>
        </w:rPr>
        <w:t xml:space="preserve"> across six measurement temperatures estimated using function-valued approaches (</w:t>
      </w:r>
      <w:r w:rsidR="00340D7C">
        <w:rPr>
          <w:sz w:val="21"/>
          <w:szCs w:val="21"/>
          <w:lang w:val="en-AU"/>
        </w:rPr>
        <w:t xml:space="preserve">e.g., using </w:t>
      </w:r>
      <w:r w:rsidR="005C7336" w:rsidRPr="00D065F9">
        <w:rPr>
          <w:sz w:val="21"/>
          <w:szCs w:val="21"/>
          <w:lang w:val="en-AU"/>
        </w:rPr>
        <w:t xml:space="preserve">FV – </w:t>
      </w:r>
      <w:proofErr w:type="spellStart"/>
      <w:r w:rsidR="005C7336" w:rsidRPr="00D065F9">
        <w:rPr>
          <w:sz w:val="21"/>
          <w:szCs w:val="21"/>
          <w:lang w:val="en-AU"/>
        </w:rPr>
        <w:t>Yimen</w:t>
      </w:r>
      <w:proofErr w:type="spellEnd"/>
      <w:r w:rsidR="005C7336" w:rsidRPr="00D065F9">
        <w:rPr>
          <w:sz w:val="21"/>
          <w:szCs w:val="21"/>
          <w:lang w:val="en-AU"/>
        </w:rPr>
        <w:t xml:space="preserve">). </w:t>
      </w:r>
      <w:r w:rsidR="00667BA4" w:rsidRPr="00D065F9">
        <w:rPr>
          <w:sz w:val="21"/>
          <w:szCs w:val="21"/>
          <w:lang w:val="en-AU"/>
        </w:rPr>
        <w:t>B) Predicted individual reaction norms of log VCO</w:t>
      </w:r>
      <w:r w:rsidR="00667BA4" w:rsidRPr="00D065F9">
        <w:rPr>
          <w:sz w:val="21"/>
          <w:szCs w:val="21"/>
          <w:vertAlign w:val="subscript"/>
          <w:lang w:val="en-AU"/>
        </w:rPr>
        <w:t>2</w:t>
      </w:r>
      <w:r w:rsidR="00667BA4" w:rsidRPr="00D065F9">
        <w:rPr>
          <w:sz w:val="21"/>
          <w:szCs w:val="21"/>
          <w:lang w:val="en-AU"/>
        </w:rPr>
        <w:t xml:space="preserve"> across six measurement temperatures estimated using a character-state approach.</w:t>
      </w:r>
      <w:r w:rsidR="00382F68" w:rsidRPr="00D065F9">
        <w:rPr>
          <w:sz w:val="21"/>
          <w:szCs w:val="21"/>
          <w:lang w:val="en-AU"/>
        </w:rPr>
        <w:t xml:space="preserve"> Points represent predicted trait values. Each line represents a unique individual (n = 42) at sampling session one (left panel), five (middle panel) and ten (right panel).</w:t>
      </w:r>
    </w:p>
    <w:p w14:paraId="2FCAC5AB" w14:textId="3A13C21B" w:rsidR="0023227F" w:rsidRPr="0023227F" w:rsidRDefault="0023227F" w:rsidP="0023227F">
      <w:pPr>
        <w:rPr>
          <w:lang w:val="en-AU"/>
        </w:rPr>
      </w:pPr>
    </w:p>
    <w:p w14:paraId="1499763E" w14:textId="042E7296" w:rsidR="00D24BC6" w:rsidRDefault="009A5C4A" w:rsidP="00510BAE">
      <w:pPr>
        <w:pStyle w:val="Heading2"/>
        <w:spacing w:line="360" w:lineRule="auto"/>
        <w:rPr>
          <w:lang w:val="en-AU"/>
        </w:rPr>
      </w:pPr>
      <w:commentRangeStart w:id="294"/>
      <w:commentRangeStart w:id="295"/>
      <w:r>
        <w:rPr>
          <w:lang w:val="en-AU"/>
        </w:rPr>
        <w:t>Cross-temperature correlations in metabolic rate</w:t>
      </w:r>
      <w:commentRangeEnd w:id="294"/>
      <w:r w:rsidR="00414C15">
        <w:rPr>
          <w:rStyle w:val="CommentReference"/>
          <w:rFonts w:eastAsiaTheme="minorEastAsia" w:cstheme="minorBidi"/>
          <w:i w:val="0"/>
          <w:color w:val="auto"/>
          <w:lang w:val="en-AU"/>
        </w:rPr>
        <w:commentReference w:id="294"/>
      </w:r>
      <w:commentRangeEnd w:id="295"/>
      <w:r w:rsidR="00003766">
        <w:rPr>
          <w:rStyle w:val="CommentReference"/>
          <w:rFonts w:eastAsiaTheme="minorEastAsia" w:cstheme="minorBidi"/>
          <w:i w:val="0"/>
          <w:color w:val="auto"/>
          <w:lang w:val="en-AU"/>
        </w:rPr>
        <w:commentReference w:id="295"/>
      </w:r>
    </w:p>
    <w:p w14:paraId="5A48BFD0" w14:textId="1D688602" w:rsidR="00D065F9" w:rsidRDefault="00D065F9" w:rsidP="00D065F9">
      <w:pPr>
        <w:spacing w:line="360" w:lineRule="auto"/>
      </w:pPr>
      <w:r>
        <w:t>Metabolic rate across temperatures were positive</w:t>
      </w:r>
      <w:ins w:id="296" w:author="Daniel Noble" w:date="2018-11-08T12:55:00Z">
        <w:r w:rsidR="00794C0A">
          <w:t>ly</w:t>
        </w:r>
      </w:ins>
      <w:r>
        <w:t xml:space="preserve"> correlated at the</w:t>
      </w:r>
      <w:r w:rsidR="00E42960">
        <w:t xml:space="preserve"> between individual level</w:t>
      </w:r>
      <w:ins w:id="297" w:author="Daniel Noble" w:date="2018-11-08T12:55:00Z">
        <w:r w:rsidR="00794C0A">
          <w:t xml:space="preserve"> </w:t>
        </w:r>
      </w:ins>
      <w:r w:rsidR="00E42960">
        <w:t>(Fig. 5</w:t>
      </w:r>
      <w:r>
        <w:t>). Certain individuals maintained a high metabolic rate, while others had a relatively low metabolic rate across all temperatures (Fig. S1)</w:t>
      </w:r>
      <w:ins w:id="298" w:author="Daniel Noble" w:date="2018-11-08T12:55:00Z">
        <w:r w:rsidR="00794C0A">
          <w:t xml:space="preserve"> creating </w:t>
        </w:r>
      </w:ins>
      <w:r>
        <w:t xml:space="preserve">a positive relationship between metabolic rate </w:t>
      </w:r>
      <w:ins w:id="299" w:author="Daniel Noble" w:date="2018-11-08T12:55:00Z">
        <w:r w:rsidR="00794C0A">
          <w:t xml:space="preserve">at the between individual-level </w:t>
        </w:r>
      </w:ins>
      <w:r>
        <w:t xml:space="preserve">across different temperatures. Metabolic rate measured at neighbouring temperatures (e.g. 22ºC and 24ºC) are strongly correlated, but the strength of this correlation decreased with increasing differences between the two temperatures (Fig. 4). </w:t>
      </w:r>
    </w:p>
    <w:p w14:paraId="33F37358" w14:textId="4AF26987" w:rsidR="00D065F9" w:rsidRDefault="00776054" w:rsidP="00041169">
      <w:pPr>
        <w:spacing w:line="360" w:lineRule="auto"/>
        <w:ind w:firstLine="720"/>
      </w:pPr>
      <w:r>
        <w:t>We detected a</w:t>
      </w:r>
      <w:r w:rsidR="00414C15">
        <w:t xml:space="preserve"> similar positive correlation</w:t>
      </w:r>
      <w:r w:rsidR="00D065F9">
        <w:t xml:space="preserve"> pattern at the within individual level</w:t>
      </w:r>
      <w:r w:rsidR="00414C15">
        <w:t xml:space="preserve"> (Fig 4)</w:t>
      </w:r>
      <w:r w:rsidR="00D065F9">
        <w:t>, althou</w:t>
      </w:r>
      <w:r w:rsidR="00414C15">
        <w:t>gh the correlations were weaker.</w:t>
      </w:r>
      <w:r>
        <w:t xml:space="preserve"> Overall,</w:t>
      </w:r>
      <w:r w:rsidR="00414C15">
        <w:t xml:space="preserve"> </w:t>
      </w:r>
      <w:r>
        <w:t>c</w:t>
      </w:r>
      <w:r w:rsidR="00396931">
        <w:t>ross-temperature c</w:t>
      </w:r>
      <w:r w:rsidR="00D065F9">
        <w:t xml:space="preserve">orrelations </w:t>
      </w:r>
      <w:r>
        <w:t xml:space="preserve">estimated using the </w:t>
      </w:r>
      <w:r w:rsidR="00D065F9">
        <w:t xml:space="preserve">FV approaches </w:t>
      </w:r>
      <w:r>
        <w:t xml:space="preserve">were a lot higher and the credible intervals were very narrow. </w:t>
      </w:r>
      <w:r w:rsidR="00D065F9">
        <w:t xml:space="preserve">In short, the correlations estimated using FV approaches are congruent with the CS approach however, estimates differ in magnitude and credible intervals were inaccurate. </w:t>
      </w:r>
    </w:p>
    <w:p w14:paraId="663F960A" w14:textId="7E7D2DB0" w:rsidR="0023227F" w:rsidRDefault="0023227F" w:rsidP="0023227F">
      <w:pPr>
        <w:rPr>
          <w:lang w:val="en-AU"/>
        </w:rPr>
      </w:pPr>
    </w:p>
    <w:p w14:paraId="0B0D4396" w14:textId="2B2EC073" w:rsidR="0023227F" w:rsidRPr="0023227F" w:rsidRDefault="005B5B1A" w:rsidP="0023227F">
      <w:pPr>
        <w:rPr>
          <w:lang w:val="en-AU"/>
        </w:rPr>
      </w:pPr>
      <w:commentRangeStart w:id="300"/>
      <w:r w:rsidRPr="00041169">
        <w:rPr>
          <w:b/>
          <w:sz w:val="21"/>
          <w:lang w:val="en-AU"/>
        </w:rPr>
        <w:lastRenderedPageBreak/>
        <w:t>Figure 5</w:t>
      </w:r>
      <w:r w:rsidR="00FF613A">
        <w:rPr>
          <w:sz w:val="21"/>
          <w:lang w:val="en-AU"/>
        </w:rPr>
        <w:t xml:space="preserve"> </w:t>
      </w:r>
      <w:ins w:id="301" w:author="Daniel Noble" w:date="2018-11-08T12:58:00Z">
        <w:r w:rsidR="00FF613A">
          <w:rPr>
            <w:sz w:val="21"/>
            <w:lang w:val="en-AU"/>
          </w:rPr>
          <w:t>–</w:t>
        </w:r>
        <w:commentRangeEnd w:id="300"/>
        <w:r w:rsidR="00FF613A">
          <w:rPr>
            <w:rStyle w:val="CommentReference"/>
            <w:rFonts w:eastAsiaTheme="minorEastAsia" w:cstheme="minorBidi"/>
            <w:lang w:val="en-AU"/>
          </w:rPr>
          <w:commentReference w:id="300"/>
        </w:r>
        <w:r w:rsidR="00FF613A">
          <w:rPr>
            <w:sz w:val="21"/>
            <w:lang w:val="en-AU"/>
          </w:rPr>
          <w:t xml:space="preserve"> </w:t>
        </w:r>
      </w:ins>
      <w:r w:rsidR="008611B2">
        <w:rPr>
          <w:sz w:val="21"/>
          <w:lang w:val="en-AU"/>
        </w:rPr>
        <w:t xml:space="preserve">Cross-temperature correlations of metabolic rate estimated using the function-valued approach (top) and the character-state approach (bottom) at the among-individual level </w:t>
      </w:r>
      <w:r>
        <w:rPr>
          <w:sz w:val="21"/>
          <w:lang w:val="en-AU"/>
        </w:rPr>
        <w:t>(</w:t>
      </w:r>
      <w:r w:rsidR="008611B2">
        <w:rPr>
          <w:sz w:val="21"/>
          <w:lang w:val="en-AU"/>
        </w:rPr>
        <w:t>left</w:t>
      </w:r>
      <w:r>
        <w:rPr>
          <w:sz w:val="21"/>
          <w:lang w:val="en-AU"/>
        </w:rPr>
        <w:t>)</w:t>
      </w:r>
      <w:r w:rsidRPr="008D57AD">
        <w:rPr>
          <w:sz w:val="21"/>
          <w:lang w:val="en-AU"/>
        </w:rPr>
        <w:t xml:space="preserve"> </w:t>
      </w:r>
      <w:commentRangeStart w:id="302"/>
      <w:r w:rsidR="00D065F9">
        <w:rPr>
          <w:noProof/>
          <w:lang w:eastAsia="en-GB"/>
        </w:rPr>
        <w:drawing>
          <wp:anchor distT="0" distB="0" distL="114300" distR="114300" simplePos="0" relativeHeight="251666432" behindDoc="0" locked="0" layoutInCell="1" allowOverlap="1" wp14:anchorId="349F51B6" wp14:editId="33915483">
            <wp:simplePos x="0" y="0"/>
            <wp:positionH relativeFrom="column">
              <wp:posOffset>1440723</wp:posOffset>
            </wp:positionH>
            <wp:positionV relativeFrom="paragraph">
              <wp:posOffset>-439</wp:posOffset>
            </wp:positionV>
            <wp:extent cx="3688080" cy="33508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V_CS_correlations.pdf"/>
                    <pic:cNvPicPr/>
                  </pic:nvPicPr>
                  <pic:blipFill rotWithShape="1">
                    <a:blip r:embed="rId14"/>
                    <a:srcRect r="17448"/>
                    <a:stretch/>
                  </pic:blipFill>
                  <pic:spPr bwMode="auto">
                    <a:xfrm>
                      <a:off x="0" y="0"/>
                      <a:ext cx="3688080" cy="3350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2"/>
      <w:r w:rsidR="005D4393">
        <w:rPr>
          <w:rStyle w:val="CommentReference"/>
          <w:rFonts w:eastAsiaTheme="minorEastAsia" w:cstheme="minorBidi"/>
          <w:lang w:val="en-AU"/>
        </w:rPr>
        <w:commentReference w:id="302"/>
      </w:r>
      <w:r w:rsidR="008611B2">
        <w:rPr>
          <w:sz w:val="21"/>
          <w:lang w:val="en-AU"/>
        </w:rPr>
        <w:t xml:space="preserve">and at the within-individual level (right). </w:t>
      </w:r>
      <w:r w:rsidR="00456F7B">
        <w:rPr>
          <w:sz w:val="21"/>
          <w:lang w:val="en-AU"/>
        </w:rPr>
        <w:t>Lower triangle represents posterior mean estimates, width and colour of the ellipse represents the strength of the correlation.</w:t>
      </w:r>
    </w:p>
    <w:p w14:paraId="084E3588" w14:textId="746EAD76" w:rsidR="00D24BC6" w:rsidRDefault="00D24BC6" w:rsidP="00510BAE">
      <w:pPr>
        <w:pStyle w:val="Heading1"/>
        <w:spacing w:line="360" w:lineRule="auto"/>
        <w:rPr>
          <w:lang w:val="en-AU"/>
        </w:rPr>
      </w:pPr>
      <w:r>
        <w:rPr>
          <w:lang w:val="en-AU"/>
        </w:rPr>
        <w:t>Discussion</w:t>
      </w:r>
    </w:p>
    <w:p w14:paraId="6D5BE4A0" w14:textId="363676EE" w:rsidR="006C3538" w:rsidRPr="006C3538" w:rsidRDefault="006C3538" w:rsidP="006C3538">
      <w:pPr>
        <w:spacing w:line="360" w:lineRule="auto"/>
        <w:rPr>
          <w:lang w:val="en-AU"/>
        </w:rPr>
      </w:pPr>
      <w:r>
        <w:rPr>
          <w:lang w:val="en-AU"/>
        </w:rPr>
        <w:t xml:space="preserve">Our study highlights the </w:t>
      </w:r>
      <w:commentRangeStart w:id="303"/>
      <w:r>
        <w:rPr>
          <w:lang w:val="en-AU"/>
        </w:rPr>
        <w:t>importance of considering</w:t>
      </w:r>
      <w:r w:rsidR="003634BB">
        <w:rPr>
          <w:lang w:val="en-AU"/>
        </w:rPr>
        <w:t xml:space="preserve"> how</w:t>
      </w:r>
      <w:r>
        <w:rPr>
          <w:lang w:val="en-AU"/>
        </w:rPr>
        <w:t xml:space="preserve"> individual variation in metabolic</w:t>
      </w:r>
      <w:r w:rsidR="00CD0D30">
        <w:rPr>
          <w:lang w:val="en-AU"/>
        </w:rPr>
        <w:t xml:space="preserve"> rate respond</w:t>
      </w:r>
      <w:r>
        <w:rPr>
          <w:lang w:val="en-AU"/>
        </w:rPr>
        <w:t xml:space="preserve"> to temperature</w:t>
      </w:r>
      <w:commentRangeEnd w:id="303"/>
      <w:r w:rsidR="00674C25">
        <w:rPr>
          <w:rStyle w:val="CommentReference"/>
          <w:rFonts w:eastAsiaTheme="minorEastAsia" w:cstheme="minorBidi"/>
          <w:lang w:val="en-AU"/>
        </w:rPr>
        <w:commentReference w:id="303"/>
      </w:r>
      <w:r>
        <w:rPr>
          <w:lang w:val="en-AU"/>
        </w:rPr>
        <w:t xml:space="preserve">. </w:t>
      </w:r>
      <w:commentRangeStart w:id="304"/>
      <w:r w:rsidR="00974524" w:rsidRPr="008A6323">
        <w:rPr>
          <w:highlight w:val="yellow"/>
          <w:lang w:val="en-AU"/>
        </w:rPr>
        <w:t xml:space="preserve">We </w:t>
      </w:r>
      <w:r w:rsidR="0070598E">
        <w:rPr>
          <w:highlight w:val="yellow"/>
          <w:lang w:val="en-AU"/>
        </w:rPr>
        <w:t>demonstrate</w:t>
      </w:r>
      <w:r w:rsidR="00974524" w:rsidRPr="008A6323">
        <w:rPr>
          <w:highlight w:val="yellow"/>
          <w:lang w:val="en-AU"/>
        </w:rPr>
        <w:t xml:space="preserve"> that</w:t>
      </w:r>
      <w:ins w:id="305" w:author="Daniel Noble" w:date="2018-11-08T13:06:00Z">
        <w:r w:rsidR="00922BF6">
          <w:rPr>
            <w:highlight w:val="yellow"/>
            <w:lang w:val="en-AU"/>
          </w:rPr>
          <w:t>,</w:t>
        </w:r>
      </w:ins>
      <w:r w:rsidR="00974524" w:rsidRPr="008A6323">
        <w:rPr>
          <w:highlight w:val="yellow"/>
          <w:lang w:val="en-AU"/>
        </w:rPr>
        <w:t xml:space="preserve"> </w:t>
      </w:r>
      <w:ins w:id="306" w:author="Daniel Noble" w:date="2018-11-08T13:03:00Z">
        <w:r w:rsidR="008D7AF2">
          <w:rPr>
            <w:highlight w:val="yellow"/>
            <w:lang w:val="en-AU"/>
          </w:rPr>
          <w:t xml:space="preserve">by </w:t>
        </w:r>
      </w:ins>
      <w:ins w:id="307" w:author="Daniel Noble" w:date="2018-11-08T13:02:00Z">
        <w:r w:rsidR="008D7AF2">
          <w:rPr>
            <w:highlight w:val="yellow"/>
            <w:lang w:val="en-AU"/>
          </w:rPr>
          <w:t xml:space="preserve">not accounting for the hierarchical structure of </w:t>
        </w:r>
      </w:ins>
      <w:ins w:id="308" w:author="Daniel Noble" w:date="2018-11-08T13:03:00Z">
        <w:r w:rsidR="008D7AF2">
          <w:rPr>
            <w:highlight w:val="yellow"/>
            <w:lang w:val="en-AU"/>
          </w:rPr>
          <w:t>population-level data</w:t>
        </w:r>
      </w:ins>
      <w:ins w:id="309" w:author="Daniel Noble" w:date="2018-11-08T13:02:00Z">
        <w:r w:rsidR="008D7AF2">
          <w:rPr>
            <w:highlight w:val="yellow"/>
            <w:lang w:val="en-AU"/>
          </w:rPr>
          <w:t xml:space="preserve"> </w:t>
        </w:r>
      </w:ins>
      <w:ins w:id="310" w:author="Daniel Noble" w:date="2018-11-08T13:03:00Z">
        <w:r w:rsidR="008D7AF2">
          <w:rPr>
            <w:highlight w:val="yellow"/>
            <w:lang w:val="en-AU"/>
          </w:rPr>
          <w:t>(i.e., disentangling within and between-individual variance)</w:t>
        </w:r>
      </w:ins>
      <w:ins w:id="311" w:author="Daniel Noble" w:date="2018-11-08T13:06:00Z">
        <w:r w:rsidR="00922BF6">
          <w:rPr>
            <w:highlight w:val="yellow"/>
            <w:lang w:val="en-AU"/>
          </w:rPr>
          <w:t>,</w:t>
        </w:r>
      </w:ins>
      <w:ins w:id="312" w:author="Daniel Noble" w:date="2018-11-08T13:03:00Z">
        <w:r w:rsidR="008D7AF2">
          <w:rPr>
            <w:highlight w:val="yellow"/>
            <w:lang w:val="en-AU"/>
          </w:rPr>
          <w:t xml:space="preserve"> </w:t>
        </w:r>
      </w:ins>
      <w:ins w:id="313" w:author="Daniel Noble" w:date="2018-11-08T13:06:00Z">
        <w:r w:rsidR="00922BF6">
          <w:rPr>
            <w:highlight w:val="yellow"/>
            <w:lang w:val="en-AU"/>
          </w:rPr>
          <w:t>mass-</w:t>
        </w:r>
      </w:ins>
      <w:ins w:id="314" w:author="Daniel Noble" w:date="2018-11-08T13:07:00Z">
        <w:r w:rsidR="00513E21">
          <w:rPr>
            <w:highlight w:val="yellow"/>
            <w:lang w:val="en-AU"/>
          </w:rPr>
          <w:t xml:space="preserve"> </w:t>
        </w:r>
      </w:ins>
      <w:ins w:id="315" w:author="Daniel Noble" w:date="2018-11-08T13:06:00Z">
        <w:r w:rsidR="00922BF6">
          <w:rPr>
            <w:highlight w:val="yellow"/>
            <w:lang w:val="en-AU"/>
          </w:rPr>
          <w:t xml:space="preserve">scaling </w:t>
        </w:r>
        <w:r w:rsidR="00922BF6" w:rsidRPr="008A6323">
          <w:rPr>
            <w:highlight w:val="yellow"/>
            <w:lang w:val="en-AU"/>
          </w:rPr>
          <w:t>exponents</w:t>
        </w:r>
        <w:r w:rsidR="00922BF6">
          <w:rPr>
            <w:highlight w:val="yellow"/>
            <w:lang w:val="en-AU"/>
          </w:rPr>
          <w:t xml:space="preserve"> </w:t>
        </w:r>
      </w:ins>
      <w:ins w:id="316" w:author="Daniel Noble" w:date="2018-11-08T13:02:00Z">
        <w:r w:rsidR="008D7AF2">
          <w:rPr>
            <w:highlight w:val="yellow"/>
            <w:lang w:val="en-AU"/>
          </w:rPr>
          <w:t xml:space="preserve">can </w:t>
        </w:r>
      </w:ins>
      <w:ins w:id="317" w:author="Daniel Noble" w:date="2018-11-08T13:06:00Z">
        <w:r w:rsidR="00922BF6">
          <w:rPr>
            <w:highlight w:val="yellow"/>
            <w:lang w:val="en-AU"/>
          </w:rPr>
          <w:t>be</w:t>
        </w:r>
      </w:ins>
      <w:r w:rsidR="00974524" w:rsidRPr="008A6323">
        <w:rPr>
          <w:highlight w:val="yellow"/>
          <w:lang w:val="en-AU"/>
        </w:rPr>
        <w:t xml:space="preserve"> </w:t>
      </w:r>
      <w:commentRangeStart w:id="318"/>
      <w:r w:rsidR="00974524" w:rsidRPr="008A6323">
        <w:rPr>
          <w:highlight w:val="yellow"/>
          <w:lang w:val="en-AU"/>
        </w:rPr>
        <w:t>overestimate</w:t>
      </w:r>
      <w:ins w:id="319" w:author="Daniel Noble" w:date="2018-11-08T13:02:00Z">
        <w:r w:rsidR="008D7AF2">
          <w:rPr>
            <w:highlight w:val="yellow"/>
            <w:lang w:val="en-AU"/>
          </w:rPr>
          <w:t>d</w:t>
        </w:r>
      </w:ins>
      <w:commentRangeEnd w:id="318"/>
      <w:ins w:id="320" w:author="Daniel Noble" w:date="2018-11-08T13:07:00Z">
        <w:r w:rsidR="00922BF6">
          <w:rPr>
            <w:rStyle w:val="CommentReference"/>
            <w:rFonts w:eastAsiaTheme="minorEastAsia" w:cstheme="minorBidi"/>
            <w:lang w:val="en-AU"/>
          </w:rPr>
          <w:commentReference w:id="318"/>
        </w:r>
      </w:ins>
      <w:r w:rsidR="00974524" w:rsidRPr="008A6323">
        <w:rPr>
          <w:highlight w:val="yellow"/>
          <w:lang w:val="en-AU"/>
        </w:rPr>
        <w:t xml:space="preserve"> .</w:t>
      </w:r>
      <w:r w:rsidR="00974524">
        <w:rPr>
          <w:lang w:val="en-AU"/>
        </w:rPr>
        <w:t xml:space="preserve"> </w:t>
      </w:r>
      <w:commentRangeEnd w:id="304"/>
      <w:r w:rsidR="00563788">
        <w:rPr>
          <w:rStyle w:val="CommentReference"/>
          <w:rFonts w:eastAsiaTheme="minorEastAsia" w:cstheme="minorBidi"/>
          <w:lang w:val="en-AU"/>
        </w:rPr>
        <w:commentReference w:id="304"/>
      </w:r>
      <w:ins w:id="321" w:author="Daniel Noble" w:date="2018-11-08T13:03:00Z">
        <w:r w:rsidR="008D7AF2">
          <w:rPr>
            <w:lang w:val="en-AU"/>
          </w:rPr>
          <w:t>Additionally, we show that</w:t>
        </w:r>
      </w:ins>
      <w:r w:rsidR="00B46FE6">
        <w:rPr>
          <w:lang w:val="en-AU"/>
        </w:rPr>
        <w:t xml:space="preserve"> within</w:t>
      </w:r>
      <w:r w:rsidR="00512332">
        <w:rPr>
          <w:lang w:val="en-AU"/>
        </w:rPr>
        <w:t xml:space="preserve">-individual mass-scaling exponents </w:t>
      </w:r>
      <w:r w:rsidR="008D7AF2">
        <w:rPr>
          <w:lang w:val="en-AU"/>
        </w:rPr>
        <w:t xml:space="preserve">can be </w:t>
      </w:r>
      <w:r w:rsidR="00B46FE6">
        <w:rPr>
          <w:lang w:val="en-AU"/>
        </w:rPr>
        <w:t>significantly</w:t>
      </w:r>
      <w:r w:rsidR="00B6733B">
        <w:rPr>
          <w:lang w:val="en-AU"/>
        </w:rPr>
        <w:t xml:space="preserve"> higher </w:t>
      </w:r>
      <w:r w:rsidR="00B46FE6">
        <w:rPr>
          <w:lang w:val="en-AU"/>
        </w:rPr>
        <w:t>than</w:t>
      </w:r>
      <w:r w:rsidR="00B6733B">
        <w:rPr>
          <w:lang w:val="en-AU"/>
        </w:rPr>
        <w:t xml:space="preserve"> </w:t>
      </w:r>
      <w:r w:rsidR="00B46FE6">
        <w:rPr>
          <w:lang w:val="en-AU"/>
        </w:rPr>
        <w:t>among</w:t>
      </w:r>
      <w:r w:rsidR="00512332">
        <w:rPr>
          <w:lang w:val="en-AU"/>
        </w:rPr>
        <w:t>-individual exponents</w:t>
      </w:r>
      <w:ins w:id="322" w:author="Daniel Noble" w:date="2018-11-08T13:04:00Z">
        <w:r w:rsidR="008D7AF2">
          <w:rPr>
            <w:lang w:val="en-AU"/>
          </w:rPr>
          <w:t xml:space="preserve"> and that</w:t>
        </w:r>
      </w:ins>
      <w:r w:rsidR="00B46FE6">
        <w:rPr>
          <w:lang w:val="en-AU"/>
        </w:rPr>
        <w:t xml:space="preserve"> these exponents</w:t>
      </w:r>
      <w:r w:rsidR="00512332">
        <w:rPr>
          <w:lang w:val="en-AU"/>
        </w:rPr>
        <w:t xml:space="preserve"> </w:t>
      </w:r>
      <w:ins w:id="323" w:author="Daniel Noble" w:date="2018-11-08T13:04:00Z">
        <w:r w:rsidR="008D7AF2">
          <w:rPr>
            <w:lang w:val="en-AU"/>
          </w:rPr>
          <w:t xml:space="preserve">can </w:t>
        </w:r>
      </w:ins>
      <w:r w:rsidR="00974524">
        <w:rPr>
          <w:lang w:val="en-AU"/>
        </w:rPr>
        <w:t>change</w:t>
      </w:r>
      <w:r w:rsidR="00512332">
        <w:rPr>
          <w:lang w:val="en-AU"/>
        </w:rPr>
        <w:t xml:space="preserve"> with measurement temperature. </w:t>
      </w:r>
      <w:r w:rsidR="00B46FE6">
        <w:rPr>
          <w:lang w:val="en-AU"/>
        </w:rPr>
        <w:t xml:space="preserve">We found </w:t>
      </w:r>
      <w:ins w:id="324" w:author="Daniel Noble" w:date="2018-11-08T13:04:00Z">
        <w:r w:rsidR="008D7AF2">
          <w:rPr>
            <w:lang w:val="en-AU"/>
          </w:rPr>
          <w:t xml:space="preserve">that repeatable </w:t>
        </w:r>
      </w:ins>
      <w:r w:rsidR="00B46FE6">
        <w:rPr>
          <w:lang w:val="en-AU"/>
        </w:rPr>
        <w:t>differences between individuals in metabolic rate increased as temperatures bec</w:t>
      </w:r>
      <w:ins w:id="325" w:author="Daniel Noble" w:date="2018-11-08T13:05:00Z">
        <w:r w:rsidR="008D7AF2">
          <w:rPr>
            <w:lang w:val="en-AU"/>
          </w:rPr>
          <w:t>a</w:t>
        </w:r>
      </w:ins>
      <w:r w:rsidR="00B46FE6">
        <w:rPr>
          <w:lang w:val="en-AU"/>
        </w:rPr>
        <w:t xml:space="preserve">me hotter and this was due to a reduction in within-individual variation and an increase in among-individual </w:t>
      </w:r>
      <w:commentRangeStart w:id="326"/>
      <w:r w:rsidR="00B46FE6">
        <w:rPr>
          <w:lang w:val="en-AU"/>
        </w:rPr>
        <w:t xml:space="preserve">variation. </w:t>
      </w:r>
      <w:r w:rsidR="0070598E">
        <w:rPr>
          <w:lang w:val="en-AU"/>
        </w:rPr>
        <w:t xml:space="preserve">Metabolic rate was </w:t>
      </w:r>
      <w:ins w:id="327" w:author="Daniel Noble" w:date="2018-11-08T13:05:00Z">
        <w:r w:rsidR="008F2CFD">
          <w:rPr>
            <w:lang w:val="en-AU"/>
          </w:rPr>
          <w:t xml:space="preserve">also </w:t>
        </w:r>
      </w:ins>
      <w:r w:rsidR="0070598E">
        <w:rPr>
          <w:lang w:val="en-AU"/>
        </w:rPr>
        <w:t>positively correlated across all temperatures, however t</w:t>
      </w:r>
      <w:r w:rsidR="00CD0D30">
        <w:rPr>
          <w:lang w:val="en-AU"/>
        </w:rPr>
        <w:t>he strength of the</w:t>
      </w:r>
      <w:r w:rsidR="0070598E">
        <w:rPr>
          <w:lang w:val="en-AU"/>
        </w:rPr>
        <w:t>se</w:t>
      </w:r>
      <w:r w:rsidR="00CD0D30">
        <w:rPr>
          <w:lang w:val="en-AU"/>
        </w:rPr>
        <w:t xml:space="preserve"> cross-temperature correlation</w:t>
      </w:r>
      <w:r w:rsidR="0070598E">
        <w:rPr>
          <w:lang w:val="en-AU"/>
        </w:rPr>
        <w:t xml:space="preserve">s </w:t>
      </w:r>
      <w:proofErr w:type="gramStart"/>
      <w:r w:rsidR="0070598E">
        <w:rPr>
          <w:lang w:val="en-AU"/>
        </w:rPr>
        <w:t>were</w:t>
      </w:r>
      <w:proofErr w:type="gramEnd"/>
      <w:r w:rsidR="00CD0D30">
        <w:rPr>
          <w:lang w:val="en-AU"/>
        </w:rPr>
        <w:t xml:space="preserve"> not uniform across all temperatures. </w:t>
      </w:r>
      <w:r w:rsidR="0070598E">
        <w:rPr>
          <w:lang w:val="en-AU"/>
        </w:rPr>
        <w:t>Correlations were</w:t>
      </w:r>
      <w:r w:rsidR="00CD0D30">
        <w:rPr>
          <w:lang w:val="en-AU"/>
        </w:rPr>
        <w:t xml:space="preserve"> strongest at higher temperatures and between </w:t>
      </w:r>
      <w:r w:rsidR="0070598E">
        <w:rPr>
          <w:lang w:val="en-AU"/>
        </w:rPr>
        <w:t>neighbouring temperatures and these</w:t>
      </w:r>
      <w:r w:rsidR="00CD0D30">
        <w:rPr>
          <w:lang w:val="en-AU"/>
        </w:rPr>
        <w:t xml:space="preserve"> weakened with increasing differences between measurement temperatures.</w:t>
      </w:r>
      <w:r w:rsidR="002E6FE0">
        <w:rPr>
          <w:lang w:val="en-AU"/>
        </w:rPr>
        <w:t xml:space="preserve"> </w:t>
      </w:r>
      <w:commentRangeEnd w:id="326"/>
      <w:r w:rsidR="008F2CFD">
        <w:rPr>
          <w:rStyle w:val="CommentReference"/>
          <w:rFonts w:eastAsiaTheme="minorEastAsia" w:cstheme="minorBidi"/>
          <w:lang w:val="en-AU"/>
        </w:rPr>
        <w:commentReference w:id="326"/>
      </w:r>
    </w:p>
    <w:p w14:paraId="79AA77FE" w14:textId="2A9E3E3C" w:rsidR="00A54324" w:rsidRDefault="00A13858" w:rsidP="004D5990">
      <w:pPr>
        <w:pStyle w:val="Heading2"/>
        <w:spacing w:line="360" w:lineRule="auto"/>
        <w:rPr>
          <w:lang w:val="en-AU"/>
        </w:rPr>
      </w:pPr>
      <w:r>
        <w:rPr>
          <w:lang w:val="en-AU"/>
        </w:rPr>
        <w:t>M</w:t>
      </w:r>
      <w:r w:rsidR="006430E6">
        <w:rPr>
          <w:lang w:val="en-AU"/>
        </w:rPr>
        <w:t>ultilevel metabolic scaling exponents</w:t>
      </w:r>
      <w:r w:rsidR="006C3538">
        <w:rPr>
          <w:lang w:val="en-AU"/>
        </w:rPr>
        <w:t xml:space="preserve"> change with temperature</w:t>
      </w:r>
    </w:p>
    <w:p w14:paraId="0DB9F5FF" w14:textId="279F3E3C" w:rsidR="00E5035F" w:rsidRDefault="0021214F" w:rsidP="00E5035F">
      <w:pPr>
        <w:spacing w:line="360" w:lineRule="auto"/>
        <w:ind w:firstLine="720"/>
        <w:rPr>
          <w:lang w:val="en-AU"/>
        </w:rPr>
      </w:pPr>
      <w:commentRangeStart w:id="328"/>
      <w:r>
        <w:rPr>
          <w:lang w:val="en-AU"/>
        </w:rPr>
        <w:t xml:space="preserve">Our results are consistent with the growing number of studies that show </w:t>
      </w:r>
      <w:r w:rsidR="005E7EA3">
        <w:rPr>
          <w:lang w:val="en-AU"/>
        </w:rPr>
        <w:t xml:space="preserve">temperature </w:t>
      </w:r>
      <w:r w:rsidR="0009635C">
        <w:rPr>
          <w:lang w:val="en-AU"/>
        </w:rPr>
        <w:t>effects on</w:t>
      </w:r>
      <w:r w:rsidR="005E7EA3">
        <w:rPr>
          <w:lang w:val="en-AU"/>
        </w:rPr>
        <w:t xml:space="preserve"> </w:t>
      </w:r>
      <w:r>
        <w:rPr>
          <w:lang w:val="en-AU"/>
        </w:rPr>
        <w:t xml:space="preserve">mass-scaling exponents </w:t>
      </w:r>
      <w:r w:rsidR="00537406">
        <w:rPr>
          <w:lang w:val="en-AU"/>
        </w:rPr>
        <w:t>and this occurred</w:t>
      </w:r>
      <w:r>
        <w:rPr>
          <w:lang w:val="en-AU"/>
        </w:rPr>
        <w:t xml:space="preserve"> at both the among- and within- individual level</w:t>
      </w:r>
      <w:commentRangeEnd w:id="328"/>
      <w:r w:rsidR="005577A5">
        <w:rPr>
          <w:rStyle w:val="CommentReference"/>
          <w:rFonts w:eastAsiaTheme="minorEastAsia" w:cstheme="minorBidi"/>
          <w:lang w:val="en-AU"/>
        </w:rPr>
        <w:commentReference w:id="328"/>
      </w:r>
      <w:r>
        <w:rPr>
          <w:lang w:val="en-AU"/>
        </w:rPr>
        <w:t xml:space="preserve">. </w:t>
      </w:r>
      <w:commentRangeStart w:id="329"/>
      <w:r w:rsidR="000C5D3E">
        <w:rPr>
          <w:lang w:val="en-AU"/>
        </w:rPr>
        <w:t xml:space="preserve">Thermal acclimation </w:t>
      </w:r>
      <w:r w:rsidR="008730BD">
        <w:rPr>
          <w:lang w:val="en-AU"/>
        </w:rPr>
        <w:t>could explain why</w:t>
      </w:r>
      <w:r w:rsidR="00A31C24">
        <w:rPr>
          <w:lang w:val="en-AU"/>
        </w:rPr>
        <w:t xml:space="preserve"> the</w:t>
      </w:r>
      <w:r w:rsidR="008730BD">
        <w:rPr>
          <w:lang w:val="en-AU"/>
        </w:rPr>
        <w:t xml:space="preserve"> </w:t>
      </w:r>
      <w:commentRangeEnd w:id="329"/>
      <w:r w:rsidR="00C83EE0">
        <w:rPr>
          <w:rStyle w:val="CommentReference"/>
          <w:rFonts w:eastAsiaTheme="minorEastAsia" w:cstheme="minorBidi"/>
          <w:lang w:val="en-AU"/>
        </w:rPr>
        <w:commentReference w:id="329"/>
      </w:r>
      <w:r w:rsidR="008730BD">
        <w:rPr>
          <w:lang w:val="en-AU"/>
        </w:rPr>
        <w:t>among-individ</w:t>
      </w:r>
      <w:r w:rsidR="00A31C24">
        <w:rPr>
          <w:lang w:val="en-AU"/>
        </w:rPr>
        <w:t xml:space="preserve">ual exponent </w:t>
      </w:r>
      <w:ins w:id="330" w:author="Daniel Noble" w:date="2018-11-08T13:11:00Z">
        <w:r w:rsidR="005577A5">
          <w:rPr>
            <w:lang w:val="en-AU"/>
          </w:rPr>
          <w:t xml:space="preserve">in </w:t>
        </w:r>
        <w:r w:rsidR="005577A5">
          <w:rPr>
            <w:lang w:val="en-AU"/>
          </w:rPr>
          <w:lastRenderedPageBreak/>
          <w:t xml:space="preserve">our study </w:t>
        </w:r>
      </w:ins>
      <w:r w:rsidR="00A31C24">
        <w:rPr>
          <w:lang w:val="en-AU"/>
        </w:rPr>
        <w:t>was</w:t>
      </w:r>
      <w:r w:rsidR="008730BD">
        <w:rPr>
          <w:lang w:val="en-AU"/>
        </w:rPr>
        <w:t xml:space="preserve"> </w:t>
      </w:r>
      <w:r w:rsidR="00A31C24">
        <w:rPr>
          <w:lang w:val="en-AU"/>
        </w:rPr>
        <w:t>lowest at 24ºC.</w:t>
      </w:r>
      <w:r w:rsidR="008730BD">
        <w:rPr>
          <w:lang w:val="en-AU"/>
        </w:rPr>
        <w:t xml:space="preserve"> </w:t>
      </w:r>
      <w:r w:rsidR="000C5D3E">
        <w:rPr>
          <w:lang w:val="en-AU"/>
        </w:rPr>
        <w:t xml:space="preserve">Individuals of different masses can remodel their physiology to common housing conditions (~25ºC) in order to optimise their energy expenditure. </w:t>
      </w:r>
      <w:commentRangeStart w:id="331"/>
      <w:r w:rsidR="000C5D3E">
        <w:rPr>
          <w:lang w:val="en-AU"/>
        </w:rPr>
        <w:t>This may</w:t>
      </w:r>
      <w:r w:rsidR="005850BF">
        <w:rPr>
          <w:lang w:val="en-AU"/>
        </w:rPr>
        <w:t xml:space="preserve"> allow lighter individuals to respire at a disproportionally higher rate</w:t>
      </w:r>
      <w:r w:rsidR="008730BD">
        <w:rPr>
          <w:lang w:val="en-AU"/>
        </w:rPr>
        <w:t xml:space="preserve"> to </w:t>
      </w:r>
      <w:r w:rsidR="00A31C24">
        <w:rPr>
          <w:lang w:val="en-AU"/>
        </w:rPr>
        <w:t>enhance</w:t>
      </w:r>
      <w:r w:rsidR="008730BD">
        <w:rPr>
          <w:lang w:val="en-AU"/>
        </w:rPr>
        <w:t xml:space="preserve"> growth</w:t>
      </w:r>
      <w:r w:rsidR="005850BF">
        <w:rPr>
          <w:lang w:val="en-AU"/>
        </w:rPr>
        <w:t xml:space="preserve">, while heavier individuals can maintain their larger size </w:t>
      </w:r>
      <w:r w:rsidR="008730BD">
        <w:rPr>
          <w:lang w:val="en-AU"/>
        </w:rPr>
        <w:t>while conserving energy</w:t>
      </w:r>
      <w:commentRangeEnd w:id="331"/>
      <w:r w:rsidR="005577A5">
        <w:rPr>
          <w:rStyle w:val="CommentReference"/>
          <w:rFonts w:eastAsiaTheme="minorEastAsia" w:cstheme="minorBidi"/>
          <w:lang w:val="en-AU"/>
        </w:rPr>
        <w:commentReference w:id="331"/>
      </w:r>
      <w:r w:rsidR="008730BD">
        <w:rPr>
          <w:lang w:val="en-AU"/>
        </w:rPr>
        <w:t xml:space="preserve">. </w:t>
      </w:r>
      <w:r w:rsidR="00A31C24">
        <w:rPr>
          <w:lang w:val="en-AU"/>
        </w:rPr>
        <w:t>In contrast, the within individual exponent was highest at 24ºC. Thi</w:t>
      </w:r>
      <w:r w:rsidR="00D5514A">
        <w:rPr>
          <w:lang w:val="en-AU"/>
        </w:rPr>
        <w:t xml:space="preserve">s suggests </w:t>
      </w:r>
      <w:commentRangeStart w:id="332"/>
      <w:r w:rsidR="00D5514A">
        <w:rPr>
          <w:lang w:val="en-AU"/>
        </w:rPr>
        <w:t>that when individuals</w:t>
      </w:r>
      <w:r w:rsidR="00771442">
        <w:rPr>
          <w:lang w:val="en-AU"/>
        </w:rPr>
        <w:t xml:space="preserve"> </w:t>
      </w:r>
      <w:r w:rsidR="009442D0">
        <w:rPr>
          <w:lang w:val="en-AU"/>
        </w:rPr>
        <w:t xml:space="preserve">are </w:t>
      </w:r>
      <w:r w:rsidR="00771442">
        <w:rPr>
          <w:lang w:val="en-AU"/>
        </w:rPr>
        <w:t>acclimated to a specific temperature,</w:t>
      </w:r>
      <w:r w:rsidR="00537406">
        <w:rPr>
          <w:lang w:val="en-AU"/>
        </w:rPr>
        <w:t xml:space="preserve"> their</w:t>
      </w:r>
      <w:r w:rsidR="00D5514A">
        <w:rPr>
          <w:lang w:val="en-AU"/>
        </w:rPr>
        <w:t xml:space="preserve"> metabolic rate</w:t>
      </w:r>
      <w:r w:rsidR="00226CEC">
        <w:rPr>
          <w:lang w:val="en-AU"/>
        </w:rPr>
        <w:t xml:space="preserve"> responds </w:t>
      </w:r>
      <w:r w:rsidR="00537406">
        <w:rPr>
          <w:lang w:val="en-AU"/>
        </w:rPr>
        <w:t>more drastically</w:t>
      </w:r>
      <w:r w:rsidR="00D5514A">
        <w:rPr>
          <w:lang w:val="en-AU"/>
        </w:rPr>
        <w:t xml:space="preserve"> </w:t>
      </w:r>
      <w:r w:rsidR="00243A15">
        <w:rPr>
          <w:lang w:val="en-AU"/>
        </w:rPr>
        <w:t>to</w:t>
      </w:r>
      <w:r w:rsidR="00D5514A">
        <w:rPr>
          <w:lang w:val="en-AU"/>
        </w:rPr>
        <w:t xml:space="preserve"> the </w:t>
      </w:r>
      <w:ins w:id="333" w:author="Daniel Noble" w:date="2018-11-08T13:11:00Z">
        <w:r w:rsidR="005577A5">
          <w:rPr>
            <w:lang w:val="en-AU"/>
          </w:rPr>
          <w:t xml:space="preserve">slight </w:t>
        </w:r>
      </w:ins>
      <w:r w:rsidR="00D5514A">
        <w:rPr>
          <w:lang w:val="en-AU"/>
        </w:rPr>
        <w:t>changes in their mass</w:t>
      </w:r>
      <w:r w:rsidR="00226CEC">
        <w:rPr>
          <w:lang w:val="en-AU"/>
        </w:rPr>
        <w:t xml:space="preserve"> compared to other temperatures</w:t>
      </w:r>
      <w:r w:rsidR="00D5514A">
        <w:rPr>
          <w:lang w:val="en-AU"/>
        </w:rPr>
        <w:t xml:space="preserve">. </w:t>
      </w:r>
      <w:r w:rsidR="00226CEC">
        <w:rPr>
          <w:lang w:val="en-AU"/>
        </w:rPr>
        <w:t>Although it may seem counter-intuitive, b</w:t>
      </w:r>
      <w:r w:rsidR="00771442">
        <w:rPr>
          <w:lang w:val="en-AU"/>
        </w:rPr>
        <w:t xml:space="preserve">iochemical rates within an individual may operate more efficiently </w:t>
      </w:r>
      <w:r w:rsidR="00111085">
        <w:rPr>
          <w:lang w:val="en-AU"/>
        </w:rPr>
        <w:t xml:space="preserve">at an acclimated temperature </w:t>
      </w:r>
      <w:r w:rsidR="00226CEC">
        <w:rPr>
          <w:lang w:val="en-AU"/>
        </w:rPr>
        <w:t>as the physiological system is more primed to operate in response to changes in body mass. M</w:t>
      </w:r>
      <w:r w:rsidR="00A3422E">
        <w:rPr>
          <w:lang w:val="en-AU"/>
        </w:rPr>
        <w:t>echanistic studies will be necessary to explain the interactive effect of temperature and body mass on physiological rates</w:t>
      </w:r>
      <w:r w:rsidR="00BB4A26">
        <w:rPr>
          <w:lang w:val="en-AU"/>
        </w:rPr>
        <w:t xml:space="preserve">, particularly at the </w:t>
      </w:r>
      <w:r w:rsidR="00A3422E">
        <w:rPr>
          <w:lang w:val="en-AU"/>
        </w:rPr>
        <w:t xml:space="preserve">within individual level. </w:t>
      </w:r>
      <w:commentRangeEnd w:id="332"/>
      <w:r w:rsidR="005577A5">
        <w:rPr>
          <w:rStyle w:val="CommentReference"/>
          <w:rFonts w:eastAsiaTheme="minorEastAsia" w:cstheme="minorBidi"/>
          <w:lang w:val="en-AU"/>
        </w:rPr>
        <w:commentReference w:id="332"/>
      </w:r>
    </w:p>
    <w:p w14:paraId="3120FBA5" w14:textId="38F064D4" w:rsidR="009D0F0E" w:rsidRDefault="008638C8" w:rsidP="00970BA8">
      <w:pPr>
        <w:spacing w:line="360" w:lineRule="auto"/>
        <w:ind w:firstLine="720"/>
        <w:rPr>
          <w:lang w:val="en-AU"/>
        </w:rPr>
      </w:pPr>
      <w:commentRangeStart w:id="334"/>
      <w:r>
        <w:rPr>
          <w:lang w:val="en-AU"/>
        </w:rPr>
        <w:t xml:space="preserve">Body mass is a key driver of metabolic processes and </w:t>
      </w:r>
      <w:commentRangeEnd w:id="334"/>
      <w:r w:rsidR="00C83EE0">
        <w:rPr>
          <w:rStyle w:val="CommentReference"/>
          <w:rFonts w:eastAsiaTheme="minorEastAsia" w:cstheme="minorBidi"/>
          <w:lang w:val="en-AU"/>
        </w:rPr>
        <w:commentReference w:id="334"/>
      </w:r>
      <w:r>
        <w:rPr>
          <w:lang w:val="en-AU"/>
        </w:rPr>
        <w:t xml:space="preserve">varies within the life time of an individual. </w:t>
      </w:r>
      <w:r w:rsidR="004A0D76">
        <w:rPr>
          <w:lang w:val="en-AU"/>
        </w:rPr>
        <w:t>We found that w</w:t>
      </w:r>
      <w:r w:rsidR="00974524">
        <w:rPr>
          <w:lang w:val="en-AU"/>
        </w:rPr>
        <w:t>ithin-individual scaling exponents</w:t>
      </w:r>
      <w:r w:rsidR="009D0F0E">
        <w:rPr>
          <w:lang w:val="en-AU"/>
        </w:rPr>
        <w:t xml:space="preserve"> </w:t>
      </w:r>
      <w:r w:rsidR="00974524">
        <w:rPr>
          <w:lang w:val="en-AU"/>
        </w:rPr>
        <w:t xml:space="preserve">were significantly higher than among-individual exponents. </w:t>
      </w:r>
      <w:r w:rsidR="004E4B99">
        <w:rPr>
          <w:lang w:val="en-AU"/>
        </w:rPr>
        <w:t>Most notably,</w:t>
      </w:r>
      <w:r w:rsidR="00584746">
        <w:rPr>
          <w:lang w:val="en-AU"/>
        </w:rPr>
        <w:t xml:space="preserve"> our within-individual estimates were </w:t>
      </w:r>
      <w:r w:rsidR="004A0D76">
        <w:rPr>
          <w:lang w:val="en-AU"/>
        </w:rPr>
        <w:t>three times greater than the ¾ power law</w:t>
      </w:r>
      <w:r w:rsidR="00970BA8">
        <w:rPr>
          <w:lang w:val="en-AU"/>
        </w:rPr>
        <w:t xml:space="preserve"> (1.63 - 2.67</w:t>
      </w:r>
      <w:r w:rsidR="00584746">
        <w:rPr>
          <w:lang w:val="en-AU"/>
        </w:rPr>
        <w:t xml:space="preserve">). </w:t>
      </w:r>
      <w:r w:rsidR="008917C3">
        <w:rPr>
          <w:lang w:val="en-AU"/>
        </w:rPr>
        <w:t xml:space="preserve">Food </w:t>
      </w:r>
      <w:r w:rsidR="00DC0199">
        <w:rPr>
          <w:lang w:val="en-AU"/>
        </w:rPr>
        <w:t>limitation</w:t>
      </w:r>
      <w:r w:rsidR="00291441">
        <w:rPr>
          <w:lang w:val="en-AU"/>
        </w:rPr>
        <w:t xml:space="preserve"> and metabolising different energy </w:t>
      </w:r>
      <w:r w:rsidR="009D0F0E">
        <w:rPr>
          <w:lang w:val="en-AU"/>
        </w:rPr>
        <w:t>stores</w:t>
      </w:r>
      <w:r w:rsidR="00291441">
        <w:rPr>
          <w:lang w:val="en-AU"/>
        </w:rPr>
        <w:t xml:space="preserve"> could </w:t>
      </w:r>
      <w:r w:rsidR="00584746">
        <w:rPr>
          <w:lang w:val="en-AU"/>
        </w:rPr>
        <w:t xml:space="preserve">help </w:t>
      </w:r>
      <w:r w:rsidR="00291441">
        <w:rPr>
          <w:lang w:val="en-AU"/>
        </w:rPr>
        <w:t>explain these within individual effects</w:t>
      </w:r>
      <w:ins w:id="335" w:author="Daniel Noble" w:date="2018-11-08T13:12:00Z">
        <w:r w:rsidR="0047760D">
          <w:rPr>
            <w:lang w:val="en-AU"/>
          </w:rPr>
          <w:t xml:space="preserve"> (REFS)</w:t>
        </w:r>
      </w:ins>
      <w:r w:rsidR="00291441">
        <w:rPr>
          <w:lang w:val="en-AU"/>
        </w:rPr>
        <w:t xml:space="preserve">. </w:t>
      </w:r>
      <w:r w:rsidR="008F1026">
        <w:rPr>
          <w:lang w:val="en-AU"/>
        </w:rPr>
        <w:t xml:space="preserve">Our study animals were fasted for at least four days during each sampling session (24 hours prior to three days of measurements). </w:t>
      </w:r>
      <w:r w:rsidR="008917C3">
        <w:rPr>
          <w:lang w:val="en-AU"/>
        </w:rPr>
        <w:t>During</w:t>
      </w:r>
      <w:r w:rsidR="00DC0199">
        <w:rPr>
          <w:lang w:val="en-AU"/>
        </w:rPr>
        <w:t xml:space="preserve"> periods of </w:t>
      </w:r>
      <w:r w:rsidR="00C065AE">
        <w:rPr>
          <w:lang w:val="en-AU"/>
        </w:rPr>
        <w:t xml:space="preserve">intermittent </w:t>
      </w:r>
      <w:r w:rsidR="00DC0199">
        <w:rPr>
          <w:lang w:val="en-AU"/>
        </w:rPr>
        <w:t xml:space="preserve">fasting, </w:t>
      </w:r>
      <w:r w:rsidR="00C4594B">
        <w:rPr>
          <w:lang w:val="en-AU"/>
        </w:rPr>
        <w:t xml:space="preserve">individuals’ mass </w:t>
      </w:r>
      <w:ins w:id="336" w:author="Daniel Noble" w:date="2018-11-08T13:13:00Z">
        <w:r w:rsidR="0047760D">
          <w:rPr>
            <w:lang w:val="en-AU"/>
          </w:rPr>
          <w:t xml:space="preserve">and ultimately the types of resources being metabolised (e.g., fat or protein) </w:t>
        </w:r>
      </w:ins>
      <w:r w:rsidR="00C4594B">
        <w:rPr>
          <w:lang w:val="en-AU"/>
        </w:rPr>
        <w:t xml:space="preserve">will inevitably fluctuate which </w:t>
      </w:r>
      <w:ins w:id="337" w:author="Daniel Noble" w:date="2018-11-08T13:13:00Z">
        <w:r w:rsidR="0047760D">
          <w:rPr>
            <w:lang w:val="en-AU"/>
          </w:rPr>
          <w:t xml:space="preserve">may affect </w:t>
        </w:r>
      </w:ins>
      <w:r w:rsidR="00C4594B">
        <w:rPr>
          <w:lang w:val="en-AU"/>
        </w:rPr>
        <w:t>their metabolic rate</w:t>
      </w:r>
      <w:ins w:id="338" w:author="Daniel Noble" w:date="2018-11-08T13:13:00Z">
        <w:r w:rsidR="0047760D">
          <w:rPr>
            <w:lang w:val="en-AU"/>
          </w:rPr>
          <w:t xml:space="preserve"> (REFS)</w:t>
        </w:r>
      </w:ins>
      <w:r w:rsidR="00C4594B">
        <w:rPr>
          <w:lang w:val="en-AU"/>
        </w:rPr>
        <w:t xml:space="preserve">. </w:t>
      </w:r>
      <w:commentRangeStart w:id="339"/>
      <w:ins w:id="340" w:author="Daniel Noble" w:date="2018-11-08T13:13:00Z">
        <w:r w:rsidR="0047760D">
          <w:rPr>
            <w:lang w:val="en-AU"/>
          </w:rPr>
          <w:t>A</w:t>
        </w:r>
      </w:ins>
      <w:r w:rsidR="00C4594B">
        <w:rPr>
          <w:lang w:val="en-AU"/>
        </w:rPr>
        <w:t xml:space="preserve">nimals </w:t>
      </w:r>
      <w:ins w:id="341" w:author="Daniel Noble" w:date="2018-11-08T13:13:00Z">
        <w:r w:rsidR="0047760D">
          <w:rPr>
            <w:lang w:val="en-AU"/>
          </w:rPr>
          <w:t xml:space="preserve">are known to </w:t>
        </w:r>
      </w:ins>
      <w:r w:rsidR="008F1026">
        <w:rPr>
          <w:lang w:val="en-AU"/>
        </w:rPr>
        <w:t>adjust their physiological systems by shifting</w:t>
      </w:r>
      <w:r w:rsidR="00DC0199">
        <w:rPr>
          <w:lang w:val="en-AU"/>
        </w:rPr>
        <w:t xml:space="preserve"> from </w:t>
      </w:r>
      <w:r w:rsidR="008F1026">
        <w:rPr>
          <w:lang w:val="en-AU"/>
        </w:rPr>
        <w:t>carbohydrate-based</w:t>
      </w:r>
      <w:r w:rsidR="0066388A">
        <w:rPr>
          <w:lang w:val="en-AU"/>
        </w:rPr>
        <w:t xml:space="preserve"> energy reserves to </w:t>
      </w:r>
      <w:r w:rsidR="008F1026">
        <w:rPr>
          <w:lang w:val="en-AU"/>
        </w:rPr>
        <w:t xml:space="preserve">more lipid- or protein-based reserves </w:t>
      </w:r>
      <w:r w:rsidR="00584746">
        <w:rPr>
          <w:lang w:val="en-AU"/>
        </w:rPr>
        <w:t xml:space="preserve">which can influence metabolic rate </w:t>
      </w:r>
      <w:r w:rsidR="008F1026">
        <w:rPr>
          <w:lang w:val="en-AU"/>
        </w:rPr>
        <w:t xml:space="preserve">(McCue, 2010). </w:t>
      </w:r>
      <w:r w:rsidR="00C065AE">
        <w:rPr>
          <w:lang w:val="en-AU"/>
        </w:rPr>
        <w:t xml:space="preserve">Catabolism of different energy fuels </w:t>
      </w:r>
      <w:r w:rsidR="00291441">
        <w:rPr>
          <w:lang w:val="en-AU"/>
        </w:rPr>
        <w:t xml:space="preserve">may help </w:t>
      </w:r>
      <w:ins w:id="342" w:author="fonti.kar@gmail.com" w:date="2018-10-22T14:08:00Z">
        <w:r w:rsidR="002B0A76">
          <w:rPr>
            <w:lang w:val="en-AU"/>
          </w:rPr>
          <w:t xml:space="preserve">explain </w:t>
        </w:r>
      </w:ins>
      <w:r w:rsidR="00970BA8">
        <w:rPr>
          <w:lang w:val="en-AU"/>
        </w:rPr>
        <w:t>the diversity of</w:t>
      </w:r>
      <w:r w:rsidR="00291441">
        <w:rPr>
          <w:lang w:val="en-AU"/>
        </w:rPr>
        <w:t xml:space="preserve"> intra-individual scaling exponents observed in </w:t>
      </w:r>
      <w:r w:rsidR="00C065AE">
        <w:rPr>
          <w:lang w:val="en-AU"/>
        </w:rPr>
        <w:t xml:space="preserve">vertebrate </w:t>
      </w:r>
      <w:r w:rsidR="00291441">
        <w:rPr>
          <w:lang w:val="en-AU"/>
        </w:rPr>
        <w:t>empirical studies</w:t>
      </w:r>
      <w:r w:rsidR="00925764">
        <w:rPr>
          <w:lang w:val="en-AU"/>
        </w:rPr>
        <w:t xml:space="preserve"> (</w:t>
      </w:r>
      <w:r w:rsidR="009D0F0E">
        <w:rPr>
          <w:lang w:val="en-AU"/>
        </w:rPr>
        <w:t>Reviewed in Glazier 2005</w:t>
      </w:r>
      <w:commentRangeEnd w:id="339"/>
      <w:r w:rsidR="0047760D">
        <w:rPr>
          <w:rStyle w:val="CommentReference"/>
          <w:rFonts w:eastAsiaTheme="minorEastAsia" w:cstheme="minorBidi"/>
          <w:lang w:val="en-AU"/>
        </w:rPr>
        <w:commentReference w:id="339"/>
      </w:r>
      <w:r w:rsidR="00925764">
        <w:rPr>
          <w:lang w:val="en-AU"/>
        </w:rPr>
        <w:t>)</w:t>
      </w:r>
      <w:r w:rsidR="00291441">
        <w:rPr>
          <w:lang w:val="en-AU"/>
        </w:rPr>
        <w:t xml:space="preserve">. </w:t>
      </w:r>
      <w:r w:rsidR="00925764">
        <w:rPr>
          <w:lang w:val="en-AU"/>
        </w:rPr>
        <w:t xml:space="preserve">In support of this, </w:t>
      </w:r>
      <w:r w:rsidR="009D0F0E">
        <w:rPr>
          <w:lang w:val="en-AU"/>
        </w:rPr>
        <w:t xml:space="preserve">an impressive intra-individual scaling exponent of 1.82 was observed </w:t>
      </w:r>
      <w:r w:rsidR="00A6097C">
        <w:rPr>
          <w:lang w:val="en-AU"/>
        </w:rPr>
        <w:t xml:space="preserve">in </w:t>
      </w:r>
      <w:r w:rsidR="00C065AE">
        <w:rPr>
          <w:lang w:val="en-AU"/>
        </w:rPr>
        <w:t xml:space="preserve">long-distance </w:t>
      </w:r>
      <w:r w:rsidR="00584746">
        <w:rPr>
          <w:lang w:val="en-AU"/>
        </w:rPr>
        <w:t>m</w:t>
      </w:r>
      <w:r w:rsidR="00A6097C">
        <w:rPr>
          <w:lang w:val="en-AU"/>
        </w:rPr>
        <w:t xml:space="preserve">igratory </w:t>
      </w:r>
      <w:r w:rsidR="00C065AE">
        <w:rPr>
          <w:lang w:val="en-AU"/>
        </w:rPr>
        <w:t>waders</w:t>
      </w:r>
      <w:r w:rsidR="00584746">
        <w:rPr>
          <w:lang w:val="en-AU"/>
        </w:rPr>
        <w:t xml:space="preserve">. These birds </w:t>
      </w:r>
      <w:r w:rsidR="009D0F0E">
        <w:rPr>
          <w:lang w:val="en-AU"/>
        </w:rPr>
        <w:t>have specifically evolved to mobilise, transport and</w:t>
      </w:r>
      <w:r w:rsidR="00A6097C">
        <w:rPr>
          <w:lang w:val="en-AU"/>
        </w:rPr>
        <w:t xml:space="preserve"> utilise a range of energy reserves</w:t>
      </w:r>
      <w:r w:rsidR="009D0F0E">
        <w:rPr>
          <w:lang w:val="en-AU"/>
        </w:rPr>
        <w:t xml:space="preserve"> in order</w:t>
      </w:r>
      <w:r w:rsidR="00A6097C">
        <w:rPr>
          <w:lang w:val="en-AU"/>
        </w:rPr>
        <w:t xml:space="preserve"> to travel long distances with limited opportunities to feed</w:t>
      </w:r>
      <w:r w:rsidR="00786EAB">
        <w:rPr>
          <w:lang w:val="en-AU"/>
        </w:rPr>
        <w:t>. Utilising different energy sources require different amounts of ATP which can in turn impact metabolic rate</w:t>
      </w:r>
      <w:ins w:id="343" w:author="Daniel Noble" w:date="2018-11-08T13:14:00Z">
        <w:r w:rsidR="00C83EE0">
          <w:rPr>
            <w:lang w:val="en-AU"/>
          </w:rPr>
          <w:t xml:space="preserve"> (refs)</w:t>
        </w:r>
      </w:ins>
      <w:r w:rsidR="00F330BB">
        <w:rPr>
          <w:lang w:val="en-AU"/>
        </w:rPr>
        <w:t xml:space="preserve">. </w:t>
      </w:r>
      <w:r w:rsidR="009D0F0E">
        <w:rPr>
          <w:lang w:val="en-AU"/>
        </w:rPr>
        <w:t>However, f</w:t>
      </w:r>
      <w:r w:rsidR="00F330BB">
        <w:rPr>
          <w:lang w:val="en-AU"/>
        </w:rPr>
        <w:t>uture</w:t>
      </w:r>
      <w:r w:rsidR="009D0F0E">
        <w:rPr>
          <w:lang w:val="en-AU"/>
        </w:rPr>
        <w:t xml:space="preserve"> work is needed to investigate the physiological mechanisms and interactions of food limitation, fuel supply on energy expenditure. </w:t>
      </w:r>
    </w:p>
    <w:p w14:paraId="7737BD48" w14:textId="494B0470" w:rsidR="00092ADD" w:rsidRDefault="00B51327" w:rsidP="00623E54">
      <w:pPr>
        <w:pStyle w:val="Heading2"/>
        <w:spacing w:line="360" w:lineRule="auto"/>
        <w:rPr>
          <w:lang w:val="en-AU"/>
        </w:rPr>
      </w:pPr>
      <w:r>
        <w:rPr>
          <w:lang w:val="en-AU"/>
        </w:rPr>
        <w:lastRenderedPageBreak/>
        <w:t>Consistent variation in thermal reaction norms</w:t>
      </w:r>
    </w:p>
    <w:p w14:paraId="685302E8" w14:textId="2AE1F53B" w:rsidR="00E5060E" w:rsidRPr="004C7748" w:rsidRDefault="006F4985" w:rsidP="004C7748">
      <w:pPr>
        <w:pStyle w:val="Heading3"/>
        <w:spacing w:line="360" w:lineRule="auto"/>
      </w:pPr>
      <w:r>
        <w:t>Temperature-specific repeatability and variance components</w:t>
      </w:r>
    </w:p>
    <w:p w14:paraId="00D46F49" w14:textId="59BDEDFE" w:rsidR="00EE2745" w:rsidRPr="00893FE9" w:rsidRDefault="00B75F7B" w:rsidP="00EE4B52">
      <w:pPr>
        <w:spacing w:line="360" w:lineRule="auto"/>
        <w:rPr>
          <w:lang w:val="en-AU"/>
        </w:rPr>
      </w:pPr>
      <w:r>
        <w:rPr>
          <w:lang w:val="en-AU"/>
        </w:rPr>
        <w:t>Numerous studies have shown that metabolic rate varies consistently between individuals</w:t>
      </w:r>
      <w:r w:rsidR="00C5099A">
        <w:rPr>
          <w:lang w:val="en-AU"/>
        </w:rPr>
        <w:t xml:space="preserve"> (reviewed in </w:t>
      </w:r>
      <w:proofErr w:type="spellStart"/>
      <w:r w:rsidR="00C5099A">
        <w:rPr>
          <w:lang w:val="en-AU"/>
        </w:rPr>
        <w:t>Nespolo</w:t>
      </w:r>
      <w:proofErr w:type="spellEnd"/>
      <w:r w:rsidR="00C5099A">
        <w:rPr>
          <w:lang w:val="en-AU"/>
        </w:rPr>
        <w:t xml:space="preserve"> and White reviews)</w:t>
      </w:r>
      <w:r>
        <w:rPr>
          <w:lang w:val="en-AU"/>
        </w:rPr>
        <w:t xml:space="preserve">, but does this individual variation change as a function of the environment? </w:t>
      </w:r>
      <w:commentRangeStart w:id="344"/>
      <w:r>
        <w:rPr>
          <w:lang w:val="en-AU"/>
        </w:rPr>
        <w:t>We show that repeatability increased with temperature, which suggest</w:t>
      </w:r>
      <w:r w:rsidR="00D97206">
        <w:rPr>
          <w:lang w:val="en-AU"/>
        </w:rPr>
        <w:t>s</w:t>
      </w:r>
      <w:r>
        <w:rPr>
          <w:lang w:val="en-AU"/>
        </w:rPr>
        <w:t xml:space="preserve"> that individual reaction norms are not parall</w:t>
      </w:r>
      <w:r w:rsidR="00D97206">
        <w:rPr>
          <w:lang w:val="en-AU"/>
        </w:rPr>
        <w:t xml:space="preserve">el </w:t>
      </w:r>
      <w:commentRangeEnd w:id="344"/>
      <w:r w:rsidR="00C83EE0">
        <w:rPr>
          <w:rStyle w:val="CommentReference"/>
          <w:rFonts w:eastAsiaTheme="minorEastAsia" w:cstheme="minorBidi"/>
          <w:lang w:val="en-AU"/>
        </w:rPr>
        <w:commentReference w:id="344"/>
      </w:r>
      <w:r w:rsidR="00D97206">
        <w:rPr>
          <w:lang w:val="en-AU"/>
        </w:rPr>
        <w:t>(</w:t>
      </w:r>
      <w:proofErr w:type="spellStart"/>
      <w:r w:rsidR="00D97206">
        <w:rPr>
          <w:lang w:val="en-AU"/>
        </w:rPr>
        <w:t>Nussey</w:t>
      </w:r>
      <w:proofErr w:type="spellEnd"/>
      <w:r w:rsidR="00D97206">
        <w:rPr>
          <w:lang w:val="en-AU"/>
        </w:rPr>
        <w:t xml:space="preserve"> 2007, </w:t>
      </w:r>
      <w:proofErr w:type="spellStart"/>
      <w:r w:rsidR="00D97206">
        <w:rPr>
          <w:lang w:val="en-AU"/>
        </w:rPr>
        <w:t>Neils</w:t>
      </w:r>
      <w:proofErr w:type="spellEnd"/>
      <w:r w:rsidR="00D97206">
        <w:rPr>
          <w:lang w:val="en-AU"/>
        </w:rPr>
        <w:t xml:space="preserve"> paper). T</w:t>
      </w:r>
      <w:r>
        <w:rPr>
          <w:lang w:val="en-AU"/>
        </w:rPr>
        <w:t xml:space="preserve">emperature-specific repeatability </w:t>
      </w:r>
      <w:r w:rsidR="002C36A5">
        <w:rPr>
          <w:lang w:val="en-AU"/>
        </w:rPr>
        <w:t xml:space="preserve">can </w:t>
      </w:r>
      <w:r>
        <w:rPr>
          <w:lang w:val="en-AU"/>
        </w:rPr>
        <w:t xml:space="preserve">have important evolutionary consequences on the evolution of </w:t>
      </w:r>
      <w:r w:rsidR="00C44050">
        <w:rPr>
          <w:lang w:val="en-AU"/>
        </w:rPr>
        <w:t>responses to changing temperature</w:t>
      </w:r>
      <w:r w:rsidR="00D97206">
        <w:rPr>
          <w:lang w:val="en-AU"/>
        </w:rPr>
        <w:t>, assuming there is a genetic basis in variation of metabolic rate</w:t>
      </w:r>
      <w:r>
        <w:rPr>
          <w:lang w:val="en-AU"/>
        </w:rPr>
        <w:t>.</w:t>
      </w:r>
      <w:r w:rsidR="003C48B0">
        <w:rPr>
          <w:lang w:val="en-AU"/>
        </w:rPr>
        <w:t xml:space="preserve"> </w:t>
      </w:r>
      <w:commentRangeStart w:id="345"/>
      <w:r w:rsidR="003C48B0">
        <w:rPr>
          <w:lang w:val="en-AU"/>
        </w:rPr>
        <w:t xml:space="preserve">More consistent individual variation in certain environments provides greater opportunity </w:t>
      </w:r>
      <w:r w:rsidR="00E5060E">
        <w:rPr>
          <w:lang w:val="en-AU"/>
        </w:rPr>
        <w:t xml:space="preserve">for selection </w:t>
      </w:r>
      <w:commentRangeEnd w:id="345"/>
      <w:r w:rsidR="0046276F">
        <w:rPr>
          <w:rStyle w:val="CommentReference"/>
          <w:rFonts w:eastAsiaTheme="minorEastAsia" w:cstheme="minorBidi"/>
          <w:lang w:val="en-AU"/>
        </w:rPr>
        <w:commentReference w:id="345"/>
      </w:r>
      <w:r w:rsidR="00D97206">
        <w:rPr>
          <w:lang w:val="en-AU"/>
        </w:rPr>
        <w:t>(</w:t>
      </w:r>
      <w:proofErr w:type="spellStart"/>
      <w:r w:rsidR="005D518B">
        <w:rPr>
          <w:lang w:val="en-AU"/>
        </w:rPr>
        <w:t>Janicke</w:t>
      </w:r>
      <w:proofErr w:type="spellEnd"/>
      <w:r w:rsidR="005D518B">
        <w:rPr>
          <w:lang w:val="en-AU"/>
        </w:rPr>
        <w:t xml:space="preserve"> et al 2016</w:t>
      </w:r>
      <w:r w:rsidR="00D97206">
        <w:rPr>
          <w:lang w:val="en-AU"/>
        </w:rPr>
        <w:t>)</w:t>
      </w:r>
      <w:r w:rsidR="00E5060E">
        <w:rPr>
          <w:lang w:val="en-AU"/>
        </w:rPr>
        <w:t>. However, the effectiveness of selection also depends on the relative contributions of both among- and within-individual variation</w:t>
      </w:r>
      <w:r w:rsidR="00D97206">
        <w:rPr>
          <w:lang w:val="en-AU"/>
        </w:rPr>
        <w:t xml:space="preserve"> (ref)</w:t>
      </w:r>
      <w:r w:rsidR="00E5060E">
        <w:rPr>
          <w:lang w:val="en-AU"/>
        </w:rPr>
        <w:t>. One striking result we found was that among individual variation increased with temperature, while within individual variation decreased.</w:t>
      </w:r>
      <w:r w:rsidR="00EF55E9">
        <w:rPr>
          <w:lang w:val="en-AU"/>
        </w:rPr>
        <w:t xml:space="preserve"> This indicates that </w:t>
      </w:r>
      <w:r w:rsidR="001C0A6B">
        <w:rPr>
          <w:lang w:val="en-AU"/>
        </w:rPr>
        <w:t xml:space="preserve">differences </w:t>
      </w:r>
      <w:r w:rsidR="006B48E2">
        <w:rPr>
          <w:lang w:val="en-AU"/>
        </w:rPr>
        <w:t>among</w:t>
      </w:r>
      <w:r w:rsidR="001C0A6B">
        <w:rPr>
          <w:lang w:val="en-AU"/>
        </w:rPr>
        <w:t xml:space="preserve"> individuals were more pronounced as temperatures become hotter, but indiv</w:t>
      </w:r>
      <w:r w:rsidR="006B48E2">
        <w:rPr>
          <w:lang w:val="en-AU"/>
        </w:rPr>
        <w:t xml:space="preserve">iduals’ metabolic rate </w:t>
      </w:r>
      <w:r w:rsidR="00C1757C">
        <w:rPr>
          <w:lang w:val="en-AU"/>
        </w:rPr>
        <w:t xml:space="preserve">were </w:t>
      </w:r>
      <w:r w:rsidR="001C0A6B">
        <w:rPr>
          <w:lang w:val="en-AU"/>
        </w:rPr>
        <w:t xml:space="preserve">more </w:t>
      </w:r>
      <w:r w:rsidR="00C1757C">
        <w:rPr>
          <w:lang w:val="en-AU"/>
        </w:rPr>
        <w:t>predictable</w:t>
      </w:r>
      <w:r w:rsidR="006B48E2">
        <w:rPr>
          <w:lang w:val="en-AU"/>
        </w:rPr>
        <w:t xml:space="preserve"> </w:t>
      </w:r>
      <w:r w:rsidR="001C0A6B">
        <w:rPr>
          <w:lang w:val="en-AU"/>
        </w:rPr>
        <w:t xml:space="preserve">relative to </w:t>
      </w:r>
      <w:r w:rsidR="006B48E2">
        <w:rPr>
          <w:lang w:val="en-AU"/>
        </w:rPr>
        <w:t>their own responses</w:t>
      </w:r>
      <w:r w:rsidR="00C1757C">
        <w:rPr>
          <w:lang w:val="en-AU"/>
        </w:rPr>
        <w:t xml:space="preserve"> (</w:t>
      </w:r>
      <w:proofErr w:type="spellStart"/>
      <w:r w:rsidR="00C1757C">
        <w:rPr>
          <w:lang w:val="en-AU"/>
        </w:rPr>
        <w:t>Cleasby</w:t>
      </w:r>
      <w:proofErr w:type="spellEnd"/>
      <w:r w:rsidR="00C1757C">
        <w:rPr>
          <w:lang w:val="en-AU"/>
        </w:rPr>
        <w:t xml:space="preserve"> and Nakagawa</w:t>
      </w:r>
      <w:r w:rsidR="004C7748">
        <w:rPr>
          <w:lang w:val="en-AU"/>
        </w:rPr>
        <w:t>, 2014</w:t>
      </w:r>
      <w:r w:rsidR="00C1757C">
        <w:rPr>
          <w:lang w:val="en-AU"/>
        </w:rPr>
        <w:t>)</w:t>
      </w:r>
      <w:r w:rsidR="006B48E2">
        <w:rPr>
          <w:lang w:val="en-AU"/>
        </w:rPr>
        <w:t>.</w:t>
      </w:r>
      <w:r w:rsidR="00C1757C">
        <w:rPr>
          <w:lang w:val="en-AU"/>
        </w:rPr>
        <w:t xml:space="preserve"> </w:t>
      </w:r>
      <w:commentRangeStart w:id="346"/>
      <w:r w:rsidR="00D97206">
        <w:rPr>
          <w:lang w:val="en-AU"/>
        </w:rPr>
        <w:t xml:space="preserve">Taken together, our results suggest that natural selection in a </w:t>
      </w:r>
      <w:r w:rsidR="004C7748">
        <w:rPr>
          <w:lang w:val="en-AU"/>
        </w:rPr>
        <w:t>specific</w:t>
      </w:r>
      <w:r w:rsidR="00D97206">
        <w:rPr>
          <w:lang w:val="en-AU"/>
        </w:rPr>
        <w:t xml:space="preserve"> temperature environment may not be effective because contributions of difference variance components are not uniform across different thermal environments</w:t>
      </w:r>
      <w:commentRangeEnd w:id="346"/>
      <w:r w:rsidR="0046276F">
        <w:rPr>
          <w:rStyle w:val="CommentReference"/>
          <w:rFonts w:eastAsiaTheme="minorEastAsia" w:cstheme="minorBidi"/>
          <w:lang w:val="en-AU"/>
        </w:rPr>
        <w:commentReference w:id="346"/>
      </w:r>
      <w:r w:rsidR="00D97206">
        <w:rPr>
          <w:lang w:val="en-AU"/>
        </w:rPr>
        <w:t>. This could potentially give rise to non-linear reaction norm shapes at the population level</w:t>
      </w:r>
      <w:r w:rsidR="004C7748">
        <w:rPr>
          <w:lang w:val="en-AU"/>
        </w:rPr>
        <w:t>, s</w:t>
      </w:r>
      <w:r w:rsidR="00D97206">
        <w:rPr>
          <w:lang w:val="en-AU"/>
        </w:rPr>
        <w:t>imulation studies would be very insightful to test this hypothesis.</w:t>
      </w:r>
    </w:p>
    <w:p w14:paraId="24275952" w14:textId="79846436" w:rsidR="007A6CB1" w:rsidRPr="00092ADD" w:rsidRDefault="00092ADD" w:rsidP="004D7D8F">
      <w:pPr>
        <w:pStyle w:val="Heading3"/>
        <w:spacing w:line="360" w:lineRule="auto"/>
      </w:pPr>
      <w:r w:rsidRPr="00092ADD">
        <w:t>Repeatability of thermal plasticity</w:t>
      </w:r>
    </w:p>
    <w:p w14:paraId="27309B26" w14:textId="622D2BD5" w:rsidR="00113806" w:rsidRDefault="00914BD0" w:rsidP="00B757CB">
      <w:pPr>
        <w:pStyle w:val="Thesisnormal"/>
        <w:spacing w:line="360" w:lineRule="auto"/>
        <w:ind w:firstLine="720"/>
      </w:pPr>
      <w:r>
        <w:t>Repeatable differences in thermal reaction norm</w:t>
      </w:r>
      <w:ins w:id="347" w:author="Daniel Noble" w:date="2018-11-08T13:20:00Z">
        <w:r w:rsidR="0046276F">
          <w:t>s</w:t>
        </w:r>
      </w:ins>
      <w:r>
        <w:t xml:space="preserve"> </w:t>
      </w:r>
      <w:ins w:id="348" w:author="Daniel Noble" w:date="2018-11-08T13:20:00Z">
        <w:r w:rsidR="0046276F">
          <w:t xml:space="preserve">are predicted to </w:t>
        </w:r>
      </w:ins>
      <w:r w:rsidR="00623E54">
        <w:t>capture the</w:t>
      </w:r>
      <w:r>
        <w:t xml:space="preserve"> </w:t>
      </w:r>
      <w:r w:rsidR="00623E54">
        <w:t xml:space="preserve">upper limit of the </w:t>
      </w:r>
      <w:r>
        <w:t>evolutionary potential of plasticity</w:t>
      </w:r>
      <w:ins w:id="349" w:author="Daniel Noble" w:date="2018-11-08T13:20:00Z">
        <w:r w:rsidR="0046276F">
          <w:t xml:space="preserve"> (refs?)</w:t>
        </w:r>
      </w:ins>
      <w:r>
        <w:t xml:space="preserve">. </w:t>
      </w:r>
      <w:commentRangeStart w:id="350"/>
      <w:ins w:id="351" w:author="Daniel Noble" w:date="2018-11-08T13:21:00Z">
        <w:r w:rsidR="0046276F">
          <w:t xml:space="preserve">From an evolutionary perspective, repeatability sets the upper limit of heritability because consistent among-individual differences incorporate additive genetic variance as well as irreversible environmental effects (Falcon and Mackay 1996, see </w:t>
        </w:r>
        <w:proofErr w:type="spellStart"/>
        <w:r w:rsidR="0046276F">
          <w:t>Dohm</w:t>
        </w:r>
        <w:proofErr w:type="spellEnd"/>
        <w:r w:rsidR="0046276F">
          <w:t xml:space="preserve"> 2002 for exceptions). </w:t>
        </w:r>
        <w:commentRangeEnd w:id="350"/>
        <w:r w:rsidR="0046276F">
          <w:rPr>
            <w:rStyle w:val="CommentReference"/>
          </w:rPr>
          <w:commentReference w:id="350"/>
        </w:r>
      </w:ins>
      <w:commentRangeStart w:id="352"/>
      <w:r>
        <w:t>While previous studies have shown metabolic rate is a repeatable and heritable, the capaci</w:t>
      </w:r>
      <w:commentRangeEnd w:id="352"/>
      <w:r w:rsidR="0046276F">
        <w:rPr>
          <w:rStyle w:val="CommentReference"/>
        </w:rPr>
        <w:commentReference w:id="352"/>
      </w:r>
      <w:r>
        <w:t>ty for an individual to respond to temperature has received considerably less attention. We found consistent individual differences in plasticity of metabolic</w:t>
      </w:r>
      <w:r w:rsidR="00623E54">
        <w:t xml:space="preserve"> rate in response to temperature</w:t>
      </w:r>
      <w:r>
        <w:t>. Certain individuals maintained high metabolic rates, while other individuals had consistently low metabolic rate across all temperatures. Individual variation in thermal plasticity has also been previously reported for performance traits in clawed frogs (</w:t>
      </w:r>
      <w:proofErr w:type="spellStart"/>
      <w:r>
        <w:t>Careau</w:t>
      </w:r>
      <w:proofErr w:type="spellEnd"/>
      <w:r>
        <w:t xml:space="preserve"> et al 2014a) and for metabolic rate in salamanders (</w:t>
      </w:r>
      <w:proofErr w:type="spellStart"/>
      <w:r>
        <w:t>Careau</w:t>
      </w:r>
      <w:proofErr w:type="spellEnd"/>
      <w:r>
        <w:t xml:space="preserve"> et al 2014b) and zebra finches (</w:t>
      </w:r>
      <w:proofErr w:type="spellStart"/>
      <w:r>
        <w:t>Briga</w:t>
      </w:r>
      <w:proofErr w:type="spellEnd"/>
      <w:r>
        <w:t xml:space="preserve"> and Verhulst, 2018). Consistent </w:t>
      </w:r>
      <w:commentRangeStart w:id="353"/>
      <w:r>
        <w:lastRenderedPageBreak/>
        <w:t xml:space="preserve">among-individual variation is the raw material natural selection acts on and is a key prerequisite for plasticity to evolve. Both genetic and permanent environmental effects can influence the development and maintenance of physiological structures such as enzymes and cell membranes required for responding to changes in temperature, thus maintaining individual variation in thermal plasticity. Our results suggest that the thermal reaction norm for metabolic rate has the potential to undergo natural selection if variation among-individuals has a heritable component. This will require verification by estimating the heritability of the thermal reaction norm of metabolic rate, which can be logistically challenging but crucial to understand the adaptive evolution of plasticity. </w:t>
      </w:r>
      <w:commentRangeEnd w:id="353"/>
      <w:r w:rsidR="0046276F">
        <w:rPr>
          <w:rStyle w:val="CommentReference"/>
        </w:rPr>
        <w:commentReference w:id="353"/>
      </w:r>
    </w:p>
    <w:p w14:paraId="5DC100DA" w14:textId="0F9A2A87" w:rsidR="00B51327" w:rsidRDefault="00B51327" w:rsidP="00B757CB">
      <w:pPr>
        <w:pStyle w:val="Heading2"/>
        <w:spacing w:line="360" w:lineRule="auto"/>
        <w:rPr>
          <w:lang w:val="en-AU"/>
        </w:rPr>
      </w:pPr>
      <w:r>
        <w:rPr>
          <w:lang w:val="en-AU"/>
        </w:rPr>
        <w:t>C</w:t>
      </w:r>
      <w:r w:rsidR="00BE1FDB">
        <w:rPr>
          <w:lang w:val="en-AU"/>
        </w:rPr>
        <w:t>ross-temperature correlations of</w:t>
      </w:r>
      <w:r>
        <w:rPr>
          <w:lang w:val="en-AU"/>
        </w:rPr>
        <w:t xml:space="preserve"> metabolic rate</w:t>
      </w:r>
    </w:p>
    <w:p w14:paraId="2A8F7364" w14:textId="500C38AD" w:rsidR="00F74A1F" w:rsidRDefault="006010FC" w:rsidP="00B757CB">
      <w:pPr>
        <w:spacing w:line="360" w:lineRule="auto"/>
        <w:ind w:firstLine="720"/>
        <w:rPr>
          <w:lang w:val="en-AU"/>
        </w:rPr>
      </w:pPr>
      <w:commentRangeStart w:id="354"/>
      <w:r>
        <w:rPr>
          <w:lang w:val="en-AU"/>
        </w:rPr>
        <w:t>M</w:t>
      </w:r>
      <w:r w:rsidR="00F74A1F">
        <w:rPr>
          <w:lang w:val="en-AU"/>
        </w:rPr>
        <w:t>etabolic rate measured</w:t>
      </w:r>
      <w:r w:rsidR="006F4D88">
        <w:rPr>
          <w:lang w:val="en-AU"/>
        </w:rPr>
        <w:t xml:space="preserve"> at</w:t>
      </w:r>
      <w:r w:rsidR="00F74A1F">
        <w:rPr>
          <w:lang w:val="en-AU"/>
        </w:rPr>
        <w:t xml:space="preserve"> different temperatures </w:t>
      </w:r>
      <w:r>
        <w:rPr>
          <w:lang w:val="en-AU"/>
        </w:rPr>
        <w:t xml:space="preserve">was </w:t>
      </w:r>
      <w:r w:rsidR="00F74A1F">
        <w:rPr>
          <w:lang w:val="en-AU"/>
        </w:rPr>
        <w:t>positively correlated at the within-</w:t>
      </w:r>
      <w:r w:rsidR="005C2EC9">
        <w:rPr>
          <w:lang w:val="en-AU"/>
        </w:rPr>
        <w:t xml:space="preserve"> and among-</w:t>
      </w:r>
      <w:r w:rsidR="00F74A1F">
        <w:rPr>
          <w:lang w:val="en-AU"/>
        </w:rPr>
        <w:t>individual level</w:t>
      </w:r>
      <w:commentRangeEnd w:id="354"/>
      <w:r>
        <w:rPr>
          <w:rStyle w:val="CommentReference"/>
          <w:rFonts w:eastAsiaTheme="minorEastAsia" w:cstheme="minorBidi"/>
          <w:lang w:val="en-AU"/>
        </w:rPr>
        <w:commentReference w:id="354"/>
      </w:r>
      <w:r w:rsidR="005C2EC9">
        <w:rPr>
          <w:lang w:val="en-AU"/>
        </w:rPr>
        <w:t xml:space="preserve">. </w:t>
      </w:r>
      <w:r w:rsidR="00D36628">
        <w:rPr>
          <w:lang w:val="en-AU"/>
        </w:rPr>
        <w:t>I</w:t>
      </w:r>
      <w:r w:rsidR="007C069B">
        <w:rPr>
          <w:lang w:val="en-AU"/>
        </w:rPr>
        <w:t>rrespective of temperature, some</w:t>
      </w:r>
      <w:r w:rsidR="00C0047A">
        <w:rPr>
          <w:lang w:val="en-AU"/>
        </w:rPr>
        <w:t xml:space="preserve"> individuals </w:t>
      </w:r>
      <w:r w:rsidR="00133595">
        <w:rPr>
          <w:lang w:val="en-AU"/>
        </w:rPr>
        <w:t xml:space="preserve">have </w:t>
      </w:r>
      <w:r w:rsidR="00C0047A">
        <w:rPr>
          <w:lang w:val="en-AU"/>
        </w:rPr>
        <w:t xml:space="preserve">consistently </w:t>
      </w:r>
      <w:commentRangeStart w:id="355"/>
      <w:r w:rsidR="00C0047A">
        <w:rPr>
          <w:lang w:val="en-AU"/>
        </w:rPr>
        <w:t>high</w:t>
      </w:r>
      <w:ins w:id="356" w:author="Daniel Noble" w:date="2018-11-08T13:25:00Z">
        <w:r w:rsidR="00D36628">
          <w:rPr>
            <w:lang w:val="en-AU"/>
          </w:rPr>
          <w:t>er</w:t>
        </w:r>
      </w:ins>
      <w:r w:rsidR="00C0047A">
        <w:rPr>
          <w:lang w:val="en-AU"/>
        </w:rPr>
        <w:t xml:space="preserve"> </w:t>
      </w:r>
      <w:r w:rsidR="0085239C">
        <w:rPr>
          <w:lang w:val="en-AU"/>
        </w:rPr>
        <w:t>energy turnover</w:t>
      </w:r>
      <w:commentRangeEnd w:id="355"/>
      <w:r w:rsidR="00D36628">
        <w:rPr>
          <w:rStyle w:val="CommentReference"/>
          <w:rFonts w:eastAsiaTheme="minorEastAsia" w:cstheme="minorBidi"/>
          <w:lang w:val="en-AU"/>
        </w:rPr>
        <w:commentReference w:id="355"/>
      </w:r>
      <w:r w:rsidR="00C0047A">
        <w:rPr>
          <w:lang w:val="en-AU"/>
        </w:rPr>
        <w:t xml:space="preserve">, while others </w:t>
      </w:r>
      <w:r w:rsidR="0085239C">
        <w:rPr>
          <w:lang w:val="en-AU"/>
        </w:rPr>
        <w:t>do</w:t>
      </w:r>
      <w:r w:rsidR="00133595">
        <w:rPr>
          <w:lang w:val="en-AU"/>
        </w:rPr>
        <w:t xml:space="preserve"> not</w:t>
      </w:r>
      <w:r w:rsidR="00DC7B52">
        <w:rPr>
          <w:lang w:val="en-AU"/>
        </w:rPr>
        <w:t xml:space="preserve">. </w:t>
      </w:r>
      <w:r w:rsidR="003C3DB1">
        <w:rPr>
          <w:lang w:val="en-AU"/>
        </w:rPr>
        <w:t>C</w:t>
      </w:r>
      <w:r w:rsidR="00AE5641">
        <w:rPr>
          <w:lang w:val="en-AU"/>
        </w:rPr>
        <w:t>onsistent individual differences in metabolic rate can promote temporally co</w:t>
      </w:r>
      <w:r w:rsidR="006C4E61">
        <w:rPr>
          <w:lang w:val="en-AU"/>
        </w:rPr>
        <w:t xml:space="preserve">nsistency in behavioural traits (Biro &amp; Stamps, 2010; </w:t>
      </w:r>
      <w:proofErr w:type="spellStart"/>
      <w:r w:rsidR="006C4E61">
        <w:rPr>
          <w:lang w:val="en-AU"/>
        </w:rPr>
        <w:t>Careau</w:t>
      </w:r>
      <w:proofErr w:type="spellEnd"/>
      <w:r w:rsidR="006C4E61">
        <w:rPr>
          <w:lang w:val="en-AU"/>
        </w:rPr>
        <w:t xml:space="preserve"> et al 2008).</w:t>
      </w:r>
      <w:r w:rsidR="00AE5641">
        <w:rPr>
          <w:lang w:val="en-AU"/>
        </w:rPr>
        <w:t xml:space="preserve"> Our results </w:t>
      </w:r>
      <w:r w:rsidR="003C3DB1">
        <w:rPr>
          <w:lang w:val="en-AU"/>
        </w:rPr>
        <w:t>show</w:t>
      </w:r>
      <w:r w:rsidR="00AE5641">
        <w:rPr>
          <w:lang w:val="en-AU"/>
        </w:rPr>
        <w:t xml:space="preserve"> that </w:t>
      </w:r>
      <w:r w:rsidR="003C3DB1">
        <w:rPr>
          <w:lang w:val="en-AU"/>
        </w:rPr>
        <w:t xml:space="preserve">while individuals differ in their plasticity (I x G), their </w:t>
      </w:r>
      <w:r w:rsidR="006C4E61">
        <w:rPr>
          <w:lang w:val="en-AU"/>
        </w:rPr>
        <w:t xml:space="preserve">rank order in </w:t>
      </w:r>
      <w:r w:rsidR="00AE5641">
        <w:rPr>
          <w:lang w:val="en-AU"/>
        </w:rPr>
        <w:t>metabolic</w:t>
      </w:r>
      <w:r w:rsidR="003C3DB1">
        <w:rPr>
          <w:lang w:val="en-AU"/>
        </w:rPr>
        <w:t xml:space="preserve"> rate</w:t>
      </w:r>
      <w:r w:rsidR="00AE5641">
        <w:rPr>
          <w:lang w:val="en-AU"/>
        </w:rPr>
        <w:t xml:space="preserve"> </w:t>
      </w:r>
      <w:r w:rsidR="003C3DB1">
        <w:rPr>
          <w:lang w:val="en-AU"/>
        </w:rPr>
        <w:t>are</w:t>
      </w:r>
      <w:r w:rsidR="006C4E61">
        <w:rPr>
          <w:lang w:val="en-AU"/>
        </w:rPr>
        <w:t xml:space="preserve"> maintained across different thermal environments. </w:t>
      </w:r>
      <w:commentRangeStart w:id="357"/>
      <w:r w:rsidR="003C3DB1">
        <w:rPr>
          <w:lang w:val="en-AU"/>
        </w:rPr>
        <w:t>Consistency in rank order also impl</w:t>
      </w:r>
      <w:ins w:id="358" w:author="Daniel Noble" w:date="2018-11-08T13:26:00Z">
        <w:r w:rsidR="00AE115C">
          <w:rPr>
            <w:lang w:val="en-AU"/>
          </w:rPr>
          <w:t>ies</w:t>
        </w:r>
      </w:ins>
      <w:r w:rsidR="003C3DB1">
        <w:rPr>
          <w:lang w:val="en-AU"/>
        </w:rPr>
        <w:t xml:space="preserve"> that there are not</w:t>
      </w:r>
      <w:r w:rsidR="00052739">
        <w:rPr>
          <w:lang w:val="en-AU"/>
        </w:rPr>
        <w:t xml:space="preserve"> trade-offs in thermal reaction norms at the within- or among individual level</w:t>
      </w:r>
      <w:commentRangeEnd w:id="357"/>
      <w:r w:rsidR="00AE115C">
        <w:rPr>
          <w:rStyle w:val="CommentReference"/>
          <w:rFonts w:eastAsiaTheme="minorEastAsia" w:cstheme="minorBidi"/>
          <w:lang w:val="en-AU"/>
        </w:rPr>
        <w:commentReference w:id="357"/>
      </w:r>
      <w:r w:rsidR="00052739">
        <w:rPr>
          <w:lang w:val="en-AU"/>
        </w:rPr>
        <w:t xml:space="preserve">. </w:t>
      </w:r>
      <w:commentRangeStart w:id="359"/>
      <w:r w:rsidR="005C2EC9">
        <w:rPr>
          <w:lang w:val="en-AU"/>
        </w:rPr>
        <w:t>While it is intuitive to consider allocation trade</w:t>
      </w:r>
      <w:r w:rsidR="00052739">
        <w:rPr>
          <w:lang w:val="en-AU"/>
        </w:rPr>
        <w:t>-</w:t>
      </w:r>
      <w:r w:rsidR="005C2EC9">
        <w:rPr>
          <w:lang w:val="en-AU"/>
        </w:rPr>
        <w:t xml:space="preserve">offs </w:t>
      </w:r>
      <w:r w:rsidR="00451B26">
        <w:rPr>
          <w:lang w:val="en-AU"/>
        </w:rPr>
        <w:t xml:space="preserve">in thermal reaction norms, for example, </w:t>
      </w:r>
      <w:r w:rsidR="005C2EC9">
        <w:rPr>
          <w:lang w:val="en-AU"/>
        </w:rPr>
        <w:t>an individual may allocate resources to form more thermally stable</w:t>
      </w:r>
      <w:r w:rsidR="00052739">
        <w:rPr>
          <w:lang w:val="en-AU"/>
        </w:rPr>
        <w:t xml:space="preserve"> enzymes</w:t>
      </w:r>
      <w:r w:rsidR="005C2EC9">
        <w:rPr>
          <w:lang w:val="en-AU"/>
        </w:rPr>
        <w:t xml:space="preserve"> at one </w:t>
      </w:r>
      <w:r w:rsidR="00451B26">
        <w:rPr>
          <w:lang w:val="en-AU"/>
        </w:rPr>
        <w:t>temperature compared</w:t>
      </w:r>
      <w:commentRangeStart w:id="360"/>
      <w:r w:rsidR="00451B26">
        <w:rPr>
          <w:lang w:val="en-AU"/>
        </w:rPr>
        <w:t xml:space="preserve"> </w:t>
      </w:r>
      <w:commentRangeEnd w:id="359"/>
      <w:r w:rsidR="00AE115C">
        <w:rPr>
          <w:rStyle w:val="CommentReference"/>
          <w:rFonts w:eastAsiaTheme="minorEastAsia" w:cstheme="minorBidi"/>
          <w:lang w:val="en-AU"/>
        </w:rPr>
        <w:commentReference w:id="359"/>
      </w:r>
      <w:r w:rsidR="00451B26">
        <w:rPr>
          <w:lang w:val="en-AU"/>
        </w:rPr>
        <w:t>to another</w:t>
      </w:r>
      <w:r w:rsidR="005C2EC9">
        <w:rPr>
          <w:lang w:val="en-AU"/>
        </w:rPr>
        <w:t xml:space="preserve">, our </w:t>
      </w:r>
      <w:r w:rsidR="00052739">
        <w:rPr>
          <w:lang w:val="en-AU"/>
        </w:rPr>
        <w:t>finding</w:t>
      </w:r>
      <w:r w:rsidR="005C2EC9">
        <w:rPr>
          <w:lang w:val="en-AU"/>
        </w:rPr>
        <w:t xml:space="preserve"> </w:t>
      </w:r>
      <w:r w:rsidR="00FC267E">
        <w:rPr>
          <w:lang w:val="en-AU"/>
        </w:rPr>
        <w:t>contradicts</w:t>
      </w:r>
      <w:r w:rsidR="00052739">
        <w:rPr>
          <w:lang w:val="en-AU"/>
        </w:rPr>
        <w:t xml:space="preserve"> this hypothesis</w:t>
      </w:r>
      <w:r w:rsidR="005C2EC9">
        <w:rPr>
          <w:lang w:val="en-AU"/>
        </w:rPr>
        <w:t xml:space="preserve"> (</w:t>
      </w:r>
      <w:proofErr w:type="spellStart"/>
      <w:r w:rsidR="005C2EC9">
        <w:rPr>
          <w:lang w:val="en-AU"/>
        </w:rPr>
        <w:t>Uberfleas</w:t>
      </w:r>
      <w:proofErr w:type="spellEnd"/>
      <w:r w:rsidR="005C2EC9">
        <w:rPr>
          <w:lang w:val="en-AU"/>
        </w:rPr>
        <w:t xml:space="preserve"> and </w:t>
      </w:r>
      <w:proofErr w:type="spellStart"/>
      <w:r w:rsidR="005C2EC9">
        <w:rPr>
          <w:lang w:val="en-AU"/>
        </w:rPr>
        <w:t>Angilletta</w:t>
      </w:r>
      <w:proofErr w:type="spellEnd"/>
      <w:r w:rsidR="005C2EC9">
        <w:rPr>
          <w:lang w:val="en-AU"/>
        </w:rPr>
        <w:t xml:space="preserve"> paper). </w:t>
      </w:r>
      <w:r w:rsidR="00680CE7">
        <w:rPr>
          <w:lang w:val="en-AU"/>
        </w:rPr>
        <w:t xml:space="preserve">Trade-offs may not manifest </w:t>
      </w:r>
      <w:r w:rsidR="0085239C">
        <w:rPr>
          <w:lang w:val="en-AU"/>
        </w:rPr>
        <w:t>under</w:t>
      </w:r>
      <w:r w:rsidR="00680CE7">
        <w:rPr>
          <w:lang w:val="en-AU"/>
        </w:rPr>
        <w:t xml:space="preserve"> ac</w:t>
      </w:r>
      <w:r w:rsidR="0085239C">
        <w:rPr>
          <w:lang w:val="en-AU"/>
        </w:rPr>
        <w:t xml:space="preserve">ute changes in temperatures because immediate responses are strongly governed by </w:t>
      </w:r>
      <w:r w:rsidR="00052739">
        <w:rPr>
          <w:lang w:val="en-AU"/>
        </w:rPr>
        <w:t xml:space="preserve">the </w:t>
      </w:r>
      <w:r w:rsidR="0085239C">
        <w:rPr>
          <w:lang w:val="en-AU"/>
        </w:rPr>
        <w:t xml:space="preserve">thermodynamics of </w:t>
      </w:r>
      <w:r w:rsidR="00831086">
        <w:rPr>
          <w:lang w:val="en-AU"/>
        </w:rPr>
        <w:t>biochemical</w:t>
      </w:r>
      <w:r w:rsidR="0085239C">
        <w:rPr>
          <w:lang w:val="en-AU"/>
        </w:rPr>
        <w:t xml:space="preserve"> reactions rather than phenotypic adaptation. Instead</w:t>
      </w:r>
      <w:r w:rsidR="00451B26">
        <w:rPr>
          <w:lang w:val="en-AU"/>
        </w:rPr>
        <w:t>,</w:t>
      </w:r>
      <w:r w:rsidR="0085239C">
        <w:rPr>
          <w:lang w:val="en-AU"/>
        </w:rPr>
        <w:t xml:space="preserve"> trade-offs in </w:t>
      </w:r>
      <w:r w:rsidR="00451B26">
        <w:rPr>
          <w:lang w:val="en-AU"/>
        </w:rPr>
        <w:t>whole-organism metabolism</w:t>
      </w:r>
      <w:r w:rsidR="0085239C">
        <w:rPr>
          <w:lang w:val="en-AU"/>
        </w:rPr>
        <w:t xml:space="preserve"> to differen</w:t>
      </w:r>
      <w:r w:rsidR="00451B26">
        <w:rPr>
          <w:lang w:val="en-AU"/>
        </w:rPr>
        <w:t xml:space="preserve">t </w:t>
      </w:r>
      <w:r w:rsidR="0085239C">
        <w:rPr>
          <w:lang w:val="en-AU"/>
        </w:rPr>
        <w:t xml:space="preserve">thermal environments may occur with </w:t>
      </w:r>
      <w:r w:rsidR="00831086">
        <w:rPr>
          <w:lang w:val="en-AU"/>
        </w:rPr>
        <w:t>the capacity for individuals to acclimate</w:t>
      </w:r>
      <w:r w:rsidR="0085239C">
        <w:rPr>
          <w:lang w:val="en-AU"/>
        </w:rPr>
        <w:t xml:space="preserve">. </w:t>
      </w:r>
      <w:r w:rsidR="00451B26">
        <w:rPr>
          <w:lang w:val="en-AU"/>
        </w:rPr>
        <w:t>Thermal</w:t>
      </w:r>
      <w:r w:rsidR="000621C1">
        <w:rPr>
          <w:lang w:val="en-AU"/>
        </w:rPr>
        <w:t xml:space="preserve"> acclimation requires </w:t>
      </w:r>
      <w:r w:rsidR="00831086">
        <w:rPr>
          <w:lang w:val="en-AU"/>
        </w:rPr>
        <w:t>allocating</w:t>
      </w:r>
      <w:r w:rsidR="00451B26">
        <w:rPr>
          <w:lang w:val="en-AU"/>
        </w:rPr>
        <w:t xml:space="preserve"> resources</w:t>
      </w:r>
      <w:r w:rsidR="000621C1">
        <w:rPr>
          <w:lang w:val="en-AU"/>
        </w:rPr>
        <w:t xml:space="preserve"> to remodel</w:t>
      </w:r>
      <w:r w:rsidR="00831086">
        <w:rPr>
          <w:lang w:val="en-AU"/>
        </w:rPr>
        <w:t xml:space="preserve"> different aspects of the physiological system. T</w:t>
      </w:r>
      <w:r w:rsidR="000621C1">
        <w:rPr>
          <w:lang w:val="en-AU"/>
        </w:rPr>
        <w:t xml:space="preserve">his </w:t>
      </w:r>
      <w:r w:rsidR="00831086">
        <w:rPr>
          <w:lang w:val="en-AU"/>
        </w:rPr>
        <w:t xml:space="preserve">finite </w:t>
      </w:r>
      <w:r w:rsidR="000621C1">
        <w:rPr>
          <w:lang w:val="en-AU"/>
        </w:rPr>
        <w:t>pool of resources could be determined by genetic differences or even</w:t>
      </w:r>
      <w:r w:rsidR="000621C1" w:rsidRPr="000621C1">
        <w:rPr>
          <w:lang w:val="en-AU"/>
        </w:rPr>
        <w:t xml:space="preserve"> </w:t>
      </w:r>
      <w:r w:rsidR="000621C1">
        <w:rPr>
          <w:lang w:val="en-AU"/>
        </w:rPr>
        <w:t>permanent environment differences at development</w:t>
      </w:r>
      <w:r w:rsidR="00831086">
        <w:rPr>
          <w:lang w:val="en-AU"/>
        </w:rPr>
        <w:t xml:space="preserve"> and may determine trade-offs in </w:t>
      </w:r>
      <w:r w:rsidR="00903CAC">
        <w:rPr>
          <w:lang w:val="en-AU"/>
        </w:rPr>
        <w:t>plastic acclimation responses</w:t>
      </w:r>
      <w:r w:rsidR="00D631E1">
        <w:rPr>
          <w:lang w:val="en-AU"/>
        </w:rPr>
        <w:t xml:space="preserve"> </w:t>
      </w:r>
      <w:r w:rsidR="000621C1">
        <w:rPr>
          <w:lang w:val="en-AU"/>
        </w:rPr>
        <w:t>(Beaman et al, TREE paper).</w:t>
      </w:r>
      <w:r w:rsidR="007B71A6">
        <w:rPr>
          <w:lang w:val="en-AU"/>
        </w:rPr>
        <w:t xml:space="preserve"> Detecting </w:t>
      </w:r>
      <w:r w:rsidR="00451B26">
        <w:rPr>
          <w:lang w:val="en-AU"/>
        </w:rPr>
        <w:t xml:space="preserve">whole-organism performance </w:t>
      </w:r>
      <w:r w:rsidR="007B71A6">
        <w:rPr>
          <w:lang w:val="en-AU"/>
        </w:rPr>
        <w:t>trade-offs following acclimation</w:t>
      </w:r>
      <w:r w:rsidR="00451B26">
        <w:rPr>
          <w:lang w:val="en-AU"/>
        </w:rPr>
        <w:t xml:space="preserve"> at the individual level</w:t>
      </w:r>
      <w:r w:rsidR="007B71A6">
        <w:rPr>
          <w:lang w:val="en-AU"/>
        </w:rPr>
        <w:t xml:space="preserve"> wou</w:t>
      </w:r>
      <w:r w:rsidR="00181A4C">
        <w:rPr>
          <w:lang w:val="en-AU"/>
        </w:rPr>
        <w:t xml:space="preserve">ld be fruitful and </w:t>
      </w:r>
      <w:r w:rsidR="00903CAC">
        <w:rPr>
          <w:lang w:val="en-AU"/>
        </w:rPr>
        <w:t>insightful</w:t>
      </w:r>
      <w:r w:rsidR="00181A4C">
        <w:rPr>
          <w:lang w:val="en-AU"/>
        </w:rPr>
        <w:t xml:space="preserve"> avenue to pursue in order to</w:t>
      </w:r>
      <w:r w:rsidR="007B71A6">
        <w:rPr>
          <w:lang w:val="en-AU"/>
        </w:rPr>
        <w:t xml:space="preserve"> understand the evolu</w:t>
      </w:r>
      <w:r w:rsidR="00F55BBE">
        <w:rPr>
          <w:lang w:val="en-AU"/>
        </w:rPr>
        <w:t>tion of thermal reaction norms shape.</w:t>
      </w:r>
      <w:commentRangeEnd w:id="360"/>
      <w:r w:rsidR="00AE115C">
        <w:rPr>
          <w:rStyle w:val="CommentReference"/>
          <w:rFonts w:eastAsiaTheme="minorEastAsia" w:cstheme="minorBidi"/>
          <w:lang w:val="en-AU"/>
        </w:rPr>
        <w:commentReference w:id="360"/>
      </w:r>
    </w:p>
    <w:p w14:paraId="65479411" w14:textId="0798EF92" w:rsidR="00FF150A" w:rsidRPr="00FF150A" w:rsidRDefault="007759D2" w:rsidP="00FF150A">
      <w:pPr>
        <w:pStyle w:val="Thesisnormal"/>
        <w:spacing w:before="240" w:line="360" w:lineRule="auto"/>
        <w:ind w:firstLine="720"/>
      </w:pPr>
      <w:commentRangeStart w:id="361"/>
      <w:r>
        <w:t>The strength of c</w:t>
      </w:r>
      <w:r w:rsidR="00780B20">
        <w:t xml:space="preserve">ross-temperature correlations </w:t>
      </w:r>
      <w:r w:rsidR="00B757CB">
        <w:t>determines</w:t>
      </w:r>
      <w:r>
        <w:t xml:space="preserve"> how strongly responses at other temperatures are indirectly selected on. </w:t>
      </w:r>
      <w:commentRangeEnd w:id="361"/>
      <w:r w:rsidR="00AE115C">
        <w:rPr>
          <w:rStyle w:val="CommentReference"/>
        </w:rPr>
        <w:commentReference w:id="361"/>
      </w:r>
      <w:r w:rsidR="00052739">
        <w:t xml:space="preserve">To our surprise, the strength of </w:t>
      </w:r>
      <w:r w:rsidR="00BE1FDB">
        <w:t>correlation of</w:t>
      </w:r>
      <w:r w:rsidR="00052739">
        <w:t xml:space="preserve"> </w:t>
      </w:r>
      <w:r w:rsidR="00052739">
        <w:lastRenderedPageBreak/>
        <w:t xml:space="preserve">metabolic rate was not </w:t>
      </w:r>
      <w:r w:rsidR="009313E8">
        <w:t>homogeneous</w:t>
      </w:r>
      <w:r w:rsidR="00052739">
        <w:t xml:space="preserve"> </w:t>
      </w:r>
      <w:r w:rsidR="008F6D1A">
        <w:t>across the</w:t>
      </w:r>
      <w:r w:rsidR="00BC5FE1">
        <w:t xml:space="preserve"> temperature gradient. This</w:t>
      </w:r>
      <w:r>
        <w:t xml:space="preserve"> can </w:t>
      </w:r>
      <w:r w:rsidR="00AF515F">
        <w:t>give rise to non</w:t>
      </w:r>
      <w:r>
        <w:t xml:space="preserve">-linear forms of </w:t>
      </w:r>
      <w:r w:rsidR="00BC5FE1">
        <w:t xml:space="preserve">thermal </w:t>
      </w:r>
      <w:r>
        <w:t>reaction norms if there is a</w:t>
      </w:r>
      <w:r w:rsidR="00AF515F">
        <w:t xml:space="preserve"> </w:t>
      </w:r>
      <w:r>
        <w:t xml:space="preserve">heritable component </w:t>
      </w:r>
      <w:r w:rsidR="00AF515F">
        <w:t>underlyin</w:t>
      </w:r>
      <w:r>
        <w:t xml:space="preserve">g these phenotypic correlations. </w:t>
      </w:r>
      <w:r w:rsidR="00AF515F">
        <w:t xml:space="preserve">For example, if selection were to operate on metabolic responses at 30ºC, </w:t>
      </w:r>
      <w:r>
        <w:t>correlated selection on responses at</w:t>
      </w:r>
      <w:r w:rsidR="00AF515F">
        <w:t xml:space="preserve"> neighbouring temperatures</w:t>
      </w:r>
      <w:r>
        <w:t xml:space="preserve"> </w:t>
      </w:r>
      <w:r w:rsidR="00F1569A">
        <w:t xml:space="preserve">such as </w:t>
      </w:r>
      <w:r w:rsidR="00AF515F">
        <w:t xml:space="preserve">28ºC and 32ºC would be </w:t>
      </w:r>
      <w:r>
        <w:t>selected upon more</w:t>
      </w:r>
      <w:r w:rsidR="00AF515F">
        <w:t xml:space="preserve"> strongly than com</w:t>
      </w:r>
      <w:r w:rsidR="00437C2A">
        <w:t xml:space="preserve">pared to metabolic rate at 22ºC. </w:t>
      </w:r>
      <w:r w:rsidR="00564483">
        <w:t xml:space="preserve">While the mechanisms that determine </w:t>
      </w:r>
      <w:r w:rsidR="003A66DF">
        <w:t xml:space="preserve">cross-temperature correlations </w:t>
      </w:r>
      <w:r w:rsidR="00564483">
        <w:t xml:space="preserve">are unclear, </w:t>
      </w:r>
      <w:r w:rsidR="00C179D8">
        <w:t>measurement error at low temperatures may have added more noise to the data, resulting in weaker correlations. Strong correlations</w:t>
      </w:r>
      <w:r w:rsidR="00564483">
        <w:t xml:space="preserve"> </w:t>
      </w:r>
      <w:r w:rsidR="00F63BA9">
        <w:t>imply</w:t>
      </w:r>
      <w:r w:rsidR="00C179D8">
        <w:t xml:space="preserve"> that</w:t>
      </w:r>
      <w:r w:rsidR="003A66DF">
        <w:t xml:space="preserve"> </w:t>
      </w:r>
      <w:r w:rsidR="00D55A70">
        <w:t xml:space="preserve">metabolic rate at different temperatures </w:t>
      </w:r>
      <w:r w:rsidR="00564483">
        <w:t>may be</w:t>
      </w:r>
      <w:r w:rsidR="00D55A70">
        <w:t xml:space="preserve"> </w:t>
      </w:r>
      <w:r w:rsidR="00A51DCF">
        <w:t xml:space="preserve">under </w:t>
      </w:r>
      <w:r w:rsidR="00D55A70">
        <w:t>‘modular’</w:t>
      </w:r>
      <w:r w:rsidR="00A51DCF">
        <w:t xml:space="preserve"> control</w:t>
      </w:r>
      <w:r w:rsidR="00D55A70">
        <w:t xml:space="preserve">. </w:t>
      </w:r>
      <w:r w:rsidR="00095773">
        <w:t>Mechanisms such as heat shock proteins that allow e</w:t>
      </w:r>
      <w:r w:rsidR="00D55A70">
        <w:t xml:space="preserve">nzymes </w:t>
      </w:r>
      <w:r w:rsidR="00095773">
        <w:t>to be</w:t>
      </w:r>
      <w:r w:rsidR="00331B45">
        <w:t xml:space="preserve"> more </w:t>
      </w:r>
      <w:r w:rsidR="00A51DCF">
        <w:t xml:space="preserve">structurally </w:t>
      </w:r>
      <w:r w:rsidR="00331B45">
        <w:t xml:space="preserve">stable at hot temperatures may be recruited when an animal experiences rapid increases </w:t>
      </w:r>
      <w:r w:rsidR="00095773">
        <w:t>in</w:t>
      </w:r>
      <w:r w:rsidR="00331B45">
        <w:t xml:space="preserve"> temperature</w:t>
      </w:r>
      <w:r w:rsidR="00C179D8">
        <w:t xml:space="preserve"> which could result in a strong positive correlation between hot temperatures</w:t>
      </w:r>
      <w:r w:rsidR="00331B45">
        <w:t xml:space="preserve"> (</w:t>
      </w:r>
      <w:proofErr w:type="spellStart"/>
      <w:r w:rsidR="00331B45">
        <w:t>Somero</w:t>
      </w:r>
      <w:proofErr w:type="spellEnd"/>
      <w:r w:rsidR="00331B45">
        <w:t>, 1995 and Field</w:t>
      </w:r>
      <w:r w:rsidR="00AA3693">
        <w:t>s</w:t>
      </w:r>
      <w:r w:rsidR="00331B45">
        <w:t xml:space="preserve"> 2001</w:t>
      </w:r>
      <w:r w:rsidR="00AA3693">
        <w:t>)</w:t>
      </w:r>
      <w:r w:rsidR="00331B45">
        <w:t>.</w:t>
      </w:r>
      <w:r w:rsidR="00AA3693">
        <w:t xml:space="preserve"> Thermal tolerance of difference metabolic enzymes</w:t>
      </w:r>
      <w:r w:rsidR="00C179D8">
        <w:t xml:space="preserve"> and proteins</w:t>
      </w:r>
      <w:r w:rsidR="00AA3693">
        <w:t xml:space="preserve"> may be a plausible explanation </w:t>
      </w:r>
      <w:r w:rsidR="00C179D8">
        <w:t>for</w:t>
      </w:r>
      <w:r w:rsidR="00EE20C5">
        <w:t xml:space="preserve"> cross-temperature correlations, however characterising the enzymes</w:t>
      </w:r>
      <w:r w:rsidR="00C179D8">
        <w:t xml:space="preserve"> or expression of heat shock proteins at different temperatures may be logistically challenging but </w:t>
      </w:r>
      <w:r w:rsidR="00EE20C5">
        <w:t xml:space="preserve">a </w:t>
      </w:r>
      <w:r w:rsidR="00C179D8">
        <w:t xml:space="preserve">direct </w:t>
      </w:r>
      <w:r w:rsidR="00EE20C5">
        <w:t>way of testing this hypothesis.</w:t>
      </w:r>
    </w:p>
    <w:p w14:paraId="65966839" w14:textId="2958526F" w:rsidR="00675F79" w:rsidRPr="007A5CF0" w:rsidRDefault="00B51327" w:rsidP="007A5CF0">
      <w:pPr>
        <w:pStyle w:val="Heading2"/>
        <w:spacing w:line="360" w:lineRule="auto"/>
        <w:rPr>
          <w:lang w:val="en-AU"/>
        </w:rPr>
      </w:pPr>
      <w:r>
        <w:rPr>
          <w:lang w:val="en-AU"/>
        </w:rPr>
        <w:t>Considerations of using both approaches</w:t>
      </w:r>
    </w:p>
    <w:p w14:paraId="61039941" w14:textId="6A21C323" w:rsidR="00CC723A" w:rsidRDefault="007A5CF0" w:rsidP="007A5CF0">
      <w:pPr>
        <w:pStyle w:val="Thesisnormal"/>
        <w:numPr>
          <w:ilvl w:val="0"/>
          <w:numId w:val="8"/>
        </w:numPr>
        <w:spacing w:line="360" w:lineRule="auto"/>
      </w:pPr>
      <w:r>
        <w:t>Amount of data points vs n</w:t>
      </w:r>
      <w:r w:rsidR="00CC723A">
        <w:t>umber of environments</w:t>
      </w:r>
    </w:p>
    <w:p w14:paraId="2C2C4AB2" w14:textId="78367676" w:rsidR="00DE563B" w:rsidRDefault="007A5CF0" w:rsidP="007A5CF0">
      <w:pPr>
        <w:pStyle w:val="Thesisnormal"/>
        <w:numPr>
          <w:ilvl w:val="0"/>
          <w:numId w:val="8"/>
        </w:numPr>
        <w:spacing w:line="360" w:lineRule="auto"/>
      </w:pPr>
      <w:r>
        <w:t>Assumptions of l</w:t>
      </w:r>
      <w:r w:rsidR="00DE563B">
        <w:t>inearity</w:t>
      </w:r>
    </w:p>
    <w:p w14:paraId="0633B937" w14:textId="3C5F403F" w:rsidR="00623E54" w:rsidRDefault="00623E54" w:rsidP="007A5CF0">
      <w:pPr>
        <w:pStyle w:val="Thesisnormal"/>
        <w:numPr>
          <w:ilvl w:val="0"/>
          <w:numId w:val="8"/>
        </w:numPr>
        <w:spacing w:line="360" w:lineRule="auto"/>
      </w:pPr>
      <w:r>
        <w:t xml:space="preserve">Function-valued models are </w:t>
      </w:r>
      <w:commentRangeStart w:id="362"/>
      <w:r>
        <w:t>useful</w:t>
      </w:r>
      <w:commentRangeEnd w:id="362"/>
      <w:r w:rsidR="00AE115C">
        <w:rPr>
          <w:rStyle w:val="CommentReference"/>
        </w:rPr>
        <w:commentReference w:id="362"/>
      </w:r>
      <w:r>
        <w:t xml:space="preserve"> in providing insight in whether individuals </w:t>
      </w:r>
      <w:r w:rsidR="00156A0F">
        <w:t xml:space="preserve">consistently </w:t>
      </w:r>
      <w:r>
        <w:t xml:space="preserve">vary in plasticity, the character-state approach does not directly address this. </w:t>
      </w:r>
      <w:r w:rsidR="00156A0F">
        <w:t xml:space="preserve">Without </w:t>
      </w:r>
      <w:r w:rsidR="001A4E7F">
        <w:t>assuming that</w:t>
      </w:r>
      <w:r w:rsidR="00156A0F">
        <w:t xml:space="preserve"> phenotypic variance</w:t>
      </w:r>
      <w:r w:rsidR="001A4E7F">
        <w:t xml:space="preserve"> is contingent</w:t>
      </w:r>
      <w:r w:rsidR="00156A0F">
        <w:t xml:space="preserve"> to an intercept-slope covariance, the character-state approach showed that individual reaction norms are not strictly linear</w:t>
      </w:r>
      <w:r w:rsidR="001A4E7F">
        <w:t xml:space="preserve"> (Fig. 3b)</w:t>
      </w:r>
      <w:r w:rsidR="00156A0F">
        <w:t xml:space="preserve">. </w:t>
      </w:r>
      <w:r w:rsidR="00060445">
        <w:t>A</w:t>
      </w:r>
      <w:r w:rsidR="001A4E7F">
        <w:t xml:space="preserve">cclimation </w:t>
      </w:r>
      <w:r w:rsidR="00060445">
        <w:t>could</w:t>
      </w:r>
      <w:r w:rsidR="001A4E7F">
        <w:t xml:space="preserve"> result in non-linear reaction norms. In support of this, the character-state approach showed very little change in repeatability between 24ºC – 26ºC. which suggests that individuals are </w:t>
      </w:r>
      <w:r w:rsidR="00060445">
        <w:t>converging to similar physiological responses to</w:t>
      </w:r>
      <w:r w:rsidR="007A5CF0">
        <w:t xml:space="preserve"> compensate under</w:t>
      </w:r>
      <w:r w:rsidR="00060445">
        <w:t xml:space="preserve"> lab conditions</w:t>
      </w:r>
    </w:p>
    <w:p w14:paraId="230BB117" w14:textId="1C5FB5BC" w:rsidR="001A4E7F" w:rsidRDefault="007A5CF0" w:rsidP="00623E54">
      <w:pPr>
        <w:pStyle w:val="Thesisnormal"/>
        <w:numPr>
          <w:ilvl w:val="0"/>
          <w:numId w:val="8"/>
        </w:numPr>
        <w:spacing w:line="360" w:lineRule="auto"/>
      </w:pPr>
      <w:r>
        <w:t>Cross correlation estimates poorly estimated using matrix algebra with FV models</w:t>
      </w:r>
    </w:p>
    <w:p w14:paraId="2D8F4C38" w14:textId="0116FDCB" w:rsidR="00D24BC6" w:rsidRDefault="00D24BC6" w:rsidP="00510BAE">
      <w:pPr>
        <w:pStyle w:val="Heading1"/>
        <w:spacing w:line="360" w:lineRule="auto"/>
        <w:rPr>
          <w:lang w:val="en-AU"/>
        </w:rPr>
      </w:pPr>
      <w:r>
        <w:rPr>
          <w:lang w:val="en-AU"/>
        </w:rPr>
        <w:t>Conclusion</w:t>
      </w:r>
    </w:p>
    <w:p w14:paraId="42D83D08" w14:textId="680F1BB1" w:rsidR="00860FB2" w:rsidRDefault="00860FB2" w:rsidP="00A03F64">
      <w:pPr>
        <w:pStyle w:val="Thesisnormal"/>
        <w:spacing w:line="360" w:lineRule="auto"/>
        <w:ind w:hanging="11"/>
      </w:pPr>
      <w:r>
        <w:t>[Summarise key findin</w:t>
      </w:r>
      <w:r w:rsidR="005B722A">
        <w:t>g</w:t>
      </w:r>
      <w:r>
        <w:t>s]</w:t>
      </w:r>
    </w:p>
    <w:p w14:paraId="29D9A6AE" w14:textId="77777777" w:rsidR="00860FB2" w:rsidRDefault="00860FB2" w:rsidP="005B722A">
      <w:pPr>
        <w:pStyle w:val="Thesisnormal"/>
        <w:spacing w:line="360" w:lineRule="auto"/>
      </w:pPr>
    </w:p>
    <w:p w14:paraId="7F8F5560" w14:textId="7CAA3C56" w:rsidR="00A03F64" w:rsidRDefault="00575A6F" w:rsidP="00A03F64">
      <w:pPr>
        <w:pStyle w:val="Thesisnormal"/>
        <w:spacing w:line="360" w:lineRule="auto"/>
        <w:ind w:hanging="11"/>
      </w:pPr>
      <w:r>
        <w:t xml:space="preserve">We emphasise the importance of considering </w:t>
      </w:r>
      <w:r w:rsidR="00A20780">
        <w:t xml:space="preserve">the hierarchical </w:t>
      </w:r>
      <w:r w:rsidR="00045FE9">
        <w:t xml:space="preserve">structure of datasets </w:t>
      </w:r>
      <w:r w:rsidR="004D7D8F">
        <w:t>when trying to</w:t>
      </w:r>
      <w:r>
        <w:t xml:space="preserve"> </w:t>
      </w:r>
      <w:r w:rsidR="00045FE9">
        <w:t>estimate</w:t>
      </w:r>
      <w:r>
        <w:t xml:space="preserve"> mass-scaling exponents at multiple s</w:t>
      </w:r>
      <w:r w:rsidR="00F65C47">
        <w:t xml:space="preserve">cales of biological variation. </w:t>
      </w:r>
      <w:r w:rsidR="00045FE9">
        <w:lastRenderedPageBreak/>
        <w:t>Moreover, while</w:t>
      </w:r>
      <w:r w:rsidR="00A03F64">
        <w:t xml:space="preserve"> we do not advocate the use of any single approach in modelling plasticity, our primary aim is to illustrate how differences in assumptions of the function-valued and character-state approaches can influence the inferences we draw from them. </w:t>
      </w:r>
    </w:p>
    <w:p w14:paraId="7557D996" w14:textId="7358BE9B" w:rsidR="00575A6F" w:rsidRDefault="00575A6F" w:rsidP="00575A6F">
      <w:pPr>
        <w:spacing w:line="360" w:lineRule="auto"/>
        <w:rPr>
          <w:lang w:val="en-AU"/>
        </w:rPr>
      </w:pPr>
    </w:p>
    <w:p w14:paraId="3333ECC9" w14:textId="77777777" w:rsidR="00F65C47" w:rsidRDefault="00F65C47" w:rsidP="00F65C47">
      <w:pPr>
        <w:spacing w:line="360" w:lineRule="auto"/>
        <w:ind w:hanging="11"/>
      </w:pPr>
      <w:r>
        <w:t>We provide our dataset and code to show how all these techniques can be implemented, with the hope to encourage researchers to use both approaches in order to gain a holistic view of their reaction norm data.</w:t>
      </w:r>
    </w:p>
    <w:p w14:paraId="6A12FBEE" w14:textId="77777777" w:rsidR="00575A6F" w:rsidRPr="00575A6F" w:rsidRDefault="00575A6F" w:rsidP="00575A6F">
      <w:pPr>
        <w:rPr>
          <w:lang w:val="en-AU"/>
        </w:rPr>
      </w:pPr>
    </w:p>
    <w:p w14:paraId="2D644AEF" w14:textId="0F8FF4B9" w:rsidR="00D24BC6" w:rsidRDefault="00D24BC6" w:rsidP="00510BAE">
      <w:pPr>
        <w:pStyle w:val="Heading1"/>
        <w:spacing w:line="360" w:lineRule="auto"/>
        <w:rPr>
          <w:lang w:val="en-AU"/>
        </w:rPr>
      </w:pPr>
      <w:r>
        <w:rPr>
          <w:lang w:val="en-AU"/>
        </w:rPr>
        <w:t>Acknowledgements</w:t>
      </w:r>
    </w:p>
    <w:p w14:paraId="0BC9B907" w14:textId="00BFD8B6" w:rsidR="00D24BC6" w:rsidRDefault="00D24BC6" w:rsidP="00510BAE">
      <w:pPr>
        <w:pStyle w:val="Heading1"/>
        <w:spacing w:line="360" w:lineRule="auto"/>
        <w:rPr>
          <w:lang w:val="en-AU"/>
        </w:rPr>
      </w:pPr>
      <w:r>
        <w:rPr>
          <w:lang w:val="en-AU"/>
        </w:rPr>
        <w:t>References</w:t>
      </w:r>
    </w:p>
    <w:p w14:paraId="1F2D3F45" w14:textId="5DC2F285" w:rsidR="00926758" w:rsidRDefault="00926758" w:rsidP="008E7593">
      <w:pPr>
        <w:rPr>
          <w:lang w:val="en-AU"/>
        </w:rPr>
      </w:pPr>
      <w:r>
        <w:rPr>
          <w:lang w:val="en-AU"/>
        </w:rPr>
        <w:t>Notes:</w:t>
      </w:r>
    </w:p>
    <w:p w14:paraId="7128435E" w14:textId="77777777" w:rsidR="00926758" w:rsidRDefault="00926758" w:rsidP="008E7593">
      <w:pPr>
        <w:pStyle w:val="ListParagraph"/>
        <w:numPr>
          <w:ilvl w:val="0"/>
          <w:numId w:val="4"/>
        </w:numPr>
        <w:rPr>
          <w:lang w:val="en-AU"/>
        </w:rPr>
      </w:pPr>
      <w:r>
        <w:rPr>
          <w:lang w:val="en-AU"/>
        </w:rPr>
        <w:t>Could this be due to fasting and metabolism different types of energy reserves e.g. Carbs, proteins, and fats</w:t>
      </w:r>
    </w:p>
    <w:p w14:paraId="30AD57EC" w14:textId="77777777" w:rsidR="00926758" w:rsidRDefault="00926758" w:rsidP="008E7593">
      <w:pPr>
        <w:pStyle w:val="ListParagraph"/>
        <w:numPr>
          <w:ilvl w:val="0"/>
          <w:numId w:val="4"/>
        </w:numPr>
        <w:rPr>
          <w:lang w:val="en-AU"/>
        </w:rPr>
      </w:pPr>
      <w:r>
        <w:rPr>
          <w:lang w:val="en-AU"/>
        </w:rPr>
        <w:t>Catabolism processes with some of these energy reserve types and this ramps up MR</w:t>
      </w:r>
    </w:p>
    <w:p w14:paraId="0512CC6F" w14:textId="77777777" w:rsidR="00926758" w:rsidRDefault="00926758" w:rsidP="008E7593">
      <w:pPr>
        <w:pStyle w:val="ListParagraph"/>
        <w:numPr>
          <w:ilvl w:val="0"/>
          <w:numId w:val="4"/>
        </w:numPr>
        <w:rPr>
          <w:lang w:val="en-AU"/>
        </w:rPr>
      </w:pPr>
      <w:r>
        <w:rPr>
          <w:lang w:val="en-AU"/>
        </w:rPr>
        <w:t>Going through periods of intermittent fasting, physiological system may want to reduce MR over time and this can drive WI effects</w:t>
      </w:r>
    </w:p>
    <w:p w14:paraId="3D396DAE" w14:textId="77777777" w:rsidR="00926758" w:rsidRDefault="00926758" w:rsidP="008E7593">
      <w:pPr>
        <w:pStyle w:val="ListParagraph"/>
        <w:numPr>
          <w:ilvl w:val="0"/>
          <w:numId w:val="4"/>
        </w:numPr>
        <w:rPr>
          <w:lang w:val="en-AU"/>
        </w:rPr>
      </w:pPr>
      <w:r>
        <w:rPr>
          <w:lang w:val="en-AU"/>
        </w:rPr>
        <w:t>An individual can modify 3 times of MR over such a small scale so huge compared to taxonomic scale</w:t>
      </w:r>
    </w:p>
    <w:p w14:paraId="5F317E41" w14:textId="77777777" w:rsidR="00926758" w:rsidRPr="00451B26" w:rsidRDefault="00926758" w:rsidP="008E7593">
      <w:pPr>
        <w:pStyle w:val="ListParagraph"/>
        <w:numPr>
          <w:ilvl w:val="0"/>
          <w:numId w:val="4"/>
        </w:numPr>
        <w:rPr>
          <w:lang w:val="en-AU"/>
        </w:rPr>
      </w:pPr>
      <w:r>
        <w:rPr>
          <w:lang w:val="en-AU"/>
        </w:rPr>
        <w:t>Huge range in empirical studies</w:t>
      </w:r>
    </w:p>
    <w:p w14:paraId="78D85606" w14:textId="74546D80" w:rsidR="000B20B3" w:rsidRDefault="000B20B3" w:rsidP="008E7593">
      <w:pPr>
        <w:pStyle w:val="Thesisbodytext"/>
        <w:numPr>
          <w:ilvl w:val="0"/>
          <w:numId w:val="4"/>
        </w:numPr>
      </w:pPr>
      <w:r>
        <w:t xml:space="preserve">While a wide variety of non-linear reaction norms exist in nature, we will focus our discussion on linear reaction norms for simplicity sake. </w:t>
      </w:r>
    </w:p>
    <w:p w14:paraId="65F9B126" w14:textId="08C99D3F" w:rsidR="001842EE" w:rsidRDefault="001842EE" w:rsidP="008E7593">
      <w:pPr>
        <w:pStyle w:val="Thesisnormal"/>
        <w:numPr>
          <w:ilvl w:val="0"/>
          <w:numId w:val="4"/>
        </w:numPr>
      </w:pPr>
      <w:r>
        <w:t>The biological interpretation of evolutionary constraints of the approaches is contingent on our limited understanding of the mechanistic basis of these covariances and how selection operates on l</w:t>
      </w:r>
      <w:r w:rsidR="005176CC">
        <w:t>abile traits, regardless</w:t>
      </w:r>
    </w:p>
    <w:p w14:paraId="1DE11864" w14:textId="77777777" w:rsidR="005176CC" w:rsidRDefault="005176CC" w:rsidP="008E7593">
      <w:pPr>
        <w:pStyle w:val="ListParagraph"/>
        <w:numPr>
          <w:ilvl w:val="0"/>
          <w:numId w:val="4"/>
        </w:numPr>
      </w:pPr>
      <w:r>
        <w:t>Long history of trying to explain variation in metabolic using a unifying math model – but this is just not enough, way too simplistic, nonetheless a good place to start</w:t>
      </w:r>
    </w:p>
    <w:p w14:paraId="5F717224" w14:textId="77777777" w:rsidR="005176CC" w:rsidRDefault="005176CC" w:rsidP="008E7593">
      <w:pPr>
        <w:pStyle w:val="ListParagraph"/>
        <w:numPr>
          <w:ilvl w:val="0"/>
          <w:numId w:val="4"/>
        </w:numPr>
      </w:pPr>
      <w:r>
        <w:t xml:space="preserve">MR determines energy budget pools, animals faced with </w:t>
      </w:r>
      <w:proofErr w:type="spellStart"/>
      <w:r>
        <w:t>trade offs</w:t>
      </w:r>
      <w:proofErr w:type="spellEnd"/>
      <w:r>
        <w:t>, behaviour in a certain way, make decisions about life history in a certain way to optimise this balance of energy.</w:t>
      </w:r>
    </w:p>
    <w:p w14:paraId="1E34C9AA" w14:textId="466FAA43" w:rsidR="005176CC" w:rsidRDefault="005176CC" w:rsidP="008E7593">
      <w:pPr>
        <w:pStyle w:val="ListParagraph"/>
        <w:numPr>
          <w:ilvl w:val="0"/>
          <w:numId w:val="4"/>
        </w:numPr>
      </w:pPr>
      <w:r>
        <w:t>MR is undoubtedly one of the most labile traits</w:t>
      </w:r>
    </w:p>
    <w:p w14:paraId="6761C541" w14:textId="77777777" w:rsidR="00296B0D" w:rsidRDefault="00FD14F6" w:rsidP="008E7593">
      <w:pPr>
        <w:pStyle w:val="Thesisnormal"/>
        <w:numPr>
          <w:ilvl w:val="0"/>
          <w:numId w:val="4"/>
        </w:numPr>
      </w:pPr>
      <w:r>
        <w:t>erroneously tease out the hierarchical effects and</w:t>
      </w:r>
      <w:r w:rsidRPr="00EE3CE3">
        <w:t xml:space="preserve"> </w:t>
      </w:r>
      <w:r>
        <w:t xml:space="preserve">misinterpret </w:t>
      </w:r>
    </w:p>
    <w:p w14:paraId="6B42F1B3" w14:textId="137523D2" w:rsidR="00FD14F6" w:rsidRPr="00E3768B" w:rsidRDefault="00296B0D" w:rsidP="008E7593">
      <w:pPr>
        <w:pStyle w:val="Thesisnormal"/>
        <w:numPr>
          <w:ilvl w:val="0"/>
          <w:numId w:val="4"/>
        </w:numPr>
      </w:pPr>
      <w:r>
        <w:rPr>
          <w:rFonts w:cs="Times New Roman"/>
        </w:rPr>
        <w:t>Current</w:t>
      </w:r>
      <w:r w:rsidRPr="007B38E4">
        <w:rPr>
          <w:rFonts w:cs="Times New Roman"/>
        </w:rPr>
        <w:t xml:space="preserve"> climate change </w:t>
      </w:r>
      <w:r>
        <w:rPr>
          <w:rFonts w:cs="Times New Roman"/>
        </w:rPr>
        <w:t>projections predict</w:t>
      </w:r>
      <w:r w:rsidRPr="007B38E4">
        <w:rPr>
          <w:rFonts w:cs="Times New Roman"/>
        </w:rPr>
        <w:t xml:space="preserve"> harsher and greater fluctuations in temperature regimes</w:t>
      </w:r>
      <w:r>
        <w:rPr>
          <w:rFonts w:cs="Times New Roman"/>
        </w:rPr>
        <w:t xml:space="preserve"> in the coming years putting natural populations, particularly of ectotherms at risk.</w:t>
      </w:r>
    </w:p>
    <w:p w14:paraId="36C06DFA" w14:textId="587FEFF6" w:rsidR="00E3768B" w:rsidRDefault="00E3768B" w:rsidP="005E78DA">
      <w:pPr>
        <w:pStyle w:val="Thesisbodytext"/>
        <w:numPr>
          <w:ilvl w:val="0"/>
          <w:numId w:val="4"/>
        </w:numPr>
        <w:rPr>
          <w:ins w:id="363" w:author="fonti.kar@gmail.com" w:date="2018-10-22T14:54:00Z"/>
        </w:rPr>
      </w:pPr>
      <w:ins w:id="364" w:author="fonti.kar@gmail.com" w:date="2018-10-22T14:47:00Z">
        <w:r>
          <w:t>An individual</w:t>
        </w:r>
      </w:ins>
      <w:ins w:id="365" w:author="fonti.kar@gmail.com" w:date="2018-10-22T14:48:00Z">
        <w:r>
          <w:t xml:space="preserve">’s body composition can fluctuate throughout its lifetime, particularly during periods of food </w:t>
        </w:r>
      </w:ins>
      <w:ins w:id="366" w:author="fonti.kar@gmail.com" w:date="2018-10-22T14:53:00Z">
        <w:r>
          <w:t>limitation, which will undoubtedly</w:t>
        </w:r>
      </w:ins>
      <w:ins w:id="367" w:author="fonti.kar@gmail.com" w:date="2018-10-22T14:43:00Z">
        <w:r>
          <w:t xml:space="preserve"> influence an individual’s metabolic rate</w:t>
        </w:r>
      </w:ins>
      <w:ins w:id="368" w:author="fonti.kar@gmail.com" w:date="2018-10-22T14:53:00Z">
        <w:r>
          <w:t xml:space="preserve">. </w:t>
        </w:r>
      </w:ins>
    </w:p>
    <w:p w14:paraId="0F47D429" w14:textId="4D281E0B" w:rsidR="00E3768B" w:rsidRDefault="00E3768B" w:rsidP="005E78DA">
      <w:pPr>
        <w:pStyle w:val="Thesisbodytext"/>
        <w:numPr>
          <w:ilvl w:val="0"/>
          <w:numId w:val="4"/>
        </w:numPr>
      </w:pPr>
      <w:ins w:id="369" w:author="fonti.kar@gmail.com" w:date="2018-10-22T14:53:00Z">
        <w:r>
          <w:t xml:space="preserve">Individuals can adaptively switch from carbohydrate-based </w:t>
        </w:r>
      </w:ins>
      <w:ins w:id="370" w:author="fonti.kar@gmail.com" w:date="2018-10-22T14:54:00Z">
        <w:r>
          <w:t>fuels to lipid-based</w:t>
        </w:r>
      </w:ins>
      <w:ins w:id="371" w:author="fonti.kar@gmail.com" w:date="2018-10-22T14:43:00Z">
        <w:r>
          <w:t xml:space="preserve"> as it </w:t>
        </w:r>
      </w:ins>
      <w:ins w:id="372" w:author="fonti.kar@gmail.com" w:date="2018-10-22T14:31:00Z">
        <w:r>
          <w:t>determines</w:t>
        </w:r>
      </w:ins>
      <w:ins w:id="373" w:author="fonti.kar@gmail.com" w:date="2018-10-22T14:43:00Z">
        <w:r>
          <w:t>. Carbohydrate,</w:t>
        </w:r>
      </w:ins>
      <w:ins w:id="374" w:author="fonti.kar@gmail.com" w:date="2018-10-22T14:44:00Z">
        <w:r>
          <w:t xml:space="preserve"> lipids and protein are the main types of metabolic fuel</w:t>
        </w:r>
      </w:ins>
      <w:ins w:id="375" w:author="fonti.kar@gmail.com" w:date="2018-10-22T14:42:00Z">
        <w:r>
          <w:t xml:space="preserve"> and requires different amount of energy </w:t>
        </w:r>
      </w:ins>
      <w:ins w:id="376" w:author="fonti.kar@gmail.com" w:date="2018-10-22T14:45:00Z">
        <w:r>
          <w:t xml:space="preserve">to breakdown. </w:t>
        </w:r>
      </w:ins>
    </w:p>
    <w:p w14:paraId="2A91B8AF" w14:textId="77777777" w:rsidR="00E3768B" w:rsidRDefault="00E3768B" w:rsidP="005E78DA">
      <w:pPr>
        <w:pStyle w:val="Thesisbodytext"/>
        <w:numPr>
          <w:ilvl w:val="0"/>
          <w:numId w:val="4"/>
        </w:numPr>
      </w:pPr>
      <w:r>
        <w:t xml:space="preserve">Individuals of the same weight can also differ in their body composition catabolising different energy reserves can result in different metabolic rates (). </w:t>
      </w:r>
    </w:p>
    <w:p w14:paraId="3366D982" w14:textId="77777777" w:rsidR="00E3768B" w:rsidRDefault="00E3768B" w:rsidP="005E78DA">
      <w:pPr>
        <w:pStyle w:val="Thesisbodytext"/>
        <w:numPr>
          <w:ilvl w:val="0"/>
          <w:numId w:val="4"/>
        </w:numPr>
      </w:pPr>
      <w:r>
        <w:lastRenderedPageBreak/>
        <w:t>An individual’s body mass can fluctuate drastically within its lifetime and may reflect temporal changes in body composition.</w:t>
      </w:r>
    </w:p>
    <w:p w14:paraId="0BB31218" w14:textId="77777777" w:rsidR="00E3768B" w:rsidRDefault="00E3768B" w:rsidP="005E78DA">
      <w:pPr>
        <w:pStyle w:val="Thesisbodytext"/>
        <w:numPr>
          <w:ilvl w:val="0"/>
          <w:numId w:val="4"/>
        </w:numPr>
      </w:pPr>
      <w:r>
        <w:t>these examples demonstrate the need to explore the how among- and within-individual variation in mass affects metabolic rate across different temperature environments.</w:t>
      </w:r>
    </w:p>
    <w:p w14:paraId="4FEDE0F5" w14:textId="6A998B83" w:rsidR="005E78DA" w:rsidRDefault="00E3768B" w:rsidP="005E78DA">
      <w:pPr>
        <w:pStyle w:val="ListParagraph"/>
        <w:numPr>
          <w:ilvl w:val="0"/>
          <w:numId w:val="4"/>
        </w:numPr>
      </w:pPr>
      <w:r>
        <w:t>An individual’s body mass can fluctuate drastically within its lifetime, these can be in response to temporal changes in growth, diet, seasonality and reproductive activity. These fluctuations in body mass will undoubt</w:t>
      </w:r>
      <w:ins w:id="377" w:author="fonti.kar@gmail.com" w:date="2018-10-22T14:50:00Z">
        <w:r>
          <w:t>ed</w:t>
        </w:r>
      </w:ins>
      <w:r>
        <w:t>ly affect an</w:t>
      </w:r>
      <w:del w:id="378" w:author="fonti.kar@gmail.com" w:date="2018-10-22T14:50:00Z">
        <w:r w:rsidDel="000250BA">
          <w:delText>d</w:delText>
        </w:r>
      </w:del>
      <w:r>
        <w:t xml:space="preserve"> </w:t>
      </w:r>
      <w:proofErr w:type="spellStart"/>
      <w:proofErr w:type="gramStart"/>
      <w:r>
        <w:t>individuals</w:t>
      </w:r>
      <w:proofErr w:type="spellEnd"/>
      <w:proofErr w:type="gramEnd"/>
      <w:r>
        <w:t xml:space="preserve"> metabolic rate and individuals may adaptively adjust their energetic expenditure to conserve energy. This intra-individual variation in mass and its effects on metabolic has been largely been neglected in the metabolic theory literature. Interestingly, intra-individual exponents are often greatly than one, implying when individuals increase in mass, their metabolic rate increases disproportionally higher than a lower mass. Neglecting to account for hierarchical variation in scaling relationships will confound within-individual effects and among-individual effects. Distinguishing between inter- and intra- individual effects allows to new hypotheses to be formulated about the mechanisms that drive broad scale patterns from the bottom up (</w:t>
      </w:r>
      <w:r w:rsidRPr="00E3768B">
        <w:rPr>
          <w:lang w:val="en-US"/>
        </w:rPr>
        <w:t>{vandePol:2009em}</w:t>
      </w:r>
      <w:del w:id="379" w:author="fonti.kar@gmail.com" w:date="2018-11-09T18:18:00Z">
        <w:r w:rsidDel="00B675E6">
          <w:fldChar w:fldCharType="begin"/>
        </w:r>
        <w:r w:rsidR="00B675E6" w:rsidDel="00B675E6">
          <w:delInstrText xml:space="preserve"> ADDIN PAPERS2_CITATIONS &lt;citation&gt;&lt;priority&gt;0&lt;/priority&gt;&lt;uuid&gt;F435E524-836A-4C94-AABB-469BFFAADE31&lt;/uuid&gt;&lt;publications&gt;&lt;publication&gt;&lt;subtype&gt;400&lt;/subtype&gt;&lt;title&gt;A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delInstrText>
        </w:r>
        <w:r w:rsidDel="00B675E6">
          <w:fldChar w:fldCharType="end"/>
        </w:r>
      </w:del>
      <w:r>
        <w:t xml:space="preserve">). </w:t>
      </w:r>
    </w:p>
    <w:p w14:paraId="5FAF1CA4" w14:textId="77777777" w:rsidR="005E78DA" w:rsidRDefault="00E3768B" w:rsidP="005E78DA">
      <w:pPr>
        <w:pStyle w:val="ListParagraph"/>
        <w:numPr>
          <w:ilvl w:val="0"/>
          <w:numId w:val="4"/>
        </w:numPr>
      </w:pPr>
      <w:r>
        <w:t>Whole-organism metabolic rate, undoubtedly a very labile trait, determines how an animal optimises their energy expenditure to competing processes such as reproductive, growth or maintenance (</w:t>
      </w:r>
      <w:r w:rsidRPr="005E78DA">
        <w:rPr>
          <w:lang w:val="en-US"/>
        </w:rPr>
        <w:t>Careau:2008fi}</w:t>
      </w:r>
      <w:r>
        <w:t xml:space="preserve">). </w:t>
      </w:r>
    </w:p>
    <w:p w14:paraId="55BEFB49" w14:textId="3F34374B" w:rsidR="00E3768B" w:rsidRDefault="00E3768B" w:rsidP="005E78DA">
      <w:pPr>
        <w:pStyle w:val="ListParagraph"/>
        <w:numPr>
          <w:ilvl w:val="0"/>
          <w:numId w:val="4"/>
        </w:numPr>
      </w:pPr>
      <w:r>
        <w:t>Across broad taxonomic groups, metabolic rate scales with mass following a ¾ power</w:t>
      </w:r>
      <w:r w:rsidR="005E78DA">
        <w:t xml:space="preserve"> </w:t>
      </w:r>
      <w:r>
        <w:t xml:space="preserve">relationship which suggests that mass effects on metabolic rate is dictated my common mechanisms (reviewed </w:t>
      </w:r>
      <w:r>
        <w:fldChar w:fldCharType="begin"/>
      </w:r>
      <w:r w:rsidR="00B675E6">
        <w:instrText xml:space="preserve"> ADDIN PAPERS2_CITATIONS &lt;citation&gt;&lt;priority&gt;0&lt;/priority&gt;&lt;uuid&gt;91B68B93-5D0E-4827-B93C-0B8E283BADB0&lt;/uuid&gt;&lt;publications&gt;&lt;publication&gt;&lt;subtype&gt;400&lt;/subtype&gt;&lt;title&gt;Beyond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fldChar w:fldCharType="separate"/>
      </w:r>
      <w:r w:rsidRPr="005E78DA">
        <w:rPr>
          <w:lang w:val="en-US"/>
        </w:rPr>
        <w:t>{Glazier:2005ei, Glazier:2015fr}</w:t>
      </w:r>
      <w:r>
        <w:fldChar w:fldCharType="end"/>
      </w:r>
      <w:r>
        <w:t>).</w:t>
      </w:r>
      <w:proofErr w:type="spellStart"/>
      <w:r>
        <w:t>Ttemperature</w:t>
      </w:r>
      <w:proofErr w:type="spellEnd"/>
      <w:r>
        <w:t xml:space="preserve"> influences metabolic rate through its effects on the rate of biochemical reactions for and varies according to the Boltzmann factor (</w:t>
      </w:r>
      <w:r w:rsidRPr="005E78DA">
        <w:rPr>
          <w:i/>
        </w:rPr>
        <w:t>e</w:t>
      </w:r>
      <w:r w:rsidRPr="005E78DA">
        <w:rPr>
          <w:i/>
          <w:vertAlign w:val="superscript"/>
        </w:rPr>
        <w:t>-E/</w:t>
      </w:r>
      <w:proofErr w:type="spellStart"/>
      <w:r w:rsidRPr="005E78DA">
        <w:rPr>
          <w:i/>
          <w:vertAlign w:val="superscript"/>
        </w:rPr>
        <w:t>kT</w:t>
      </w:r>
      <w:proofErr w:type="spellEnd"/>
      <w:r>
        <w:t>) for any given body mass</w:t>
      </w:r>
      <w:r w:rsidR="005E78DA">
        <w:t xml:space="preserve"> </w:t>
      </w:r>
      <w:r>
        <w:t>where MR = metabolic rate, M = body mass, E = the activation energy of metabolism, T = absolute temperature, k = Boltzmann’s constant and B</w:t>
      </w:r>
      <w:r w:rsidRPr="005E78DA">
        <w:rPr>
          <w:vertAlign w:val="subscript"/>
        </w:rPr>
        <w:t>0</w:t>
      </w:r>
      <w:r>
        <w:t xml:space="preserve"> is a normalisation constant independent of M and T. This equation explicitly assumes that metabolic rate scales with </w:t>
      </w:r>
      <w:proofErr w:type="gramStart"/>
      <w:r>
        <w:t>The</w:t>
      </w:r>
      <w:proofErr w:type="gramEnd"/>
      <w:r>
        <w:t xml:space="preserve"> equation also assumes that temperature influences metabolic rate through its effects on the rate of biochemical reactions for and varies according to the Boltzmann factor (</w:t>
      </w:r>
      <w:r w:rsidRPr="005E78DA">
        <w:rPr>
          <w:i/>
        </w:rPr>
        <w:t>e</w:t>
      </w:r>
      <w:r w:rsidRPr="005E78DA">
        <w:rPr>
          <w:i/>
          <w:vertAlign w:val="superscript"/>
        </w:rPr>
        <w:t>-E/</w:t>
      </w:r>
      <w:proofErr w:type="spellStart"/>
      <w:r w:rsidRPr="005E78DA">
        <w:rPr>
          <w:i/>
          <w:vertAlign w:val="superscript"/>
        </w:rPr>
        <w:t>kT</w:t>
      </w:r>
      <w:proofErr w:type="spellEnd"/>
      <w:r>
        <w:t>) for any given body mass. This generalised equation also makes the implicit assumption that relationship between temperature and metabolic rate is identical across different hierarchical and taxonomic levels because the kinetics of a reaction is underpinned by same thermodynamic mechanism (See Clarke 2004 for in depth discussion). Accumulating evidence from intraspecific studies has shown that mass-scaling relationships do not adhere to the ¾ power law and often interact with temperature (</w:t>
      </w:r>
      <w:r w:rsidRPr="005E78DA">
        <w:rPr>
          <w:lang w:val="en-US"/>
        </w:rPr>
        <w:t>{Barneche:2016ke}</w:t>
      </w:r>
      <w:r>
        <w:t>). This may be because reaction</w:t>
      </w:r>
      <w:r>
        <w:tab/>
      </w:r>
    </w:p>
    <w:p w14:paraId="2B39C436" w14:textId="1ABB0008" w:rsidR="00E3768B" w:rsidRDefault="00E3768B" w:rsidP="005E78DA">
      <w:pPr>
        <w:pStyle w:val="Thesisbodytext"/>
        <w:numPr>
          <w:ilvl w:val="0"/>
          <w:numId w:val="4"/>
        </w:numPr>
      </w:pPr>
      <w:r>
        <w:t>body mass and metabolic rate can vary drastically among individuals of the same population and within an individual, moreover multi-level variation in mass-scaling relationships was largely neglected during the development of unifying theory of metabolic ecology</w:t>
      </w:r>
    </w:p>
    <w:p w14:paraId="7582E644" w14:textId="6EF94CA1" w:rsidR="00D306B1" w:rsidRDefault="00D306B1" w:rsidP="00D306B1">
      <w:pPr>
        <w:pStyle w:val="Thesisbodytext"/>
        <w:numPr>
          <w:ilvl w:val="0"/>
          <w:numId w:val="4"/>
        </w:numPr>
        <w:spacing w:line="360" w:lineRule="auto"/>
      </w:pPr>
      <w:r>
        <w:t xml:space="preserve">Body size is fundamental in governing an individual’s metabolic rate </w:t>
      </w:r>
      <w:r>
        <w:rPr>
          <w:rFonts w:eastAsiaTheme="minorHAnsi"/>
          <w:lang w:val="en-US"/>
        </w:rPr>
        <w:t>{Brown:2004hp, Gillooly:2001cg}</w:t>
      </w:r>
      <w:r>
        <w:t xml:space="preserve">. Metabolic theories assume that metabolic rate relates to body mass following a power relationship, irrespective of organism size. However, these theories neglect to consider that individuals of the same body mass can have very different energy expenditure and an individual’s body mass can fluctuate drastically within its lifetime. Individuals of the same weight can vary in </w:t>
      </w:r>
      <w:r>
        <w:lastRenderedPageBreak/>
        <w:t xml:space="preserve">their internal anatomy or body composition which requires different energy expenditure to maintain physiological processes. For example, in a study of six inbred lines of lab mice, lines that have relatively higher basal metabolic rate after correcting for body mass differences, were characterised by larger small intestine, heart, liver and kidney </w:t>
      </w:r>
      <w:r>
        <w:rPr>
          <w:rFonts w:eastAsiaTheme="minorHAnsi" w:cs="Times"/>
          <w:lang w:val="en-US"/>
        </w:rPr>
        <w:t>{Konarzewski:1995cu}</w:t>
      </w:r>
      <w:del w:id="380" w:author="fonti.kar@gmail.com" w:date="2018-11-09T18:18:00Z">
        <w:r w:rsidDel="00B675E6">
          <w:fldChar w:fldCharType="begin"/>
        </w:r>
        <w:r w:rsidR="00B675E6" w:rsidDel="00B675E6">
          <w:delInstrText xml:space="preserve"> ADDIN PAPERS2_CITATIONS &lt;citation&gt;&lt;priority&gt;0&lt;/priority&gt;&lt;uuid&gt;DB70BE39-9663-4FBA-AD65-5BCD0C233CFA&lt;/uuid&gt;&lt;publications&gt;&lt;publication&gt;&lt;subtype&gt;400&lt;/subtype&gt;&lt;title&gt;Evolution of Basal Metabolic Rate and Organ Masses in Laboratory Mice&lt;/title&gt;&lt;url&gt;https://www.jstor.org/stable/2410448?origin=crossref&lt;/url&gt;&lt;volume&gt;49&lt;/volume&gt;&lt;publication_date&gt;99199512001200000000220000&lt;/publication_date&gt;&lt;uuid&gt;C31AD37F-8BA6-4D8C-9425-93607AB8AD46&lt;/uuid&gt;&lt;type&gt;400&lt;/type&gt;&lt;number&gt;6&lt;/number&gt;&lt;doi&gt;10.2307/2410448&lt;/doi&gt;&lt;startpage&gt;1239&lt;/startpage&gt;&lt;bundle&gt;&lt;publication&gt;&lt;title&gt;Evolution&lt;/title&gt;&lt;uuid&gt;6953F25B-CBF7-4DC7-9F0B-080927B921E6&lt;/uuid&gt;&lt;subtype&gt;-100&lt;/subtype&gt;&lt;publisher&gt;Blackwell Publishing Inc&lt;/publisher&gt;&lt;type&gt;-100&lt;/type&gt;&lt;/publication&gt;&lt;/bundle&gt;&lt;authors&gt;&lt;author&gt;&lt;lastName&gt;Konarzewski&lt;/lastName&gt;&lt;firstName&gt;Marek&lt;/firstName&gt;&lt;/author&gt;&lt;author&gt;&lt;lastName&gt;Diamond&lt;/lastName&gt;&lt;firstName&gt;Jared&lt;/firstName&gt;&lt;/author&gt;&lt;/authors&gt;&lt;/publication&gt;&lt;/publications&gt;&lt;cites&gt;&lt;/cites&gt;&lt;/citation&gt;</w:delInstrText>
        </w:r>
        <w:r w:rsidDel="00B675E6">
          <w:fldChar w:fldCharType="end"/>
        </w:r>
      </w:del>
      <w:r>
        <w:t>. An individual’s body composition can determine</w:t>
      </w:r>
      <w:r w:rsidRPr="008645CE">
        <w:t xml:space="preserve"> </w:t>
      </w:r>
      <w:r>
        <w:t xml:space="preserve">the type of energetic fuel utilised by the metabolic system as well as the lipid content of cell membranes which in turn can affect metabolic rate. These mechanisms can maintain variation in mass among individuals and within individual and alter the population scaling relationship with metabolic rate. In order to properly understand how metabolic rate scales with mass at higher levels of biological variation, variability in mass needs to be accounted for at the among- and within- individual level. </w:t>
      </w:r>
    </w:p>
    <w:p w14:paraId="39C8A249" w14:textId="77777777" w:rsidR="00D306B1" w:rsidRDefault="00D306B1" w:rsidP="00D306B1">
      <w:pPr>
        <w:pStyle w:val="Thesisbodytext"/>
        <w:numPr>
          <w:ilvl w:val="0"/>
          <w:numId w:val="4"/>
        </w:numPr>
        <w:spacing w:line="360" w:lineRule="auto"/>
      </w:pPr>
      <w:r>
        <w:t>Temperature is also an important factor in determining metabolic rate. The interactive effects of body mass and temperature on metabolic rate is less well understood.</w:t>
      </w:r>
    </w:p>
    <w:p w14:paraId="61068D6E" w14:textId="77777777" w:rsidR="00D306B1" w:rsidRDefault="00D306B1" w:rsidP="00D306B1">
      <w:pPr>
        <w:pStyle w:val="Thesisbodytext"/>
        <w:numPr>
          <w:ilvl w:val="0"/>
          <w:numId w:val="4"/>
        </w:numPr>
        <w:spacing w:line="360" w:lineRule="auto"/>
      </w:pPr>
    </w:p>
    <w:p w14:paraId="536C96AB" w14:textId="77777777" w:rsidR="00D306B1" w:rsidRDefault="00D306B1" w:rsidP="00D306B1">
      <w:pPr>
        <w:pStyle w:val="Thesisbodytext"/>
        <w:numPr>
          <w:ilvl w:val="0"/>
          <w:numId w:val="4"/>
        </w:numPr>
        <w:spacing w:line="360" w:lineRule="auto"/>
      </w:pPr>
      <w:r>
        <w:t xml:space="preserve">There is also a growing number of studies that show mass-scaling changes with temperature </w:t>
      </w:r>
    </w:p>
    <w:p w14:paraId="1715635E" w14:textId="77777777" w:rsidR="00E3768B" w:rsidRDefault="00E3768B" w:rsidP="00E3768B">
      <w:pPr>
        <w:pStyle w:val="Thesisbodytext"/>
        <w:numPr>
          <w:ilvl w:val="0"/>
          <w:numId w:val="4"/>
        </w:numPr>
        <w:rPr>
          <w:ins w:id="381" w:author="fonti.kar@gmail.com" w:date="2018-10-22T14:05:00Z"/>
        </w:rPr>
      </w:pPr>
    </w:p>
    <w:p w14:paraId="44E39E76" w14:textId="77777777" w:rsidR="00FD14F6" w:rsidRDefault="00FD14F6" w:rsidP="00E3768B">
      <w:pPr>
        <w:pStyle w:val="Thesisnormal"/>
        <w:ind w:left="360"/>
      </w:pPr>
    </w:p>
    <w:p w14:paraId="39A22E90" w14:textId="77777777" w:rsidR="005176CC" w:rsidRPr="00D5332D" w:rsidRDefault="005176CC" w:rsidP="005176CC">
      <w:pPr>
        <w:pStyle w:val="Thesisnormal"/>
        <w:ind w:left="720"/>
      </w:pPr>
    </w:p>
    <w:p w14:paraId="1ADED1ED" w14:textId="77777777" w:rsidR="00926758" w:rsidRPr="006B14B8" w:rsidRDefault="00926758" w:rsidP="006B14B8">
      <w:pPr>
        <w:rPr>
          <w:lang w:val="en-AU"/>
        </w:rPr>
      </w:pPr>
    </w:p>
    <w:sectPr w:rsidR="00926758" w:rsidRPr="006B14B8" w:rsidSect="00DE6B6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 Noble" w:date="2018-11-08T12:10:00Z" w:initials="DN">
    <w:p w14:paraId="5B4B791C" w14:textId="4FACBD98" w:rsidR="007B47C1" w:rsidRDefault="007B47C1">
      <w:pPr>
        <w:pStyle w:val="CommentText"/>
      </w:pPr>
      <w:r>
        <w:rPr>
          <w:rStyle w:val="CommentReference"/>
        </w:rPr>
        <w:annotationRef/>
      </w:r>
      <w:r>
        <w:t xml:space="preserve">I think we should add Chris to the paper as he was an unbelievably massive help with setting up the metabolism, showing us how to analyse everything etc. He will also provide some pretty useful comments! After all, he is a proper physiologist </w:t>
      </w:r>
      <w:r>
        <w:sym w:font="Wingdings" w:char="F04A"/>
      </w:r>
      <w:r>
        <w:t xml:space="preserve"> Lets just send him a proper first draft when we have it. It’s getting pretty close.</w:t>
      </w:r>
    </w:p>
  </w:comment>
  <w:comment w:id="14" w:author="Daniel Noble" w:date="2018-11-07T19:41:00Z" w:initials="DN">
    <w:p w14:paraId="5BBDED6D" w14:textId="77777777" w:rsidR="00B57222" w:rsidRDefault="00B57222" w:rsidP="00B57222">
      <w:pPr>
        <w:pStyle w:val="CommentText"/>
      </w:pPr>
      <w:r>
        <w:rPr>
          <w:rStyle w:val="CommentReference"/>
        </w:rPr>
        <w:annotationRef/>
      </w:r>
      <w:r>
        <w:t>So, what? Important to fitness?</w:t>
      </w:r>
    </w:p>
  </w:comment>
  <w:comment w:id="15" w:author="Daniel Noble" w:date="2018-11-07T19:42:00Z" w:initials="DN">
    <w:p w14:paraId="204A44B1" w14:textId="77777777" w:rsidR="00B57222" w:rsidRDefault="00B57222" w:rsidP="00B57222">
      <w:pPr>
        <w:pStyle w:val="CommentText"/>
      </w:pPr>
      <w:r>
        <w:rPr>
          <w:rStyle w:val="CommentReference"/>
        </w:rPr>
        <w:annotationRef/>
      </w:r>
      <w:r>
        <w:t>Well, not really. Any study that measures metabolism will show it differs among individuals. You mean metabolic plasticity?</w:t>
      </w:r>
    </w:p>
    <w:p w14:paraId="5C3A08D3" w14:textId="77777777" w:rsidR="00B57222" w:rsidRDefault="00B57222" w:rsidP="00B57222">
      <w:pPr>
        <w:pStyle w:val="CommentText"/>
      </w:pPr>
    </w:p>
    <w:p w14:paraId="39716E47" w14:textId="77777777" w:rsidR="00B57222" w:rsidRDefault="00B57222" w:rsidP="00B57222">
      <w:pPr>
        <w:pStyle w:val="CommentText"/>
      </w:pPr>
      <w:r>
        <w:t>Any studies showing how individual plasticity is linked to fitness?</w:t>
      </w:r>
    </w:p>
  </w:comment>
  <w:comment w:id="16" w:author="Daniel Noble" w:date="2018-11-07T19:45:00Z" w:initials="DN">
    <w:p w14:paraId="4FA07BA6" w14:textId="77777777" w:rsidR="00B57222" w:rsidRDefault="00B57222" w:rsidP="00B57222">
      <w:pPr>
        <w:pStyle w:val="CommentText"/>
      </w:pPr>
      <w:r>
        <w:rPr>
          <w:rStyle w:val="CommentReference"/>
        </w:rPr>
        <w:annotationRef/>
      </w:r>
      <w:r>
        <w:t>Need a better transition here to this paragraph</w:t>
      </w:r>
    </w:p>
  </w:comment>
  <w:comment w:id="18" w:author="Daniel Noble" w:date="2018-11-07T19:46:00Z" w:initials="DN">
    <w:p w14:paraId="5AB471AF" w14:textId="77777777" w:rsidR="00B57222" w:rsidRDefault="00B57222" w:rsidP="00B57222">
      <w:pPr>
        <w:pStyle w:val="CommentText"/>
      </w:pPr>
      <w:r>
        <w:rPr>
          <w:rStyle w:val="CommentReference"/>
        </w:rPr>
        <w:annotationRef/>
      </w:r>
      <w:r>
        <w:t>You need to describe what this scaling exponent is meant to mean. There are a host of studies suggesting WHY you get these scaling coefficients…they use first principles of physiology that are at the Individual level.</w:t>
      </w:r>
    </w:p>
  </w:comment>
  <w:comment w:id="17" w:author="Daniel Noble" w:date="2018-11-07T20:07:00Z" w:initials="DN">
    <w:p w14:paraId="577A335E" w14:textId="77777777" w:rsidR="00B57222" w:rsidRDefault="00B57222" w:rsidP="00B57222">
      <w:pPr>
        <w:pStyle w:val="CommentText"/>
      </w:pPr>
      <w:r>
        <w:rPr>
          <w:rStyle w:val="CommentReference"/>
        </w:rPr>
        <w:annotationRef/>
      </w:r>
      <w:proofErr w:type="gramStart"/>
      <w:r>
        <w:t>But,</w:t>
      </w:r>
      <w:proofErr w:type="gramEnd"/>
      <w:r>
        <w:t xml:space="preserve"> you still need to bring in more mechanisms that discuss how the one-size=-fits all ideas </w:t>
      </w:r>
      <w:proofErr w:type="spellStart"/>
      <w:r>
        <w:t>done’t</w:t>
      </w:r>
      <w:proofErr w:type="spellEnd"/>
      <w:r>
        <w:t xml:space="preserve"> work. Bring in </w:t>
      </w:r>
      <w:proofErr w:type="spellStart"/>
      <w:r>
        <w:t>physiologyical</w:t>
      </w:r>
      <w:proofErr w:type="spellEnd"/>
      <w:r>
        <w:t xml:space="preserve"> mechanisms etc</w:t>
      </w:r>
    </w:p>
  </w:comment>
  <w:comment w:id="19" w:author="Daniel Noble" w:date="2018-11-07T19:48:00Z" w:initials="DN">
    <w:p w14:paraId="06119377" w14:textId="77777777" w:rsidR="00B57222" w:rsidRDefault="00B57222" w:rsidP="00B57222">
      <w:pPr>
        <w:pStyle w:val="CommentText"/>
      </w:pPr>
      <w:r>
        <w:rPr>
          <w:rStyle w:val="CommentReference"/>
        </w:rPr>
        <w:annotationRef/>
      </w:r>
      <w:r>
        <w:t>This part is not bad at all</w:t>
      </w:r>
    </w:p>
  </w:comment>
  <w:comment w:id="20" w:author="Daniel Noble" w:date="2018-11-07T19:48:00Z" w:initials="DN">
    <w:p w14:paraId="6B52E870" w14:textId="77777777" w:rsidR="00B57222" w:rsidRDefault="00B57222" w:rsidP="00B57222">
      <w:pPr>
        <w:pStyle w:val="CommentText"/>
      </w:pPr>
      <w:r>
        <w:rPr>
          <w:rStyle w:val="CommentReference"/>
        </w:rPr>
        <w:annotationRef/>
      </w:r>
      <w:r>
        <w:t>Well, I’m not sure about the use of “evolutionary potential” it has a specific meaning here. Maybe “capacity for selection” – although that is clunky!</w:t>
      </w:r>
    </w:p>
  </w:comment>
  <w:comment w:id="21" w:author="Daniel Noble" w:date="2018-11-07T19:50:00Z" w:initials="DN">
    <w:p w14:paraId="66ABF0F8" w14:textId="77777777" w:rsidR="00B57222" w:rsidRDefault="00B57222" w:rsidP="00B57222">
      <w:pPr>
        <w:pStyle w:val="CommentText"/>
      </w:pPr>
      <w:r>
        <w:rPr>
          <w:rStyle w:val="CommentReference"/>
        </w:rPr>
        <w:annotationRef/>
      </w:r>
      <w:r>
        <w:t xml:space="preserve">You probably want to cite Sara Via’s paper on plasticity.  Basically, the idea that reaction intercept and slope are targets of selection. </w:t>
      </w:r>
    </w:p>
  </w:comment>
  <w:comment w:id="22" w:author="Daniel Noble" w:date="2018-11-07T19:51:00Z" w:initials="DN">
    <w:p w14:paraId="6D4843AA" w14:textId="77777777" w:rsidR="00B57222" w:rsidRDefault="00B57222" w:rsidP="00B57222">
      <w:pPr>
        <w:pStyle w:val="CommentText"/>
      </w:pPr>
      <w:r>
        <w:rPr>
          <w:rStyle w:val="CommentReference"/>
        </w:rPr>
        <w:annotationRef/>
      </w:r>
      <w:r>
        <w:t>You need a transition sentence here describing “but, we often don’t have information on the repeatability of reaction norms themselves. You probably need to merge this point with the sentence below.</w:t>
      </w:r>
    </w:p>
  </w:comment>
  <w:comment w:id="23" w:author="Daniel Noble" w:date="2018-11-07T19:55:00Z" w:initials="DN">
    <w:p w14:paraId="0858CE57" w14:textId="77777777" w:rsidR="00B57222" w:rsidRDefault="00B57222" w:rsidP="00B57222">
      <w:pPr>
        <w:pStyle w:val="CommentText"/>
      </w:pPr>
      <w:r>
        <w:rPr>
          <w:rStyle w:val="CommentReference"/>
        </w:rPr>
        <w:annotationRef/>
      </w:r>
      <w:r>
        <w:t>Not really a fan of this figure. It’s not really demonstrated the concepts in the context of what you are studying</w:t>
      </w:r>
    </w:p>
  </w:comment>
  <w:comment w:id="24" w:author="Daniel Noble" w:date="2018-11-07T19:56:00Z" w:initials="DN">
    <w:p w14:paraId="51F0A391" w14:textId="77777777" w:rsidR="00B57222" w:rsidRDefault="00B57222" w:rsidP="00B57222">
      <w:pPr>
        <w:pStyle w:val="CommentText"/>
      </w:pPr>
      <w:r>
        <w:rPr>
          <w:rStyle w:val="CommentReference"/>
        </w:rPr>
        <w:annotationRef/>
      </w:r>
      <w:r>
        <w:t>Slightly abrupt transition to here</w:t>
      </w:r>
    </w:p>
  </w:comment>
  <w:comment w:id="26" w:author="Daniel Noble" w:date="2018-11-07T20:03:00Z" w:initials="DN">
    <w:p w14:paraId="327C894F" w14:textId="77777777" w:rsidR="00B57222" w:rsidRDefault="00B57222" w:rsidP="00B57222">
      <w:pPr>
        <w:pStyle w:val="CommentText"/>
      </w:pPr>
      <w:r>
        <w:rPr>
          <w:rStyle w:val="CommentReference"/>
        </w:rPr>
        <w:annotationRef/>
      </w:r>
      <w:r>
        <w:t xml:space="preserve">Sentence is out of place. You need to focus in on metabolism after the traits are discussed. Move this sentence down to the next paragraph or use as a transition </w:t>
      </w:r>
      <w:proofErr w:type="spellStart"/>
      <w:r>
        <w:t>sentenve</w:t>
      </w:r>
      <w:proofErr w:type="spellEnd"/>
      <w:r>
        <w:t>?</w:t>
      </w:r>
    </w:p>
  </w:comment>
  <w:comment w:id="37" w:author="Fonti Kar" w:date="2018-03-02T14:05:00Z" w:initials="FK">
    <w:p w14:paraId="402D50CF" w14:textId="77777777" w:rsidR="007B47C1" w:rsidRDefault="007B47C1" w:rsidP="00B37A5A">
      <w:pPr>
        <w:pStyle w:val="CommentText"/>
      </w:pPr>
      <w:r>
        <w:rPr>
          <w:rStyle w:val="CommentReference"/>
        </w:rPr>
        <w:annotationRef/>
      </w:r>
      <w:r>
        <w:t>Withers textbook</w:t>
      </w:r>
    </w:p>
  </w:comment>
  <w:comment w:id="62" w:author="Daniel Noble" w:date="2018-11-08T12:05:00Z" w:initials="DN">
    <w:p w14:paraId="30BF09C2" w14:textId="5A3AA57D" w:rsidR="007B47C1" w:rsidRDefault="007B47C1">
      <w:pPr>
        <w:pStyle w:val="CommentText"/>
      </w:pPr>
      <w:r>
        <w:rPr>
          <w:rStyle w:val="CommentReference"/>
        </w:rPr>
        <w:annotationRef/>
      </w:r>
      <w:r>
        <w:t>OK, I realise just now. This will affect your slope because you z-transformed as opposed to “</w:t>
      </w:r>
      <w:proofErr w:type="spellStart"/>
      <w:r>
        <w:t>center</w:t>
      </w:r>
      <w:proofErr w:type="spellEnd"/>
      <w:r>
        <w:t>”. Coefficients are nearly always run on log Co2 and log BM, so to compare coefficients correctly, this is what should be done. If you had just simply centred BM, this won’t affect anything, but scaling it will.</w:t>
      </w:r>
    </w:p>
  </w:comment>
  <w:comment w:id="76" w:author="Daniel Noble" w:date="2018-11-08T12:06:00Z" w:initials="DN">
    <w:p w14:paraId="16EB9A55" w14:textId="4B9379DD" w:rsidR="007B47C1" w:rsidRDefault="007B47C1">
      <w:pPr>
        <w:pStyle w:val="CommentText"/>
      </w:pPr>
      <w:r>
        <w:rPr>
          <w:rStyle w:val="CommentReference"/>
        </w:rPr>
        <w:annotationRef/>
      </w:r>
      <w:r>
        <w:t xml:space="preserve">Why is it important to check this? It sounds confusing as often this is done to assess collinearity between predictors, not the predictors and response which is what you are actually interested in. So maybe just re-word this. </w:t>
      </w:r>
    </w:p>
  </w:comment>
  <w:comment w:id="77" w:author="Fonti Kar" w:date="2018-03-02T14:27:00Z" w:initials="FK">
    <w:p w14:paraId="19128896" w14:textId="77777777" w:rsidR="007B47C1" w:rsidRDefault="007B47C1" w:rsidP="00B37A5A">
      <w:pPr>
        <w:pStyle w:val="CommentText"/>
      </w:pPr>
      <w:r>
        <w:rPr>
          <w:rStyle w:val="CommentReference"/>
        </w:rPr>
        <w:annotationRef/>
      </w:r>
      <w:r>
        <w:t>Redo these</w:t>
      </w:r>
    </w:p>
  </w:comment>
  <w:comment w:id="78" w:author="Daniel Noble" w:date="2018-11-08T12:08:00Z" w:initials="DN">
    <w:p w14:paraId="3DEDAA75" w14:textId="08C7D161" w:rsidR="007B47C1" w:rsidRDefault="007B47C1">
      <w:pPr>
        <w:pStyle w:val="CommentText"/>
      </w:pPr>
      <w:r>
        <w:rPr>
          <w:rStyle w:val="CommentReference"/>
        </w:rPr>
        <w:annotationRef/>
      </w:r>
      <w:r>
        <w:t>Good!</w:t>
      </w:r>
    </w:p>
  </w:comment>
  <w:comment w:id="142" w:author="Daniel Noble" w:date="2018-11-08T12:34:00Z" w:initials="DN">
    <w:p w14:paraId="26CBAE71" w14:textId="64598A7E" w:rsidR="007B47C1" w:rsidRDefault="007B47C1">
      <w:pPr>
        <w:pStyle w:val="CommentText"/>
      </w:pPr>
      <w:r>
        <w:rPr>
          <w:rStyle w:val="CommentReference"/>
        </w:rPr>
        <w:annotationRef/>
      </w:r>
      <w:r>
        <w:t>Not sure what you mean by this. Well, I think I do, but you probably want to reword</w:t>
      </w:r>
    </w:p>
  </w:comment>
  <w:comment w:id="148" w:author="Daniel Noble" w:date="2018-11-08T12:35:00Z" w:initials="DN">
    <w:p w14:paraId="5A22E687" w14:textId="45666450" w:rsidR="007B47C1" w:rsidRDefault="007B47C1">
      <w:pPr>
        <w:pStyle w:val="CommentText"/>
      </w:pPr>
      <w:r>
        <w:rPr>
          <w:rStyle w:val="CommentReference"/>
        </w:rPr>
        <w:annotationRef/>
      </w:r>
      <w:r>
        <w:t xml:space="preserve">Again, I think this needs to be </w:t>
      </w:r>
      <w:proofErr w:type="spellStart"/>
      <w:r>
        <w:t>centered</w:t>
      </w:r>
      <w:proofErr w:type="spellEnd"/>
      <w:r>
        <w:t xml:space="preserve"> Fonti, not centred and scaled. Sorry, I didn’t catch this until now!</w:t>
      </w:r>
    </w:p>
  </w:comment>
  <w:comment w:id="151" w:author="fonti.kar@gmail.com" w:date="2018-11-09T10:46:00Z" w:initials="f">
    <w:p w14:paraId="2F67D448" w14:textId="27F6DCC3" w:rsidR="008C0D71" w:rsidRDefault="008C0D71">
      <w:pPr>
        <w:pStyle w:val="CommentText"/>
      </w:pPr>
      <w:r>
        <w:rPr>
          <w:rStyle w:val="CommentReference"/>
        </w:rPr>
        <w:annotationRef/>
      </w:r>
      <w:r>
        <w:t>These aren’t discussed in results or discussion!</w:t>
      </w:r>
    </w:p>
  </w:comment>
  <w:comment w:id="152" w:author="Daniel Noble" w:date="2018-11-08T12:37:00Z" w:initials="DN">
    <w:p w14:paraId="18170C4F" w14:textId="67FCD570" w:rsidR="007B47C1" w:rsidRDefault="007B47C1">
      <w:pPr>
        <w:pStyle w:val="CommentText"/>
      </w:pPr>
      <w:r>
        <w:rPr>
          <w:rStyle w:val="CommentReference"/>
        </w:rPr>
        <w:annotationRef/>
      </w:r>
      <w:r>
        <w:t xml:space="preserve">You need to describe this in more detail, what it means and how you set up/created “series” Very </w:t>
      </w:r>
      <w:proofErr w:type="spellStart"/>
      <w:r>
        <w:t>improtnt</w:t>
      </w:r>
      <w:proofErr w:type="spellEnd"/>
      <w:r>
        <w:t xml:space="preserve">. </w:t>
      </w:r>
    </w:p>
  </w:comment>
  <w:comment w:id="155" w:author="fonti.kar@gmail.com" w:date="2018-11-09T18:21:00Z" w:initials="f">
    <w:p w14:paraId="6728309A" w14:textId="5947141A" w:rsidR="00A965BE" w:rsidRDefault="00A965BE">
      <w:pPr>
        <w:pStyle w:val="CommentText"/>
      </w:pPr>
      <w:r>
        <w:rPr>
          <w:rStyle w:val="CommentReference"/>
        </w:rPr>
        <w:annotationRef/>
      </w:r>
      <w:r>
        <w:t>Check model structure</w:t>
      </w:r>
    </w:p>
  </w:comment>
  <w:comment w:id="175" w:author="Daniel Noble" w:date="2018-11-08T12:35:00Z" w:initials="DN">
    <w:p w14:paraId="5330299B" w14:textId="77777777" w:rsidR="00A965BE" w:rsidRDefault="00A965BE" w:rsidP="00A965BE">
      <w:pPr>
        <w:pStyle w:val="CommentText"/>
      </w:pPr>
      <w:r>
        <w:rPr>
          <w:rStyle w:val="CommentReference"/>
        </w:rPr>
        <w:annotationRef/>
      </w:r>
      <w:r>
        <w:t xml:space="preserve">Again, I think this needs to be </w:t>
      </w:r>
      <w:proofErr w:type="spellStart"/>
      <w:r>
        <w:t>centered</w:t>
      </w:r>
      <w:proofErr w:type="spellEnd"/>
      <w:r>
        <w:t xml:space="preserve"> Fonti, not centred and scaled. Sorry, I didn’t catch this until now!</w:t>
      </w:r>
    </w:p>
  </w:comment>
  <w:comment w:id="218" w:author="Daniel Noble" w:date="2018-11-08T12:42:00Z" w:initials="DN">
    <w:p w14:paraId="645D6527" w14:textId="0B6A0FA5" w:rsidR="007B47C1" w:rsidRDefault="007B47C1">
      <w:pPr>
        <w:pStyle w:val="CommentText"/>
      </w:pPr>
      <w:r>
        <w:rPr>
          <w:rStyle w:val="CommentReference"/>
        </w:rPr>
        <w:annotationRef/>
      </w:r>
      <w:r>
        <w:t>Again, you need to explain this quite a bit more.</w:t>
      </w:r>
    </w:p>
  </w:comment>
  <w:comment w:id="225" w:author="fonti.kar@gmail.com" w:date="2018-11-09T18:23:00Z" w:initials="f">
    <w:p w14:paraId="6EA90DC2" w14:textId="7761AB51" w:rsidR="00572C4B" w:rsidRDefault="00572C4B">
      <w:pPr>
        <w:pStyle w:val="CommentText"/>
      </w:pPr>
      <w:r>
        <w:rPr>
          <w:rStyle w:val="CommentReference"/>
        </w:rPr>
        <w:annotationRef/>
      </w:r>
      <w:r>
        <w:t>Do this</w:t>
      </w:r>
    </w:p>
  </w:comment>
  <w:comment w:id="230" w:author="Daniel Noble" w:date="2018-11-08T12:44:00Z" w:initials="DN">
    <w:p w14:paraId="5BEE00BF" w14:textId="2612039C" w:rsidR="007B47C1" w:rsidRDefault="007B47C1">
      <w:pPr>
        <w:pStyle w:val="CommentText"/>
      </w:pPr>
      <w:r>
        <w:rPr>
          <w:rStyle w:val="CommentReference"/>
        </w:rPr>
        <w:annotationRef/>
      </w:r>
      <w:r>
        <w:t xml:space="preserve">? </w:t>
      </w:r>
      <w:proofErr w:type="spellStart"/>
      <w:r>
        <w:t>Whats</w:t>
      </w:r>
      <w:proofErr w:type="spellEnd"/>
      <w:r>
        <w:t xml:space="preserve"> K again?</w:t>
      </w:r>
    </w:p>
  </w:comment>
  <w:comment w:id="233" w:author="Daniel Noble" w:date="2018-11-08T12:46:00Z" w:initials="DN">
    <w:p w14:paraId="4361F8E1" w14:textId="4A97E45A" w:rsidR="007B47C1" w:rsidRDefault="007B47C1">
      <w:pPr>
        <w:pStyle w:val="CommentText"/>
      </w:pPr>
      <w:r>
        <w:rPr>
          <w:rStyle w:val="CommentReference"/>
        </w:rPr>
        <w:annotationRef/>
      </w:r>
      <w:r>
        <w:t>Something wrong with this equation</w:t>
      </w:r>
    </w:p>
  </w:comment>
  <w:comment w:id="239" w:author="Daniel Noble" w:date="2018-11-08T12:13:00Z" w:initials="DN">
    <w:p w14:paraId="13875BCD" w14:textId="77777777" w:rsidR="009816E5" w:rsidRDefault="009816E5" w:rsidP="009816E5">
      <w:pPr>
        <w:pStyle w:val="CommentText"/>
      </w:pPr>
      <w:r>
        <w:rPr>
          <w:rStyle w:val="CommentReference"/>
        </w:rPr>
        <w:annotationRef/>
      </w:r>
      <w:proofErr w:type="gramStart"/>
      <w:r>
        <w:t>?linear</w:t>
      </w:r>
      <w:proofErr w:type="gramEnd"/>
      <w:r>
        <w:t xml:space="preserve"> mixed model</w:t>
      </w:r>
    </w:p>
  </w:comment>
  <w:comment w:id="240" w:author="fonti.kar@gmail.com" w:date="2018-11-09T10:40:00Z" w:initials="f">
    <w:p w14:paraId="4AD989EF" w14:textId="77777777" w:rsidR="009816E5" w:rsidRDefault="009816E5" w:rsidP="009816E5">
      <w:pPr>
        <w:pStyle w:val="CommentText"/>
      </w:pPr>
      <w:r>
        <w:rPr>
          <w:rStyle w:val="CommentReference"/>
        </w:rPr>
        <w:annotationRef/>
      </w:r>
      <w:r>
        <w:t>Add in number of chains, and iterations and diagnostics</w:t>
      </w:r>
    </w:p>
  </w:comment>
  <w:comment w:id="241" w:author="Daniel Noble" w:date="2018-11-08T12:14:00Z" w:initials="DN">
    <w:p w14:paraId="168D7416" w14:textId="77777777" w:rsidR="009816E5" w:rsidRDefault="009816E5" w:rsidP="009816E5">
      <w:pPr>
        <w:pStyle w:val="CommentText"/>
      </w:pPr>
      <w:r>
        <w:rPr>
          <w:rStyle w:val="CommentReference"/>
        </w:rPr>
        <w:annotationRef/>
      </w:r>
      <w:r>
        <w:t xml:space="preserve">I would prefer taking a slightly more conservative approach to this paper where we simply pitch this as we want to disentangle these effects and understand how they contribute to scaling relationships. </w:t>
      </w:r>
    </w:p>
  </w:comment>
  <w:comment w:id="268" w:author="Daniel Noble" w:date="2018-11-08T12:16:00Z" w:initials="DN">
    <w:p w14:paraId="4BAB36CD" w14:textId="77777777" w:rsidR="009816E5" w:rsidRDefault="009816E5" w:rsidP="009816E5">
      <w:pPr>
        <w:pStyle w:val="CommentText"/>
      </w:pPr>
      <w:r>
        <w:rPr>
          <w:rStyle w:val="CommentReference"/>
        </w:rPr>
        <w:annotationRef/>
      </w:r>
      <w:proofErr w:type="spellStart"/>
      <w:r>
        <w:t>Accurante</w:t>
      </w:r>
      <w:proofErr w:type="spellEnd"/>
      <w:r>
        <w:t>?</w:t>
      </w:r>
    </w:p>
  </w:comment>
  <w:comment w:id="269" w:author="Daniel Noble" w:date="2018-11-08T12:16:00Z" w:initials="DN">
    <w:p w14:paraId="026222E7" w14:textId="77777777" w:rsidR="009816E5" w:rsidRDefault="009816E5" w:rsidP="009816E5">
      <w:pPr>
        <w:pStyle w:val="CommentText"/>
      </w:pPr>
      <w:r>
        <w:rPr>
          <w:rStyle w:val="CommentReference"/>
        </w:rPr>
        <w:annotationRef/>
      </w:r>
      <w:r>
        <w:t>You should cite what packages you used throughout.</w:t>
      </w:r>
    </w:p>
  </w:comment>
  <w:comment w:id="272" w:author="Daniel Noble" w:date="2018-11-08T12:18:00Z" w:initials="DN">
    <w:p w14:paraId="330B8143" w14:textId="77777777" w:rsidR="009816E5" w:rsidRDefault="009816E5" w:rsidP="009816E5">
      <w:pPr>
        <w:pStyle w:val="CommentText"/>
      </w:pPr>
      <w:r>
        <w:rPr>
          <w:rStyle w:val="CommentReference"/>
        </w:rPr>
        <w:annotationRef/>
      </w:r>
      <w:r>
        <w:t>You are going to want to provide some reassurance to the reader that mass at the within individual level did change, show by how much on average across individuals and explain why they would change very briefly.</w:t>
      </w:r>
    </w:p>
  </w:comment>
  <w:comment w:id="273" w:author="Daniel Noble" w:date="2018-11-08T12:18:00Z" w:initials="DN">
    <w:p w14:paraId="5B6AAFDC" w14:textId="77777777" w:rsidR="009816E5" w:rsidRDefault="009816E5" w:rsidP="009816E5">
      <w:pPr>
        <w:pStyle w:val="CommentText"/>
      </w:pPr>
      <w:r>
        <w:rPr>
          <w:rStyle w:val="CommentReference"/>
        </w:rPr>
        <w:annotationRef/>
      </w:r>
      <w:r>
        <w:t xml:space="preserve">You need to describe that these were Bayesian models and you used the posteriors to do all </w:t>
      </w:r>
      <w:proofErr w:type="spellStart"/>
      <w:proofErr w:type="gramStart"/>
      <w:r>
        <w:t>this.Mode</w:t>
      </w:r>
      <w:proofErr w:type="spellEnd"/>
      <w:proofErr w:type="gramEnd"/>
      <w:r>
        <w:t xml:space="preserve"> details on the chain numbers, </w:t>
      </w:r>
      <w:proofErr w:type="spellStart"/>
      <w:r>
        <w:t>disgnostics</w:t>
      </w:r>
      <w:proofErr w:type="spellEnd"/>
      <w:r>
        <w:t xml:space="preserve"> etc are needed.</w:t>
      </w:r>
    </w:p>
  </w:comment>
  <w:comment w:id="278" w:author="Daniel Noble" w:date="2018-11-08T12:59:00Z" w:initials="DN">
    <w:p w14:paraId="34738E36" w14:textId="4FEBA3E1" w:rsidR="007B47C1" w:rsidRDefault="007B47C1">
      <w:pPr>
        <w:pStyle w:val="CommentText"/>
      </w:pPr>
      <w:r>
        <w:rPr>
          <w:rStyle w:val="CommentReference"/>
        </w:rPr>
        <w:annotationRef/>
      </w:r>
      <w:r>
        <w:t>Fonti – I think the results are nicely organised and the more I look at this, the cooler things are. I really like the figures and it’s a very thorough analysis! Super job. I really think these results make some really great contributions to the field. It should be a very well cited paper!</w:t>
      </w:r>
    </w:p>
  </w:comment>
  <w:comment w:id="279" w:author="Daniel Noble" w:date="2018-11-08T12:51:00Z" w:initials="DN">
    <w:p w14:paraId="12AB162A" w14:textId="64F07F96" w:rsidR="007B47C1" w:rsidRDefault="007B47C1">
      <w:pPr>
        <w:pStyle w:val="CommentText"/>
      </w:pPr>
      <w:r>
        <w:rPr>
          <w:rStyle w:val="CommentReference"/>
        </w:rPr>
        <w:annotationRef/>
      </w:r>
      <w:r>
        <w:t>Third section of results.</w:t>
      </w:r>
    </w:p>
  </w:comment>
  <w:comment w:id="280" w:author="Daniel Noble" w:date="2018-11-08T12:48:00Z" w:initials="DN">
    <w:p w14:paraId="2D2945B1" w14:textId="753FB5B3" w:rsidR="007B47C1" w:rsidRDefault="007B47C1">
      <w:pPr>
        <w:pStyle w:val="CommentText"/>
      </w:pPr>
      <w:r>
        <w:rPr>
          <w:rStyle w:val="CommentReference"/>
        </w:rPr>
        <w:annotationRef/>
      </w:r>
      <w:r>
        <w:t xml:space="preserve">I would make these figures all part of one figure You can easily do this with </w:t>
      </w:r>
      <w:proofErr w:type="spellStart"/>
      <w:r>
        <w:t>ggplot</w:t>
      </w:r>
      <w:proofErr w:type="spellEnd"/>
    </w:p>
  </w:comment>
  <w:comment w:id="281" w:author="Daniel Noble" w:date="2018-11-08T12:47:00Z" w:initials="DN">
    <w:p w14:paraId="402030D4" w14:textId="0DDE888D" w:rsidR="007B47C1" w:rsidRDefault="007B47C1">
      <w:pPr>
        <w:pStyle w:val="CommentText"/>
      </w:pPr>
      <w:r>
        <w:rPr>
          <w:rStyle w:val="CommentReference"/>
        </w:rPr>
        <w:annotationRef/>
      </w:r>
      <w:r>
        <w:t>Pick more distinct symbols. Flipped ones make it very confusing</w:t>
      </w:r>
    </w:p>
  </w:comment>
  <w:comment w:id="282" w:author="Daniel Noble" w:date="2018-11-08T12:58:00Z" w:initials="DN">
    <w:p w14:paraId="4F2BF305" w14:textId="182679A9" w:rsidR="007B47C1" w:rsidRDefault="007B47C1">
      <w:pPr>
        <w:pStyle w:val="CommentText"/>
      </w:pPr>
      <w:r>
        <w:rPr>
          <w:rStyle w:val="CommentReference"/>
        </w:rPr>
        <w:annotationRef/>
      </w:r>
      <w:r>
        <w:t>Bring this text above the figures….</w:t>
      </w:r>
    </w:p>
  </w:comment>
  <w:comment w:id="289" w:author="Daniel Noble" w:date="2018-11-08T12:50:00Z" w:initials="DN">
    <w:p w14:paraId="305259CF" w14:textId="4B478B63" w:rsidR="007B47C1" w:rsidRDefault="007B47C1">
      <w:pPr>
        <w:pStyle w:val="CommentText"/>
      </w:pPr>
      <w:r>
        <w:rPr>
          <w:rStyle w:val="CommentReference"/>
        </w:rPr>
        <w:annotationRef/>
      </w:r>
      <w:r>
        <w:t xml:space="preserve">Be careful to back up our statements with </w:t>
      </w:r>
      <w:proofErr w:type="spellStart"/>
      <w:r>
        <w:t>estiamtes</w:t>
      </w:r>
      <w:proofErr w:type="spellEnd"/>
      <w:r>
        <w:t xml:space="preserve">, tables or figures. Also, “most” different. Can you just provide the contrast effect? Or quantitatively </w:t>
      </w:r>
      <w:proofErr w:type="spellStart"/>
      <w:r>
        <w:t>decrie</w:t>
      </w:r>
      <w:proofErr w:type="spellEnd"/>
      <w:r>
        <w:t xml:space="preserve"> the difference.</w:t>
      </w:r>
    </w:p>
  </w:comment>
  <w:comment w:id="291" w:author="Daniel Noble" w:date="2018-11-08T12:51:00Z" w:initials="DN">
    <w:p w14:paraId="08ABA06D" w14:textId="1F4DD4E9" w:rsidR="007B47C1" w:rsidRDefault="007B47C1">
      <w:pPr>
        <w:pStyle w:val="CommentText"/>
      </w:pPr>
      <w:r>
        <w:rPr>
          <w:rStyle w:val="CommentReference"/>
        </w:rPr>
        <w:annotationRef/>
      </w:r>
      <w:r>
        <w:t>I would move this to be the first section of the results.</w:t>
      </w:r>
    </w:p>
  </w:comment>
  <w:comment w:id="293" w:author="Daniel Noble" w:date="2018-11-08T12:54:00Z" w:initials="DN">
    <w:p w14:paraId="6918C1FB" w14:textId="26FB3038" w:rsidR="007B47C1" w:rsidRDefault="007B47C1">
      <w:pPr>
        <w:pStyle w:val="CommentText"/>
      </w:pPr>
      <w:r>
        <w:rPr>
          <w:rStyle w:val="CommentReference"/>
        </w:rPr>
        <w:annotationRef/>
      </w:r>
      <w:r>
        <w:t>Spell this out. General readers that are not Quant Gen people are not going to get this.</w:t>
      </w:r>
    </w:p>
  </w:comment>
  <w:comment w:id="294" w:author="fonti.kar@gmail.com" w:date="2018-09-21T11:40:00Z" w:initials="f">
    <w:p w14:paraId="4370B4E5" w14:textId="3AB71848" w:rsidR="007B47C1" w:rsidRDefault="007B47C1">
      <w:pPr>
        <w:pStyle w:val="CommentText"/>
      </w:pPr>
      <w:r>
        <w:rPr>
          <w:rStyle w:val="CommentReference"/>
        </w:rPr>
        <w:annotationRef/>
      </w:r>
      <w:r>
        <w:t>Need to get CIs for correlations, bold which ones are significantly different from zero</w:t>
      </w:r>
    </w:p>
  </w:comment>
  <w:comment w:id="295" w:author="Daniel Noble" w:date="2018-11-08T12:51:00Z" w:initials="DN">
    <w:p w14:paraId="07EDAEF0" w14:textId="3417DDF7" w:rsidR="007B47C1" w:rsidRDefault="007B47C1">
      <w:pPr>
        <w:pStyle w:val="CommentText"/>
      </w:pPr>
      <w:r>
        <w:rPr>
          <w:rStyle w:val="CommentReference"/>
        </w:rPr>
        <w:annotationRef/>
      </w:r>
      <w:r>
        <w:t>Second section of results</w:t>
      </w:r>
    </w:p>
  </w:comment>
  <w:comment w:id="300" w:author="Daniel Noble" w:date="2018-11-08T12:58:00Z" w:initials="DN">
    <w:p w14:paraId="25A85651" w14:textId="77777777" w:rsidR="007B47C1" w:rsidRDefault="007B47C1">
      <w:pPr>
        <w:pStyle w:val="CommentText"/>
      </w:pPr>
      <w:r>
        <w:rPr>
          <w:rStyle w:val="CommentReference"/>
        </w:rPr>
        <w:annotationRef/>
      </w:r>
      <w:r>
        <w:t>I tend to format my figures like so</w:t>
      </w:r>
      <w:proofErr w:type="gramStart"/>
      <w:r>
        <w:t>…..</w:t>
      </w:r>
      <w:proofErr w:type="gramEnd"/>
      <w:r>
        <w:t xml:space="preserve">looks nicer </w:t>
      </w:r>
      <w:r>
        <w:sym w:font="Wingdings" w:char="F04A"/>
      </w:r>
    </w:p>
    <w:p w14:paraId="4858F26D" w14:textId="03B08343" w:rsidR="007B47C1" w:rsidRDefault="007B47C1">
      <w:pPr>
        <w:pStyle w:val="CommentText"/>
      </w:pPr>
    </w:p>
  </w:comment>
  <w:comment w:id="302" w:author="Daniel Noble" w:date="2018-11-08T12:57:00Z" w:initials="DN">
    <w:p w14:paraId="2546EBA7" w14:textId="3740B7F3" w:rsidR="007B47C1" w:rsidRDefault="007B47C1">
      <w:pPr>
        <w:pStyle w:val="CommentText"/>
      </w:pPr>
      <w:r>
        <w:rPr>
          <w:rStyle w:val="CommentReference"/>
        </w:rPr>
        <w:annotationRef/>
      </w:r>
      <w:r>
        <w:t>Fonti, one thing here. Can’t you estimate a residual correlation with the function-valued approach? You just fit a continuous slope in the residual</w:t>
      </w:r>
      <w:proofErr w:type="gramStart"/>
      <w:r>
        <w:t>…..</w:t>
      </w:r>
      <w:proofErr w:type="gramEnd"/>
      <w:r>
        <w:t xml:space="preserve"> I would do that and make this a 2x2 matrix which looks cleaner and more balanced </w:t>
      </w:r>
      <w:proofErr w:type="gramStart"/>
      <w:r>
        <w:t>as  figure</w:t>
      </w:r>
      <w:proofErr w:type="gramEnd"/>
      <w:r>
        <w:t>!</w:t>
      </w:r>
    </w:p>
  </w:comment>
  <w:comment w:id="303" w:author="Daniel Noble" w:date="2018-11-08T13:01:00Z" w:initials="DN">
    <w:p w14:paraId="7C76BC09" w14:textId="1914A8B0" w:rsidR="007B47C1" w:rsidRDefault="007B47C1">
      <w:pPr>
        <w:pStyle w:val="CommentText"/>
      </w:pPr>
      <w:r>
        <w:rPr>
          <w:rStyle w:val="CommentReference"/>
        </w:rPr>
        <w:annotationRef/>
      </w:r>
      <w:r>
        <w:t xml:space="preserve">Well, technically it doesn’t highlight the “importance” per se as arguably you would need to have experiments on the evolutionary and ecological consequences, which you don’t. </w:t>
      </w:r>
      <w:proofErr w:type="gramStart"/>
      <w:r>
        <w:t>So</w:t>
      </w:r>
      <w:proofErr w:type="gramEnd"/>
      <w:r>
        <w:t xml:space="preserve"> you need to re-work this sentence.</w:t>
      </w:r>
    </w:p>
  </w:comment>
  <w:comment w:id="318" w:author="Daniel Noble" w:date="2018-11-08T13:07:00Z" w:initials="DN">
    <w:p w14:paraId="131149EA" w14:textId="0B8F3FAF" w:rsidR="007B47C1" w:rsidRDefault="007B47C1">
      <w:pPr>
        <w:pStyle w:val="CommentText"/>
      </w:pPr>
      <w:r>
        <w:rPr>
          <w:rStyle w:val="CommentReference"/>
        </w:rPr>
        <w:annotationRef/>
      </w:r>
      <w:r>
        <w:t>Under-estimated?</w:t>
      </w:r>
    </w:p>
  </w:comment>
  <w:comment w:id="304" w:author="fonti.kar@gmail.com" w:date="2018-10-02T08:57:00Z" w:initials="f">
    <w:p w14:paraId="1687680B" w14:textId="42DFBC06" w:rsidR="007B47C1" w:rsidRDefault="007B47C1">
      <w:pPr>
        <w:pStyle w:val="CommentText"/>
      </w:pPr>
      <w:r>
        <w:rPr>
          <w:rStyle w:val="CommentReference"/>
        </w:rPr>
        <w:annotationRef/>
      </w:r>
      <w:r>
        <w:t xml:space="preserve">This isn’t in any metabolic scaling paragraphs. discussion, how to integrate…? </w:t>
      </w:r>
    </w:p>
  </w:comment>
  <w:comment w:id="326" w:author="Daniel Noble" w:date="2018-11-08T13:05:00Z" w:initials="DN">
    <w:p w14:paraId="0523D38C" w14:textId="685FD545" w:rsidR="007B47C1" w:rsidRDefault="007B47C1">
      <w:pPr>
        <w:pStyle w:val="CommentText"/>
      </w:pPr>
      <w:r>
        <w:rPr>
          <w:rStyle w:val="CommentReference"/>
        </w:rPr>
        <w:annotationRef/>
      </w:r>
      <w:r>
        <w:t xml:space="preserve">Ok, but you need to say something about the different methods!! Just </w:t>
      </w:r>
      <w:proofErr w:type="spellStart"/>
      <w:r>
        <w:t>breiefly</w:t>
      </w:r>
      <w:proofErr w:type="spellEnd"/>
      <w:r>
        <w:t xml:space="preserve">. Especially in applying the FV and character state for reaction norms. I wouldn’t worry about the repeatability as this is pretty similar. </w:t>
      </w:r>
      <w:proofErr w:type="gramStart"/>
      <w:r>
        <w:t>However</w:t>
      </w:r>
      <w:proofErr w:type="gramEnd"/>
      <w:r>
        <w:t xml:space="preserve"> you look at Fig 5 and there are MASSIVE differences…</w:t>
      </w:r>
    </w:p>
  </w:comment>
  <w:comment w:id="328" w:author="Daniel Noble" w:date="2018-11-08T13:10:00Z" w:initials="DN">
    <w:p w14:paraId="45B10A05" w14:textId="2DD87E54" w:rsidR="007B47C1" w:rsidRDefault="007B47C1">
      <w:pPr>
        <w:pStyle w:val="CommentText"/>
      </w:pPr>
      <w:r>
        <w:rPr>
          <w:rStyle w:val="CommentReference"/>
        </w:rPr>
        <w:annotationRef/>
      </w:r>
      <w:r>
        <w:t>You definitely need references to back this up</w:t>
      </w:r>
      <w:proofErr w:type="gramStart"/>
      <w:r>
        <w:t>….You</w:t>
      </w:r>
      <w:proofErr w:type="gramEnd"/>
      <w:r>
        <w:t xml:space="preserve"> also may want to compare and contrast these studies briefly before jumping to next </w:t>
      </w:r>
      <w:proofErr w:type="spellStart"/>
      <w:r>
        <w:t>sen.</w:t>
      </w:r>
      <w:proofErr w:type="spellEnd"/>
    </w:p>
  </w:comment>
  <w:comment w:id="329" w:author="Daniel Noble" w:date="2018-11-08T13:15:00Z" w:initials="DN">
    <w:p w14:paraId="012FB2F0" w14:textId="06697109" w:rsidR="007B47C1" w:rsidRDefault="007B47C1">
      <w:pPr>
        <w:pStyle w:val="CommentText"/>
      </w:pPr>
      <w:r>
        <w:rPr>
          <w:rStyle w:val="CommentReference"/>
        </w:rPr>
        <w:annotationRef/>
      </w:r>
      <w:r>
        <w:t>This paragraph could be cut down and streamlined a bit</w:t>
      </w:r>
    </w:p>
  </w:comment>
  <w:comment w:id="331" w:author="Daniel Noble" w:date="2018-11-08T13:11:00Z" w:initials="DN">
    <w:p w14:paraId="5A0DF284" w14:textId="3C632053" w:rsidR="007B47C1" w:rsidRDefault="007B47C1">
      <w:pPr>
        <w:pStyle w:val="CommentText"/>
      </w:pPr>
      <w:r>
        <w:rPr>
          <w:rStyle w:val="CommentReference"/>
        </w:rPr>
        <w:annotationRef/>
      </w:r>
      <w:r>
        <w:t>You need refs again to support these claims.</w:t>
      </w:r>
    </w:p>
  </w:comment>
  <w:comment w:id="332" w:author="Daniel Noble" w:date="2018-11-08T13:12:00Z" w:initials="DN">
    <w:p w14:paraId="3F151C22" w14:textId="07684E32" w:rsidR="007B47C1" w:rsidRDefault="007B47C1">
      <w:pPr>
        <w:pStyle w:val="CommentText"/>
      </w:pPr>
      <w:r>
        <w:rPr>
          <w:rStyle w:val="CommentReference"/>
        </w:rPr>
        <w:annotationRef/>
      </w:r>
      <w:r>
        <w:t xml:space="preserve">Need lots more reference </w:t>
      </w:r>
      <w:proofErr w:type="spellStart"/>
      <w:r>
        <w:t>sto</w:t>
      </w:r>
      <w:proofErr w:type="spellEnd"/>
      <w:r>
        <w:t xml:space="preserve"> back up these ideas </w:t>
      </w:r>
      <w:proofErr w:type="spellStart"/>
      <w:r>
        <w:t>Foni</w:t>
      </w:r>
      <w:proofErr w:type="spellEnd"/>
    </w:p>
  </w:comment>
  <w:comment w:id="334" w:author="Daniel Noble" w:date="2018-11-08T13:15:00Z" w:initials="DN">
    <w:p w14:paraId="098DB032" w14:textId="3C64C6E9" w:rsidR="007B47C1" w:rsidRDefault="007B47C1">
      <w:pPr>
        <w:pStyle w:val="CommentText"/>
      </w:pPr>
      <w:r>
        <w:rPr>
          <w:rStyle w:val="CommentReference"/>
        </w:rPr>
        <w:annotationRef/>
      </w:r>
      <w:r>
        <w:t xml:space="preserve">Paragraph is good but may need a bit of </w:t>
      </w:r>
      <w:proofErr w:type="gramStart"/>
      <w:r>
        <w:t>restructuring .</w:t>
      </w:r>
      <w:proofErr w:type="gramEnd"/>
      <w:r>
        <w:t xml:space="preserve"> </w:t>
      </w:r>
    </w:p>
  </w:comment>
  <w:comment w:id="339" w:author="Daniel Noble" w:date="2018-11-08T13:14:00Z" w:initials="DN">
    <w:p w14:paraId="6BBA3077" w14:textId="6D6F7EB1" w:rsidR="007B47C1" w:rsidRDefault="007B47C1">
      <w:pPr>
        <w:pStyle w:val="CommentText"/>
      </w:pPr>
      <w:r>
        <w:rPr>
          <w:rStyle w:val="CommentReference"/>
        </w:rPr>
        <w:annotationRef/>
      </w:r>
      <w:r>
        <w:t>Great!</w:t>
      </w:r>
    </w:p>
  </w:comment>
  <w:comment w:id="344" w:author="Daniel Noble" w:date="2018-11-08T13:16:00Z" w:initials="DN">
    <w:p w14:paraId="16221481" w14:textId="3B86AD27" w:rsidR="007B47C1" w:rsidRDefault="007B47C1">
      <w:pPr>
        <w:pStyle w:val="CommentText"/>
      </w:pPr>
      <w:r>
        <w:rPr>
          <w:rStyle w:val="CommentReference"/>
        </w:rPr>
        <w:annotationRef/>
      </w:r>
      <w:r>
        <w:t xml:space="preserve">Reword. </w:t>
      </w:r>
    </w:p>
  </w:comment>
  <w:comment w:id="345" w:author="Daniel Noble" w:date="2018-11-08T13:17:00Z" w:initials="DN">
    <w:p w14:paraId="22E0A70A" w14:textId="273A16CD" w:rsidR="007B47C1" w:rsidRDefault="007B47C1">
      <w:pPr>
        <w:pStyle w:val="CommentText"/>
      </w:pPr>
      <w:r>
        <w:rPr>
          <w:rStyle w:val="CommentReference"/>
        </w:rPr>
        <w:annotationRef/>
      </w:r>
      <w:r>
        <w:t xml:space="preserve">Hmm, sort of, but </w:t>
      </w:r>
      <w:proofErr w:type="gramStart"/>
      <w:r>
        <w:t>really</w:t>
      </w:r>
      <w:proofErr w:type="gramEnd"/>
      <w:r>
        <w:t xml:space="preserve"> it’s the between </w:t>
      </w:r>
      <w:proofErr w:type="spellStart"/>
      <w:r>
        <w:t>inidvidual</w:t>
      </w:r>
      <w:proofErr w:type="spellEnd"/>
      <w:r>
        <w:t xml:space="preserve"> variation. I think what you need to do with this paragraph is more clearly split out within and between individual variance.</w:t>
      </w:r>
    </w:p>
  </w:comment>
  <w:comment w:id="346" w:author="Daniel Noble" w:date="2018-11-08T13:19:00Z" w:initials="DN">
    <w:p w14:paraId="7A897A81" w14:textId="0C8E3792" w:rsidR="007B47C1" w:rsidRDefault="007B47C1">
      <w:pPr>
        <w:pStyle w:val="CommentText"/>
      </w:pPr>
      <w:r>
        <w:rPr>
          <w:rStyle w:val="CommentReference"/>
        </w:rPr>
        <w:annotationRef/>
      </w:r>
      <w:r>
        <w:t>Not sure what this means…I think we need to discuss this paragraph. It needs a bit of work,</w:t>
      </w:r>
    </w:p>
  </w:comment>
  <w:comment w:id="350" w:author="Daniel Noble" w:date="2018-11-08T13:21:00Z" w:initials="DN">
    <w:p w14:paraId="605E8B34" w14:textId="77777777" w:rsidR="007B47C1" w:rsidRDefault="007B47C1" w:rsidP="0046276F">
      <w:pPr>
        <w:pStyle w:val="CommentText"/>
      </w:pPr>
      <w:r>
        <w:rPr>
          <w:rStyle w:val="CommentReference"/>
        </w:rPr>
        <w:annotationRef/>
      </w:r>
      <w:r>
        <w:t>This is out of place, it should be above.</w:t>
      </w:r>
    </w:p>
  </w:comment>
  <w:comment w:id="352" w:author="Daniel Noble" w:date="2018-11-08T13:20:00Z" w:initials="DN">
    <w:p w14:paraId="73003D05" w14:textId="4D503515" w:rsidR="007B47C1" w:rsidRDefault="007B47C1">
      <w:pPr>
        <w:pStyle w:val="CommentText"/>
      </w:pPr>
      <w:r>
        <w:rPr>
          <w:rStyle w:val="CommentReference"/>
        </w:rPr>
        <w:annotationRef/>
      </w:r>
      <w:r>
        <w:t xml:space="preserve">Again, you need </w:t>
      </w:r>
      <w:proofErr w:type="spellStart"/>
      <w:r>
        <w:t>reerences</w:t>
      </w:r>
      <w:proofErr w:type="spellEnd"/>
      <w:r>
        <w:t xml:space="preserve"> to back all these sentences and </w:t>
      </w:r>
      <w:proofErr w:type="spellStart"/>
      <w:r>
        <w:t>tsatements</w:t>
      </w:r>
      <w:proofErr w:type="spellEnd"/>
      <w:r>
        <w:t xml:space="preserve"> up.</w:t>
      </w:r>
    </w:p>
  </w:comment>
  <w:comment w:id="353" w:author="Daniel Noble" w:date="2018-11-08T13:22:00Z" w:initials="DN">
    <w:p w14:paraId="2EEE8231" w14:textId="54B70F9A" w:rsidR="007B47C1" w:rsidRDefault="007B47C1">
      <w:pPr>
        <w:pStyle w:val="CommentText"/>
      </w:pPr>
      <w:r>
        <w:rPr>
          <w:rStyle w:val="CommentReference"/>
        </w:rPr>
        <w:annotationRef/>
      </w:r>
      <w:r>
        <w:t xml:space="preserve">You need to cut this paragraph down to the bare min, </w:t>
      </w:r>
      <w:proofErr w:type="spellStart"/>
      <w:r>
        <w:t>its</w:t>
      </w:r>
      <w:proofErr w:type="spellEnd"/>
      <w:r>
        <w:t xml:space="preserve"> too long and redundant. I would merge this with the previous section and just </w:t>
      </w:r>
      <w:proofErr w:type="spellStart"/>
      <w:r>
        <w:t>tlk</w:t>
      </w:r>
      <w:proofErr w:type="spellEnd"/>
      <w:r>
        <w:t xml:space="preserve"> about repeatability of reaction norms or something. The discussion is getting long </w:t>
      </w:r>
      <w:proofErr w:type="gramStart"/>
      <w:r>
        <w:t>anyway</w:t>
      </w:r>
      <w:proofErr w:type="gramEnd"/>
      <w:r>
        <w:t xml:space="preserve"> and you don’t want it to be too speculative given you have no </w:t>
      </w:r>
      <w:proofErr w:type="spellStart"/>
      <w:r>
        <w:t>mechanistca</w:t>
      </w:r>
      <w:proofErr w:type="spellEnd"/>
      <w:r>
        <w:t xml:space="preserve"> data.</w:t>
      </w:r>
    </w:p>
  </w:comment>
  <w:comment w:id="354" w:author="Daniel Noble" w:date="2018-11-08T13:24:00Z" w:initials="DN">
    <w:p w14:paraId="45BF9104" w14:textId="6424C930" w:rsidR="007B47C1" w:rsidRDefault="007B47C1">
      <w:pPr>
        <w:pStyle w:val="CommentText"/>
      </w:pPr>
      <w:r>
        <w:rPr>
          <w:rStyle w:val="CommentReference"/>
        </w:rPr>
        <w:annotationRef/>
      </w:r>
      <w:r>
        <w:t>Not clear. Reword. Do you mean the within and between were positively correlated? Or that they were just correlated across temps? Clarify On a first read the distinction isn’t clear.</w:t>
      </w:r>
    </w:p>
  </w:comment>
  <w:comment w:id="355" w:author="Daniel Noble" w:date="2018-11-08T13:25:00Z" w:initials="DN">
    <w:p w14:paraId="6AFAE108" w14:textId="1361B734" w:rsidR="007B47C1" w:rsidRDefault="007B47C1">
      <w:pPr>
        <w:pStyle w:val="CommentText"/>
      </w:pPr>
      <w:r>
        <w:rPr>
          <w:rStyle w:val="CommentReference"/>
        </w:rPr>
        <w:annotationRef/>
      </w:r>
      <w:r>
        <w:t>Nope. You need to be careful here. Energy turnover does not = metabolic rate. Watch out. Stay focused on the data you have.</w:t>
      </w:r>
    </w:p>
  </w:comment>
  <w:comment w:id="357" w:author="Daniel Noble" w:date="2018-11-08T13:26:00Z" w:initials="DN">
    <w:p w14:paraId="63A43431" w14:textId="120ED560" w:rsidR="007B47C1" w:rsidRDefault="007B47C1">
      <w:pPr>
        <w:pStyle w:val="CommentText"/>
      </w:pPr>
      <w:r>
        <w:rPr>
          <w:rStyle w:val="CommentReference"/>
        </w:rPr>
        <w:annotationRef/>
      </w:r>
      <w:r>
        <w:t>??????</w:t>
      </w:r>
    </w:p>
  </w:comment>
  <w:comment w:id="359" w:author="Daniel Noble" w:date="2018-11-08T13:27:00Z" w:initials="DN">
    <w:p w14:paraId="5E1C82D0" w14:textId="39032DB0" w:rsidR="007B47C1" w:rsidRDefault="007B47C1">
      <w:pPr>
        <w:pStyle w:val="CommentText"/>
      </w:pPr>
      <w:r>
        <w:rPr>
          <w:rStyle w:val="CommentReference"/>
        </w:rPr>
        <w:annotationRef/>
      </w:r>
      <w:r>
        <w:t>I really don’t know where this is going Fonti….</w:t>
      </w:r>
    </w:p>
  </w:comment>
  <w:comment w:id="360" w:author="Daniel Noble" w:date="2018-11-08T13:27:00Z" w:initials="DN">
    <w:p w14:paraId="49FC9C4B" w14:textId="67877960" w:rsidR="007B47C1" w:rsidRDefault="007B47C1">
      <w:pPr>
        <w:pStyle w:val="CommentText"/>
      </w:pPr>
      <w:r>
        <w:rPr>
          <w:rStyle w:val="CommentReference"/>
        </w:rPr>
        <w:annotationRef/>
      </w:r>
      <w:r>
        <w:t xml:space="preserve">Cut down! This section is WAY too long. Keep focused on what you want to say, say it briefly and don’t dwell too much as the </w:t>
      </w:r>
      <w:proofErr w:type="spellStart"/>
      <w:r>
        <w:t>devel</w:t>
      </w:r>
      <w:proofErr w:type="spellEnd"/>
      <w:r>
        <w:t xml:space="preserve"> is in the detail and a reviewer will pick up on this and hammer you.</w:t>
      </w:r>
    </w:p>
  </w:comment>
  <w:comment w:id="361" w:author="Daniel Noble" w:date="2018-11-08T13:32:00Z" w:initials="DN">
    <w:p w14:paraId="6739DAA3" w14:textId="36AB6D95" w:rsidR="007B47C1" w:rsidRDefault="007B47C1">
      <w:pPr>
        <w:pStyle w:val="CommentText"/>
      </w:pPr>
      <w:r>
        <w:rPr>
          <w:rStyle w:val="CommentReference"/>
        </w:rPr>
        <w:annotationRef/>
      </w:r>
      <w:r>
        <w:t xml:space="preserve">I think this needs some re-writing…here you could discuss how the different methods gave different answers and what this means in an evolutionary sense about how effective </w:t>
      </w:r>
      <w:proofErr w:type="spellStart"/>
      <w:r>
        <w:t>sleectin</w:t>
      </w:r>
      <w:proofErr w:type="spellEnd"/>
      <w:r>
        <w:t xml:space="preserve"> would be on shaping a </w:t>
      </w:r>
      <w:proofErr w:type="spellStart"/>
      <w:r>
        <w:t>reactin</w:t>
      </w:r>
      <w:proofErr w:type="spellEnd"/>
      <w:r>
        <w:t xml:space="preserve"> norm</w:t>
      </w:r>
    </w:p>
  </w:comment>
  <w:comment w:id="362" w:author="Daniel Noble" w:date="2018-11-08T13:33:00Z" w:initials="DN">
    <w:p w14:paraId="6997ACF7" w14:textId="16A56A85" w:rsidR="007B47C1" w:rsidRDefault="007B47C1">
      <w:pPr>
        <w:pStyle w:val="CommentText"/>
      </w:pPr>
      <w:r>
        <w:rPr>
          <w:rStyle w:val="CommentReference"/>
        </w:rPr>
        <w:annotationRef/>
      </w:r>
      <w:r>
        <w:t>Integrate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4B791C" w15:done="0"/>
  <w15:commentEx w15:paraId="5BBDED6D" w15:done="0"/>
  <w15:commentEx w15:paraId="39716E47" w15:done="0"/>
  <w15:commentEx w15:paraId="4FA07BA6" w15:done="0"/>
  <w15:commentEx w15:paraId="5AB471AF" w15:done="0"/>
  <w15:commentEx w15:paraId="577A335E" w15:done="0"/>
  <w15:commentEx w15:paraId="06119377" w15:done="0"/>
  <w15:commentEx w15:paraId="6B52E870" w15:done="0"/>
  <w15:commentEx w15:paraId="66ABF0F8" w15:done="0"/>
  <w15:commentEx w15:paraId="6D4843AA" w15:done="0"/>
  <w15:commentEx w15:paraId="0858CE57" w15:done="0"/>
  <w15:commentEx w15:paraId="51F0A391" w15:done="0"/>
  <w15:commentEx w15:paraId="327C894F" w15:done="0"/>
  <w15:commentEx w15:paraId="402D50CF" w15:done="0"/>
  <w15:commentEx w15:paraId="30BF09C2" w15:done="0"/>
  <w15:commentEx w15:paraId="16EB9A55" w15:done="0"/>
  <w15:commentEx w15:paraId="19128896" w15:done="0"/>
  <w15:commentEx w15:paraId="3DEDAA75" w15:done="0"/>
  <w15:commentEx w15:paraId="26CBAE71" w15:done="0"/>
  <w15:commentEx w15:paraId="5A22E687" w15:done="0"/>
  <w15:commentEx w15:paraId="2F67D448" w15:done="0"/>
  <w15:commentEx w15:paraId="18170C4F" w15:done="0"/>
  <w15:commentEx w15:paraId="6728309A" w15:done="0"/>
  <w15:commentEx w15:paraId="5330299B" w15:done="0"/>
  <w15:commentEx w15:paraId="645D6527" w15:done="0"/>
  <w15:commentEx w15:paraId="6EA90DC2" w15:done="0"/>
  <w15:commentEx w15:paraId="5BEE00BF" w15:done="0"/>
  <w15:commentEx w15:paraId="4361F8E1" w15:done="0"/>
  <w15:commentEx w15:paraId="13875BCD" w15:done="0"/>
  <w15:commentEx w15:paraId="4AD989EF" w15:done="0"/>
  <w15:commentEx w15:paraId="168D7416" w15:done="0"/>
  <w15:commentEx w15:paraId="4BAB36CD" w15:done="0"/>
  <w15:commentEx w15:paraId="026222E7" w15:done="0"/>
  <w15:commentEx w15:paraId="330B8143" w15:done="0"/>
  <w15:commentEx w15:paraId="5B6AAFDC" w15:done="0"/>
  <w15:commentEx w15:paraId="34738E36" w15:done="0"/>
  <w15:commentEx w15:paraId="12AB162A" w15:done="0"/>
  <w15:commentEx w15:paraId="2D2945B1" w15:done="0"/>
  <w15:commentEx w15:paraId="402030D4" w15:done="0"/>
  <w15:commentEx w15:paraId="4F2BF305" w15:done="0"/>
  <w15:commentEx w15:paraId="305259CF" w15:done="0"/>
  <w15:commentEx w15:paraId="08ABA06D" w15:done="0"/>
  <w15:commentEx w15:paraId="6918C1FB" w15:done="0"/>
  <w15:commentEx w15:paraId="4370B4E5" w15:done="0"/>
  <w15:commentEx w15:paraId="07EDAEF0" w15:done="0"/>
  <w15:commentEx w15:paraId="4858F26D" w15:done="0"/>
  <w15:commentEx w15:paraId="2546EBA7" w15:done="0"/>
  <w15:commentEx w15:paraId="7C76BC09" w15:done="0"/>
  <w15:commentEx w15:paraId="131149EA" w15:done="0"/>
  <w15:commentEx w15:paraId="1687680B" w15:done="0"/>
  <w15:commentEx w15:paraId="0523D38C" w15:done="0"/>
  <w15:commentEx w15:paraId="45B10A05" w15:done="0"/>
  <w15:commentEx w15:paraId="012FB2F0" w15:done="0"/>
  <w15:commentEx w15:paraId="5A0DF284" w15:done="0"/>
  <w15:commentEx w15:paraId="3F151C22" w15:done="0"/>
  <w15:commentEx w15:paraId="098DB032" w15:done="0"/>
  <w15:commentEx w15:paraId="6BBA3077" w15:done="0"/>
  <w15:commentEx w15:paraId="16221481" w15:done="0"/>
  <w15:commentEx w15:paraId="22E0A70A" w15:done="0"/>
  <w15:commentEx w15:paraId="7A897A81" w15:done="0"/>
  <w15:commentEx w15:paraId="605E8B34" w15:done="0"/>
  <w15:commentEx w15:paraId="73003D05" w15:done="0"/>
  <w15:commentEx w15:paraId="2EEE8231" w15:done="0"/>
  <w15:commentEx w15:paraId="45BF9104" w15:done="0"/>
  <w15:commentEx w15:paraId="6AFAE108" w15:done="0"/>
  <w15:commentEx w15:paraId="63A43431" w15:done="0"/>
  <w15:commentEx w15:paraId="5E1C82D0" w15:done="0"/>
  <w15:commentEx w15:paraId="49FC9C4B" w15:done="0"/>
  <w15:commentEx w15:paraId="6739DAA3" w15:done="0"/>
  <w15:commentEx w15:paraId="6997AC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4B791C" w16cid:durableId="1F8EA64B"/>
  <w16cid:commentId w16cid:paraId="5AB471AF" w16cid:durableId="1F8DBFAA"/>
  <w16cid:commentId w16cid:paraId="577A335E" w16cid:durableId="1F8DC499"/>
  <w16cid:commentId w16cid:paraId="06119377" w16cid:durableId="1F8DBFF1"/>
  <w16cid:commentId w16cid:paraId="6B52E870" w16cid:durableId="1F8DC007"/>
  <w16cid:commentId w16cid:paraId="66ABF0F8" w16cid:durableId="1F8DC075"/>
  <w16cid:commentId w16cid:paraId="6D4843AA" w16cid:durableId="1F8DC0BB"/>
  <w16cid:commentId w16cid:paraId="0858CE57" w16cid:durableId="1F8DC1BA"/>
  <w16cid:commentId w16cid:paraId="51F0A391" w16cid:durableId="1F8DC1E6"/>
  <w16cid:commentId w16cid:paraId="327C894F" w16cid:durableId="1F8DC398"/>
  <w16cid:commentId w16cid:paraId="402D50CF" w16cid:durableId="1E43D8A8"/>
  <w16cid:commentId w16cid:paraId="30BF09C2" w16cid:durableId="1F8EA4F1"/>
  <w16cid:commentId w16cid:paraId="16EB9A55" w16cid:durableId="1F8EA561"/>
  <w16cid:commentId w16cid:paraId="19128896" w16cid:durableId="1E43DDD3"/>
  <w16cid:commentId w16cid:paraId="3DEDAA75" w16cid:durableId="1F8EA5B1"/>
  <w16cid:commentId w16cid:paraId="26CBAE71" w16cid:durableId="1F8EABDE"/>
  <w16cid:commentId w16cid:paraId="5A22E687" w16cid:durableId="1F8EAC0B"/>
  <w16cid:commentId w16cid:paraId="2F67D448" w16cid:durableId="1F8FE400"/>
  <w16cid:commentId w16cid:paraId="6728309A" w16cid:durableId="1F904EAD"/>
  <w16cid:commentId w16cid:paraId="5330299B" w16cid:durableId="1F904E66"/>
  <w16cid:commentId w16cid:paraId="645D6527" w16cid:durableId="1F8EADB7"/>
  <w16cid:commentId w16cid:paraId="6EA90DC2" w16cid:durableId="1F904F1A"/>
  <w16cid:commentId w16cid:paraId="5BEE00BF" w16cid:durableId="1F8EAE41"/>
  <w16cid:commentId w16cid:paraId="4361F8E1" w16cid:durableId="1F8EAEA5"/>
  <w16cid:commentId w16cid:paraId="13875BCD" w16cid:durableId="1F8EA6EB"/>
  <w16cid:commentId w16cid:paraId="4AD989EF" w16cid:durableId="1F8FE28C"/>
  <w16cid:commentId w16cid:paraId="168D7416" w16cid:durableId="1F8EA731"/>
  <w16cid:commentId w16cid:paraId="4BAB36CD" w16cid:durableId="1F8EA79D"/>
  <w16cid:commentId w16cid:paraId="026222E7" w16cid:durableId="1F8EA7B2"/>
  <w16cid:commentId w16cid:paraId="330B8143" w16cid:durableId="1F8EA7FA"/>
  <w16cid:commentId w16cid:paraId="5B6AAFDC" w16cid:durableId="1F8EA827"/>
  <w16cid:commentId w16cid:paraId="34738E36" w16cid:durableId="1F8EB1A3"/>
  <w16cid:commentId w16cid:paraId="12AB162A" w16cid:durableId="1F8EAFE4"/>
  <w16cid:commentId w16cid:paraId="2D2945B1" w16cid:durableId="1F8EAF09"/>
  <w16cid:commentId w16cid:paraId="402030D4" w16cid:durableId="1F8EAEE5"/>
  <w16cid:commentId w16cid:paraId="4F2BF305" w16cid:durableId="1F8EB18E"/>
  <w16cid:commentId w16cid:paraId="305259CF" w16cid:durableId="1F8EAF90"/>
  <w16cid:commentId w16cid:paraId="08ABA06D" w16cid:durableId="1F8EAFC3"/>
  <w16cid:commentId w16cid:paraId="6918C1FB" w16cid:durableId="1F8EB071"/>
  <w16cid:commentId w16cid:paraId="4370B4E5" w16cid:durableId="1F4F571E"/>
  <w16cid:commentId w16cid:paraId="07EDAEF0" w16cid:durableId="1F8EAFD7"/>
  <w16cid:commentId w16cid:paraId="4858F26D" w16cid:durableId="1F8EB169"/>
  <w16cid:commentId w16cid:paraId="2546EBA7" w16cid:durableId="1F8EB11C"/>
  <w16cid:commentId w16cid:paraId="7C76BC09" w16cid:durableId="1F8EB20C"/>
  <w16cid:commentId w16cid:paraId="131149EA" w16cid:durableId="1F8EB374"/>
  <w16cid:commentId w16cid:paraId="1687680B" w16cid:durableId="1F5DB186"/>
  <w16cid:commentId w16cid:paraId="0523D38C" w16cid:durableId="1F8EB325"/>
  <w16cid:commentId w16cid:paraId="45B10A05" w16cid:durableId="1F8EB43B"/>
  <w16cid:commentId w16cid:paraId="012FB2F0" w16cid:durableId="1F8EB589"/>
  <w16cid:commentId w16cid:paraId="5A0DF284" w16cid:durableId="1F8EB47F"/>
  <w16cid:commentId w16cid:paraId="3F151C22" w16cid:durableId="1F8EB4A6"/>
  <w16cid:commentId w16cid:paraId="098DB032" w16cid:durableId="1F8EB574"/>
  <w16cid:commentId w16cid:paraId="6BBA3077" w16cid:durableId="1F8EB51D"/>
  <w16cid:commentId w16cid:paraId="16221481" w16cid:durableId="1F8EB5B8"/>
  <w16cid:commentId w16cid:paraId="22E0A70A" w16cid:durableId="1F8EB5EB"/>
  <w16cid:commentId w16cid:paraId="7A897A81" w16cid:durableId="1F8EB661"/>
  <w16cid:commentId w16cid:paraId="605E8B34" w16cid:durableId="1F8EB6D6"/>
  <w16cid:commentId w16cid:paraId="73003D05" w16cid:durableId="1F8EB6A8"/>
  <w16cid:commentId w16cid:paraId="2EEE8231" w16cid:durableId="1F8EB71D"/>
  <w16cid:commentId w16cid:paraId="45BF9104" w16cid:durableId="1F8EB775"/>
  <w16cid:commentId w16cid:paraId="6AFAE108" w16cid:durableId="1F8EB7C6"/>
  <w16cid:commentId w16cid:paraId="63A43431" w16cid:durableId="1F8EB821"/>
  <w16cid:commentId w16cid:paraId="5E1C82D0" w16cid:durableId="1F8EB82C"/>
  <w16cid:commentId w16cid:paraId="49FC9C4B" w16cid:durableId="1F8EB850"/>
  <w16cid:commentId w16cid:paraId="6739DAA3" w16cid:durableId="1F8EB976"/>
  <w16cid:commentId w16cid:paraId="6997ACF7" w16cid:durableId="1F8EB9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A00002BF" w:usb1="42000D4E" w:usb2="02000000" w:usb3="00000000" w:csb0="8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0"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5"/>
  </w:num>
  <w:num w:numId="6">
    <w:abstractNumId w:val="8"/>
  </w:num>
  <w:num w:numId="7">
    <w:abstractNumId w:val="4"/>
  </w:num>
  <w:num w:numId="8">
    <w:abstractNumId w:val="9"/>
  </w:num>
  <w:num w:numId="9">
    <w:abstractNumId w:val="0"/>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Noble">
    <w15:presenceInfo w15:providerId="None" w15:userId="Daniel Noble"/>
  </w15:person>
  <w15:person w15:author="Fonti Kar">
    <w15:presenceInfo w15:providerId="Windows Live" w15:userId="ff3578db-7e92-45f3-8b6c-980dfd0ed9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1263"/>
    <w:rsid w:val="00003088"/>
    <w:rsid w:val="00003766"/>
    <w:rsid w:val="0001022E"/>
    <w:rsid w:val="000106C5"/>
    <w:rsid w:val="000141EA"/>
    <w:rsid w:val="000147CA"/>
    <w:rsid w:val="00015242"/>
    <w:rsid w:val="00022081"/>
    <w:rsid w:val="000250BA"/>
    <w:rsid w:val="000259E6"/>
    <w:rsid w:val="000272F9"/>
    <w:rsid w:val="00027FFC"/>
    <w:rsid w:val="00030AA8"/>
    <w:rsid w:val="00034A32"/>
    <w:rsid w:val="00035318"/>
    <w:rsid w:val="00035C69"/>
    <w:rsid w:val="00035FEB"/>
    <w:rsid w:val="00041169"/>
    <w:rsid w:val="000425F9"/>
    <w:rsid w:val="00042DBD"/>
    <w:rsid w:val="000437D8"/>
    <w:rsid w:val="0004501F"/>
    <w:rsid w:val="000458A4"/>
    <w:rsid w:val="00045FE9"/>
    <w:rsid w:val="00046240"/>
    <w:rsid w:val="00052739"/>
    <w:rsid w:val="00055A01"/>
    <w:rsid w:val="00060445"/>
    <w:rsid w:val="000621C1"/>
    <w:rsid w:val="00062760"/>
    <w:rsid w:val="0006426E"/>
    <w:rsid w:val="00066B5C"/>
    <w:rsid w:val="000674C8"/>
    <w:rsid w:val="0007027C"/>
    <w:rsid w:val="00070C09"/>
    <w:rsid w:val="0007328D"/>
    <w:rsid w:val="000778A0"/>
    <w:rsid w:val="000810C3"/>
    <w:rsid w:val="00082698"/>
    <w:rsid w:val="00084266"/>
    <w:rsid w:val="00085772"/>
    <w:rsid w:val="00085F9D"/>
    <w:rsid w:val="00087568"/>
    <w:rsid w:val="000927A8"/>
    <w:rsid w:val="00092ADD"/>
    <w:rsid w:val="00092C24"/>
    <w:rsid w:val="00093972"/>
    <w:rsid w:val="00095773"/>
    <w:rsid w:val="0009635C"/>
    <w:rsid w:val="00097A22"/>
    <w:rsid w:val="00097E41"/>
    <w:rsid w:val="000A37AC"/>
    <w:rsid w:val="000A582A"/>
    <w:rsid w:val="000B0683"/>
    <w:rsid w:val="000B20B3"/>
    <w:rsid w:val="000B608E"/>
    <w:rsid w:val="000C25BC"/>
    <w:rsid w:val="000C25C9"/>
    <w:rsid w:val="000C4809"/>
    <w:rsid w:val="000C5D3E"/>
    <w:rsid w:val="000D05A2"/>
    <w:rsid w:val="000D090D"/>
    <w:rsid w:val="000D2E19"/>
    <w:rsid w:val="000D5578"/>
    <w:rsid w:val="000D5837"/>
    <w:rsid w:val="000E2CE7"/>
    <w:rsid w:val="000E2DC0"/>
    <w:rsid w:val="000E30E7"/>
    <w:rsid w:val="000E3AB7"/>
    <w:rsid w:val="000E4202"/>
    <w:rsid w:val="000E57CE"/>
    <w:rsid w:val="000F12AC"/>
    <w:rsid w:val="00100E72"/>
    <w:rsid w:val="001050C2"/>
    <w:rsid w:val="00110DB6"/>
    <w:rsid w:val="00111085"/>
    <w:rsid w:val="001119B8"/>
    <w:rsid w:val="00112372"/>
    <w:rsid w:val="00113806"/>
    <w:rsid w:val="00114958"/>
    <w:rsid w:val="00115FB9"/>
    <w:rsid w:val="00121727"/>
    <w:rsid w:val="00123786"/>
    <w:rsid w:val="0012386D"/>
    <w:rsid w:val="00125F8B"/>
    <w:rsid w:val="00127F21"/>
    <w:rsid w:val="00132886"/>
    <w:rsid w:val="00133595"/>
    <w:rsid w:val="00133C57"/>
    <w:rsid w:val="00144844"/>
    <w:rsid w:val="00146241"/>
    <w:rsid w:val="0014644B"/>
    <w:rsid w:val="00146A11"/>
    <w:rsid w:val="001474E1"/>
    <w:rsid w:val="001503D1"/>
    <w:rsid w:val="00150F3C"/>
    <w:rsid w:val="001531D2"/>
    <w:rsid w:val="00156A0F"/>
    <w:rsid w:val="00156F14"/>
    <w:rsid w:val="00160ECD"/>
    <w:rsid w:val="0016227F"/>
    <w:rsid w:val="00165A5E"/>
    <w:rsid w:val="00170A16"/>
    <w:rsid w:val="00181A4C"/>
    <w:rsid w:val="001842EE"/>
    <w:rsid w:val="00185356"/>
    <w:rsid w:val="001858A5"/>
    <w:rsid w:val="00186DD9"/>
    <w:rsid w:val="00187F9C"/>
    <w:rsid w:val="00190FEC"/>
    <w:rsid w:val="0019101A"/>
    <w:rsid w:val="00191BCA"/>
    <w:rsid w:val="00191EF9"/>
    <w:rsid w:val="00192294"/>
    <w:rsid w:val="0019279A"/>
    <w:rsid w:val="001947E6"/>
    <w:rsid w:val="001958D4"/>
    <w:rsid w:val="00197372"/>
    <w:rsid w:val="001975B1"/>
    <w:rsid w:val="001A0C80"/>
    <w:rsid w:val="001A1CC2"/>
    <w:rsid w:val="001A2397"/>
    <w:rsid w:val="001A2FEB"/>
    <w:rsid w:val="001A49D6"/>
    <w:rsid w:val="001A4E7F"/>
    <w:rsid w:val="001A5D55"/>
    <w:rsid w:val="001A629E"/>
    <w:rsid w:val="001B26FF"/>
    <w:rsid w:val="001B5253"/>
    <w:rsid w:val="001B6F02"/>
    <w:rsid w:val="001B7938"/>
    <w:rsid w:val="001C06EB"/>
    <w:rsid w:val="001C0A6B"/>
    <w:rsid w:val="001C71C7"/>
    <w:rsid w:val="001D0F9B"/>
    <w:rsid w:val="001D0FC7"/>
    <w:rsid w:val="001D1142"/>
    <w:rsid w:val="001D493C"/>
    <w:rsid w:val="001D4D69"/>
    <w:rsid w:val="001D63E9"/>
    <w:rsid w:val="001D7139"/>
    <w:rsid w:val="001E072E"/>
    <w:rsid w:val="001F2700"/>
    <w:rsid w:val="001F7BE5"/>
    <w:rsid w:val="0020431D"/>
    <w:rsid w:val="00204ED8"/>
    <w:rsid w:val="0021214F"/>
    <w:rsid w:val="00214A84"/>
    <w:rsid w:val="002155F2"/>
    <w:rsid w:val="00215C7E"/>
    <w:rsid w:val="002167E1"/>
    <w:rsid w:val="002178E9"/>
    <w:rsid w:val="00217AC2"/>
    <w:rsid w:val="00223104"/>
    <w:rsid w:val="00225CD6"/>
    <w:rsid w:val="00226CEC"/>
    <w:rsid w:val="00227125"/>
    <w:rsid w:val="002320AA"/>
    <w:rsid w:val="0023227F"/>
    <w:rsid w:val="00237A3E"/>
    <w:rsid w:val="00241E38"/>
    <w:rsid w:val="00243A15"/>
    <w:rsid w:val="002510F6"/>
    <w:rsid w:val="00254A75"/>
    <w:rsid w:val="002573A3"/>
    <w:rsid w:val="00261DAD"/>
    <w:rsid w:val="0026226E"/>
    <w:rsid w:val="00263670"/>
    <w:rsid w:val="00263BDD"/>
    <w:rsid w:val="00270243"/>
    <w:rsid w:val="00272C86"/>
    <w:rsid w:val="00290D0D"/>
    <w:rsid w:val="00291441"/>
    <w:rsid w:val="002917BC"/>
    <w:rsid w:val="00295FF6"/>
    <w:rsid w:val="00296B0D"/>
    <w:rsid w:val="002A01B7"/>
    <w:rsid w:val="002A05CA"/>
    <w:rsid w:val="002A320C"/>
    <w:rsid w:val="002A6813"/>
    <w:rsid w:val="002A6A13"/>
    <w:rsid w:val="002B0A76"/>
    <w:rsid w:val="002B20F2"/>
    <w:rsid w:val="002B3F8A"/>
    <w:rsid w:val="002B5E52"/>
    <w:rsid w:val="002B6DC7"/>
    <w:rsid w:val="002B7A91"/>
    <w:rsid w:val="002C132D"/>
    <w:rsid w:val="002C1C7E"/>
    <w:rsid w:val="002C36A5"/>
    <w:rsid w:val="002C7306"/>
    <w:rsid w:val="002C7AFC"/>
    <w:rsid w:val="002D5FDA"/>
    <w:rsid w:val="002D6F01"/>
    <w:rsid w:val="002D7566"/>
    <w:rsid w:val="002D75B7"/>
    <w:rsid w:val="002E5143"/>
    <w:rsid w:val="002E563D"/>
    <w:rsid w:val="002E6FE0"/>
    <w:rsid w:val="002E724A"/>
    <w:rsid w:val="002F7237"/>
    <w:rsid w:val="002F780F"/>
    <w:rsid w:val="00305563"/>
    <w:rsid w:val="00307D53"/>
    <w:rsid w:val="00310C6D"/>
    <w:rsid w:val="00312068"/>
    <w:rsid w:val="003217F2"/>
    <w:rsid w:val="00321849"/>
    <w:rsid w:val="003236C8"/>
    <w:rsid w:val="003259E2"/>
    <w:rsid w:val="00326F16"/>
    <w:rsid w:val="00331B45"/>
    <w:rsid w:val="00335B97"/>
    <w:rsid w:val="00336CD0"/>
    <w:rsid w:val="0033702C"/>
    <w:rsid w:val="00337F71"/>
    <w:rsid w:val="00340D7C"/>
    <w:rsid w:val="0034255C"/>
    <w:rsid w:val="003437F6"/>
    <w:rsid w:val="00350957"/>
    <w:rsid w:val="003556A6"/>
    <w:rsid w:val="003634BB"/>
    <w:rsid w:val="003662EC"/>
    <w:rsid w:val="00371A22"/>
    <w:rsid w:val="003736FF"/>
    <w:rsid w:val="0037561D"/>
    <w:rsid w:val="003813F1"/>
    <w:rsid w:val="003823FA"/>
    <w:rsid w:val="003827B6"/>
    <w:rsid w:val="00382F68"/>
    <w:rsid w:val="00384D48"/>
    <w:rsid w:val="00384EE0"/>
    <w:rsid w:val="00386A33"/>
    <w:rsid w:val="00386D5C"/>
    <w:rsid w:val="00391A25"/>
    <w:rsid w:val="0039487B"/>
    <w:rsid w:val="003960CC"/>
    <w:rsid w:val="00396931"/>
    <w:rsid w:val="003A3DF2"/>
    <w:rsid w:val="003A66DF"/>
    <w:rsid w:val="003A78EC"/>
    <w:rsid w:val="003B1563"/>
    <w:rsid w:val="003B3056"/>
    <w:rsid w:val="003C0991"/>
    <w:rsid w:val="003C15CE"/>
    <w:rsid w:val="003C27B9"/>
    <w:rsid w:val="003C3DB1"/>
    <w:rsid w:val="003C48B0"/>
    <w:rsid w:val="003C60E7"/>
    <w:rsid w:val="003D05B1"/>
    <w:rsid w:val="003D1758"/>
    <w:rsid w:val="003D60FF"/>
    <w:rsid w:val="003D721B"/>
    <w:rsid w:val="003E650D"/>
    <w:rsid w:val="003E6791"/>
    <w:rsid w:val="003E7621"/>
    <w:rsid w:val="003F6048"/>
    <w:rsid w:val="00410615"/>
    <w:rsid w:val="004109CF"/>
    <w:rsid w:val="004113DE"/>
    <w:rsid w:val="00412F59"/>
    <w:rsid w:val="00414C15"/>
    <w:rsid w:val="0041615B"/>
    <w:rsid w:val="00423158"/>
    <w:rsid w:val="004248A0"/>
    <w:rsid w:val="004248D1"/>
    <w:rsid w:val="004364E0"/>
    <w:rsid w:val="00437C2A"/>
    <w:rsid w:val="00441115"/>
    <w:rsid w:val="00441EAF"/>
    <w:rsid w:val="00451B26"/>
    <w:rsid w:val="00451D89"/>
    <w:rsid w:val="00453EC8"/>
    <w:rsid w:val="00456F7B"/>
    <w:rsid w:val="0045748F"/>
    <w:rsid w:val="0046276F"/>
    <w:rsid w:val="0047038E"/>
    <w:rsid w:val="00470499"/>
    <w:rsid w:val="004706FE"/>
    <w:rsid w:val="00472776"/>
    <w:rsid w:val="00472D3B"/>
    <w:rsid w:val="00475190"/>
    <w:rsid w:val="00476875"/>
    <w:rsid w:val="0047711B"/>
    <w:rsid w:val="0047760D"/>
    <w:rsid w:val="00480A52"/>
    <w:rsid w:val="00480B90"/>
    <w:rsid w:val="00481EF1"/>
    <w:rsid w:val="00487AEF"/>
    <w:rsid w:val="00490AC4"/>
    <w:rsid w:val="004A0D76"/>
    <w:rsid w:val="004A1BB2"/>
    <w:rsid w:val="004A4C8A"/>
    <w:rsid w:val="004A6FCF"/>
    <w:rsid w:val="004B0989"/>
    <w:rsid w:val="004B0C4A"/>
    <w:rsid w:val="004B1DDD"/>
    <w:rsid w:val="004B48F9"/>
    <w:rsid w:val="004B6F48"/>
    <w:rsid w:val="004C1978"/>
    <w:rsid w:val="004C21D6"/>
    <w:rsid w:val="004C32F0"/>
    <w:rsid w:val="004C6F72"/>
    <w:rsid w:val="004C7748"/>
    <w:rsid w:val="004D182A"/>
    <w:rsid w:val="004D19B9"/>
    <w:rsid w:val="004D5362"/>
    <w:rsid w:val="004D5990"/>
    <w:rsid w:val="004D7D8F"/>
    <w:rsid w:val="004E4B99"/>
    <w:rsid w:val="004E519C"/>
    <w:rsid w:val="004E6DAB"/>
    <w:rsid w:val="004F1D90"/>
    <w:rsid w:val="004F354B"/>
    <w:rsid w:val="004F51A5"/>
    <w:rsid w:val="004F5B2D"/>
    <w:rsid w:val="00500D06"/>
    <w:rsid w:val="0050451E"/>
    <w:rsid w:val="00510BAE"/>
    <w:rsid w:val="005117A5"/>
    <w:rsid w:val="00512332"/>
    <w:rsid w:val="00513E21"/>
    <w:rsid w:val="005176CC"/>
    <w:rsid w:val="00520BFD"/>
    <w:rsid w:val="00525FE5"/>
    <w:rsid w:val="00533443"/>
    <w:rsid w:val="00534FAA"/>
    <w:rsid w:val="00537406"/>
    <w:rsid w:val="005379B6"/>
    <w:rsid w:val="00542EED"/>
    <w:rsid w:val="00551379"/>
    <w:rsid w:val="00552655"/>
    <w:rsid w:val="005535E1"/>
    <w:rsid w:val="00555E93"/>
    <w:rsid w:val="005577A5"/>
    <w:rsid w:val="00557D68"/>
    <w:rsid w:val="005607CA"/>
    <w:rsid w:val="00563137"/>
    <w:rsid w:val="00563788"/>
    <w:rsid w:val="00564483"/>
    <w:rsid w:val="00571B4E"/>
    <w:rsid w:val="00572C4B"/>
    <w:rsid w:val="005739B9"/>
    <w:rsid w:val="00573E6E"/>
    <w:rsid w:val="00575A6F"/>
    <w:rsid w:val="00577901"/>
    <w:rsid w:val="00577F5D"/>
    <w:rsid w:val="0058190A"/>
    <w:rsid w:val="00584746"/>
    <w:rsid w:val="005850BF"/>
    <w:rsid w:val="00594005"/>
    <w:rsid w:val="005956D7"/>
    <w:rsid w:val="00596421"/>
    <w:rsid w:val="005A5E7F"/>
    <w:rsid w:val="005A75A4"/>
    <w:rsid w:val="005B22DB"/>
    <w:rsid w:val="005B5B1A"/>
    <w:rsid w:val="005B6C02"/>
    <w:rsid w:val="005B722A"/>
    <w:rsid w:val="005B7E9C"/>
    <w:rsid w:val="005C1119"/>
    <w:rsid w:val="005C2EC9"/>
    <w:rsid w:val="005C7336"/>
    <w:rsid w:val="005D4393"/>
    <w:rsid w:val="005D518B"/>
    <w:rsid w:val="005D6ABE"/>
    <w:rsid w:val="005E3082"/>
    <w:rsid w:val="005E7327"/>
    <w:rsid w:val="005E78DA"/>
    <w:rsid w:val="005E7EA3"/>
    <w:rsid w:val="005F01CD"/>
    <w:rsid w:val="005F57A0"/>
    <w:rsid w:val="005F62AC"/>
    <w:rsid w:val="006010FC"/>
    <w:rsid w:val="0060381C"/>
    <w:rsid w:val="006052AB"/>
    <w:rsid w:val="006070FC"/>
    <w:rsid w:val="006139EA"/>
    <w:rsid w:val="00613AF6"/>
    <w:rsid w:val="00614CA9"/>
    <w:rsid w:val="00614F30"/>
    <w:rsid w:val="00615472"/>
    <w:rsid w:val="00615E1C"/>
    <w:rsid w:val="0062391B"/>
    <w:rsid w:val="00623E54"/>
    <w:rsid w:val="00631933"/>
    <w:rsid w:val="00631D11"/>
    <w:rsid w:val="0063439E"/>
    <w:rsid w:val="00635411"/>
    <w:rsid w:val="006430E6"/>
    <w:rsid w:val="00645F83"/>
    <w:rsid w:val="00651825"/>
    <w:rsid w:val="00653297"/>
    <w:rsid w:val="00656ADE"/>
    <w:rsid w:val="00657CDA"/>
    <w:rsid w:val="00663684"/>
    <w:rsid w:val="0066388A"/>
    <w:rsid w:val="006652B6"/>
    <w:rsid w:val="00667BA4"/>
    <w:rsid w:val="0067307C"/>
    <w:rsid w:val="00674C25"/>
    <w:rsid w:val="00675E92"/>
    <w:rsid w:val="00675F79"/>
    <w:rsid w:val="00680CE7"/>
    <w:rsid w:val="0068366C"/>
    <w:rsid w:val="006931BB"/>
    <w:rsid w:val="00694D1A"/>
    <w:rsid w:val="006A2566"/>
    <w:rsid w:val="006A2BA3"/>
    <w:rsid w:val="006A7F4F"/>
    <w:rsid w:val="006B096C"/>
    <w:rsid w:val="006B14B8"/>
    <w:rsid w:val="006B2F2F"/>
    <w:rsid w:val="006B3E99"/>
    <w:rsid w:val="006B48E2"/>
    <w:rsid w:val="006B6959"/>
    <w:rsid w:val="006B7939"/>
    <w:rsid w:val="006C2C49"/>
    <w:rsid w:val="006C3538"/>
    <w:rsid w:val="006C4D05"/>
    <w:rsid w:val="006C4E61"/>
    <w:rsid w:val="006C5C6F"/>
    <w:rsid w:val="006D1C2A"/>
    <w:rsid w:val="006D2431"/>
    <w:rsid w:val="006D2D1C"/>
    <w:rsid w:val="006D741A"/>
    <w:rsid w:val="006D7494"/>
    <w:rsid w:val="006E0CBA"/>
    <w:rsid w:val="006E12FE"/>
    <w:rsid w:val="006E26C7"/>
    <w:rsid w:val="006F0138"/>
    <w:rsid w:val="006F0C2C"/>
    <w:rsid w:val="006F3FC5"/>
    <w:rsid w:val="006F4985"/>
    <w:rsid w:val="006F4D88"/>
    <w:rsid w:val="006F5E28"/>
    <w:rsid w:val="0070177F"/>
    <w:rsid w:val="007025F1"/>
    <w:rsid w:val="00703A36"/>
    <w:rsid w:val="00703C8E"/>
    <w:rsid w:val="0070598E"/>
    <w:rsid w:val="00707D6F"/>
    <w:rsid w:val="007133CC"/>
    <w:rsid w:val="00717215"/>
    <w:rsid w:val="00721746"/>
    <w:rsid w:val="00724254"/>
    <w:rsid w:val="00730492"/>
    <w:rsid w:val="0073276E"/>
    <w:rsid w:val="007345DB"/>
    <w:rsid w:val="0074144B"/>
    <w:rsid w:val="007418E9"/>
    <w:rsid w:val="007516F1"/>
    <w:rsid w:val="00754EC5"/>
    <w:rsid w:val="007576FA"/>
    <w:rsid w:val="00763781"/>
    <w:rsid w:val="00763E3A"/>
    <w:rsid w:val="00765C80"/>
    <w:rsid w:val="00766565"/>
    <w:rsid w:val="00766666"/>
    <w:rsid w:val="0076720A"/>
    <w:rsid w:val="00770E35"/>
    <w:rsid w:val="00771442"/>
    <w:rsid w:val="00771E97"/>
    <w:rsid w:val="00774624"/>
    <w:rsid w:val="007746E0"/>
    <w:rsid w:val="007759D2"/>
    <w:rsid w:val="00776054"/>
    <w:rsid w:val="00780766"/>
    <w:rsid w:val="00780B20"/>
    <w:rsid w:val="00783EA1"/>
    <w:rsid w:val="00786EAB"/>
    <w:rsid w:val="007935AB"/>
    <w:rsid w:val="00793DF0"/>
    <w:rsid w:val="00794C00"/>
    <w:rsid w:val="00794C0A"/>
    <w:rsid w:val="007968D4"/>
    <w:rsid w:val="007975EA"/>
    <w:rsid w:val="007A1282"/>
    <w:rsid w:val="007A168F"/>
    <w:rsid w:val="007A195E"/>
    <w:rsid w:val="007A1EFA"/>
    <w:rsid w:val="007A3058"/>
    <w:rsid w:val="007A5CF0"/>
    <w:rsid w:val="007A6CB1"/>
    <w:rsid w:val="007A6E30"/>
    <w:rsid w:val="007B133B"/>
    <w:rsid w:val="007B33B2"/>
    <w:rsid w:val="007B38E4"/>
    <w:rsid w:val="007B4026"/>
    <w:rsid w:val="007B4236"/>
    <w:rsid w:val="007B47C1"/>
    <w:rsid w:val="007B4A7A"/>
    <w:rsid w:val="007B7083"/>
    <w:rsid w:val="007B71A6"/>
    <w:rsid w:val="007C069B"/>
    <w:rsid w:val="007C0AE5"/>
    <w:rsid w:val="007C1AB9"/>
    <w:rsid w:val="007D06CE"/>
    <w:rsid w:val="007D4805"/>
    <w:rsid w:val="007D5691"/>
    <w:rsid w:val="007D7A0F"/>
    <w:rsid w:val="007E5BB9"/>
    <w:rsid w:val="007F2D4D"/>
    <w:rsid w:val="007F3173"/>
    <w:rsid w:val="007F6B83"/>
    <w:rsid w:val="007F6DD6"/>
    <w:rsid w:val="007F7C29"/>
    <w:rsid w:val="0080379C"/>
    <w:rsid w:val="00804C28"/>
    <w:rsid w:val="00807508"/>
    <w:rsid w:val="008112A0"/>
    <w:rsid w:val="0081179C"/>
    <w:rsid w:val="00820E81"/>
    <w:rsid w:val="00827741"/>
    <w:rsid w:val="00831086"/>
    <w:rsid w:val="00835F5B"/>
    <w:rsid w:val="00837F4C"/>
    <w:rsid w:val="008416CB"/>
    <w:rsid w:val="0085232F"/>
    <w:rsid w:val="0085239C"/>
    <w:rsid w:val="008559ED"/>
    <w:rsid w:val="0086026C"/>
    <w:rsid w:val="00860FB2"/>
    <w:rsid w:val="008611B2"/>
    <w:rsid w:val="008638C8"/>
    <w:rsid w:val="00863B7C"/>
    <w:rsid w:val="008645CE"/>
    <w:rsid w:val="008649A3"/>
    <w:rsid w:val="00870580"/>
    <w:rsid w:val="008730BD"/>
    <w:rsid w:val="0087382C"/>
    <w:rsid w:val="00876543"/>
    <w:rsid w:val="00877E4B"/>
    <w:rsid w:val="00881AA3"/>
    <w:rsid w:val="00886D8F"/>
    <w:rsid w:val="00890B34"/>
    <w:rsid w:val="008917C3"/>
    <w:rsid w:val="00892108"/>
    <w:rsid w:val="00893FE9"/>
    <w:rsid w:val="008945F0"/>
    <w:rsid w:val="00897177"/>
    <w:rsid w:val="008A205C"/>
    <w:rsid w:val="008A2528"/>
    <w:rsid w:val="008A6323"/>
    <w:rsid w:val="008B007B"/>
    <w:rsid w:val="008B32A4"/>
    <w:rsid w:val="008B40FF"/>
    <w:rsid w:val="008B4A8C"/>
    <w:rsid w:val="008B6BBC"/>
    <w:rsid w:val="008C0D71"/>
    <w:rsid w:val="008C1503"/>
    <w:rsid w:val="008C449D"/>
    <w:rsid w:val="008D373E"/>
    <w:rsid w:val="008D4FD2"/>
    <w:rsid w:val="008D57AD"/>
    <w:rsid w:val="008D6AF9"/>
    <w:rsid w:val="008D7AF2"/>
    <w:rsid w:val="008E06DB"/>
    <w:rsid w:val="008E5402"/>
    <w:rsid w:val="008E5DAC"/>
    <w:rsid w:val="008E7593"/>
    <w:rsid w:val="008F1026"/>
    <w:rsid w:val="008F2CFD"/>
    <w:rsid w:val="008F6D1A"/>
    <w:rsid w:val="00900894"/>
    <w:rsid w:val="00903CAC"/>
    <w:rsid w:val="00910A59"/>
    <w:rsid w:val="009114DB"/>
    <w:rsid w:val="009121C6"/>
    <w:rsid w:val="00912471"/>
    <w:rsid w:val="00914BD0"/>
    <w:rsid w:val="00922BF6"/>
    <w:rsid w:val="00922D75"/>
    <w:rsid w:val="00925764"/>
    <w:rsid w:val="009264A3"/>
    <w:rsid w:val="00926758"/>
    <w:rsid w:val="00927519"/>
    <w:rsid w:val="00927531"/>
    <w:rsid w:val="009313E8"/>
    <w:rsid w:val="0093249E"/>
    <w:rsid w:val="00933E4A"/>
    <w:rsid w:val="0093553F"/>
    <w:rsid w:val="00936A0A"/>
    <w:rsid w:val="00940E79"/>
    <w:rsid w:val="00941BAF"/>
    <w:rsid w:val="00942341"/>
    <w:rsid w:val="009442D0"/>
    <w:rsid w:val="00945B87"/>
    <w:rsid w:val="0095401D"/>
    <w:rsid w:val="00954926"/>
    <w:rsid w:val="00956285"/>
    <w:rsid w:val="00970BA8"/>
    <w:rsid w:val="00974524"/>
    <w:rsid w:val="00974F38"/>
    <w:rsid w:val="009816E5"/>
    <w:rsid w:val="00984478"/>
    <w:rsid w:val="00987312"/>
    <w:rsid w:val="009A003D"/>
    <w:rsid w:val="009A1811"/>
    <w:rsid w:val="009A2298"/>
    <w:rsid w:val="009A3B5D"/>
    <w:rsid w:val="009A4D79"/>
    <w:rsid w:val="009A5C4A"/>
    <w:rsid w:val="009A7EC2"/>
    <w:rsid w:val="009B3A1B"/>
    <w:rsid w:val="009B5A3A"/>
    <w:rsid w:val="009B6F17"/>
    <w:rsid w:val="009C503D"/>
    <w:rsid w:val="009C7152"/>
    <w:rsid w:val="009D0F0E"/>
    <w:rsid w:val="009D1EB3"/>
    <w:rsid w:val="009D1F91"/>
    <w:rsid w:val="009D4176"/>
    <w:rsid w:val="009D4D03"/>
    <w:rsid w:val="009D5F09"/>
    <w:rsid w:val="009E1D64"/>
    <w:rsid w:val="009F0C26"/>
    <w:rsid w:val="009F28D8"/>
    <w:rsid w:val="009F4474"/>
    <w:rsid w:val="009F749A"/>
    <w:rsid w:val="00A018E6"/>
    <w:rsid w:val="00A02FB6"/>
    <w:rsid w:val="00A03F64"/>
    <w:rsid w:val="00A05E0B"/>
    <w:rsid w:val="00A07A29"/>
    <w:rsid w:val="00A107E3"/>
    <w:rsid w:val="00A13858"/>
    <w:rsid w:val="00A144F1"/>
    <w:rsid w:val="00A14CCB"/>
    <w:rsid w:val="00A15592"/>
    <w:rsid w:val="00A15AA3"/>
    <w:rsid w:val="00A16F26"/>
    <w:rsid w:val="00A20780"/>
    <w:rsid w:val="00A30669"/>
    <w:rsid w:val="00A31C24"/>
    <w:rsid w:val="00A3422E"/>
    <w:rsid w:val="00A45838"/>
    <w:rsid w:val="00A46B5C"/>
    <w:rsid w:val="00A473D7"/>
    <w:rsid w:val="00A5195C"/>
    <w:rsid w:val="00A51DCF"/>
    <w:rsid w:val="00A533A4"/>
    <w:rsid w:val="00A54324"/>
    <w:rsid w:val="00A6097C"/>
    <w:rsid w:val="00A633CB"/>
    <w:rsid w:val="00A639AA"/>
    <w:rsid w:val="00A64AC5"/>
    <w:rsid w:val="00A661B6"/>
    <w:rsid w:val="00A67AF2"/>
    <w:rsid w:val="00A72343"/>
    <w:rsid w:val="00A7446D"/>
    <w:rsid w:val="00A750B5"/>
    <w:rsid w:val="00A75B57"/>
    <w:rsid w:val="00A8002A"/>
    <w:rsid w:val="00A82178"/>
    <w:rsid w:val="00A83D69"/>
    <w:rsid w:val="00A83F21"/>
    <w:rsid w:val="00A84F40"/>
    <w:rsid w:val="00A86757"/>
    <w:rsid w:val="00A91269"/>
    <w:rsid w:val="00A91F74"/>
    <w:rsid w:val="00A965BE"/>
    <w:rsid w:val="00AA1CC2"/>
    <w:rsid w:val="00AA3693"/>
    <w:rsid w:val="00AA5881"/>
    <w:rsid w:val="00AB0815"/>
    <w:rsid w:val="00AB3AD8"/>
    <w:rsid w:val="00AC4989"/>
    <w:rsid w:val="00AD095F"/>
    <w:rsid w:val="00AD2449"/>
    <w:rsid w:val="00AD3B59"/>
    <w:rsid w:val="00AD5B03"/>
    <w:rsid w:val="00AD6A72"/>
    <w:rsid w:val="00AE115C"/>
    <w:rsid w:val="00AE5641"/>
    <w:rsid w:val="00AE6F16"/>
    <w:rsid w:val="00AF3E49"/>
    <w:rsid w:val="00AF515F"/>
    <w:rsid w:val="00AF724E"/>
    <w:rsid w:val="00B025F1"/>
    <w:rsid w:val="00B07CA3"/>
    <w:rsid w:val="00B10D31"/>
    <w:rsid w:val="00B12403"/>
    <w:rsid w:val="00B12425"/>
    <w:rsid w:val="00B13F04"/>
    <w:rsid w:val="00B14058"/>
    <w:rsid w:val="00B2626B"/>
    <w:rsid w:val="00B26AD9"/>
    <w:rsid w:val="00B27E97"/>
    <w:rsid w:val="00B3336D"/>
    <w:rsid w:val="00B37006"/>
    <w:rsid w:val="00B37A5A"/>
    <w:rsid w:val="00B416D5"/>
    <w:rsid w:val="00B4292B"/>
    <w:rsid w:val="00B440F9"/>
    <w:rsid w:val="00B450DC"/>
    <w:rsid w:val="00B46A9D"/>
    <w:rsid w:val="00B46FE6"/>
    <w:rsid w:val="00B51327"/>
    <w:rsid w:val="00B57222"/>
    <w:rsid w:val="00B57511"/>
    <w:rsid w:val="00B57B7C"/>
    <w:rsid w:val="00B63A03"/>
    <w:rsid w:val="00B66D82"/>
    <w:rsid w:val="00B6733B"/>
    <w:rsid w:val="00B675E6"/>
    <w:rsid w:val="00B710B1"/>
    <w:rsid w:val="00B71172"/>
    <w:rsid w:val="00B757CB"/>
    <w:rsid w:val="00B75F35"/>
    <w:rsid w:val="00B75F7B"/>
    <w:rsid w:val="00B76807"/>
    <w:rsid w:val="00B80CD2"/>
    <w:rsid w:val="00B81ED5"/>
    <w:rsid w:val="00B82231"/>
    <w:rsid w:val="00B836BA"/>
    <w:rsid w:val="00B838F4"/>
    <w:rsid w:val="00B84B89"/>
    <w:rsid w:val="00B926BC"/>
    <w:rsid w:val="00B92A2D"/>
    <w:rsid w:val="00B95409"/>
    <w:rsid w:val="00B95620"/>
    <w:rsid w:val="00B97709"/>
    <w:rsid w:val="00BA39EA"/>
    <w:rsid w:val="00BA680D"/>
    <w:rsid w:val="00BA728C"/>
    <w:rsid w:val="00BB0E62"/>
    <w:rsid w:val="00BB2B74"/>
    <w:rsid w:val="00BB4A26"/>
    <w:rsid w:val="00BB571D"/>
    <w:rsid w:val="00BB7641"/>
    <w:rsid w:val="00BC0CC1"/>
    <w:rsid w:val="00BC135E"/>
    <w:rsid w:val="00BC2311"/>
    <w:rsid w:val="00BC2646"/>
    <w:rsid w:val="00BC5FE1"/>
    <w:rsid w:val="00BC6501"/>
    <w:rsid w:val="00BC6E8C"/>
    <w:rsid w:val="00BD2574"/>
    <w:rsid w:val="00BD2E0B"/>
    <w:rsid w:val="00BD366B"/>
    <w:rsid w:val="00BD59B8"/>
    <w:rsid w:val="00BD6F21"/>
    <w:rsid w:val="00BD7777"/>
    <w:rsid w:val="00BE1FDB"/>
    <w:rsid w:val="00BE402D"/>
    <w:rsid w:val="00BE5407"/>
    <w:rsid w:val="00BE7A59"/>
    <w:rsid w:val="00BF2130"/>
    <w:rsid w:val="00BF3572"/>
    <w:rsid w:val="00BF3C9E"/>
    <w:rsid w:val="00BF417D"/>
    <w:rsid w:val="00C0047A"/>
    <w:rsid w:val="00C01F79"/>
    <w:rsid w:val="00C02FD5"/>
    <w:rsid w:val="00C04CFD"/>
    <w:rsid w:val="00C065AE"/>
    <w:rsid w:val="00C17080"/>
    <w:rsid w:val="00C1757C"/>
    <w:rsid w:val="00C179D8"/>
    <w:rsid w:val="00C2139C"/>
    <w:rsid w:val="00C2640E"/>
    <w:rsid w:val="00C32498"/>
    <w:rsid w:val="00C3401A"/>
    <w:rsid w:val="00C34A66"/>
    <w:rsid w:val="00C34B41"/>
    <w:rsid w:val="00C35420"/>
    <w:rsid w:val="00C401AC"/>
    <w:rsid w:val="00C44050"/>
    <w:rsid w:val="00C4594B"/>
    <w:rsid w:val="00C45D44"/>
    <w:rsid w:val="00C5099A"/>
    <w:rsid w:val="00C57681"/>
    <w:rsid w:val="00C6392E"/>
    <w:rsid w:val="00C64B41"/>
    <w:rsid w:val="00C67BF6"/>
    <w:rsid w:val="00C7183B"/>
    <w:rsid w:val="00C726E8"/>
    <w:rsid w:val="00C742BD"/>
    <w:rsid w:val="00C82905"/>
    <w:rsid w:val="00C83EE0"/>
    <w:rsid w:val="00C84205"/>
    <w:rsid w:val="00C854AE"/>
    <w:rsid w:val="00C8552C"/>
    <w:rsid w:val="00C92043"/>
    <w:rsid w:val="00C94582"/>
    <w:rsid w:val="00CA1130"/>
    <w:rsid w:val="00CB0555"/>
    <w:rsid w:val="00CB1A91"/>
    <w:rsid w:val="00CB258A"/>
    <w:rsid w:val="00CB3818"/>
    <w:rsid w:val="00CB73A5"/>
    <w:rsid w:val="00CC346A"/>
    <w:rsid w:val="00CC4CBA"/>
    <w:rsid w:val="00CC723A"/>
    <w:rsid w:val="00CD0D30"/>
    <w:rsid w:val="00CD4A74"/>
    <w:rsid w:val="00CD7B06"/>
    <w:rsid w:val="00CE03BE"/>
    <w:rsid w:val="00CE5EA4"/>
    <w:rsid w:val="00CE7F7F"/>
    <w:rsid w:val="00CF6E7D"/>
    <w:rsid w:val="00CF7D42"/>
    <w:rsid w:val="00D0138C"/>
    <w:rsid w:val="00D01893"/>
    <w:rsid w:val="00D065F9"/>
    <w:rsid w:val="00D10AF4"/>
    <w:rsid w:val="00D158FB"/>
    <w:rsid w:val="00D15DC3"/>
    <w:rsid w:val="00D16557"/>
    <w:rsid w:val="00D17EB2"/>
    <w:rsid w:val="00D24BC6"/>
    <w:rsid w:val="00D25FAA"/>
    <w:rsid w:val="00D306B1"/>
    <w:rsid w:val="00D36628"/>
    <w:rsid w:val="00D3701B"/>
    <w:rsid w:val="00D375DA"/>
    <w:rsid w:val="00D37F2C"/>
    <w:rsid w:val="00D43A07"/>
    <w:rsid w:val="00D43DE0"/>
    <w:rsid w:val="00D46CF6"/>
    <w:rsid w:val="00D5332D"/>
    <w:rsid w:val="00D5514A"/>
    <w:rsid w:val="00D557DB"/>
    <w:rsid w:val="00D55A70"/>
    <w:rsid w:val="00D61D52"/>
    <w:rsid w:val="00D62C29"/>
    <w:rsid w:val="00D631E1"/>
    <w:rsid w:val="00D74131"/>
    <w:rsid w:val="00D77645"/>
    <w:rsid w:val="00D81307"/>
    <w:rsid w:val="00D862E6"/>
    <w:rsid w:val="00D901ED"/>
    <w:rsid w:val="00D97206"/>
    <w:rsid w:val="00DA1426"/>
    <w:rsid w:val="00DA1A79"/>
    <w:rsid w:val="00DA3396"/>
    <w:rsid w:val="00DA4547"/>
    <w:rsid w:val="00DA73E6"/>
    <w:rsid w:val="00DB4263"/>
    <w:rsid w:val="00DB5344"/>
    <w:rsid w:val="00DB57D7"/>
    <w:rsid w:val="00DC0199"/>
    <w:rsid w:val="00DC5782"/>
    <w:rsid w:val="00DC5B74"/>
    <w:rsid w:val="00DC5E5A"/>
    <w:rsid w:val="00DC7B52"/>
    <w:rsid w:val="00DD4091"/>
    <w:rsid w:val="00DE16D2"/>
    <w:rsid w:val="00DE2474"/>
    <w:rsid w:val="00DE563B"/>
    <w:rsid w:val="00DE6B68"/>
    <w:rsid w:val="00DF5FD8"/>
    <w:rsid w:val="00DF7AF6"/>
    <w:rsid w:val="00E012A0"/>
    <w:rsid w:val="00E01FA4"/>
    <w:rsid w:val="00E0313F"/>
    <w:rsid w:val="00E05945"/>
    <w:rsid w:val="00E06F13"/>
    <w:rsid w:val="00E13C87"/>
    <w:rsid w:val="00E1573F"/>
    <w:rsid w:val="00E16C56"/>
    <w:rsid w:val="00E16F36"/>
    <w:rsid w:val="00E26A04"/>
    <w:rsid w:val="00E2787A"/>
    <w:rsid w:val="00E320C2"/>
    <w:rsid w:val="00E3698A"/>
    <w:rsid w:val="00E3768B"/>
    <w:rsid w:val="00E4275D"/>
    <w:rsid w:val="00E42960"/>
    <w:rsid w:val="00E430A8"/>
    <w:rsid w:val="00E46843"/>
    <w:rsid w:val="00E46E69"/>
    <w:rsid w:val="00E47E9B"/>
    <w:rsid w:val="00E5035F"/>
    <w:rsid w:val="00E5060E"/>
    <w:rsid w:val="00E513B7"/>
    <w:rsid w:val="00E51E37"/>
    <w:rsid w:val="00E52952"/>
    <w:rsid w:val="00E52BF4"/>
    <w:rsid w:val="00E61257"/>
    <w:rsid w:val="00E6222C"/>
    <w:rsid w:val="00E64197"/>
    <w:rsid w:val="00E7149A"/>
    <w:rsid w:val="00E71D18"/>
    <w:rsid w:val="00E7413B"/>
    <w:rsid w:val="00E750F8"/>
    <w:rsid w:val="00E75F12"/>
    <w:rsid w:val="00E8004F"/>
    <w:rsid w:val="00E83BBD"/>
    <w:rsid w:val="00E84742"/>
    <w:rsid w:val="00E8652A"/>
    <w:rsid w:val="00E87833"/>
    <w:rsid w:val="00E912AC"/>
    <w:rsid w:val="00E92E28"/>
    <w:rsid w:val="00E97834"/>
    <w:rsid w:val="00EA08C2"/>
    <w:rsid w:val="00EA2608"/>
    <w:rsid w:val="00EA43BB"/>
    <w:rsid w:val="00EA5AE8"/>
    <w:rsid w:val="00EC180D"/>
    <w:rsid w:val="00EC49C9"/>
    <w:rsid w:val="00EC7442"/>
    <w:rsid w:val="00ED0868"/>
    <w:rsid w:val="00ED1AB5"/>
    <w:rsid w:val="00ED4B64"/>
    <w:rsid w:val="00ED5918"/>
    <w:rsid w:val="00EE20C5"/>
    <w:rsid w:val="00EE2745"/>
    <w:rsid w:val="00EE3CE3"/>
    <w:rsid w:val="00EE47D0"/>
    <w:rsid w:val="00EE4B52"/>
    <w:rsid w:val="00EE63DF"/>
    <w:rsid w:val="00EF1AEB"/>
    <w:rsid w:val="00EF55E9"/>
    <w:rsid w:val="00F03377"/>
    <w:rsid w:val="00F042A0"/>
    <w:rsid w:val="00F044A3"/>
    <w:rsid w:val="00F07851"/>
    <w:rsid w:val="00F0791A"/>
    <w:rsid w:val="00F14043"/>
    <w:rsid w:val="00F1569A"/>
    <w:rsid w:val="00F16119"/>
    <w:rsid w:val="00F175C5"/>
    <w:rsid w:val="00F2625D"/>
    <w:rsid w:val="00F264A7"/>
    <w:rsid w:val="00F2710E"/>
    <w:rsid w:val="00F330BB"/>
    <w:rsid w:val="00F33177"/>
    <w:rsid w:val="00F37168"/>
    <w:rsid w:val="00F51F9A"/>
    <w:rsid w:val="00F523F3"/>
    <w:rsid w:val="00F53C34"/>
    <w:rsid w:val="00F55BBE"/>
    <w:rsid w:val="00F56A62"/>
    <w:rsid w:val="00F60724"/>
    <w:rsid w:val="00F63BA9"/>
    <w:rsid w:val="00F643E3"/>
    <w:rsid w:val="00F64F4E"/>
    <w:rsid w:val="00F651C9"/>
    <w:rsid w:val="00F6593E"/>
    <w:rsid w:val="00F65C47"/>
    <w:rsid w:val="00F65D28"/>
    <w:rsid w:val="00F74795"/>
    <w:rsid w:val="00F74A1F"/>
    <w:rsid w:val="00F7599F"/>
    <w:rsid w:val="00F82253"/>
    <w:rsid w:val="00F83E0A"/>
    <w:rsid w:val="00F84432"/>
    <w:rsid w:val="00F85027"/>
    <w:rsid w:val="00F85B47"/>
    <w:rsid w:val="00F91B01"/>
    <w:rsid w:val="00FA3489"/>
    <w:rsid w:val="00FB6519"/>
    <w:rsid w:val="00FC1CF8"/>
    <w:rsid w:val="00FC267E"/>
    <w:rsid w:val="00FC3A2E"/>
    <w:rsid w:val="00FC5186"/>
    <w:rsid w:val="00FD14F6"/>
    <w:rsid w:val="00FD578B"/>
    <w:rsid w:val="00FE1A78"/>
    <w:rsid w:val="00FE20D7"/>
    <w:rsid w:val="00FE391D"/>
    <w:rsid w:val="00FF150A"/>
    <w:rsid w:val="00FF1F49"/>
    <w:rsid w:val="00FF46B3"/>
    <w:rsid w:val="00FF47E9"/>
    <w:rsid w:val="00FF613A"/>
    <w:rsid w:val="00FF79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3FBD"/>
  <w14:defaultImageDpi w14:val="32767"/>
  <w15:chartTrackingRefBased/>
  <w15:docId w15:val="{350E9570-2F6F-3746-8E53-64E7A3194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semiHidden/>
    <w:unhideWhenUsed/>
    <w:rsid w:val="009A4D79"/>
    <w:rPr>
      <w:color w:val="0000FF"/>
      <w:u w:val="single"/>
    </w:rPr>
  </w:style>
  <w:style w:type="paragraph" w:styleId="NormalWeb">
    <w:name w:val="Normal (Web)"/>
    <w:basedOn w:val="Normal"/>
    <w:uiPriority w:val="99"/>
    <w:semiHidden/>
    <w:unhideWhenUsed/>
    <w:rsid w:val="001C06E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nul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nul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null)"/><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22</Pages>
  <Words>9350</Words>
  <Characters>53301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21</cp:revision>
  <cp:lastPrinted>2018-10-22T21:05:00Z</cp:lastPrinted>
  <dcterms:created xsi:type="dcterms:W3CDTF">2018-11-08T05:48:00Z</dcterms:created>
  <dcterms:modified xsi:type="dcterms:W3CDTF">2018-11-09T08:14:00Z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citations="24" publications="24"/&gt;&lt;/info&gt;PAPERS2_INFO_END</vt:lpwstr>
  </property>
</Properties>
</file>