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49562FE" w14:textId="5A689569" w:rsidR="00CF056D" w:rsidRPr="00785C15" w:rsidRDefault="00CF056D" w:rsidP="00505D8E">
      <w:pPr>
        <w:pStyle w:val="Heading1"/>
        <w:spacing w:line="480" w:lineRule="auto"/>
      </w:pPr>
      <w:r w:rsidRPr="002634DC">
        <w:t>Electronic supplementary materials</w:t>
      </w:r>
    </w:p>
    <w:p w14:paraId="525F94D8" w14:textId="3C6EDE9D" w:rsidR="00CA2D96" w:rsidRPr="00CA2D96" w:rsidRDefault="00CA2D96" w:rsidP="00505D8E">
      <w:pPr>
        <w:pStyle w:val="Heading1"/>
        <w:spacing w:line="480" w:lineRule="auto"/>
        <w:rPr>
          <w:b w:val="0"/>
          <w:lang w:val="en-AU"/>
        </w:rPr>
      </w:pPr>
      <w:r w:rsidRPr="00CA2D96">
        <w:rPr>
          <w:b w:val="0"/>
          <w:lang w:val="en-AU"/>
        </w:rPr>
        <w:t xml:space="preserve">Individual variation in thermal plasticity and its impact on </w:t>
      </w:r>
      <w:r w:rsidR="00FE6C7C">
        <w:rPr>
          <w:b w:val="0"/>
          <w:lang w:val="en-AU"/>
        </w:rPr>
        <w:t>mass-scaling</w:t>
      </w:r>
    </w:p>
    <w:p w14:paraId="1C579D17" w14:textId="10606CC1" w:rsidR="00190F01" w:rsidRDefault="00CA2D96" w:rsidP="00505D8E">
      <w:pPr>
        <w:spacing w:line="480" w:lineRule="auto"/>
        <w:rPr>
          <w:vertAlign w:val="superscript"/>
          <w:lang w:val="en-AU"/>
        </w:rPr>
      </w:pPr>
      <w:r>
        <w:rPr>
          <w:lang w:val="en-AU"/>
        </w:rPr>
        <w:t>Fonti Kar</w:t>
      </w:r>
      <w:r>
        <w:rPr>
          <w:vertAlign w:val="superscript"/>
          <w:lang w:val="en-AU"/>
        </w:rPr>
        <w:t>1</w:t>
      </w:r>
      <w:r>
        <w:rPr>
          <w:lang w:val="en-AU"/>
        </w:rPr>
        <w:t>, Shinichi Nakagawa</w:t>
      </w:r>
      <w:r>
        <w:rPr>
          <w:vertAlign w:val="superscript"/>
          <w:lang w:val="en-AU"/>
        </w:rPr>
        <w:t>1,2</w:t>
      </w:r>
      <w:r>
        <w:rPr>
          <w:lang w:val="en-AU"/>
        </w:rPr>
        <w:t>, Christopher Friesen</w:t>
      </w:r>
      <w:r>
        <w:rPr>
          <w:vertAlign w:val="superscript"/>
          <w:lang w:val="en-AU"/>
        </w:rPr>
        <w:t>3</w:t>
      </w:r>
      <w:r>
        <w:rPr>
          <w:lang w:val="en-AU"/>
        </w:rPr>
        <w:t>, Daniel Noble</w:t>
      </w:r>
      <w:r>
        <w:rPr>
          <w:vertAlign w:val="superscript"/>
          <w:lang w:val="en-AU"/>
        </w:rPr>
        <w:t>1,2,4</w:t>
      </w:r>
    </w:p>
    <w:p w14:paraId="5E38F344" w14:textId="77777777" w:rsidR="00785C15" w:rsidRPr="00785C15" w:rsidRDefault="00785C15" w:rsidP="00505D8E">
      <w:pPr>
        <w:spacing w:line="480" w:lineRule="auto"/>
        <w:rPr>
          <w:vertAlign w:val="superscript"/>
          <w:lang w:val="en-AU"/>
        </w:rPr>
      </w:pPr>
    </w:p>
    <w:p w14:paraId="015A6E38" w14:textId="6547F8A8" w:rsidR="00440A32" w:rsidRDefault="00440A32" w:rsidP="00505D8E">
      <w:pPr>
        <w:pStyle w:val="Heading2"/>
        <w:spacing w:line="480" w:lineRule="auto"/>
        <w:rPr>
          <w:lang w:val="en-AU"/>
        </w:rPr>
      </w:pPr>
      <w:r>
        <w:rPr>
          <w:lang w:val="en-AU"/>
        </w:rPr>
        <w:t xml:space="preserve">Data processing </w:t>
      </w:r>
    </w:p>
    <w:p w14:paraId="159E61F8" w14:textId="48B4CA7B" w:rsidR="00E20650" w:rsidRDefault="004E24F7" w:rsidP="00505D8E">
      <w:pPr>
        <w:spacing w:line="480" w:lineRule="auto"/>
        <w:rPr>
          <w:lang w:val="en-AU"/>
        </w:rPr>
      </w:pPr>
      <w:r>
        <w:rPr>
          <w:lang w:val="en-AU"/>
        </w:rPr>
        <w:t xml:space="preserve">We first identified whether there were any control samples contained more CO2 compared to the actual air samples. These were likely measurement errors during the air processing phase or were due to a poor ‘baseline’ in the </w:t>
      </w:r>
      <w:proofErr w:type="spellStart"/>
      <w:r>
        <w:rPr>
          <w:lang w:val="en-AU"/>
        </w:rPr>
        <w:t>LabAnalyst</w:t>
      </w:r>
      <w:proofErr w:type="spellEnd"/>
      <w:r w:rsidR="00195777">
        <w:rPr>
          <w:lang w:val="en-AU"/>
        </w:rPr>
        <w:t xml:space="preserve"> </w:t>
      </w:r>
      <w:r w:rsidR="00195777" w:rsidRPr="00C47864">
        <w:t>(Mark Chappell</w:t>
      </w:r>
      <w:r w:rsidR="00195777">
        <w:t>,</w:t>
      </w:r>
      <w:r w:rsidR="00195777" w:rsidRPr="00C47864">
        <w:t xml:space="preserve"> Regents of University of California)</w:t>
      </w:r>
      <w:r>
        <w:rPr>
          <w:lang w:val="en-AU"/>
        </w:rPr>
        <w:t xml:space="preserve">. </w:t>
      </w:r>
      <w:r w:rsidR="0081089E">
        <w:rPr>
          <w:lang w:val="en-AU"/>
        </w:rPr>
        <w:t>Sixty-four out of 2541</w:t>
      </w:r>
      <w:r>
        <w:rPr>
          <w:lang w:val="en-AU"/>
        </w:rPr>
        <w:t xml:space="preserve"> </w:t>
      </w:r>
      <w:r w:rsidR="00D00E4C">
        <w:rPr>
          <w:lang w:val="en-AU"/>
        </w:rPr>
        <w:t>(2.5%</w:t>
      </w:r>
      <w:r w:rsidR="004F0E28">
        <w:rPr>
          <w:lang w:val="en-AU"/>
        </w:rPr>
        <w:t xml:space="preserve"> of dataset</w:t>
      </w:r>
      <w:r w:rsidR="00D00E4C">
        <w:rPr>
          <w:lang w:val="en-AU"/>
        </w:rPr>
        <w:t xml:space="preserve">) </w:t>
      </w:r>
      <w:r>
        <w:rPr>
          <w:lang w:val="en-AU"/>
        </w:rPr>
        <w:t>samples had poor control samples and the</w:t>
      </w:r>
      <w:r w:rsidR="0081089E">
        <w:rPr>
          <w:lang w:val="en-AU"/>
        </w:rPr>
        <w:t xml:space="preserve"> value for the control sample </w:t>
      </w:r>
      <w:r>
        <w:rPr>
          <w:lang w:val="en-AU"/>
        </w:rPr>
        <w:t>were set to NA</w:t>
      </w:r>
      <w:r w:rsidR="0081089E">
        <w:rPr>
          <w:lang w:val="en-AU"/>
        </w:rPr>
        <w:t>.</w:t>
      </w:r>
      <w:r w:rsidR="00387CBF">
        <w:rPr>
          <w:lang w:val="en-AU"/>
        </w:rPr>
        <w:t xml:space="preserve"> </w:t>
      </w:r>
    </w:p>
    <w:p w14:paraId="1986B339" w14:textId="4A6631FE" w:rsidR="00E20650" w:rsidRDefault="004E24F7" w:rsidP="00505D8E">
      <w:pPr>
        <w:spacing w:line="480" w:lineRule="auto"/>
        <w:ind w:firstLine="720"/>
        <w:rPr>
          <w:lang w:val="en-AU"/>
        </w:rPr>
      </w:pPr>
      <w:r>
        <w:rPr>
          <w:lang w:val="en-AU"/>
        </w:rPr>
        <w:t xml:space="preserve">We </w:t>
      </w:r>
      <w:r w:rsidR="00D00E4C">
        <w:rPr>
          <w:lang w:val="en-AU"/>
        </w:rPr>
        <w:t xml:space="preserve">then </w:t>
      </w:r>
      <w:r>
        <w:rPr>
          <w:lang w:val="en-AU"/>
        </w:rPr>
        <w:t xml:space="preserve">corrected our actual air samples by subtracting the amount of CO2 in the control samples from the actual air samples. </w:t>
      </w:r>
      <w:r w:rsidR="00D00E4C">
        <w:rPr>
          <w:lang w:val="en-AU"/>
        </w:rPr>
        <w:t>Finally, w</w:t>
      </w:r>
      <w:r>
        <w:rPr>
          <w:lang w:val="en-AU"/>
        </w:rPr>
        <w:t xml:space="preserve">e </w:t>
      </w:r>
      <w:r w:rsidR="00E25853">
        <w:rPr>
          <w:lang w:val="en-AU"/>
        </w:rPr>
        <w:t>used</w:t>
      </w:r>
      <w:r>
        <w:rPr>
          <w:lang w:val="en-AU"/>
        </w:rPr>
        <w:t xml:space="preserve"> the larger of the two </w:t>
      </w:r>
      <w:r w:rsidR="00634F00">
        <w:rPr>
          <w:lang w:val="en-AU"/>
        </w:rPr>
        <w:t>‘</w:t>
      </w:r>
      <w:r>
        <w:rPr>
          <w:lang w:val="en-AU"/>
        </w:rPr>
        <w:t>corrected</w:t>
      </w:r>
      <w:r w:rsidR="00634F00">
        <w:rPr>
          <w:lang w:val="en-AU"/>
        </w:rPr>
        <w:t>’</w:t>
      </w:r>
      <w:r>
        <w:rPr>
          <w:lang w:val="en-AU"/>
        </w:rPr>
        <w:t xml:space="preserve"> air samples for calculating total volume of CO2 produced per min by a lizard</w:t>
      </w:r>
      <w:r w:rsidR="00634F00">
        <w:rPr>
          <w:lang w:val="en-AU"/>
        </w:rPr>
        <w:t xml:space="preserve"> (V</w:t>
      </w:r>
      <w:r w:rsidR="00634F00" w:rsidRPr="009759EF">
        <w:rPr>
          <w:vertAlign w:val="subscript"/>
          <w:lang w:val="en-AU"/>
        </w:rPr>
        <w:t>CO2</w:t>
      </w:r>
      <w:r w:rsidR="009759EF">
        <w:rPr>
          <w:lang w:val="en-AU"/>
        </w:rPr>
        <w:t>).</w:t>
      </w:r>
    </w:p>
    <w:p w14:paraId="530A3254" w14:textId="04B54304" w:rsidR="002C4176" w:rsidRDefault="008330D9" w:rsidP="00505D8E">
      <w:pPr>
        <w:spacing w:line="480" w:lineRule="auto"/>
        <w:ind w:firstLine="720"/>
        <w:rPr>
          <w:lang w:val="en-AU"/>
        </w:rPr>
      </w:pPr>
      <w:r>
        <w:rPr>
          <w:lang w:val="en-AU"/>
        </w:rPr>
        <w:t xml:space="preserve">We checked for outliers but inspecting </w:t>
      </w:r>
      <w:r w:rsidR="00877B95">
        <w:rPr>
          <w:lang w:val="en-AU"/>
        </w:rPr>
        <w:t xml:space="preserve">the distribution using </w:t>
      </w:r>
      <w:r>
        <w:rPr>
          <w:lang w:val="en-AU"/>
        </w:rPr>
        <w:t>density plots of all our continuous variables</w:t>
      </w:r>
      <w:r w:rsidR="00877B95">
        <w:rPr>
          <w:lang w:val="en-AU"/>
        </w:rPr>
        <w:t>. W</w:t>
      </w:r>
      <w:r>
        <w:rPr>
          <w:lang w:val="en-AU"/>
        </w:rPr>
        <w:t xml:space="preserve">e also used Cleveland plots as per the recommendation of </w:t>
      </w:r>
      <w:r w:rsidR="002B51C2">
        <w:rPr>
          <w:rFonts w:eastAsiaTheme="minorHAnsi"/>
          <w:lang w:val="en-US"/>
        </w:rPr>
        <w:fldChar w:fldCharType="begin"/>
      </w:r>
      <w:r w:rsidR="00FE6C7C">
        <w:rPr>
          <w:rFonts w:eastAsiaTheme="minorHAnsi"/>
          <w:lang w:val="en-US"/>
        </w:rPr>
        <w:instrText xml:space="preserve"> ADDIN PAPERS2_CITATIONS &lt;citation&gt;&lt;priority&gt;0&lt;/priority&gt;&lt;uuid&gt;F6D7C9A3-104B-4589-93F4-DE6D417E58AC&lt;/uuid&gt;&lt;publications&gt;&lt;publication&gt;&lt;subtype&gt;400&lt;/subtype&gt;&lt;publisher&gt;Blackwell Publishing Ltd&lt;/publisher&gt;&lt;title&gt;A protocol for data exploration to avoid common statistical problems&lt;/title&gt;&lt;url&gt;http://onlinelibrary.wiley.com/doi/10.1111/j.2041-210X.2009.00001.x/full&lt;/url&gt;&lt;volume&gt;1&lt;/volume&gt;&lt;publication_date&gt;99201003011200000000222000&lt;/publication_date&gt;&lt;uuid&gt;BEFDA07E-7FA2-4269-86F0-BD247B2CBEE2&lt;/uuid&gt;&lt;type&gt;400&lt;/type&gt;&lt;number&gt;1&lt;/number&gt;&lt;citekey&gt;Zuur:2010dq&lt;/citekey&gt;&lt;subtitle&gt;Data exploration&lt;/subtitle&gt;&lt;doi&gt;10.1111/j.2041-210X.2009.00001.x&lt;/doi&gt;&lt;startpage&gt;3&lt;/startpage&gt;&lt;endpage&gt;14&lt;/endpage&gt;&lt;bundle&gt;&lt;publication&gt;&lt;title&gt;Methods in Ecology …&lt;/title&gt;&lt;uuid&gt;2D0CB5C4-63F6-4A88-AB54-FB459CAEB914&lt;/uuid&gt;&lt;subtype&gt;-100&lt;/subtype&gt;&lt;publisher&gt;Blackwell Publishing Ltd&lt;/publisher&gt;&lt;type&gt;-100&lt;/type&gt;&lt;/publication&gt;&lt;/bundle&gt;&lt;authors&gt;&lt;author&gt;&lt;lastName&gt;Zuur&lt;/lastName&gt;&lt;firstName&gt;Alain&lt;/firstName&gt;&lt;middleNames&gt;F&lt;/middleNames&gt;&lt;/author&gt;&lt;author&gt;&lt;lastName&gt;Ieno&lt;/lastName&gt;&lt;firstName&gt;Elena&lt;/firstName&gt;&lt;middleNames&gt;N&lt;/middleNames&gt;&lt;/author&gt;&lt;author&gt;&lt;lastName&gt;Elphick&lt;/lastName&gt;&lt;firstName&gt;Chris&lt;/firstName&gt;&lt;middleNames&gt;S&lt;/middleNames&gt;&lt;/author&gt;&lt;/authors&gt;&lt;/publication&gt;&lt;/publications&gt;&lt;cites&gt;&lt;/cites&gt;&lt;/citation&gt;</w:instrText>
      </w:r>
      <w:r w:rsidR="002B51C2">
        <w:rPr>
          <w:rFonts w:eastAsiaTheme="minorHAnsi"/>
          <w:lang w:val="en-US"/>
        </w:rPr>
        <w:fldChar w:fldCharType="separate"/>
      </w:r>
      <w:r w:rsidR="002B51C2">
        <w:rPr>
          <w:rFonts w:eastAsiaTheme="minorHAnsi"/>
          <w:lang w:val="en-US"/>
        </w:rPr>
        <w:t>(</w:t>
      </w:r>
      <w:proofErr w:type="spellStart"/>
      <w:r w:rsidR="002B51C2">
        <w:rPr>
          <w:rFonts w:eastAsiaTheme="minorHAnsi"/>
          <w:lang w:val="en-US"/>
        </w:rPr>
        <w:t>Zuur</w:t>
      </w:r>
      <w:proofErr w:type="spellEnd"/>
      <w:r w:rsidR="002B51C2">
        <w:rPr>
          <w:rFonts w:eastAsiaTheme="minorHAnsi"/>
          <w:lang w:val="en-US"/>
        </w:rPr>
        <w:t xml:space="preserve">, </w:t>
      </w:r>
      <w:proofErr w:type="spellStart"/>
      <w:r w:rsidR="002B51C2">
        <w:rPr>
          <w:rFonts w:eastAsiaTheme="minorHAnsi"/>
          <w:lang w:val="en-US"/>
        </w:rPr>
        <w:t>Ieno</w:t>
      </w:r>
      <w:proofErr w:type="spellEnd"/>
      <w:r w:rsidR="002B51C2">
        <w:rPr>
          <w:rFonts w:eastAsiaTheme="minorHAnsi"/>
          <w:lang w:val="en-US"/>
        </w:rPr>
        <w:t xml:space="preserve"> &amp; Elphick 2010)</w:t>
      </w:r>
      <w:r w:rsidR="002B51C2">
        <w:rPr>
          <w:rFonts w:eastAsiaTheme="minorHAnsi"/>
          <w:lang w:val="en-US"/>
        </w:rPr>
        <w:fldChar w:fldCharType="end"/>
      </w:r>
      <w:r w:rsidR="00877B95">
        <w:rPr>
          <w:lang w:val="en-AU"/>
        </w:rPr>
        <w:t xml:space="preserve">. </w:t>
      </w:r>
      <w:r w:rsidR="004F0E28">
        <w:rPr>
          <w:lang w:val="en-AU"/>
        </w:rPr>
        <w:t>Using these methods, we identified thirteen cases (&lt;1% of dataset) where the chamber mass was inputted incorrectly by a decimal place and these were amended. We also identified seven cases (&lt;1% of dataset) where the body mass at a given sampling session was drastically different from body mass from the other sampling sessions and were likely due to measurement and equipment error. We used m</w:t>
      </w:r>
      <w:r w:rsidR="00081C36">
        <w:rPr>
          <w:lang w:val="en-AU"/>
        </w:rPr>
        <w:t xml:space="preserve">ean imputation </w:t>
      </w:r>
      <w:r w:rsidR="004F0E28">
        <w:rPr>
          <w:lang w:val="en-AU"/>
        </w:rPr>
        <w:t>for these seven</w:t>
      </w:r>
      <w:r w:rsidR="00081C36">
        <w:rPr>
          <w:lang w:val="en-AU"/>
        </w:rPr>
        <w:t xml:space="preserve"> cases</w:t>
      </w:r>
      <w:r w:rsidR="004F0E28">
        <w:rPr>
          <w:lang w:val="en-AU"/>
        </w:rPr>
        <w:t xml:space="preserve"> given that the percent of erroneous data was so low.</w:t>
      </w:r>
      <w:r w:rsidR="00081C36">
        <w:rPr>
          <w:lang w:val="en-AU"/>
        </w:rPr>
        <w:t xml:space="preserve"> </w:t>
      </w:r>
      <w:r w:rsidR="004F0E28">
        <w:rPr>
          <w:lang w:val="en-AU"/>
        </w:rPr>
        <w:t>W</w:t>
      </w:r>
      <w:r w:rsidR="00081C36">
        <w:rPr>
          <w:lang w:val="en-AU"/>
        </w:rPr>
        <w:t xml:space="preserve">e ran both our </w:t>
      </w:r>
      <w:r w:rsidR="004F0E28">
        <w:rPr>
          <w:lang w:val="en-AU"/>
        </w:rPr>
        <w:t>‘</w:t>
      </w:r>
      <w:proofErr w:type="spellStart"/>
      <w:r w:rsidR="00081C36">
        <w:rPr>
          <w:lang w:val="en-AU"/>
        </w:rPr>
        <w:t>MCMCglmm</w:t>
      </w:r>
      <w:proofErr w:type="spellEnd"/>
      <w:r w:rsidR="004F0E28">
        <w:rPr>
          <w:lang w:val="en-AU"/>
        </w:rPr>
        <w:t>’</w:t>
      </w:r>
      <w:r w:rsidR="00081C36">
        <w:rPr>
          <w:lang w:val="en-AU"/>
        </w:rPr>
        <w:t xml:space="preserve"> and </w:t>
      </w:r>
      <w:r w:rsidR="004F0E28">
        <w:rPr>
          <w:lang w:val="en-AU"/>
        </w:rPr>
        <w:t>‘</w:t>
      </w:r>
      <w:r w:rsidR="00081C36">
        <w:rPr>
          <w:lang w:val="en-AU"/>
        </w:rPr>
        <w:t>brms</w:t>
      </w:r>
      <w:r w:rsidR="004F0E28">
        <w:rPr>
          <w:lang w:val="en-AU"/>
        </w:rPr>
        <w:t>’</w:t>
      </w:r>
      <w:r w:rsidR="00081C36">
        <w:rPr>
          <w:lang w:val="en-AU"/>
        </w:rPr>
        <w:t xml:space="preserve"> models with a complete dataset (</w:t>
      </w:r>
      <w:r w:rsidR="00FC65D6">
        <w:rPr>
          <w:lang w:val="en-AU"/>
        </w:rPr>
        <w:t>131</w:t>
      </w:r>
      <w:r w:rsidR="00081C36">
        <w:rPr>
          <w:lang w:val="en-AU"/>
        </w:rPr>
        <w:t xml:space="preserve"> number of rows contained NAs, </w:t>
      </w:r>
      <w:r w:rsidR="00FC65D6">
        <w:rPr>
          <w:lang w:val="en-AU"/>
        </w:rPr>
        <w:t xml:space="preserve">5.16 </w:t>
      </w:r>
      <w:r w:rsidR="00081C36">
        <w:rPr>
          <w:lang w:val="en-AU"/>
        </w:rPr>
        <w:t xml:space="preserve">% of total </w:t>
      </w:r>
      <w:r w:rsidR="00081C36">
        <w:rPr>
          <w:lang w:val="en-AU"/>
        </w:rPr>
        <w:lastRenderedPageBreak/>
        <w:t>dataset)</w:t>
      </w:r>
      <w:r w:rsidR="004F0E28">
        <w:rPr>
          <w:lang w:val="en-AU"/>
        </w:rPr>
        <w:t xml:space="preserve"> because ‘</w:t>
      </w:r>
      <w:proofErr w:type="spellStart"/>
      <w:r w:rsidR="004F0E28">
        <w:rPr>
          <w:lang w:val="en-AU"/>
        </w:rPr>
        <w:t>MCMCglmm</w:t>
      </w:r>
      <w:proofErr w:type="spellEnd"/>
      <w:r w:rsidR="004F0E28">
        <w:rPr>
          <w:lang w:val="en-AU"/>
        </w:rPr>
        <w:t>’ requires complete cases of predictors and we wanted to ensure the dataset used by both statistical approaches are the same</w:t>
      </w:r>
      <w:r w:rsidR="002B51C2">
        <w:rPr>
          <w:lang w:val="en-AU"/>
        </w:rPr>
        <w:t xml:space="preserve"> </w:t>
      </w:r>
      <w:r w:rsidR="002B51C2">
        <w:rPr>
          <w:rFonts w:eastAsiaTheme="minorHAnsi"/>
          <w:lang w:val="en-US"/>
        </w:rPr>
        <w:fldChar w:fldCharType="begin"/>
      </w:r>
      <w:r w:rsidR="00FE6C7C">
        <w:rPr>
          <w:rFonts w:eastAsiaTheme="minorHAnsi"/>
          <w:lang w:val="en-US"/>
        </w:rPr>
        <w:instrText xml:space="preserve"> ADDIN PAPERS2_CITATIONS &lt;citation&gt;&lt;priority&gt;1&lt;/priority&gt;&lt;uuid&gt;382A23C6-78F0-4636-BB3A-32D01BE50F61&lt;/uuid&gt;&lt;publications&gt;&lt;publication&gt;&lt;subtype&gt;400&lt;/subtype&gt;&lt;title&gt;MCMC methods for multi-response generalized linear mixed models: The MCMCglmm R package&lt;/title&gt;&lt;url&gt;https://www.scopus.com/inward/record.uri?partnerID=HzOxMe3b&amp;amp;scp=77749249761&amp;amp;origin=inward&lt;/url&gt;&lt;volume&gt;33&lt;/volume&gt;&lt;publication_date&gt;99201006101200000000222000&lt;/publication_date&gt;&lt;uuid&gt;801F2D89-D869-4416-B2ED-F1ED8354AA87&lt;/uuid&gt;&lt;type&gt;400&lt;/type&gt;&lt;number&gt;2&lt;/number&gt;&lt;institution&gt;University of Edinburgh, Edinburgh, United Kingdom&lt;/institution&gt;&lt;startpage&gt;1&lt;/startpage&gt;&lt;endpage&gt;22&lt;/endpage&gt;&lt;bundle&gt;&lt;publication&gt;&lt;title&gt;Journal of Statistical Software&lt;/title&gt;&lt;uuid&gt;8884EA2C-FDE0-4508-9209-22AC5B1B1F38&lt;/uuid&gt;&lt;subtype&gt;-100&lt;/subtype&gt;&lt;type&gt;-100&lt;/type&gt;&lt;/publication&gt;&lt;/bundle&gt;&lt;authors&gt;&lt;author&gt;&lt;lastName&gt;Hadfield&lt;/lastName&gt;&lt;firstName&gt;Jarrod&lt;/firstName&gt;&lt;middleNames&gt;D&lt;/middleNames&gt;&lt;/author&gt;&lt;/authors&gt;&lt;/publication&gt;&lt;publication&gt;&lt;subtype&gt;400&lt;/subtype&gt;&lt;title&gt;brms: An R package for Bayesian multilevel models using Stan&lt;/title&gt;&lt;url&gt;http://www.jstatsoft.org/v80/i01/&lt;/url&gt;&lt;volume&gt;80&lt;/volume&gt;&lt;publication_date&gt;99201701011200000000222000&lt;/publication_date&gt;&lt;uuid&gt;040310D3-5BF7-4DF4-BD8A-87C0197A5C9E&lt;/uuid&gt;&lt;type&gt;400&lt;/type&gt;&lt;number&gt;1&lt;/number&gt;&lt;doi&gt;10.18637/jss.v080.i01&lt;/doi&gt;&lt;institution&gt;Westfalische Wilhelms-Universitat Munster, Munster, Germany&lt;/institution&gt;&lt;bundle&gt;&lt;publication&gt;&lt;title&gt;Journal of Statistical Software&lt;/title&gt;&lt;uuid&gt;8884EA2C-FDE0-4508-9209-22AC5B1B1F38&lt;/uuid&gt;&lt;subtype&gt;-100&lt;/subtype&gt;&lt;type&gt;-100&lt;/type&gt;&lt;/publication&gt;&lt;/bundle&gt;&lt;authors&gt;&lt;author&gt;&lt;lastName&gt;Bürkner&lt;/lastName&gt;&lt;firstName&gt;Paul&lt;/firstName&gt;&lt;middleNames&gt;Christian&lt;/middleNames&gt;&lt;/author&gt;&lt;/authors&gt;&lt;/publication&gt;&lt;/publications&gt;&lt;cites&gt;&lt;/cites&gt;&lt;/citation&gt;</w:instrText>
      </w:r>
      <w:r w:rsidR="002B51C2">
        <w:rPr>
          <w:rFonts w:eastAsiaTheme="minorHAnsi"/>
          <w:lang w:val="en-US"/>
        </w:rPr>
        <w:fldChar w:fldCharType="separate"/>
      </w:r>
      <w:r w:rsidR="002B51C2">
        <w:rPr>
          <w:rFonts w:eastAsiaTheme="minorHAnsi"/>
          <w:lang w:val="en-US"/>
        </w:rPr>
        <w:t xml:space="preserve">(Hadfield 2010; </w:t>
      </w:r>
      <w:proofErr w:type="spellStart"/>
      <w:r w:rsidR="002B51C2">
        <w:rPr>
          <w:rFonts w:eastAsiaTheme="minorHAnsi"/>
          <w:lang w:val="en-US"/>
        </w:rPr>
        <w:t>Bürkner</w:t>
      </w:r>
      <w:proofErr w:type="spellEnd"/>
      <w:r w:rsidR="002B51C2">
        <w:rPr>
          <w:rFonts w:eastAsiaTheme="minorHAnsi"/>
          <w:lang w:val="en-US"/>
        </w:rPr>
        <w:t xml:space="preserve"> 2017)</w:t>
      </w:r>
      <w:r w:rsidR="002B51C2">
        <w:rPr>
          <w:rFonts w:eastAsiaTheme="minorHAnsi"/>
          <w:lang w:val="en-US"/>
        </w:rPr>
        <w:fldChar w:fldCharType="end"/>
      </w:r>
      <w:r w:rsidR="004F0E28">
        <w:rPr>
          <w:lang w:val="en-AU"/>
        </w:rPr>
        <w:t>.</w:t>
      </w:r>
    </w:p>
    <w:p w14:paraId="0D08FE6B" w14:textId="77777777" w:rsidR="00FE6C7C" w:rsidRDefault="00FE6C7C" w:rsidP="00505D8E">
      <w:pPr>
        <w:spacing w:line="480" w:lineRule="auto"/>
        <w:ind w:firstLine="720"/>
        <w:rPr>
          <w:lang w:val="en-AU"/>
        </w:rPr>
      </w:pPr>
    </w:p>
    <w:p w14:paraId="397E6BD5" w14:textId="0082C833" w:rsidR="007A380A" w:rsidRDefault="007A380A" w:rsidP="00505D8E">
      <w:pPr>
        <w:pStyle w:val="Heading2"/>
        <w:spacing w:line="480" w:lineRule="auto"/>
        <w:rPr>
          <w:lang w:val="en-AU"/>
        </w:rPr>
      </w:pPr>
      <w:r>
        <w:rPr>
          <w:lang w:val="en-AU"/>
        </w:rPr>
        <w:t>Testing for statistical block differences in metabolic rate and body mass</w:t>
      </w:r>
    </w:p>
    <w:p w14:paraId="3CF6EEFC" w14:textId="2DFB1526" w:rsidR="00A46B62" w:rsidRDefault="007D3EB0" w:rsidP="00505D8E">
      <w:pPr>
        <w:spacing w:line="480" w:lineRule="auto"/>
      </w:pPr>
      <w:r>
        <w:rPr>
          <w:noProof/>
          <w:lang w:val="en-US"/>
        </w:rPr>
        <w:drawing>
          <wp:anchor distT="0" distB="0" distL="114300" distR="114300" simplePos="0" relativeHeight="251659264" behindDoc="0" locked="0" layoutInCell="1" allowOverlap="1" wp14:anchorId="4D87F762" wp14:editId="1B07D143">
            <wp:simplePos x="0" y="0"/>
            <wp:positionH relativeFrom="column">
              <wp:posOffset>754380</wp:posOffset>
            </wp:positionH>
            <wp:positionV relativeFrom="paragraph">
              <wp:posOffset>1696143</wp:posOffset>
            </wp:positionV>
            <wp:extent cx="4217670" cy="3163253"/>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 S1.pdf"/>
                    <pic:cNvPicPr/>
                  </pic:nvPicPr>
                  <pic:blipFill>
                    <a:blip r:embed="rId7" cstate="print">
                      <a:extLst>
                        <a:ext uri="{28A0092B-C50C-407E-A947-70E740481C1C}">
                          <a14:useLocalDpi xmlns:a14="http://schemas.microsoft.com/office/drawing/2010/main" val="0"/>
                        </a:ext>
                      </a:extLst>
                    </a:blip>
                    <a:stretch>
                      <a:fillRect/>
                    </a:stretch>
                  </pic:blipFill>
                  <pic:spPr>
                    <a:xfrm>
                      <a:off x="0" y="0"/>
                      <a:ext cx="4217670" cy="3163253"/>
                    </a:xfrm>
                    <a:prstGeom prst="rect">
                      <a:avLst/>
                    </a:prstGeom>
                  </pic:spPr>
                </pic:pic>
              </a:graphicData>
            </a:graphic>
            <wp14:sizeRelH relativeFrom="page">
              <wp14:pctWidth>0</wp14:pctWidth>
            </wp14:sizeRelH>
            <wp14:sizeRelV relativeFrom="page">
              <wp14:pctHeight>0</wp14:pctHeight>
            </wp14:sizeRelV>
          </wp:anchor>
        </w:drawing>
      </w:r>
      <w:r w:rsidR="00E20650">
        <w:t>Due to logistical constraints, lizards were randomly assigned to one of two blocks for metabolism measurements throughout the course of the experiment (block 1: n = 23, block 2: n = 22). We wanted to test whether the relationship in metabolic rate and body mass differed between blocks and if so, correctly model this variation. Exploratory plot does not show drastic differences between block 1 and 2</w:t>
      </w:r>
      <w:r w:rsidR="00A46B62">
        <w:t xml:space="preserve"> (Fig. S1)</w:t>
      </w:r>
      <w:r w:rsidR="00E20650">
        <w:t xml:space="preserve">. </w:t>
      </w:r>
    </w:p>
    <w:p w14:paraId="74559A99" w14:textId="44FA47B9" w:rsidR="00A46B62" w:rsidRDefault="00A46B62" w:rsidP="00505D8E">
      <w:pPr>
        <w:spacing w:line="480" w:lineRule="auto"/>
        <w:rPr>
          <w:sz w:val="21"/>
          <w:szCs w:val="21"/>
          <w:lang w:val="en-AU"/>
        </w:rPr>
      </w:pPr>
      <w:r w:rsidRPr="001053E5">
        <w:rPr>
          <w:b/>
          <w:sz w:val="21"/>
          <w:szCs w:val="21"/>
          <w:lang w:val="en-AU"/>
        </w:rPr>
        <w:t>Figure S1</w:t>
      </w:r>
      <w:r w:rsidRPr="001053E5">
        <w:rPr>
          <w:sz w:val="21"/>
          <w:szCs w:val="21"/>
          <w:lang w:val="en-AU"/>
        </w:rPr>
        <w:t xml:space="preserve">– </w:t>
      </w:r>
      <w:r>
        <w:rPr>
          <w:sz w:val="21"/>
          <w:szCs w:val="21"/>
          <w:lang w:val="en-AU"/>
        </w:rPr>
        <w:t>Scatter plot of</w:t>
      </w:r>
      <w:r w:rsidRPr="001053E5">
        <w:rPr>
          <w:color w:val="000000"/>
          <w:sz w:val="21"/>
          <w:szCs w:val="21"/>
        </w:rPr>
        <w:t xml:space="preserve"> log-transformed </w:t>
      </w:r>
      <w:r>
        <w:rPr>
          <w:color w:val="000000"/>
          <w:sz w:val="21"/>
          <w:szCs w:val="21"/>
        </w:rPr>
        <w:t>VCO2 and l</w:t>
      </w:r>
      <w:r w:rsidRPr="001053E5">
        <w:rPr>
          <w:color w:val="000000"/>
          <w:sz w:val="21"/>
          <w:szCs w:val="21"/>
        </w:rPr>
        <w:t>og-transformed body mass</w:t>
      </w:r>
      <w:r>
        <w:rPr>
          <w:color w:val="000000"/>
          <w:sz w:val="21"/>
          <w:szCs w:val="21"/>
        </w:rPr>
        <w:t xml:space="preserve"> of 42 individuals repeated measured over 10 sampling sessions at six different temperatures. Blue line represents the linear line of best fit and the shade areas represent the confidence intervals for this line. Panel of the left are lizards assigned to block 1 (n = 23) and panel of the right refer to lizards assigned to block 2 (n = 22). Note that this is </w:t>
      </w:r>
      <w:proofErr w:type="spellStart"/>
      <w:r>
        <w:rPr>
          <w:color w:val="000000"/>
          <w:sz w:val="21"/>
          <w:szCs w:val="21"/>
        </w:rPr>
        <w:t>n</w:t>
      </w:r>
      <w:proofErr w:type="spellEnd"/>
      <w:r>
        <w:rPr>
          <w:color w:val="000000"/>
          <w:sz w:val="21"/>
          <w:szCs w:val="21"/>
        </w:rPr>
        <w:t xml:space="preserve"> exploratory plot and outliers had not been processes yet. </w:t>
      </w:r>
    </w:p>
    <w:p w14:paraId="2C1559E3" w14:textId="77777777" w:rsidR="00A46B62" w:rsidRPr="00A46B62" w:rsidRDefault="00A46B62" w:rsidP="00505D8E">
      <w:pPr>
        <w:spacing w:line="480" w:lineRule="auto"/>
        <w:rPr>
          <w:sz w:val="21"/>
          <w:szCs w:val="21"/>
          <w:lang w:val="en-AU"/>
        </w:rPr>
      </w:pPr>
    </w:p>
    <w:p w14:paraId="6559094E" w14:textId="14E14259" w:rsidR="008935FC" w:rsidRDefault="00A46B62" w:rsidP="00505D8E">
      <w:pPr>
        <w:spacing w:line="480" w:lineRule="auto"/>
        <w:rPr>
          <w:rFonts w:eastAsiaTheme="minorHAnsi"/>
          <w:lang w:val="en-US"/>
        </w:rPr>
      </w:pPr>
      <w:r>
        <w:t>To test for differences in blocks, we</w:t>
      </w:r>
      <w:r w:rsidR="00E20650">
        <w:t xml:space="preserve"> ran a GLMM using ‘brms’ </w:t>
      </w:r>
      <w:r w:rsidR="008935FC">
        <w:rPr>
          <w:rFonts w:eastAsiaTheme="minorHAnsi"/>
          <w:lang w:val="en-US"/>
        </w:rPr>
        <w:t>with the following structure,</w:t>
      </w:r>
    </w:p>
    <w:p w14:paraId="29C1EC14" w14:textId="7D603F47" w:rsidR="008935FC" w:rsidRDefault="008935FC" w:rsidP="00505D8E">
      <w:pPr>
        <w:spacing w:line="480" w:lineRule="auto"/>
        <w:jc w:val="center"/>
        <w:rPr>
          <w:lang w:val="en-AU"/>
        </w:rPr>
      </w:pPr>
      <w:r>
        <w:lastRenderedPageBreak/>
        <w:t>logV</w:t>
      </w:r>
      <w:r w:rsidRPr="00EF0BC9">
        <w:rPr>
          <w:vertAlign w:val="subscript"/>
        </w:rPr>
        <w:t>CO2</w:t>
      </w:r>
      <w:r>
        <w:rPr>
          <w:lang w:val="en-AU"/>
        </w:rPr>
        <w:t xml:space="preserve"> ~ </w:t>
      </w:r>
      <w:proofErr w:type="spellStart"/>
      <w:r>
        <w:rPr>
          <w:lang w:val="en-AU"/>
        </w:rPr>
        <w:t>logTemp</w:t>
      </w:r>
      <w:proofErr w:type="spellEnd"/>
      <w:r>
        <w:rPr>
          <w:lang w:val="en-AU"/>
        </w:rPr>
        <w:t xml:space="preserve"> + </w:t>
      </w:r>
      <w:proofErr w:type="spellStart"/>
      <w:r w:rsidRPr="0052268C">
        <w:rPr>
          <w:lang w:val="en-AU"/>
        </w:rPr>
        <w:t>zlogBodyMass</w:t>
      </w:r>
      <w:proofErr w:type="spellEnd"/>
      <w:r w:rsidRPr="0052268C">
        <w:rPr>
          <w:lang w:val="en-AU"/>
        </w:rPr>
        <w:t xml:space="preserve"> </w:t>
      </w:r>
      <w:r>
        <w:rPr>
          <w:lang w:val="en-AU"/>
        </w:rPr>
        <w:t xml:space="preserve">+ </w:t>
      </w:r>
      <w:proofErr w:type="spellStart"/>
      <w:r>
        <w:rPr>
          <w:lang w:val="en-AU"/>
        </w:rPr>
        <w:t>batchnumber</w:t>
      </w:r>
      <w:proofErr w:type="spellEnd"/>
      <w:r>
        <w:rPr>
          <w:lang w:val="en-AU"/>
        </w:rPr>
        <w:t xml:space="preserve"> + (1+ </w:t>
      </w:r>
      <w:proofErr w:type="spellStart"/>
      <w:r>
        <w:rPr>
          <w:lang w:val="en-AU"/>
        </w:rPr>
        <w:t>logTemp</w:t>
      </w:r>
      <w:proofErr w:type="spellEnd"/>
      <w:r>
        <w:rPr>
          <w:vertAlign w:val="subscript"/>
          <w:lang w:val="en-AU"/>
        </w:rPr>
        <w:t xml:space="preserve"> </w:t>
      </w:r>
      <w:r>
        <w:rPr>
          <w:lang w:val="en-AU"/>
        </w:rPr>
        <w:t xml:space="preserve">| ID) + (1+ </w:t>
      </w:r>
      <w:proofErr w:type="spellStart"/>
      <w:r>
        <w:rPr>
          <w:lang w:val="en-AU"/>
        </w:rPr>
        <w:t>logTemp</w:t>
      </w:r>
      <w:proofErr w:type="spellEnd"/>
      <w:r>
        <w:rPr>
          <w:lang w:val="en-AU"/>
        </w:rPr>
        <w:t xml:space="preserve">| </w:t>
      </w:r>
      <w:proofErr w:type="spellStart"/>
      <w:r>
        <w:rPr>
          <w:lang w:val="en-AU"/>
        </w:rPr>
        <w:t>seriesID</w:t>
      </w:r>
      <w:proofErr w:type="spellEnd"/>
      <w:r>
        <w:rPr>
          <w:lang w:val="en-AU"/>
        </w:rPr>
        <w:t>)</w:t>
      </w:r>
    </w:p>
    <w:p w14:paraId="44D43674" w14:textId="1EA17CBB" w:rsidR="00345560" w:rsidRDefault="008935FC" w:rsidP="00505D8E">
      <w:pPr>
        <w:spacing w:line="480" w:lineRule="auto"/>
      </w:pPr>
      <w:r>
        <w:t>where logV</w:t>
      </w:r>
      <w:r w:rsidRPr="00EF0BC9">
        <w:rPr>
          <w:vertAlign w:val="subscript"/>
        </w:rPr>
        <w:t>CO2</w:t>
      </w:r>
      <w:r>
        <w:t xml:space="preserve"> log-transformed V</w:t>
      </w:r>
      <w:r w:rsidRPr="00EF0BC9">
        <w:rPr>
          <w:vertAlign w:val="subscript"/>
        </w:rPr>
        <w:t>CO2</w:t>
      </w:r>
      <w:r>
        <w:t xml:space="preserve">, </w:t>
      </w:r>
      <w:proofErr w:type="spellStart"/>
      <w:r>
        <w:t>logTemp</w:t>
      </w:r>
      <w:proofErr w:type="spellEnd"/>
      <w:r>
        <w:t xml:space="preserve"> is log temperature in degrees Celsius, </w:t>
      </w:r>
      <w:proofErr w:type="spellStart"/>
      <w:r>
        <w:t>zlogBodyMass</w:t>
      </w:r>
      <w:proofErr w:type="spellEnd"/>
      <w:r>
        <w:t xml:space="preserve"> is log-transformed body mass that is then subsequently z-transformed (mean of 0 and </w:t>
      </w:r>
      <w:proofErr w:type="spellStart"/>
      <w:r>
        <w:t>sd</w:t>
      </w:r>
      <w:proofErr w:type="spellEnd"/>
      <w:r>
        <w:t xml:space="preserve"> of 1), </w:t>
      </w:r>
      <w:proofErr w:type="spellStart"/>
      <w:r>
        <w:t>batchnumber</w:t>
      </w:r>
      <w:proofErr w:type="spellEnd"/>
      <w:r>
        <w:t xml:space="preserve"> that refers which statistical block a given lizard was randomly assigned to. We fitted individual ID and series ID as random intercepts and </w:t>
      </w:r>
      <w:proofErr w:type="spellStart"/>
      <w:r>
        <w:t>logTemp</w:t>
      </w:r>
      <w:proofErr w:type="spellEnd"/>
      <w:r w:rsidR="00DE0F4C">
        <w:t xml:space="preserve"> </w:t>
      </w:r>
      <w:r>
        <w:t xml:space="preserve">as random slopes. </w:t>
      </w:r>
      <w:r w:rsidR="00865D16">
        <w:t>We found that slope of metabolic rate and body mass did not differ between blocks (Estimate for batch</w:t>
      </w:r>
      <w:r w:rsidR="00A95836">
        <w:t xml:space="preserve"> </w:t>
      </w:r>
      <w:r w:rsidR="00865D16">
        <w:t xml:space="preserve">number = </w:t>
      </w:r>
      <w:r w:rsidR="00656F9C">
        <w:t>0</w:t>
      </w:r>
      <w:r w:rsidR="00865D16">
        <w:t xml:space="preserve">, </w:t>
      </w:r>
      <w:r w:rsidR="00656F9C">
        <w:t>95% credible interval = -0.11 – 0.11)</w:t>
      </w:r>
      <w:r w:rsidR="00865D16">
        <w:t xml:space="preserve"> We therefore did not include </w:t>
      </w:r>
      <w:proofErr w:type="spellStart"/>
      <w:r w:rsidR="00865D16">
        <w:t>batchnumber</w:t>
      </w:r>
      <w:proofErr w:type="spellEnd"/>
      <w:r w:rsidR="00865D16">
        <w:t xml:space="preserve"> as a covariate in subsequent analyses. </w:t>
      </w:r>
    </w:p>
    <w:p w14:paraId="343ADDC3" w14:textId="77777777" w:rsidR="00FE6C7C" w:rsidRPr="00345560" w:rsidRDefault="00FE6C7C" w:rsidP="00505D8E">
      <w:pPr>
        <w:spacing w:line="480" w:lineRule="auto"/>
        <w:rPr>
          <w:lang w:val="en-AU"/>
        </w:rPr>
      </w:pPr>
    </w:p>
    <w:p w14:paraId="1C213823" w14:textId="191E14BF" w:rsidR="00081C36" w:rsidRPr="00081C36" w:rsidRDefault="00081C36" w:rsidP="00505D8E">
      <w:pPr>
        <w:pStyle w:val="Heading2"/>
        <w:spacing w:line="480" w:lineRule="auto"/>
        <w:rPr>
          <w:lang w:val="en-AU"/>
        </w:rPr>
      </w:pPr>
      <w:r>
        <w:rPr>
          <w:lang w:val="en-AU"/>
        </w:rPr>
        <w:t>Checking for collinearity in predictors</w:t>
      </w:r>
    </w:p>
    <w:p w14:paraId="65E9BCC0" w14:textId="7DA86FE7" w:rsidR="000E6A91" w:rsidRDefault="00A05B81" w:rsidP="00505D8E">
      <w:pPr>
        <w:spacing w:line="480" w:lineRule="auto"/>
        <w:rPr>
          <w:lang w:val="en-AU"/>
        </w:rPr>
      </w:pPr>
      <w:r>
        <w:rPr>
          <w:lang w:val="en-AU"/>
        </w:rPr>
        <w:t xml:space="preserve"> </w:t>
      </w:r>
      <w:r w:rsidR="00081C36">
        <w:rPr>
          <w:lang w:val="en-AU"/>
        </w:rPr>
        <w:t>We checked whether any of our predictors</w:t>
      </w:r>
      <w:r w:rsidR="001B688B">
        <w:rPr>
          <w:lang w:val="en-AU"/>
        </w:rPr>
        <w:t xml:space="preserve"> (</w:t>
      </w:r>
      <w:proofErr w:type="spellStart"/>
      <w:r w:rsidR="001B688B">
        <w:rPr>
          <w:lang w:val="en-AU"/>
        </w:rPr>
        <w:t>logTemp</w:t>
      </w:r>
      <w:proofErr w:type="spellEnd"/>
      <w:r w:rsidR="001B688B">
        <w:rPr>
          <w:lang w:val="en-AU"/>
        </w:rPr>
        <w:t xml:space="preserve">, </w:t>
      </w:r>
      <w:proofErr w:type="spellStart"/>
      <w:r w:rsidR="001B688B">
        <w:rPr>
          <w:lang w:val="en-AU"/>
        </w:rPr>
        <w:t>logPriorTemp</w:t>
      </w:r>
      <w:proofErr w:type="spellEnd"/>
      <w:r w:rsidR="001B688B">
        <w:rPr>
          <w:lang w:val="en-AU"/>
        </w:rPr>
        <w:t xml:space="preserve"> and </w:t>
      </w:r>
      <w:proofErr w:type="spellStart"/>
      <w:r w:rsidR="001B688B">
        <w:rPr>
          <w:lang w:val="en-AU"/>
        </w:rPr>
        <w:t>zlogBodyMass</w:t>
      </w:r>
      <w:proofErr w:type="spellEnd"/>
      <w:r w:rsidR="001B688B">
        <w:rPr>
          <w:lang w:val="en-AU"/>
        </w:rPr>
        <w:t>)</w:t>
      </w:r>
      <w:r w:rsidR="00081C36">
        <w:rPr>
          <w:lang w:val="en-AU"/>
        </w:rPr>
        <w:t xml:space="preserve"> were strongly collinear by using scatterplot matrices and calculating Pearson correlation coefficients (</w:t>
      </w:r>
      <w:r w:rsidR="001B688B">
        <w:rPr>
          <w:lang w:val="en-AU"/>
        </w:rPr>
        <w:t>Fig.S</w:t>
      </w:r>
      <w:r w:rsidR="00A46B62">
        <w:rPr>
          <w:lang w:val="en-AU"/>
        </w:rPr>
        <w:t>2</w:t>
      </w:r>
      <w:r w:rsidR="001B688B">
        <w:rPr>
          <w:lang w:val="en-AU"/>
        </w:rPr>
        <w:t xml:space="preserve">, </w:t>
      </w:r>
      <w:r w:rsidR="00081C36">
        <w:rPr>
          <w:lang w:val="en-AU"/>
        </w:rPr>
        <w:t xml:space="preserve">Table S2). We found that </w:t>
      </w:r>
      <w:proofErr w:type="spellStart"/>
      <w:r w:rsidR="00081C36">
        <w:rPr>
          <w:lang w:val="en-AU"/>
        </w:rPr>
        <w:t>logPriorTemp</w:t>
      </w:r>
      <w:proofErr w:type="spellEnd"/>
      <w:r w:rsidR="00081C36">
        <w:rPr>
          <w:lang w:val="en-AU"/>
        </w:rPr>
        <w:t xml:space="preserve"> and </w:t>
      </w:r>
      <w:proofErr w:type="spellStart"/>
      <w:r w:rsidR="00081C36">
        <w:rPr>
          <w:lang w:val="en-AU"/>
        </w:rPr>
        <w:t>logTemp</w:t>
      </w:r>
      <w:proofErr w:type="spellEnd"/>
      <w:r w:rsidR="00081C36">
        <w:rPr>
          <w:lang w:val="en-AU"/>
        </w:rPr>
        <w:t xml:space="preserve"> was </w:t>
      </w:r>
      <w:r w:rsidR="00B81739">
        <w:rPr>
          <w:lang w:val="en-AU"/>
        </w:rPr>
        <w:t>negatively</w:t>
      </w:r>
      <w:r w:rsidR="00081C36">
        <w:rPr>
          <w:lang w:val="en-AU"/>
        </w:rPr>
        <w:t xml:space="preserve"> correlated (</w:t>
      </w:r>
      <w:r w:rsidR="00B81739" w:rsidRPr="00D747B3">
        <w:rPr>
          <w:i/>
          <w:lang w:val="en-AU"/>
        </w:rPr>
        <w:t>R</w:t>
      </w:r>
      <w:r w:rsidR="00B81739" w:rsidRPr="00B81739">
        <w:rPr>
          <w:vertAlign w:val="superscript"/>
          <w:lang w:val="en-AU"/>
        </w:rPr>
        <w:t>2</w:t>
      </w:r>
      <w:r w:rsidR="00081C36">
        <w:rPr>
          <w:lang w:val="en-AU"/>
        </w:rPr>
        <w:t xml:space="preserve"> = </w:t>
      </w:r>
      <w:r w:rsidR="00B81739">
        <w:rPr>
          <w:lang w:val="en-AU"/>
        </w:rPr>
        <w:t>-18</w:t>
      </w:r>
      <w:r w:rsidR="00081C36">
        <w:rPr>
          <w:lang w:val="en-AU"/>
        </w:rPr>
        <w:t xml:space="preserve">). We calculated variance inflation factors (VIF, see ESM code) to assess whether including both variables would inflate the variance explained by the predictors. </w:t>
      </w:r>
    </w:p>
    <w:p w14:paraId="3FCD9212" w14:textId="7956454A" w:rsidR="000E6A91" w:rsidRDefault="000E6A91" w:rsidP="00505D8E">
      <w:pPr>
        <w:spacing w:line="480" w:lineRule="auto"/>
        <w:rPr>
          <w:lang w:val="en-AU"/>
        </w:rPr>
      </w:pPr>
      <w:r>
        <w:rPr>
          <w:lang w:val="en-AU"/>
        </w:rPr>
        <w:t>We fitted two linear models to calculate VIFs, the first model had the following structure:</w:t>
      </w:r>
    </w:p>
    <w:p w14:paraId="755817A3" w14:textId="4EDAC658" w:rsidR="000E6A91" w:rsidRDefault="000E6A91" w:rsidP="00505D8E">
      <w:pPr>
        <w:spacing w:line="480" w:lineRule="auto"/>
        <w:jc w:val="center"/>
        <w:rPr>
          <w:lang w:val="en-AU"/>
        </w:rPr>
      </w:pPr>
      <w:proofErr w:type="spellStart"/>
      <w:r>
        <w:rPr>
          <w:lang w:val="en-AU"/>
        </w:rPr>
        <w:t>logTemp</w:t>
      </w:r>
      <w:proofErr w:type="spellEnd"/>
      <w:r>
        <w:rPr>
          <w:lang w:val="en-AU"/>
        </w:rPr>
        <w:t xml:space="preserve"> ~ </w:t>
      </w:r>
      <w:proofErr w:type="spellStart"/>
      <w:r>
        <w:rPr>
          <w:lang w:val="en-AU"/>
        </w:rPr>
        <w:t>logBodyMass</w:t>
      </w:r>
      <w:proofErr w:type="spellEnd"/>
      <w:r>
        <w:rPr>
          <w:lang w:val="en-AU"/>
        </w:rPr>
        <w:t xml:space="preserve"> + </w:t>
      </w:r>
      <w:proofErr w:type="spellStart"/>
      <w:r w:rsidRPr="0052268C">
        <w:rPr>
          <w:lang w:val="en-AU"/>
        </w:rPr>
        <w:t>zlogBodyMass</w:t>
      </w:r>
      <w:proofErr w:type="spellEnd"/>
      <w:r w:rsidRPr="0052268C">
        <w:rPr>
          <w:lang w:val="en-AU"/>
        </w:rPr>
        <w:t xml:space="preserve"> </w:t>
      </w:r>
      <w:r>
        <w:rPr>
          <w:lang w:val="en-AU"/>
        </w:rPr>
        <w:t xml:space="preserve">+ </w:t>
      </w:r>
      <w:proofErr w:type="spellStart"/>
      <w:r>
        <w:rPr>
          <w:lang w:val="en-AU"/>
        </w:rPr>
        <w:t>logPriorTemp</w:t>
      </w:r>
      <w:proofErr w:type="spellEnd"/>
    </w:p>
    <w:p w14:paraId="077C92AE" w14:textId="693A3193" w:rsidR="00FD142F" w:rsidRDefault="000E6A91" w:rsidP="00505D8E">
      <w:pPr>
        <w:spacing w:line="480" w:lineRule="auto"/>
        <w:rPr>
          <w:lang w:val="en-AU"/>
        </w:rPr>
      </w:pPr>
      <w:r>
        <w:rPr>
          <w:lang w:val="en-AU"/>
        </w:rPr>
        <w:t xml:space="preserve">and the second model did not include </w:t>
      </w:r>
      <w:proofErr w:type="spellStart"/>
      <w:r>
        <w:rPr>
          <w:lang w:val="en-AU"/>
        </w:rPr>
        <w:t>logPriorTemp</w:t>
      </w:r>
      <w:proofErr w:type="spellEnd"/>
      <w:r>
        <w:rPr>
          <w:lang w:val="en-AU"/>
        </w:rPr>
        <w:t xml:space="preserve">. The VIFs for the first model was 1.04 </w:t>
      </w:r>
      <w:r w:rsidR="00F46B33">
        <w:rPr>
          <w:lang w:val="en-AU"/>
        </w:rPr>
        <w:t xml:space="preserve">vs. the VIF of 1.00 the second model. </w:t>
      </w:r>
      <w:r w:rsidR="00081C36">
        <w:rPr>
          <w:lang w:val="en-AU"/>
        </w:rPr>
        <w:t xml:space="preserve">Following the recommendation of </w:t>
      </w:r>
      <w:proofErr w:type="spellStart"/>
      <w:r w:rsidR="00081C36">
        <w:rPr>
          <w:lang w:val="en-AU"/>
        </w:rPr>
        <w:t>Zurr</w:t>
      </w:r>
      <w:proofErr w:type="spellEnd"/>
      <w:r w:rsidR="00081C36">
        <w:rPr>
          <w:lang w:val="en-AU"/>
        </w:rPr>
        <w:t xml:space="preserve"> et al, </w:t>
      </w:r>
      <w:r w:rsidR="001B688B">
        <w:rPr>
          <w:lang w:val="en-AU"/>
        </w:rPr>
        <w:fldChar w:fldCharType="begin"/>
      </w:r>
      <w:r w:rsidR="00FE6C7C">
        <w:rPr>
          <w:lang w:val="en-AU"/>
        </w:rPr>
        <w:instrText xml:space="preserve"> ADDIN PAPERS2_CITATIONS &lt;citation&gt;&lt;priority&gt;0&lt;/priority&gt;&lt;uuid&gt;21575555-78C4-42FF-A874-A5C0A4829412&lt;/uuid&gt;&lt;publications&gt;&lt;publication&gt;&lt;subtype&gt;400&lt;/subtype&gt;&lt;publisher&gt;Blackwell Publishing Ltd&lt;/publisher&gt;&lt;title&gt;A protocol for data exploration to avoid common statistical problems&lt;/title&gt;&lt;url&gt;http://onlinelibrary.wiley.com/doi/10.1111/j.2041-210X.2009.00001.x/full&lt;/url&gt;&lt;volume&gt;1&lt;/volume&gt;&lt;publication_date&gt;99201003011200000000222000&lt;/publication_date&gt;&lt;uuid&gt;BEFDA07E-7FA2-4269-86F0-BD247B2CBEE2&lt;/uuid&gt;&lt;type&gt;400&lt;/type&gt;&lt;number&gt;1&lt;/number&gt;&lt;citekey&gt;Zuur:2010dq&lt;/citekey&gt;&lt;subtitle&gt;Data exploration&lt;/subtitle&gt;&lt;doi&gt;10.1111/j.2041-210X.2009.00001.x&lt;/doi&gt;&lt;startpage&gt;3&lt;/startpage&gt;&lt;endpage&gt;14&lt;/endpage&gt;&lt;bundle&gt;&lt;publication&gt;&lt;title&gt;Methods in Ecology …&lt;/title&gt;&lt;uuid&gt;2D0CB5C4-63F6-4A88-AB54-FB459CAEB914&lt;/uuid&gt;&lt;subtype&gt;-100&lt;/subtype&gt;&lt;publisher&gt;Blackwell Publishing Ltd&lt;/publisher&gt;&lt;type&gt;-100&lt;/type&gt;&lt;/publication&gt;&lt;/bundle&gt;&lt;authors&gt;&lt;author&gt;&lt;lastName&gt;Zuur&lt;/lastName&gt;&lt;firstName&gt;Alain&lt;/firstName&gt;&lt;middleNames&gt;F&lt;/middleNames&gt;&lt;/author&gt;&lt;author&gt;&lt;lastName&gt;Ieno&lt;/lastName&gt;&lt;firstName&gt;Elena&lt;/firstName&gt;&lt;middleNames&gt;N&lt;/middleNames&gt;&lt;/author&gt;&lt;author&gt;&lt;lastName&gt;Elphick&lt;/lastName&gt;&lt;firstName&gt;Chris&lt;/firstName&gt;&lt;middleNames&gt;S&lt;/middleNames&gt;&lt;/author&gt;&lt;/authors&gt;&lt;/publication&gt;&lt;/publications&gt;&lt;cites&gt;&lt;/cites&gt;&lt;/citation&gt;</w:instrText>
      </w:r>
      <w:r w:rsidR="001B688B">
        <w:rPr>
          <w:lang w:val="en-AU"/>
        </w:rPr>
        <w:fldChar w:fldCharType="separate"/>
      </w:r>
      <w:r w:rsidR="002B51C2">
        <w:rPr>
          <w:rFonts w:eastAsiaTheme="minorHAnsi"/>
          <w:lang w:val="en-US"/>
        </w:rPr>
        <w:t>(</w:t>
      </w:r>
      <w:proofErr w:type="spellStart"/>
      <w:r w:rsidR="002B51C2">
        <w:rPr>
          <w:rFonts w:eastAsiaTheme="minorHAnsi"/>
          <w:lang w:val="en-US"/>
        </w:rPr>
        <w:t>Zuur</w:t>
      </w:r>
      <w:proofErr w:type="spellEnd"/>
      <w:r w:rsidR="002B51C2">
        <w:rPr>
          <w:rFonts w:eastAsiaTheme="minorHAnsi"/>
          <w:lang w:val="en-US"/>
        </w:rPr>
        <w:t xml:space="preserve"> </w:t>
      </w:r>
      <w:r w:rsidR="002B51C2">
        <w:rPr>
          <w:rFonts w:eastAsiaTheme="minorHAnsi"/>
          <w:i/>
          <w:iCs/>
          <w:lang w:val="en-US"/>
        </w:rPr>
        <w:t>et al.</w:t>
      </w:r>
      <w:r w:rsidR="002B51C2">
        <w:rPr>
          <w:rFonts w:eastAsiaTheme="minorHAnsi"/>
          <w:lang w:val="en-US"/>
        </w:rPr>
        <w:t xml:space="preserve"> 2010)</w:t>
      </w:r>
      <w:r w:rsidR="001B688B">
        <w:rPr>
          <w:lang w:val="en-AU"/>
        </w:rPr>
        <w:fldChar w:fldCharType="end"/>
      </w:r>
      <w:r w:rsidR="001B688B">
        <w:rPr>
          <w:lang w:val="en-AU"/>
        </w:rPr>
        <w:t>,</w:t>
      </w:r>
      <w:r w:rsidR="00081C36">
        <w:rPr>
          <w:lang w:val="en-AU"/>
        </w:rPr>
        <w:t xml:space="preserve">VIF values </w:t>
      </w:r>
      <w:r w:rsidR="00F46B33">
        <w:rPr>
          <w:lang w:val="en-AU"/>
        </w:rPr>
        <w:t xml:space="preserve">less than 3 </w:t>
      </w:r>
      <w:r w:rsidR="00081C36">
        <w:rPr>
          <w:lang w:val="en-AU"/>
        </w:rPr>
        <w:t xml:space="preserve">(a very conservative threshold) </w:t>
      </w:r>
      <w:r w:rsidR="001B688B">
        <w:rPr>
          <w:lang w:val="en-AU"/>
        </w:rPr>
        <w:t>were</w:t>
      </w:r>
      <w:r w:rsidR="00081C36">
        <w:rPr>
          <w:lang w:val="en-AU"/>
        </w:rPr>
        <w:t xml:space="preserve"> deemed acceptable and therefore </w:t>
      </w:r>
      <w:proofErr w:type="spellStart"/>
      <w:r w:rsidR="00081C36">
        <w:rPr>
          <w:lang w:val="en-AU"/>
        </w:rPr>
        <w:t>logPriorTemp</w:t>
      </w:r>
      <w:proofErr w:type="spellEnd"/>
      <w:r w:rsidR="00081C36">
        <w:rPr>
          <w:lang w:val="en-AU"/>
        </w:rPr>
        <w:t xml:space="preserve"> was included in all subsequent repeatability models. </w:t>
      </w:r>
    </w:p>
    <w:p w14:paraId="120FF0CD" w14:textId="38848F28" w:rsidR="00307DCE" w:rsidRDefault="00ED3145" w:rsidP="00505D8E">
      <w:pPr>
        <w:spacing w:line="480" w:lineRule="auto"/>
        <w:rPr>
          <w:lang w:val="en-AU"/>
        </w:rPr>
      </w:pPr>
      <w:r>
        <w:rPr>
          <w:noProof/>
          <w:lang w:val="en-US"/>
        </w:rPr>
        <w:lastRenderedPageBreak/>
        <w:drawing>
          <wp:anchor distT="0" distB="0" distL="114300" distR="114300" simplePos="0" relativeHeight="251658240" behindDoc="1" locked="0" layoutInCell="1" allowOverlap="1" wp14:anchorId="12478887" wp14:editId="10EB8B00">
            <wp:simplePos x="0" y="0"/>
            <wp:positionH relativeFrom="column">
              <wp:posOffset>1200684</wp:posOffset>
            </wp:positionH>
            <wp:positionV relativeFrom="paragraph">
              <wp:posOffset>3541497</wp:posOffset>
            </wp:positionV>
            <wp:extent cx="3509010" cy="350901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 S1..pdf"/>
                    <pic:cNvPicPr/>
                  </pic:nvPicPr>
                  <pic:blipFill>
                    <a:blip r:embed="rId8">
                      <a:extLst>
                        <a:ext uri="{28A0092B-C50C-407E-A947-70E740481C1C}">
                          <a14:useLocalDpi xmlns:a14="http://schemas.microsoft.com/office/drawing/2010/main" val="0"/>
                        </a:ext>
                      </a:extLst>
                    </a:blip>
                    <a:stretch>
                      <a:fillRect/>
                    </a:stretch>
                  </pic:blipFill>
                  <pic:spPr>
                    <a:xfrm>
                      <a:off x="0" y="0"/>
                      <a:ext cx="3509010" cy="3509010"/>
                    </a:xfrm>
                    <a:prstGeom prst="rect">
                      <a:avLst/>
                    </a:prstGeom>
                  </pic:spPr>
                </pic:pic>
              </a:graphicData>
            </a:graphic>
            <wp14:sizeRelH relativeFrom="page">
              <wp14:pctWidth>0</wp14:pctWidth>
            </wp14:sizeRelH>
            <wp14:sizeRelV relativeFrom="page">
              <wp14:pctHeight>0</wp14:pctHeight>
            </wp14:sizeRelV>
          </wp:anchor>
        </w:drawing>
      </w:r>
    </w:p>
    <w:tbl>
      <w:tblPr>
        <w:tblpPr w:leftFromText="180" w:rightFromText="180" w:vertAnchor="text" w:horzAnchor="margin" w:tblpY="1"/>
        <w:tblW w:w="9498" w:type="dxa"/>
        <w:tblLayout w:type="fixed"/>
        <w:tblLook w:val="04A0" w:firstRow="1" w:lastRow="0" w:firstColumn="1" w:lastColumn="0" w:noHBand="0" w:noVBand="1"/>
      </w:tblPr>
      <w:tblGrid>
        <w:gridCol w:w="2848"/>
        <w:gridCol w:w="724"/>
        <w:gridCol w:w="895"/>
        <w:gridCol w:w="1203"/>
        <w:gridCol w:w="1418"/>
        <w:gridCol w:w="1417"/>
        <w:gridCol w:w="993"/>
      </w:tblGrid>
      <w:tr w:rsidR="00FD142F" w14:paraId="5D613A0F" w14:textId="77777777" w:rsidTr="00FD142F">
        <w:trPr>
          <w:trHeight w:val="1026"/>
        </w:trPr>
        <w:tc>
          <w:tcPr>
            <w:tcW w:w="9498" w:type="dxa"/>
            <w:gridSpan w:val="7"/>
            <w:tcBorders>
              <w:top w:val="nil"/>
              <w:left w:val="nil"/>
              <w:bottom w:val="nil"/>
              <w:right w:val="nil"/>
            </w:tcBorders>
            <w:shd w:val="clear" w:color="auto" w:fill="auto"/>
            <w:vAlign w:val="bottom"/>
            <w:hideMark/>
          </w:tcPr>
          <w:p w14:paraId="41B87B5B" w14:textId="3676D0E8" w:rsidR="00FD142F" w:rsidRDefault="00FD142F" w:rsidP="00505D8E">
            <w:pPr>
              <w:spacing w:line="480" w:lineRule="auto"/>
              <w:rPr>
                <w:color w:val="000000"/>
              </w:rPr>
            </w:pPr>
            <w:r w:rsidRPr="00A8373D">
              <w:rPr>
                <w:b/>
                <w:color w:val="000000"/>
              </w:rPr>
              <w:t>Table S2.</w:t>
            </w:r>
            <w:r>
              <w:rPr>
                <w:color w:val="000000"/>
              </w:rPr>
              <w:t xml:space="preserve"> Pairwise Pearson's correlations and the 95% confidence intervals between log-transformed temperature, log-transformed prior temperature and lo</w:t>
            </w:r>
            <w:r w:rsidR="001053E5">
              <w:rPr>
                <w:color w:val="000000"/>
              </w:rPr>
              <w:t>g</w:t>
            </w:r>
            <w:r>
              <w:rPr>
                <w:color w:val="000000"/>
              </w:rPr>
              <w:t>- transformed-standardised body mass. Confidence intervals adjusted for multiple comparisons are also presented.  Bold pairwise correlations are statistically significant from zero.</w:t>
            </w:r>
          </w:p>
        </w:tc>
      </w:tr>
      <w:tr w:rsidR="00FD142F" w14:paraId="56223E14" w14:textId="77777777" w:rsidTr="00FD142F">
        <w:trPr>
          <w:trHeight w:val="348"/>
        </w:trPr>
        <w:tc>
          <w:tcPr>
            <w:tcW w:w="2848" w:type="dxa"/>
            <w:tcBorders>
              <w:top w:val="nil"/>
              <w:left w:val="nil"/>
              <w:bottom w:val="single" w:sz="4" w:space="0" w:color="auto"/>
              <w:right w:val="nil"/>
            </w:tcBorders>
            <w:shd w:val="clear" w:color="auto" w:fill="auto"/>
            <w:noWrap/>
            <w:vAlign w:val="center"/>
            <w:hideMark/>
          </w:tcPr>
          <w:p w14:paraId="75FD2FC8" w14:textId="77777777" w:rsidR="00FD142F" w:rsidRDefault="00FD142F" w:rsidP="00505D8E">
            <w:pPr>
              <w:spacing w:line="480" w:lineRule="auto"/>
              <w:rPr>
                <w:color w:val="000000"/>
              </w:rPr>
            </w:pPr>
            <w:r>
              <w:rPr>
                <w:color w:val="000000"/>
              </w:rPr>
              <w:t>Correlation between predictors</w:t>
            </w:r>
          </w:p>
        </w:tc>
        <w:tc>
          <w:tcPr>
            <w:tcW w:w="724" w:type="dxa"/>
            <w:tcBorders>
              <w:top w:val="nil"/>
              <w:left w:val="nil"/>
              <w:bottom w:val="single" w:sz="4" w:space="0" w:color="auto"/>
              <w:right w:val="nil"/>
            </w:tcBorders>
            <w:shd w:val="clear" w:color="auto" w:fill="auto"/>
            <w:noWrap/>
            <w:vAlign w:val="center"/>
            <w:hideMark/>
          </w:tcPr>
          <w:p w14:paraId="0D1EFFCC" w14:textId="77777777" w:rsidR="00FD142F" w:rsidRDefault="00FD142F" w:rsidP="00505D8E">
            <w:pPr>
              <w:spacing w:line="480" w:lineRule="auto"/>
              <w:jc w:val="center"/>
              <w:rPr>
                <w:color w:val="000000"/>
              </w:rPr>
            </w:pPr>
            <w:r w:rsidRPr="00A05B81">
              <w:rPr>
                <w:i/>
                <w:color w:val="000000"/>
              </w:rPr>
              <w:t>R</w:t>
            </w:r>
            <w:r w:rsidRPr="00A05B81">
              <w:rPr>
                <w:color w:val="000000"/>
                <w:vertAlign w:val="superscript"/>
              </w:rPr>
              <w:t>2</w:t>
            </w:r>
          </w:p>
        </w:tc>
        <w:tc>
          <w:tcPr>
            <w:tcW w:w="895" w:type="dxa"/>
            <w:tcBorders>
              <w:top w:val="nil"/>
              <w:left w:val="nil"/>
              <w:bottom w:val="single" w:sz="4" w:space="0" w:color="auto"/>
              <w:right w:val="nil"/>
            </w:tcBorders>
            <w:shd w:val="clear" w:color="auto" w:fill="auto"/>
            <w:noWrap/>
            <w:vAlign w:val="center"/>
            <w:hideMark/>
          </w:tcPr>
          <w:p w14:paraId="7947FD90" w14:textId="150BB58B" w:rsidR="00FD142F" w:rsidRDefault="00FD142F" w:rsidP="00505D8E">
            <w:pPr>
              <w:spacing w:line="480" w:lineRule="auto"/>
              <w:jc w:val="center"/>
              <w:rPr>
                <w:color w:val="000000"/>
              </w:rPr>
            </w:pPr>
            <w:r>
              <w:rPr>
                <w:color w:val="000000"/>
              </w:rPr>
              <w:t xml:space="preserve">Lower </w:t>
            </w:r>
          </w:p>
        </w:tc>
        <w:tc>
          <w:tcPr>
            <w:tcW w:w="1203" w:type="dxa"/>
            <w:tcBorders>
              <w:top w:val="nil"/>
              <w:left w:val="nil"/>
              <w:bottom w:val="single" w:sz="4" w:space="0" w:color="auto"/>
              <w:right w:val="nil"/>
            </w:tcBorders>
            <w:shd w:val="clear" w:color="auto" w:fill="auto"/>
            <w:noWrap/>
            <w:vAlign w:val="center"/>
            <w:hideMark/>
          </w:tcPr>
          <w:p w14:paraId="59D76FF4" w14:textId="77777777" w:rsidR="00FD142F" w:rsidRDefault="00FD142F" w:rsidP="00505D8E">
            <w:pPr>
              <w:spacing w:line="480" w:lineRule="auto"/>
              <w:jc w:val="center"/>
              <w:rPr>
                <w:color w:val="000000"/>
              </w:rPr>
            </w:pPr>
            <w:r>
              <w:rPr>
                <w:color w:val="000000"/>
              </w:rPr>
              <w:t>Upper</w:t>
            </w:r>
          </w:p>
        </w:tc>
        <w:tc>
          <w:tcPr>
            <w:tcW w:w="1418" w:type="dxa"/>
            <w:tcBorders>
              <w:top w:val="nil"/>
              <w:left w:val="nil"/>
              <w:bottom w:val="single" w:sz="4" w:space="0" w:color="auto"/>
              <w:right w:val="nil"/>
            </w:tcBorders>
            <w:shd w:val="clear" w:color="auto" w:fill="auto"/>
            <w:noWrap/>
            <w:vAlign w:val="center"/>
            <w:hideMark/>
          </w:tcPr>
          <w:p w14:paraId="38EEBA2F" w14:textId="77777777" w:rsidR="00FD142F" w:rsidRDefault="00FD142F" w:rsidP="00505D8E">
            <w:pPr>
              <w:spacing w:line="480" w:lineRule="auto"/>
              <w:jc w:val="center"/>
              <w:rPr>
                <w:color w:val="000000"/>
              </w:rPr>
            </w:pPr>
            <w:r>
              <w:rPr>
                <w:color w:val="000000"/>
              </w:rPr>
              <w:t>Lower adjusted</w:t>
            </w:r>
          </w:p>
        </w:tc>
        <w:tc>
          <w:tcPr>
            <w:tcW w:w="1417" w:type="dxa"/>
            <w:tcBorders>
              <w:top w:val="nil"/>
              <w:left w:val="nil"/>
              <w:bottom w:val="single" w:sz="4" w:space="0" w:color="auto"/>
              <w:right w:val="nil"/>
            </w:tcBorders>
            <w:shd w:val="clear" w:color="auto" w:fill="auto"/>
            <w:noWrap/>
            <w:vAlign w:val="center"/>
            <w:hideMark/>
          </w:tcPr>
          <w:p w14:paraId="39696F0C" w14:textId="77777777" w:rsidR="00FD142F" w:rsidRDefault="00FD142F" w:rsidP="00505D8E">
            <w:pPr>
              <w:spacing w:line="480" w:lineRule="auto"/>
              <w:jc w:val="center"/>
              <w:rPr>
                <w:color w:val="000000"/>
              </w:rPr>
            </w:pPr>
            <w:r>
              <w:rPr>
                <w:color w:val="000000"/>
              </w:rPr>
              <w:t>Upper adjusted</w:t>
            </w:r>
          </w:p>
        </w:tc>
        <w:tc>
          <w:tcPr>
            <w:tcW w:w="993" w:type="dxa"/>
            <w:tcBorders>
              <w:top w:val="nil"/>
              <w:left w:val="nil"/>
              <w:bottom w:val="single" w:sz="4" w:space="0" w:color="auto"/>
              <w:right w:val="nil"/>
            </w:tcBorders>
            <w:shd w:val="clear" w:color="auto" w:fill="auto"/>
            <w:noWrap/>
            <w:vAlign w:val="center"/>
            <w:hideMark/>
          </w:tcPr>
          <w:p w14:paraId="1CD5EE43" w14:textId="77777777" w:rsidR="00FD142F" w:rsidRDefault="00FD142F" w:rsidP="00505D8E">
            <w:pPr>
              <w:spacing w:line="480" w:lineRule="auto"/>
              <w:jc w:val="center"/>
              <w:rPr>
                <w:color w:val="000000"/>
              </w:rPr>
            </w:pPr>
            <w:r>
              <w:rPr>
                <w:i/>
                <w:iCs/>
                <w:color w:val="000000"/>
              </w:rPr>
              <w:t>P</w:t>
            </w:r>
            <w:r>
              <w:rPr>
                <w:color w:val="000000"/>
              </w:rPr>
              <w:t>-value</w:t>
            </w:r>
          </w:p>
        </w:tc>
      </w:tr>
      <w:tr w:rsidR="00FD142F" w14:paraId="278406C9" w14:textId="77777777" w:rsidTr="00FD142F">
        <w:trPr>
          <w:trHeight w:val="348"/>
        </w:trPr>
        <w:tc>
          <w:tcPr>
            <w:tcW w:w="2848" w:type="dxa"/>
            <w:tcBorders>
              <w:top w:val="nil"/>
              <w:left w:val="nil"/>
              <w:bottom w:val="nil"/>
              <w:right w:val="nil"/>
            </w:tcBorders>
            <w:shd w:val="clear" w:color="auto" w:fill="auto"/>
            <w:noWrap/>
            <w:vAlign w:val="bottom"/>
            <w:hideMark/>
          </w:tcPr>
          <w:p w14:paraId="7AB478E0" w14:textId="77777777" w:rsidR="00FD142F" w:rsidRDefault="00FD142F" w:rsidP="00505D8E">
            <w:pPr>
              <w:spacing w:line="480" w:lineRule="auto"/>
              <w:rPr>
                <w:color w:val="000000"/>
              </w:rPr>
            </w:pPr>
            <w:proofErr w:type="spellStart"/>
            <w:r>
              <w:rPr>
                <w:color w:val="000000"/>
              </w:rPr>
              <w:t>logTemp</w:t>
            </w:r>
            <w:proofErr w:type="spellEnd"/>
            <w:r>
              <w:rPr>
                <w:color w:val="000000"/>
              </w:rPr>
              <w:t xml:space="preserve"> - </w:t>
            </w:r>
            <w:proofErr w:type="spellStart"/>
            <w:r>
              <w:rPr>
                <w:color w:val="000000"/>
              </w:rPr>
              <w:t>zlogMass</w:t>
            </w:r>
            <w:proofErr w:type="spellEnd"/>
          </w:p>
        </w:tc>
        <w:tc>
          <w:tcPr>
            <w:tcW w:w="724" w:type="dxa"/>
            <w:tcBorders>
              <w:top w:val="nil"/>
              <w:left w:val="nil"/>
              <w:bottom w:val="nil"/>
              <w:right w:val="nil"/>
            </w:tcBorders>
            <w:shd w:val="clear" w:color="auto" w:fill="auto"/>
            <w:noWrap/>
            <w:vAlign w:val="bottom"/>
            <w:hideMark/>
          </w:tcPr>
          <w:p w14:paraId="788E33FD" w14:textId="77777777" w:rsidR="00FD142F" w:rsidRDefault="00FD142F" w:rsidP="00505D8E">
            <w:pPr>
              <w:spacing w:line="480" w:lineRule="auto"/>
              <w:jc w:val="center"/>
              <w:rPr>
                <w:color w:val="000000"/>
              </w:rPr>
            </w:pPr>
            <w:r>
              <w:rPr>
                <w:color w:val="000000"/>
              </w:rPr>
              <w:t>-0.01</w:t>
            </w:r>
          </w:p>
        </w:tc>
        <w:tc>
          <w:tcPr>
            <w:tcW w:w="895" w:type="dxa"/>
            <w:tcBorders>
              <w:top w:val="nil"/>
              <w:left w:val="nil"/>
              <w:bottom w:val="nil"/>
              <w:right w:val="nil"/>
            </w:tcBorders>
            <w:shd w:val="clear" w:color="auto" w:fill="auto"/>
            <w:noWrap/>
            <w:vAlign w:val="bottom"/>
            <w:hideMark/>
          </w:tcPr>
          <w:p w14:paraId="026D729D" w14:textId="77777777" w:rsidR="00FD142F" w:rsidRDefault="00FD142F" w:rsidP="00505D8E">
            <w:pPr>
              <w:spacing w:line="480" w:lineRule="auto"/>
              <w:jc w:val="center"/>
              <w:rPr>
                <w:color w:val="000000"/>
              </w:rPr>
            </w:pPr>
            <w:r>
              <w:rPr>
                <w:color w:val="000000"/>
              </w:rPr>
              <w:t>-0.05</w:t>
            </w:r>
          </w:p>
        </w:tc>
        <w:tc>
          <w:tcPr>
            <w:tcW w:w="1203" w:type="dxa"/>
            <w:tcBorders>
              <w:top w:val="nil"/>
              <w:left w:val="nil"/>
              <w:bottom w:val="nil"/>
              <w:right w:val="nil"/>
            </w:tcBorders>
            <w:shd w:val="clear" w:color="auto" w:fill="auto"/>
            <w:noWrap/>
            <w:vAlign w:val="bottom"/>
            <w:hideMark/>
          </w:tcPr>
          <w:p w14:paraId="3BD2B4B2" w14:textId="77777777" w:rsidR="00FD142F" w:rsidRDefault="00FD142F" w:rsidP="00505D8E">
            <w:pPr>
              <w:spacing w:line="480" w:lineRule="auto"/>
              <w:jc w:val="center"/>
              <w:rPr>
                <w:color w:val="000000"/>
              </w:rPr>
            </w:pPr>
            <w:r>
              <w:rPr>
                <w:color w:val="000000"/>
              </w:rPr>
              <w:t>0.03</w:t>
            </w:r>
          </w:p>
        </w:tc>
        <w:tc>
          <w:tcPr>
            <w:tcW w:w="1418" w:type="dxa"/>
            <w:tcBorders>
              <w:top w:val="nil"/>
              <w:left w:val="nil"/>
              <w:bottom w:val="nil"/>
              <w:right w:val="nil"/>
            </w:tcBorders>
            <w:shd w:val="clear" w:color="auto" w:fill="auto"/>
            <w:noWrap/>
            <w:vAlign w:val="bottom"/>
            <w:hideMark/>
          </w:tcPr>
          <w:p w14:paraId="1D6AEB55" w14:textId="77777777" w:rsidR="00FD142F" w:rsidRDefault="00FD142F" w:rsidP="00505D8E">
            <w:pPr>
              <w:spacing w:line="480" w:lineRule="auto"/>
              <w:jc w:val="center"/>
              <w:rPr>
                <w:color w:val="000000"/>
              </w:rPr>
            </w:pPr>
            <w:r>
              <w:rPr>
                <w:color w:val="000000"/>
              </w:rPr>
              <w:t>-0.05</w:t>
            </w:r>
          </w:p>
        </w:tc>
        <w:tc>
          <w:tcPr>
            <w:tcW w:w="1417" w:type="dxa"/>
            <w:tcBorders>
              <w:top w:val="nil"/>
              <w:left w:val="nil"/>
              <w:bottom w:val="nil"/>
              <w:right w:val="nil"/>
            </w:tcBorders>
            <w:shd w:val="clear" w:color="auto" w:fill="auto"/>
            <w:noWrap/>
            <w:vAlign w:val="bottom"/>
            <w:hideMark/>
          </w:tcPr>
          <w:p w14:paraId="29D2DE1E" w14:textId="77777777" w:rsidR="00FD142F" w:rsidRDefault="00FD142F" w:rsidP="00505D8E">
            <w:pPr>
              <w:spacing w:line="480" w:lineRule="auto"/>
              <w:jc w:val="center"/>
              <w:rPr>
                <w:color w:val="000000"/>
              </w:rPr>
            </w:pPr>
            <w:r>
              <w:rPr>
                <w:color w:val="000000"/>
              </w:rPr>
              <w:t>0.03</w:t>
            </w:r>
          </w:p>
        </w:tc>
        <w:tc>
          <w:tcPr>
            <w:tcW w:w="993" w:type="dxa"/>
            <w:tcBorders>
              <w:top w:val="nil"/>
              <w:left w:val="nil"/>
              <w:bottom w:val="nil"/>
              <w:right w:val="nil"/>
            </w:tcBorders>
            <w:shd w:val="clear" w:color="auto" w:fill="auto"/>
            <w:noWrap/>
            <w:vAlign w:val="bottom"/>
            <w:hideMark/>
          </w:tcPr>
          <w:p w14:paraId="199FEE42" w14:textId="77777777" w:rsidR="00FD142F" w:rsidRDefault="00FD142F" w:rsidP="00505D8E">
            <w:pPr>
              <w:spacing w:line="480" w:lineRule="auto"/>
              <w:jc w:val="center"/>
              <w:rPr>
                <w:color w:val="000000"/>
              </w:rPr>
            </w:pPr>
            <w:r>
              <w:rPr>
                <w:color w:val="000000"/>
              </w:rPr>
              <w:t>0.69</w:t>
            </w:r>
          </w:p>
        </w:tc>
      </w:tr>
      <w:tr w:rsidR="00FD142F" w14:paraId="62BFA042" w14:textId="77777777" w:rsidTr="00FD142F">
        <w:trPr>
          <w:trHeight w:val="348"/>
        </w:trPr>
        <w:tc>
          <w:tcPr>
            <w:tcW w:w="2848" w:type="dxa"/>
            <w:tcBorders>
              <w:top w:val="nil"/>
              <w:left w:val="nil"/>
              <w:bottom w:val="nil"/>
              <w:right w:val="nil"/>
            </w:tcBorders>
            <w:shd w:val="clear" w:color="auto" w:fill="auto"/>
            <w:noWrap/>
            <w:vAlign w:val="bottom"/>
            <w:hideMark/>
          </w:tcPr>
          <w:p w14:paraId="0F051853" w14:textId="77777777" w:rsidR="00FD142F" w:rsidRDefault="00FD142F" w:rsidP="00505D8E">
            <w:pPr>
              <w:spacing w:line="480" w:lineRule="auto"/>
              <w:rPr>
                <w:b/>
                <w:bCs/>
                <w:color w:val="000000"/>
              </w:rPr>
            </w:pPr>
            <w:proofErr w:type="spellStart"/>
            <w:r>
              <w:rPr>
                <w:b/>
                <w:bCs/>
                <w:color w:val="000000"/>
              </w:rPr>
              <w:t>logTemp</w:t>
            </w:r>
            <w:proofErr w:type="spellEnd"/>
            <w:r>
              <w:rPr>
                <w:b/>
                <w:bCs/>
                <w:color w:val="000000"/>
              </w:rPr>
              <w:t xml:space="preserve"> - </w:t>
            </w:r>
            <w:proofErr w:type="spellStart"/>
            <w:r>
              <w:rPr>
                <w:b/>
                <w:bCs/>
                <w:color w:val="000000"/>
              </w:rPr>
              <w:t>logPriorTemp</w:t>
            </w:r>
            <w:proofErr w:type="spellEnd"/>
          </w:p>
        </w:tc>
        <w:tc>
          <w:tcPr>
            <w:tcW w:w="724" w:type="dxa"/>
            <w:tcBorders>
              <w:top w:val="nil"/>
              <w:left w:val="nil"/>
              <w:bottom w:val="nil"/>
              <w:right w:val="nil"/>
            </w:tcBorders>
            <w:shd w:val="clear" w:color="auto" w:fill="auto"/>
            <w:noWrap/>
            <w:vAlign w:val="bottom"/>
            <w:hideMark/>
          </w:tcPr>
          <w:p w14:paraId="5182F0AF" w14:textId="77777777" w:rsidR="00FD142F" w:rsidRDefault="00FD142F" w:rsidP="00505D8E">
            <w:pPr>
              <w:spacing w:line="480" w:lineRule="auto"/>
              <w:jc w:val="center"/>
              <w:rPr>
                <w:b/>
                <w:bCs/>
                <w:color w:val="000000"/>
              </w:rPr>
            </w:pPr>
            <w:r>
              <w:rPr>
                <w:b/>
                <w:bCs/>
                <w:color w:val="000000"/>
              </w:rPr>
              <w:t>-0.18</w:t>
            </w:r>
          </w:p>
        </w:tc>
        <w:tc>
          <w:tcPr>
            <w:tcW w:w="895" w:type="dxa"/>
            <w:tcBorders>
              <w:top w:val="nil"/>
              <w:left w:val="nil"/>
              <w:bottom w:val="nil"/>
              <w:right w:val="nil"/>
            </w:tcBorders>
            <w:shd w:val="clear" w:color="auto" w:fill="auto"/>
            <w:noWrap/>
            <w:vAlign w:val="bottom"/>
            <w:hideMark/>
          </w:tcPr>
          <w:p w14:paraId="27583CD2" w14:textId="77777777" w:rsidR="00FD142F" w:rsidRDefault="00FD142F" w:rsidP="00505D8E">
            <w:pPr>
              <w:spacing w:line="480" w:lineRule="auto"/>
              <w:jc w:val="center"/>
              <w:rPr>
                <w:b/>
                <w:bCs/>
                <w:color w:val="000000"/>
              </w:rPr>
            </w:pPr>
            <w:r>
              <w:rPr>
                <w:b/>
                <w:bCs/>
                <w:color w:val="000000"/>
              </w:rPr>
              <w:t>-0.22</w:t>
            </w:r>
          </w:p>
        </w:tc>
        <w:tc>
          <w:tcPr>
            <w:tcW w:w="1203" w:type="dxa"/>
            <w:tcBorders>
              <w:top w:val="nil"/>
              <w:left w:val="nil"/>
              <w:bottom w:val="nil"/>
              <w:right w:val="nil"/>
            </w:tcBorders>
            <w:shd w:val="clear" w:color="auto" w:fill="auto"/>
            <w:noWrap/>
            <w:vAlign w:val="bottom"/>
            <w:hideMark/>
          </w:tcPr>
          <w:p w14:paraId="7F22168F" w14:textId="77777777" w:rsidR="00FD142F" w:rsidRDefault="00FD142F" w:rsidP="00505D8E">
            <w:pPr>
              <w:spacing w:line="480" w:lineRule="auto"/>
              <w:jc w:val="center"/>
              <w:rPr>
                <w:b/>
                <w:bCs/>
                <w:color w:val="000000"/>
              </w:rPr>
            </w:pPr>
            <w:r>
              <w:rPr>
                <w:b/>
                <w:bCs/>
                <w:color w:val="000000"/>
              </w:rPr>
              <w:t>-0.14</w:t>
            </w:r>
          </w:p>
        </w:tc>
        <w:tc>
          <w:tcPr>
            <w:tcW w:w="1418" w:type="dxa"/>
            <w:tcBorders>
              <w:top w:val="nil"/>
              <w:left w:val="nil"/>
              <w:bottom w:val="nil"/>
              <w:right w:val="nil"/>
            </w:tcBorders>
            <w:shd w:val="clear" w:color="auto" w:fill="auto"/>
            <w:noWrap/>
            <w:vAlign w:val="bottom"/>
            <w:hideMark/>
          </w:tcPr>
          <w:p w14:paraId="59C856B9" w14:textId="77777777" w:rsidR="00FD142F" w:rsidRDefault="00FD142F" w:rsidP="00505D8E">
            <w:pPr>
              <w:spacing w:line="480" w:lineRule="auto"/>
              <w:jc w:val="center"/>
              <w:rPr>
                <w:b/>
                <w:bCs/>
                <w:color w:val="000000"/>
              </w:rPr>
            </w:pPr>
            <w:r>
              <w:rPr>
                <w:b/>
                <w:bCs/>
                <w:color w:val="000000"/>
              </w:rPr>
              <w:t>-0.23</w:t>
            </w:r>
          </w:p>
        </w:tc>
        <w:tc>
          <w:tcPr>
            <w:tcW w:w="1417" w:type="dxa"/>
            <w:tcBorders>
              <w:top w:val="nil"/>
              <w:left w:val="nil"/>
              <w:bottom w:val="nil"/>
              <w:right w:val="nil"/>
            </w:tcBorders>
            <w:shd w:val="clear" w:color="auto" w:fill="auto"/>
            <w:noWrap/>
            <w:vAlign w:val="bottom"/>
            <w:hideMark/>
          </w:tcPr>
          <w:p w14:paraId="75B3CAE6" w14:textId="77777777" w:rsidR="00FD142F" w:rsidRDefault="00FD142F" w:rsidP="00505D8E">
            <w:pPr>
              <w:spacing w:line="480" w:lineRule="auto"/>
              <w:jc w:val="center"/>
              <w:rPr>
                <w:b/>
                <w:bCs/>
                <w:color w:val="000000"/>
              </w:rPr>
            </w:pPr>
            <w:r>
              <w:rPr>
                <w:b/>
                <w:bCs/>
                <w:color w:val="000000"/>
              </w:rPr>
              <w:t>-0.14</w:t>
            </w:r>
          </w:p>
        </w:tc>
        <w:tc>
          <w:tcPr>
            <w:tcW w:w="993" w:type="dxa"/>
            <w:tcBorders>
              <w:top w:val="nil"/>
              <w:left w:val="nil"/>
              <w:bottom w:val="nil"/>
              <w:right w:val="nil"/>
            </w:tcBorders>
            <w:shd w:val="clear" w:color="auto" w:fill="auto"/>
            <w:noWrap/>
            <w:vAlign w:val="bottom"/>
            <w:hideMark/>
          </w:tcPr>
          <w:p w14:paraId="0D7BD5A4" w14:textId="77777777" w:rsidR="00FD142F" w:rsidRDefault="00FD142F" w:rsidP="00505D8E">
            <w:pPr>
              <w:spacing w:line="480" w:lineRule="auto"/>
              <w:jc w:val="center"/>
              <w:rPr>
                <w:b/>
                <w:bCs/>
                <w:color w:val="000000"/>
              </w:rPr>
            </w:pPr>
            <w:r>
              <w:rPr>
                <w:b/>
                <w:bCs/>
                <w:color w:val="000000"/>
              </w:rPr>
              <w:t>0</w:t>
            </w:r>
          </w:p>
        </w:tc>
      </w:tr>
      <w:tr w:rsidR="00FD142F" w14:paraId="4358A576" w14:textId="77777777" w:rsidTr="00FD142F">
        <w:trPr>
          <w:trHeight w:val="348"/>
        </w:trPr>
        <w:tc>
          <w:tcPr>
            <w:tcW w:w="2848" w:type="dxa"/>
            <w:tcBorders>
              <w:top w:val="nil"/>
              <w:left w:val="nil"/>
              <w:bottom w:val="nil"/>
              <w:right w:val="nil"/>
            </w:tcBorders>
            <w:shd w:val="clear" w:color="auto" w:fill="auto"/>
            <w:noWrap/>
            <w:vAlign w:val="bottom"/>
            <w:hideMark/>
          </w:tcPr>
          <w:p w14:paraId="6C740035" w14:textId="77777777" w:rsidR="00FD142F" w:rsidRDefault="00FD142F" w:rsidP="00505D8E">
            <w:pPr>
              <w:spacing w:line="480" w:lineRule="auto"/>
              <w:rPr>
                <w:color w:val="000000"/>
              </w:rPr>
            </w:pPr>
            <w:proofErr w:type="spellStart"/>
            <w:r>
              <w:rPr>
                <w:color w:val="000000"/>
              </w:rPr>
              <w:t>zlogMass</w:t>
            </w:r>
            <w:proofErr w:type="spellEnd"/>
            <w:r>
              <w:rPr>
                <w:color w:val="000000"/>
              </w:rPr>
              <w:t xml:space="preserve"> - </w:t>
            </w:r>
            <w:proofErr w:type="spellStart"/>
            <w:r>
              <w:rPr>
                <w:color w:val="000000"/>
              </w:rPr>
              <w:t>logPriorTemp</w:t>
            </w:r>
            <w:proofErr w:type="spellEnd"/>
          </w:p>
        </w:tc>
        <w:tc>
          <w:tcPr>
            <w:tcW w:w="724" w:type="dxa"/>
            <w:tcBorders>
              <w:top w:val="nil"/>
              <w:left w:val="nil"/>
              <w:bottom w:val="nil"/>
              <w:right w:val="nil"/>
            </w:tcBorders>
            <w:shd w:val="clear" w:color="auto" w:fill="auto"/>
            <w:noWrap/>
            <w:vAlign w:val="bottom"/>
            <w:hideMark/>
          </w:tcPr>
          <w:p w14:paraId="3938D13D" w14:textId="77777777" w:rsidR="00FD142F" w:rsidRDefault="00FD142F" w:rsidP="00505D8E">
            <w:pPr>
              <w:spacing w:line="480" w:lineRule="auto"/>
              <w:jc w:val="center"/>
              <w:rPr>
                <w:color w:val="000000"/>
              </w:rPr>
            </w:pPr>
            <w:r>
              <w:rPr>
                <w:color w:val="000000"/>
              </w:rPr>
              <w:t>0.01</w:t>
            </w:r>
          </w:p>
        </w:tc>
        <w:tc>
          <w:tcPr>
            <w:tcW w:w="895" w:type="dxa"/>
            <w:tcBorders>
              <w:top w:val="nil"/>
              <w:left w:val="nil"/>
              <w:bottom w:val="nil"/>
              <w:right w:val="nil"/>
            </w:tcBorders>
            <w:shd w:val="clear" w:color="auto" w:fill="auto"/>
            <w:noWrap/>
            <w:vAlign w:val="bottom"/>
            <w:hideMark/>
          </w:tcPr>
          <w:p w14:paraId="53BFDEDC" w14:textId="77777777" w:rsidR="00FD142F" w:rsidRDefault="00FD142F" w:rsidP="00505D8E">
            <w:pPr>
              <w:spacing w:line="480" w:lineRule="auto"/>
              <w:jc w:val="center"/>
              <w:rPr>
                <w:color w:val="000000"/>
              </w:rPr>
            </w:pPr>
            <w:r>
              <w:rPr>
                <w:color w:val="000000"/>
              </w:rPr>
              <w:t>-0.03</w:t>
            </w:r>
          </w:p>
        </w:tc>
        <w:tc>
          <w:tcPr>
            <w:tcW w:w="1203" w:type="dxa"/>
            <w:tcBorders>
              <w:top w:val="nil"/>
              <w:left w:val="nil"/>
              <w:bottom w:val="nil"/>
              <w:right w:val="nil"/>
            </w:tcBorders>
            <w:shd w:val="clear" w:color="auto" w:fill="auto"/>
            <w:noWrap/>
            <w:vAlign w:val="bottom"/>
            <w:hideMark/>
          </w:tcPr>
          <w:p w14:paraId="02D585A0" w14:textId="77777777" w:rsidR="00FD142F" w:rsidRDefault="00FD142F" w:rsidP="00505D8E">
            <w:pPr>
              <w:spacing w:line="480" w:lineRule="auto"/>
              <w:jc w:val="center"/>
              <w:rPr>
                <w:color w:val="000000"/>
              </w:rPr>
            </w:pPr>
            <w:r>
              <w:rPr>
                <w:color w:val="000000"/>
              </w:rPr>
              <w:t>0.05</w:t>
            </w:r>
          </w:p>
        </w:tc>
        <w:tc>
          <w:tcPr>
            <w:tcW w:w="1418" w:type="dxa"/>
            <w:tcBorders>
              <w:top w:val="nil"/>
              <w:left w:val="nil"/>
              <w:bottom w:val="nil"/>
              <w:right w:val="nil"/>
            </w:tcBorders>
            <w:shd w:val="clear" w:color="auto" w:fill="auto"/>
            <w:noWrap/>
            <w:vAlign w:val="bottom"/>
            <w:hideMark/>
          </w:tcPr>
          <w:p w14:paraId="54740D96" w14:textId="77777777" w:rsidR="00FD142F" w:rsidRDefault="00FD142F" w:rsidP="00505D8E">
            <w:pPr>
              <w:spacing w:line="480" w:lineRule="auto"/>
              <w:jc w:val="center"/>
              <w:rPr>
                <w:color w:val="000000"/>
              </w:rPr>
            </w:pPr>
            <w:r>
              <w:rPr>
                <w:color w:val="000000"/>
              </w:rPr>
              <w:t>-0.03</w:t>
            </w:r>
          </w:p>
        </w:tc>
        <w:tc>
          <w:tcPr>
            <w:tcW w:w="1417" w:type="dxa"/>
            <w:tcBorders>
              <w:top w:val="nil"/>
              <w:left w:val="nil"/>
              <w:bottom w:val="nil"/>
              <w:right w:val="nil"/>
            </w:tcBorders>
            <w:shd w:val="clear" w:color="auto" w:fill="auto"/>
            <w:noWrap/>
            <w:vAlign w:val="bottom"/>
            <w:hideMark/>
          </w:tcPr>
          <w:p w14:paraId="033A11C2" w14:textId="77777777" w:rsidR="00FD142F" w:rsidRDefault="00FD142F" w:rsidP="00505D8E">
            <w:pPr>
              <w:spacing w:line="480" w:lineRule="auto"/>
              <w:jc w:val="center"/>
              <w:rPr>
                <w:color w:val="000000"/>
              </w:rPr>
            </w:pPr>
            <w:r>
              <w:rPr>
                <w:color w:val="000000"/>
              </w:rPr>
              <w:t>0.06</w:t>
            </w:r>
          </w:p>
        </w:tc>
        <w:tc>
          <w:tcPr>
            <w:tcW w:w="993" w:type="dxa"/>
            <w:tcBorders>
              <w:top w:val="nil"/>
              <w:left w:val="nil"/>
              <w:bottom w:val="nil"/>
              <w:right w:val="nil"/>
            </w:tcBorders>
            <w:shd w:val="clear" w:color="auto" w:fill="auto"/>
            <w:noWrap/>
            <w:vAlign w:val="bottom"/>
            <w:hideMark/>
          </w:tcPr>
          <w:p w14:paraId="65C7F6EC" w14:textId="77777777" w:rsidR="00FD142F" w:rsidRDefault="00FD142F" w:rsidP="00505D8E">
            <w:pPr>
              <w:spacing w:line="480" w:lineRule="auto"/>
              <w:jc w:val="center"/>
              <w:rPr>
                <w:color w:val="000000"/>
              </w:rPr>
            </w:pPr>
            <w:r>
              <w:rPr>
                <w:color w:val="000000"/>
              </w:rPr>
              <w:t>0.59</w:t>
            </w:r>
          </w:p>
        </w:tc>
      </w:tr>
    </w:tbl>
    <w:p w14:paraId="5A129E5F" w14:textId="63C5DB8D" w:rsidR="00307DCE" w:rsidRDefault="00307DCE" w:rsidP="00505D8E">
      <w:pPr>
        <w:spacing w:line="480" w:lineRule="auto"/>
        <w:rPr>
          <w:lang w:val="en-AU"/>
        </w:rPr>
      </w:pPr>
    </w:p>
    <w:p w14:paraId="597A9A25" w14:textId="55FA4FFE" w:rsidR="001053E5" w:rsidRPr="001053E5" w:rsidRDefault="001053E5" w:rsidP="00505D8E">
      <w:pPr>
        <w:spacing w:line="480" w:lineRule="auto"/>
        <w:rPr>
          <w:sz w:val="21"/>
          <w:szCs w:val="21"/>
          <w:lang w:val="en-AU"/>
        </w:rPr>
      </w:pPr>
      <w:r w:rsidRPr="001053E5">
        <w:rPr>
          <w:b/>
          <w:sz w:val="21"/>
          <w:szCs w:val="21"/>
          <w:lang w:val="en-AU"/>
        </w:rPr>
        <w:t>Figure S</w:t>
      </w:r>
      <w:r w:rsidR="00A46B62">
        <w:rPr>
          <w:b/>
          <w:sz w:val="21"/>
          <w:szCs w:val="21"/>
          <w:lang w:val="en-AU"/>
        </w:rPr>
        <w:t>2</w:t>
      </w:r>
      <w:r w:rsidRPr="001053E5">
        <w:rPr>
          <w:sz w:val="21"/>
          <w:szCs w:val="21"/>
          <w:lang w:val="en-AU"/>
        </w:rPr>
        <w:t xml:space="preserve">– Scatterplot matrix and correlation values </w:t>
      </w:r>
      <w:r w:rsidRPr="001053E5">
        <w:rPr>
          <w:color w:val="000000"/>
          <w:sz w:val="21"/>
          <w:szCs w:val="21"/>
        </w:rPr>
        <w:t>between log-transformed temperature, log-transformed prior temperature and log- transformed-standardised body mass.</w:t>
      </w:r>
    </w:p>
    <w:p w14:paraId="2593B018" w14:textId="77777777" w:rsidR="004B77EE" w:rsidRDefault="004B77EE" w:rsidP="00505D8E">
      <w:pPr>
        <w:spacing w:line="480" w:lineRule="auto"/>
      </w:pPr>
    </w:p>
    <w:p w14:paraId="613AB325" w14:textId="77777777" w:rsidR="00845065" w:rsidRDefault="00845065" w:rsidP="00505D8E">
      <w:pPr>
        <w:pStyle w:val="Heading2"/>
        <w:spacing w:line="480" w:lineRule="auto"/>
        <w:rPr>
          <w:lang w:val="en-AU"/>
        </w:rPr>
      </w:pPr>
      <w:r>
        <w:rPr>
          <w:lang w:val="en-AU"/>
        </w:rPr>
        <w:lastRenderedPageBreak/>
        <w:t>The carry-over effects of previous temperature environment</w:t>
      </w:r>
    </w:p>
    <w:p w14:paraId="23F77460" w14:textId="77777777" w:rsidR="00845065" w:rsidRDefault="00845065" w:rsidP="00505D8E">
      <w:pPr>
        <w:spacing w:line="480" w:lineRule="auto"/>
      </w:pPr>
      <w:r w:rsidRPr="002D5FDA">
        <w:t xml:space="preserve">We investigated the effect of previous temperature environment on a lizard’s metabolic rate </w:t>
      </w:r>
      <w:r>
        <w:t>at subsequent temperatures. We did this by creating a ‘</w:t>
      </w:r>
      <w:r w:rsidRPr="002D5FDA">
        <w:t xml:space="preserve">previous temperature’ </w:t>
      </w:r>
      <w:r>
        <w:t xml:space="preserve">covariance </w:t>
      </w:r>
      <w:r w:rsidRPr="002D5FDA">
        <w:t>by treating body temperature in the enclosure as the ‘previous temperature’ for the first measurement</w:t>
      </w:r>
      <w:r>
        <w:t xml:space="preserve"> temperature</w:t>
      </w:r>
      <w:r w:rsidRPr="002D5FDA">
        <w:t xml:space="preserve"> and the first measurement temperature as the ‘previous temperature’ for the second measurement</w:t>
      </w:r>
      <w:r>
        <w:t xml:space="preserve"> (See code for ESM for more details)</w:t>
      </w:r>
      <w:r w:rsidRPr="002D5FDA">
        <w:t xml:space="preserve">. This ‘previous temperature’ covariate was log-transformed and we tested </w:t>
      </w:r>
      <w:r>
        <w:t>whether its inclusion in our final model resulted in a better fit</w:t>
      </w:r>
      <w:r w:rsidRPr="002D5FDA">
        <w:t xml:space="preserve"> </w:t>
      </w:r>
      <w:r>
        <w:t>using information criterions (</w:t>
      </w:r>
      <w:proofErr w:type="spellStart"/>
      <w:r>
        <w:t>wAIC</w:t>
      </w:r>
      <w:proofErr w:type="spellEnd"/>
      <w:r>
        <w:t xml:space="preserve"> and loo). </w:t>
      </w:r>
    </w:p>
    <w:p w14:paraId="673849DC" w14:textId="77777777" w:rsidR="00845065" w:rsidRDefault="00845065" w:rsidP="00505D8E">
      <w:pPr>
        <w:spacing w:line="480" w:lineRule="auto"/>
      </w:pPr>
      <w:r>
        <w:t>We fitted two models using ‘brms’, the first model had the following structure:</w:t>
      </w:r>
    </w:p>
    <w:p w14:paraId="75766598" w14:textId="77777777" w:rsidR="00845065" w:rsidRDefault="00845065" w:rsidP="00505D8E">
      <w:pPr>
        <w:spacing w:line="480" w:lineRule="auto"/>
        <w:jc w:val="center"/>
        <w:rPr>
          <w:lang w:val="en-AU"/>
        </w:rPr>
      </w:pPr>
      <w:r>
        <w:t>logV</w:t>
      </w:r>
      <w:r w:rsidRPr="00EF0BC9">
        <w:rPr>
          <w:vertAlign w:val="subscript"/>
        </w:rPr>
        <w:t>CO2</w:t>
      </w:r>
      <w:r>
        <w:rPr>
          <w:lang w:val="en-AU"/>
        </w:rPr>
        <w:t xml:space="preserve"> ~ </w:t>
      </w:r>
      <w:proofErr w:type="spellStart"/>
      <w:r>
        <w:rPr>
          <w:lang w:val="en-AU"/>
        </w:rPr>
        <w:t>logTemp</w:t>
      </w:r>
      <w:proofErr w:type="spellEnd"/>
      <w:r>
        <w:rPr>
          <w:lang w:val="en-AU"/>
        </w:rPr>
        <w:t xml:space="preserve"> + </w:t>
      </w:r>
      <w:proofErr w:type="spellStart"/>
      <w:r w:rsidRPr="0052268C">
        <w:rPr>
          <w:lang w:val="en-AU"/>
        </w:rPr>
        <w:t>zlogBodyMass</w:t>
      </w:r>
      <w:proofErr w:type="spellEnd"/>
      <w:r w:rsidRPr="0052268C">
        <w:rPr>
          <w:lang w:val="en-AU"/>
        </w:rPr>
        <w:t xml:space="preserve"> </w:t>
      </w:r>
      <w:r>
        <w:rPr>
          <w:lang w:val="en-AU"/>
        </w:rPr>
        <w:t xml:space="preserve">+ </w:t>
      </w:r>
      <w:proofErr w:type="spellStart"/>
      <w:r>
        <w:rPr>
          <w:lang w:val="en-AU"/>
        </w:rPr>
        <w:t>logPriorTemp</w:t>
      </w:r>
      <w:proofErr w:type="spellEnd"/>
      <w:r>
        <w:rPr>
          <w:lang w:val="en-AU"/>
        </w:rPr>
        <w:t xml:space="preserve"> + (1+ </w:t>
      </w:r>
      <w:proofErr w:type="spellStart"/>
      <w:r>
        <w:rPr>
          <w:lang w:val="en-AU"/>
        </w:rPr>
        <w:t>logTemp</w:t>
      </w:r>
      <w:proofErr w:type="spellEnd"/>
      <w:r>
        <w:rPr>
          <w:vertAlign w:val="subscript"/>
          <w:lang w:val="en-AU"/>
        </w:rPr>
        <w:t xml:space="preserve"> </w:t>
      </w:r>
      <w:r>
        <w:rPr>
          <w:lang w:val="en-AU"/>
        </w:rPr>
        <w:t xml:space="preserve">| ID) + (1+ </w:t>
      </w:r>
      <w:proofErr w:type="spellStart"/>
      <w:r>
        <w:rPr>
          <w:lang w:val="en-AU"/>
        </w:rPr>
        <w:t>logTemp</w:t>
      </w:r>
      <w:proofErr w:type="spellEnd"/>
      <w:r>
        <w:rPr>
          <w:lang w:val="en-AU"/>
        </w:rPr>
        <w:t xml:space="preserve">| </w:t>
      </w:r>
      <w:proofErr w:type="spellStart"/>
      <w:r>
        <w:rPr>
          <w:lang w:val="en-AU"/>
        </w:rPr>
        <w:t>seriesID</w:t>
      </w:r>
      <w:proofErr w:type="spellEnd"/>
      <w:r>
        <w:rPr>
          <w:lang w:val="en-AU"/>
        </w:rPr>
        <w:t>)</w:t>
      </w:r>
    </w:p>
    <w:p w14:paraId="5A246EE7" w14:textId="77777777" w:rsidR="00845065" w:rsidRDefault="00845065" w:rsidP="00505D8E">
      <w:pPr>
        <w:spacing w:line="480" w:lineRule="auto"/>
      </w:pPr>
      <w:r>
        <w:t xml:space="preserve">where </w:t>
      </w:r>
      <w:proofErr w:type="spellStart"/>
      <w:r>
        <w:t>logPriorTemp</w:t>
      </w:r>
      <w:proofErr w:type="spellEnd"/>
      <w:r>
        <w:t xml:space="preserve"> is log-transformed previous temperature. The second model had the same structure except that </w:t>
      </w:r>
      <w:proofErr w:type="spellStart"/>
      <w:r>
        <w:t>logPriorTemp</w:t>
      </w:r>
      <w:proofErr w:type="spellEnd"/>
      <w:r>
        <w:t xml:space="preserve"> was excluded. Both </w:t>
      </w:r>
      <w:proofErr w:type="spellStart"/>
      <w:r>
        <w:t>wAIC</w:t>
      </w:r>
      <w:proofErr w:type="spellEnd"/>
      <w:r>
        <w:t xml:space="preserve"> and loo values were lower in the model containing </w:t>
      </w:r>
      <w:proofErr w:type="spellStart"/>
      <w:r>
        <w:t>logPriorTemp</w:t>
      </w:r>
      <w:proofErr w:type="spellEnd"/>
      <w:r>
        <w:t xml:space="preserve">, suggesting that it is better supported compared to a model with </w:t>
      </w:r>
      <w:proofErr w:type="spellStart"/>
      <w:r>
        <w:t>logPriorTemp</w:t>
      </w:r>
      <w:proofErr w:type="spellEnd"/>
      <w:r>
        <w:t xml:space="preserve"> excluded (Table S1). Based on these results, we</w:t>
      </w:r>
      <w:r w:rsidRPr="002D5FDA">
        <w:t xml:space="preserve"> included </w:t>
      </w:r>
      <w:proofErr w:type="spellStart"/>
      <w:r>
        <w:t>logPriorTemp</w:t>
      </w:r>
      <w:proofErr w:type="spellEnd"/>
      <w:r>
        <w:t xml:space="preserve"> </w:t>
      </w:r>
      <w:r w:rsidRPr="002D5FDA">
        <w:t xml:space="preserve">all subsequent </w:t>
      </w:r>
      <w:r>
        <w:t xml:space="preserve">repeatability </w:t>
      </w:r>
      <w:r w:rsidRPr="002D5FDA">
        <w:t>analyses.</w:t>
      </w:r>
    </w:p>
    <w:tbl>
      <w:tblPr>
        <w:tblpPr w:leftFromText="180" w:rightFromText="180" w:vertAnchor="text" w:horzAnchor="margin" w:tblpXSpec="center" w:tblpY="256"/>
        <w:tblW w:w="6819" w:type="dxa"/>
        <w:tblLook w:val="04A0" w:firstRow="1" w:lastRow="0" w:firstColumn="1" w:lastColumn="0" w:noHBand="0" w:noVBand="1"/>
      </w:tblPr>
      <w:tblGrid>
        <w:gridCol w:w="2066"/>
        <w:gridCol w:w="2515"/>
        <w:gridCol w:w="1111"/>
        <w:gridCol w:w="1127"/>
      </w:tblGrid>
      <w:tr w:rsidR="00845065" w:rsidRPr="000233AE" w14:paraId="49044D8E" w14:textId="77777777" w:rsidTr="00007084">
        <w:trPr>
          <w:trHeight w:val="955"/>
        </w:trPr>
        <w:tc>
          <w:tcPr>
            <w:tcW w:w="6819" w:type="dxa"/>
            <w:gridSpan w:val="4"/>
            <w:tcBorders>
              <w:top w:val="nil"/>
              <w:left w:val="nil"/>
              <w:bottom w:val="nil"/>
              <w:right w:val="nil"/>
            </w:tcBorders>
            <w:shd w:val="clear" w:color="auto" w:fill="auto"/>
            <w:vAlign w:val="center"/>
            <w:hideMark/>
          </w:tcPr>
          <w:p w14:paraId="42BF8955" w14:textId="77777777" w:rsidR="00845065" w:rsidRPr="000233AE" w:rsidRDefault="00845065" w:rsidP="00505D8E">
            <w:pPr>
              <w:spacing w:line="480" w:lineRule="auto"/>
              <w:rPr>
                <w:color w:val="000000"/>
              </w:rPr>
            </w:pPr>
            <w:r w:rsidRPr="00A8373D">
              <w:rPr>
                <w:b/>
                <w:color w:val="000000"/>
              </w:rPr>
              <w:t>Table S1.</w:t>
            </w:r>
            <w:r w:rsidRPr="000233AE">
              <w:rPr>
                <w:color w:val="000000"/>
              </w:rPr>
              <w:t xml:space="preserve"> Comparisons of information criterions (</w:t>
            </w:r>
            <w:proofErr w:type="spellStart"/>
            <w:r w:rsidRPr="000233AE">
              <w:rPr>
                <w:color w:val="000000"/>
              </w:rPr>
              <w:t>wAIC</w:t>
            </w:r>
            <w:proofErr w:type="spellEnd"/>
            <w:r w:rsidRPr="000233AE">
              <w:rPr>
                <w:color w:val="000000"/>
              </w:rPr>
              <w:t xml:space="preserve"> and loo) of a ‘brms’ model containing </w:t>
            </w:r>
            <w:r w:rsidRPr="001B688B">
              <w:rPr>
                <w:color w:val="000000"/>
              </w:rPr>
              <w:t xml:space="preserve"> log-transformed prior temperature</w:t>
            </w:r>
            <w:r w:rsidRPr="000233AE">
              <w:rPr>
                <w:color w:val="000000"/>
              </w:rPr>
              <w:t xml:space="preserve"> (modb.1) and another model with its exclusion (modb.2). </w:t>
            </w:r>
          </w:p>
        </w:tc>
      </w:tr>
      <w:tr w:rsidR="00845065" w:rsidRPr="000233AE" w14:paraId="455378FA" w14:textId="77777777" w:rsidTr="00007084">
        <w:trPr>
          <w:trHeight w:val="318"/>
        </w:trPr>
        <w:tc>
          <w:tcPr>
            <w:tcW w:w="2066" w:type="dxa"/>
            <w:tcBorders>
              <w:top w:val="nil"/>
              <w:left w:val="nil"/>
              <w:bottom w:val="single" w:sz="4" w:space="0" w:color="auto"/>
              <w:right w:val="nil"/>
            </w:tcBorders>
            <w:shd w:val="clear" w:color="auto" w:fill="auto"/>
            <w:noWrap/>
            <w:vAlign w:val="bottom"/>
            <w:hideMark/>
          </w:tcPr>
          <w:p w14:paraId="45202BF5" w14:textId="77777777" w:rsidR="00845065" w:rsidRPr="000233AE" w:rsidRDefault="00845065" w:rsidP="00505D8E">
            <w:pPr>
              <w:spacing w:line="480" w:lineRule="auto"/>
              <w:rPr>
                <w:color w:val="000000"/>
              </w:rPr>
            </w:pPr>
            <w:r w:rsidRPr="000233AE">
              <w:rPr>
                <w:color w:val="000000"/>
              </w:rPr>
              <w:t>Model</w:t>
            </w:r>
          </w:p>
        </w:tc>
        <w:tc>
          <w:tcPr>
            <w:tcW w:w="2515" w:type="dxa"/>
            <w:tcBorders>
              <w:top w:val="nil"/>
              <w:left w:val="nil"/>
              <w:bottom w:val="single" w:sz="4" w:space="0" w:color="auto"/>
              <w:right w:val="nil"/>
            </w:tcBorders>
            <w:shd w:val="clear" w:color="auto" w:fill="auto"/>
            <w:noWrap/>
            <w:vAlign w:val="bottom"/>
            <w:hideMark/>
          </w:tcPr>
          <w:p w14:paraId="7E433B01" w14:textId="77777777" w:rsidR="00845065" w:rsidRPr="000233AE" w:rsidRDefault="00845065" w:rsidP="00505D8E">
            <w:pPr>
              <w:spacing w:line="480" w:lineRule="auto"/>
              <w:jc w:val="center"/>
              <w:rPr>
                <w:color w:val="000000"/>
              </w:rPr>
            </w:pPr>
            <w:r w:rsidRPr="000233AE">
              <w:rPr>
                <w:color w:val="000000"/>
              </w:rPr>
              <w:t>Information criterion</w:t>
            </w:r>
          </w:p>
        </w:tc>
        <w:tc>
          <w:tcPr>
            <w:tcW w:w="1111" w:type="dxa"/>
            <w:tcBorders>
              <w:top w:val="nil"/>
              <w:left w:val="nil"/>
              <w:bottom w:val="single" w:sz="4" w:space="0" w:color="auto"/>
              <w:right w:val="nil"/>
            </w:tcBorders>
            <w:shd w:val="clear" w:color="auto" w:fill="auto"/>
            <w:noWrap/>
            <w:vAlign w:val="bottom"/>
            <w:hideMark/>
          </w:tcPr>
          <w:p w14:paraId="743B8FDE" w14:textId="77777777" w:rsidR="00845065" w:rsidRPr="000233AE" w:rsidRDefault="00845065" w:rsidP="00505D8E">
            <w:pPr>
              <w:spacing w:line="480" w:lineRule="auto"/>
              <w:jc w:val="center"/>
              <w:rPr>
                <w:color w:val="000000"/>
              </w:rPr>
            </w:pPr>
            <w:r w:rsidRPr="000233AE">
              <w:rPr>
                <w:color w:val="000000"/>
              </w:rPr>
              <w:t>Estimate</w:t>
            </w:r>
          </w:p>
        </w:tc>
        <w:tc>
          <w:tcPr>
            <w:tcW w:w="1127" w:type="dxa"/>
            <w:tcBorders>
              <w:top w:val="nil"/>
              <w:left w:val="nil"/>
              <w:bottom w:val="single" w:sz="4" w:space="0" w:color="auto"/>
              <w:right w:val="nil"/>
            </w:tcBorders>
            <w:shd w:val="clear" w:color="auto" w:fill="auto"/>
            <w:noWrap/>
            <w:vAlign w:val="bottom"/>
            <w:hideMark/>
          </w:tcPr>
          <w:p w14:paraId="2C0B3741" w14:textId="77777777" w:rsidR="00845065" w:rsidRPr="000233AE" w:rsidRDefault="00845065" w:rsidP="00505D8E">
            <w:pPr>
              <w:spacing w:line="480" w:lineRule="auto"/>
              <w:jc w:val="center"/>
              <w:rPr>
                <w:color w:val="000000"/>
              </w:rPr>
            </w:pPr>
            <w:r>
              <w:rPr>
                <w:color w:val="000000"/>
              </w:rPr>
              <w:t>SD</w:t>
            </w:r>
          </w:p>
        </w:tc>
      </w:tr>
      <w:tr w:rsidR="00845065" w:rsidRPr="000233AE" w14:paraId="424EDE35" w14:textId="77777777" w:rsidTr="00007084">
        <w:trPr>
          <w:trHeight w:val="318"/>
        </w:trPr>
        <w:tc>
          <w:tcPr>
            <w:tcW w:w="2066" w:type="dxa"/>
            <w:tcBorders>
              <w:top w:val="nil"/>
              <w:left w:val="nil"/>
              <w:bottom w:val="nil"/>
              <w:right w:val="nil"/>
            </w:tcBorders>
            <w:shd w:val="clear" w:color="auto" w:fill="auto"/>
            <w:noWrap/>
            <w:vAlign w:val="bottom"/>
            <w:hideMark/>
          </w:tcPr>
          <w:p w14:paraId="2E54E9C9" w14:textId="77777777" w:rsidR="00845065" w:rsidRPr="000233AE" w:rsidRDefault="00845065" w:rsidP="00505D8E">
            <w:pPr>
              <w:spacing w:line="480" w:lineRule="auto"/>
              <w:rPr>
                <w:color w:val="000000"/>
              </w:rPr>
            </w:pPr>
            <w:r w:rsidRPr="000233AE">
              <w:rPr>
                <w:color w:val="000000"/>
              </w:rPr>
              <w:t>modb.1</w:t>
            </w:r>
          </w:p>
        </w:tc>
        <w:tc>
          <w:tcPr>
            <w:tcW w:w="2515" w:type="dxa"/>
            <w:tcBorders>
              <w:top w:val="nil"/>
              <w:left w:val="nil"/>
              <w:bottom w:val="nil"/>
              <w:right w:val="nil"/>
            </w:tcBorders>
            <w:shd w:val="clear" w:color="auto" w:fill="auto"/>
            <w:noWrap/>
            <w:vAlign w:val="bottom"/>
            <w:hideMark/>
          </w:tcPr>
          <w:p w14:paraId="0A998B21" w14:textId="77777777" w:rsidR="00845065" w:rsidRPr="000233AE" w:rsidRDefault="00845065" w:rsidP="00505D8E">
            <w:pPr>
              <w:spacing w:line="480" w:lineRule="auto"/>
              <w:jc w:val="center"/>
              <w:rPr>
                <w:color w:val="000000"/>
              </w:rPr>
            </w:pPr>
            <w:proofErr w:type="spellStart"/>
            <w:r w:rsidRPr="000233AE">
              <w:rPr>
                <w:color w:val="000000"/>
              </w:rPr>
              <w:t>wAIC</w:t>
            </w:r>
            <w:proofErr w:type="spellEnd"/>
          </w:p>
        </w:tc>
        <w:tc>
          <w:tcPr>
            <w:tcW w:w="1111" w:type="dxa"/>
            <w:tcBorders>
              <w:top w:val="nil"/>
              <w:left w:val="nil"/>
              <w:bottom w:val="nil"/>
              <w:right w:val="nil"/>
            </w:tcBorders>
            <w:shd w:val="clear" w:color="auto" w:fill="auto"/>
            <w:noWrap/>
            <w:vAlign w:val="bottom"/>
            <w:hideMark/>
          </w:tcPr>
          <w:p w14:paraId="3F7B32ED" w14:textId="77777777" w:rsidR="00845065" w:rsidRPr="000233AE" w:rsidRDefault="00845065" w:rsidP="00505D8E">
            <w:pPr>
              <w:spacing w:line="480" w:lineRule="auto"/>
              <w:jc w:val="center"/>
              <w:rPr>
                <w:color w:val="000000"/>
              </w:rPr>
            </w:pPr>
            <w:r w:rsidRPr="000233AE">
              <w:rPr>
                <w:color w:val="000000"/>
              </w:rPr>
              <w:t>1789.22</w:t>
            </w:r>
          </w:p>
        </w:tc>
        <w:tc>
          <w:tcPr>
            <w:tcW w:w="1127" w:type="dxa"/>
            <w:tcBorders>
              <w:top w:val="nil"/>
              <w:left w:val="nil"/>
              <w:bottom w:val="nil"/>
              <w:right w:val="nil"/>
            </w:tcBorders>
            <w:shd w:val="clear" w:color="auto" w:fill="auto"/>
            <w:noWrap/>
            <w:vAlign w:val="bottom"/>
            <w:hideMark/>
          </w:tcPr>
          <w:p w14:paraId="745D81F1" w14:textId="77777777" w:rsidR="00845065" w:rsidRPr="000233AE" w:rsidRDefault="00845065" w:rsidP="00505D8E">
            <w:pPr>
              <w:spacing w:line="480" w:lineRule="auto"/>
              <w:jc w:val="center"/>
              <w:rPr>
                <w:color w:val="000000"/>
              </w:rPr>
            </w:pPr>
            <w:r w:rsidRPr="000233AE">
              <w:rPr>
                <w:color w:val="000000"/>
              </w:rPr>
              <w:t>88.32</w:t>
            </w:r>
          </w:p>
        </w:tc>
      </w:tr>
      <w:tr w:rsidR="00845065" w:rsidRPr="000233AE" w14:paraId="7DE0D0EF" w14:textId="77777777" w:rsidTr="00007084">
        <w:trPr>
          <w:trHeight w:val="318"/>
        </w:trPr>
        <w:tc>
          <w:tcPr>
            <w:tcW w:w="2066" w:type="dxa"/>
            <w:tcBorders>
              <w:top w:val="nil"/>
              <w:left w:val="nil"/>
              <w:bottom w:val="nil"/>
              <w:right w:val="nil"/>
            </w:tcBorders>
            <w:shd w:val="clear" w:color="auto" w:fill="auto"/>
            <w:noWrap/>
            <w:vAlign w:val="bottom"/>
            <w:hideMark/>
          </w:tcPr>
          <w:p w14:paraId="66AF6135" w14:textId="77777777" w:rsidR="00845065" w:rsidRPr="000233AE" w:rsidRDefault="00845065" w:rsidP="00505D8E">
            <w:pPr>
              <w:spacing w:line="480" w:lineRule="auto"/>
              <w:rPr>
                <w:color w:val="000000"/>
              </w:rPr>
            </w:pPr>
            <w:r w:rsidRPr="000233AE">
              <w:rPr>
                <w:color w:val="000000"/>
              </w:rPr>
              <w:t>modb.2</w:t>
            </w:r>
          </w:p>
        </w:tc>
        <w:tc>
          <w:tcPr>
            <w:tcW w:w="2515" w:type="dxa"/>
            <w:tcBorders>
              <w:top w:val="nil"/>
              <w:left w:val="nil"/>
              <w:bottom w:val="nil"/>
              <w:right w:val="nil"/>
            </w:tcBorders>
            <w:shd w:val="clear" w:color="auto" w:fill="auto"/>
            <w:noWrap/>
            <w:vAlign w:val="bottom"/>
            <w:hideMark/>
          </w:tcPr>
          <w:p w14:paraId="713112CE" w14:textId="77777777" w:rsidR="00845065" w:rsidRPr="000233AE" w:rsidRDefault="00845065" w:rsidP="00505D8E">
            <w:pPr>
              <w:spacing w:line="480" w:lineRule="auto"/>
              <w:jc w:val="center"/>
              <w:rPr>
                <w:color w:val="000000"/>
              </w:rPr>
            </w:pPr>
            <w:proofErr w:type="spellStart"/>
            <w:r w:rsidRPr="000233AE">
              <w:rPr>
                <w:color w:val="000000"/>
              </w:rPr>
              <w:t>wAIC</w:t>
            </w:r>
            <w:proofErr w:type="spellEnd"/>
          </w:p>
        </w:tc>
        <w:tc>
          <w:tcPr>
            <w:tcW w:w="1111" w:type="dxa"/>
            <w:tcBorders>
              <w:top w:val="nil"/>
              <w:left w:val="nil"/>
              <w:bottom w:val="nil"/>
              <w:right w:val="nil"/>
            </w:tcBorders>
            <w:shd w:val="clear" w:color="auto" w:fill="auto"/>
            <w:noWrap/>
            <w:vAlign w:val="bottom"/>
            <w:hideMark/>
          </w:tcPr>
          <w:p w14:paraId="02AB5FE7" w14:textId="77777777" w:rsidR="00845065" w:rsidRPr="000233AE" w:rsidRDefault="00845065" w:rsidP="00505D8E">
            <w:pPr>
              <w:spacing w:line="480" w:lineRule="auto"/>
              <w:jc w:val="center"/>
              <w:rPr>
                <w:color w:val="000000"/>
              </w:rPr>
            </w:pPr>
            <w:r w:rsidRPr="000233AE">
              <w:rPr>
                <w:color w:val="000000"/>
              </w:rPr>
              <w:t>1793.95</w:t>
            </w:r>
          </w:p>
        </w:tc>
        <w:tc>
          <w:tcPr>
            <w:tcW w:w="1127" w:type="dxa"/>
            <w:tcBorders>
              <w:top w:val="nil"/>
              <w:left w:val="nil"/>
              <w:bottom w:val="nil"/>
              <w:right w:val="nil"/>
            </w:tcBorders>
            <w:shd w:val="clear" w:color="auto" w:fill="auto"/>
            <w:noWrap/>
            <w:vAlign w:val="bottom"/>
            <w:hideMark/>
          </w:tcPr>
          <w:p w14:paraId="038AC629" w14:textId="77777777" w:rsidR="00845065" w:rsidRPr="000233AE" w:rsidRDefault="00845065" w:rsidP="00505D8E">
            <w:pPr>
              <w:spacing w:line="480" w:lineRule="auto"/>
              <w:jc w:val="center"/>
              <w:rPr>
                <w:color w:val="000000"/>
              </w:rPr>
            </w:pPr>
            <w:r w:rsidRPr="000233AE">
              <w:rPr>
                <w:color w:val="000000"/>
              </w:rPr>
              <w:t>87.84</w:t>
            </w:r>
          </w:p>
        </w:tc>
      </w:tr>
      <w:tr w:rsidR="00845065" w:rsidRPr="000233AE" w14:paraId="73706673" w14:textId="77777777" w:rsidTr="00007084">
        <w:trPr>
          <w:trHeight w:val="318"/>
        </w:trPr>
        <w:tc>
          <w:tcPr>
            <w:tcW w:w="2066" w:type="dxa"/>
            <w:tcBorders>
              <w:top w:val="nil"/>
              <w:left w:val="nil"/>
              <w:bottom w:val="nil"/>
              <w:right w:val="nil"/>
            </w:tcBorders>
            <w:shd w:val="clear" w:color="auto" w:fill="auto"/>
            <w:noWrap/>
            <w:vAlign w:val="bottom"/>
            <w:hideMark/>
          </w:tcPr>
          <w:p w14:paraId="34BC60F1" w14:textId="77777777" w:rsidR="00845065" w:rsidRPr="000233AE" w:rsidRDefault="00845065" w:rsidP="00505D8E">
            <w:pPr>
              <w:spacing w:line="480" w:lineRule="auto"/>
              <w:rPr>
                <w:color w:val="000000"/>
              </w:rPr>
            </w:pPr>
            <w:r w:rsidRPr="000233AE">
              <w:rPr>
                <w:color w:val="000000"/>
              </w:rPr>
              <w:t>modb.1 - modb.2</w:t>
            </w:r>
          </w:p>
        </w:tc>
        <w:tc>
          <w:tcPr>
            <w:tcW w:w="2515" w:type="dxa"/>
            <w:tcBorders>
              <w:top w:val="nil"/>
              <w:left w:val="nil"/>
              <w:bottom w:val="nil"/>
              <w:right w:val="nil"/>
            </w:tcBorders>
            <w:shd w:val="clear" w:color="auto" w:fill="auto"/>
            <w:noWrap/>
            <w:vAlign w:val="bottom"/>
            <w:hideMark/>
          </w:tcPr>
          <w:p w14:paraId="39DFDF7C" w14:textId="77777777" w:rsidR="00845065" w:rsidRPr="000233AE" w:rsidRDefault="00845065" w:rsidP="00505D8E">
            <w:pPr>
              <w:spacing w:line="480" w:lineRule="auto"/>
              <w:jc w:val="center"/>
              <w:rPr>
                <w:color w:val="000000"/>
              </w:rPr>
            </w:pPr>
            <w:proofErr w:type="spellStart"/>
            <w:r w:rsidRPr="000233AE">
              <w:rPr>
                <w:color w:val="000000"/>
              </w:rPr>
              <w:t>wAIC</w:t>
            </w:r>
            <w:proofErr w:type="spellEnd"/>
          </w:p>
        </w:tc>
        <w:tc>
          <w:tcPr>
            <w:tcW w:w="1111" w:type="dxa"/>
            <w:tcBorders>
              <w:top w:val="nil"/>
              <w:left w:val="nil"/>
              <w:bottom w:val="nil"/>
              <w:right w:val="nil"/>
            </w:tcBorders>
            <w:shd w:val="clear" w:color="auto" w:fill="auto"/>
            <w:noWrap/>
            <w:vAlign w:val="bottom"/>
            <w:hideMark/>
          </w:tcPr>
          <w:p w14:paraId="5C8D5B08" w14:textId="77777777" w:rsidR="00845065" w:rsidRPr="000233AE" w:rsidRDefault="00845065" w:rsidP="00505D8E">
            <w:pPr>
              <w:spacing w:line="480" w:lineRule="auto"/>
              <w:jc w:val="center"/>
              <w:rPr>
                <w:color w:val="000000"/>
              </w:rPr>
            </w:pPr>
            <w:r w:rsidRPr="000233AE">
              <w:rPr>
                <w:color w:val="000000"/>
              </w:rPr>
              <w:t>-4.73</w:t>
            </w:r>
          </w:p>
        </w:tc>
        <w:tc>
          <w:tcPr>
            <w:tcW w:w="1127" w:type="dxa"/>
            <w:tcBorders>
              <w:top w:val="nil"/>
              <w:left w:val="nil"/>
              <w:bottom w:val="nil"/>
              <w:right w:val="nil"/>
            </w:tcBorders>
            <w:shd w:val="clear" w:color="auto" w:fill="auto"/>
            <w:noWrap/>
            <w:vAlign w:val="bottom"/>
            <w:hideMark/>
          </w:tcPr>
          <w:p w14:paraId="35EA2A95" w14:textId="77777777" w:rsidR="00845065" w:rsidRPr="000233AE" w:rsidRDefault="00845065" w:rsidP="00505D8E">
            <w:pPr>
              <w:spacing w:line="480" w:lineRule="auto"/>
              <w:jc w:val="center"/>
              <w:rPr>
                <w:color w:val="000000"/>
              </w:rPr>
            </w:pPr>
            <w:r w:rsidRPr="000233AE">
              <w:rPr>
                <w:color w:val="000000"/>
              </w:rPr>
              <w:t>5.53</w:t>
            </w:r>
          </w:p>
        </w:tc>
      </w:tr>
      <w:tr w:rsidR="00845065" w:rsidRPr="000233AE" w14:paraId="79CEDCAE" w14:textId="77777777" w:rsidTr="00007084">
        <w:trPr>
          <w:trHeight w:val="318"/>
        </w:trPr>
        <w:tc>
          <w:tcPr>
            <w:tcW w:w="2066" w:type="dxa"/>
            <w:tcBorders>
              <w:top w:val="nil"/>
              <w:left w:val="nil"/>
              <w:bottom w:val="nil"/>
              <w:right w:val="nil"/>
            </w:tcBorders>
            <w:shd w:val="clear" w:color="auto" w:fill="auto"/>
            <w:noWrap/>
            <w:vAlign w:val="bottom"/>
            <w:hideMark/>
          </w:tcPr>
          <w:p w14:paraId="3A173F31" w14:textId="77777777" w:rsidR="00845065" w:rsidRPr="000233AE" w:rsidRDefault="00845065" w:rsidP="00505D8E">
            <w:pPr>
              <w:spacing w:line="480" w:lineRule="auto"/>
              <w:rPr>
                <w:color w:val="000000"/>
              </w:rPr>
            </w:pPr>
            <w:r w:rsidRPr="000233AE">
              <w:rPr>
                <w:color w:val="000000"/>
              </w:rPr>
              <w:t>modb.1</w:t>
            </w:r>
          </w:p>
        </w:tc>
        <w:tc>
          <w:tcPr>
            <w:tcW w:w="2515" w:type="dxa"/>
            <w:tcBorders>
              <w:top w:val="nil"/>
              <w:left w:val="nil"/>
              <w:bottom w:val="nil"/>
              <w:right w:val="nil"/>
            </w:tcBorders>
            <w:shd w:val="clear" w:color="auto" w:fill="auto"/>
            <w:noWrap/>
            <w:vAlign w:val="bottom"/>
            <w:hideMark/>
          </w:tcPr>
          <w:p w14:paraId="28E0068E" w14:textId="77777777" w:rsidR="00845065" w:rsidRPr="000233AE" w:rsidRDefault="00845065" w:rsidP="00505D8E">
            <w:pPr>
              <w:spacing w:line="480" w:lineRule="auto"/>
              <w:jc w:val="center"/>
              <w:rPr>
                <w:color w:val="000000"/>
              </w:rPr>
            </w:pPr>
            <w:r w:rsidRPr="000233AE">
              <w:rPr>
                <w:color w:val="000000"/>
              </w:rPr>
              <w:t>loo</w:t>
            </w:r>
          </w:p>
        </w:tc>
        <w:tc>
          <w:tcPr>
            <w:tcW w:w="1111" w:type="dxa"/>
            <w:tcBorders>
              <w:top w:val="nil"/>
              <w:left w:val="nil"/>
              <w:bottom w:val="nil"/>
              <w:right w:val="nil"/>
            </w:tcBorders>
            <w:shd w:val="clear" w:color="auto" w:fill="auto"/>
            <w:noWrap/>
            <w:vAlign w:val="bottom"/>
            <w:hideMark/>
          </w:tcPr>
          <w:p w14:paraId="35684190" w14:textId="77777777" w:rsidR="00845065" w:rsidRPr="000233AE" w:rsidRDefault="00845065" w:rsidP="00505D8E">
            <w:pPr>
              <w:spacing w:line="480" w:lineRule="auto"/>
              <w:jc w:val="center"/>
              <w:rPr>
                <w:color w:val="000000"/>
              </w:rPr>
            </w:pPr>
            <w:r w:rsidRPr="000233AE">
              <w:rPr>
                <w:color w:val="000000"/>
              </w:rPr>
              <w:t>1789.44</w:t>
            </w:r>
          </w:p>
        </w:tc>
        <w:tc>
          <w:tcPr>
            <w:tcW w:w="1127" w:type="dxa"/>
            <w:tcBorders>
              <w:top w:val="nil"/>
              <w:left w:val="nil"/>
              <w:bottom w:val="nil"/>
              <w:right w:val="nil"/>
            </w:tcBorders>
            <w:shd w:val="clear" w:color="auto" w:fill="auto"/>
            <w:noWrap/>
            <w:vAlign w:val="bottom"/>
            <w:hideMark/>
          </w:tcPr>
          <w:p w14:paraId="7BA81231" w14:textId="77777777" w:rsidR="00845065" w:rsidRPr="000233AE" w:rsidRDefault="00845065" w:rsidP="00505D8E">
            <w:pPr>
              <w:spacing w:line="480" w:lineRule="auto"/>
              <w:jc w:val="center"/>
              <w:rPr>
                <w:color w:val="000000"/>
              </w:rPr>
            </w:pPr>
            <w:r w:rsidRPr="000233AE">
              <w:rPr>
                <w:color w:val="000000"/>
              </w:rPr>
              <w:t>88.33</w:t>
            </w:r>
          </w:p>
        </w:tc>
      </w:tr>
      <w:tr w:rsidR="00845065" w:rsidRPr="000233AE" w14:paraId="5C79ADC6" w14:textId="77777777" w:rsidTr="00007084">
        <w:trPr>
          <w:trHeight w:val="318"/>
        </w:trPr>
        <w:tc>
          <w:tcPr>
            <w:tcW w:w="2066" w:type="dxa"/>
            <w:tcBorders>
              <w:top w:val="nil"/>
              <w:left w:val="nil"/>
              <w:bottom w:val="nil"/>
              <w:right w:val="nil"/>
            </w:tcBorders>
            <w:shd w:val="clear" w:color="auto" w:fill="auto"/>
            <w:noWrap/>
            <w:vAlign w:val="bottom"/>
            <w:hideMark/>
          </w:tcPr>
          <w:p w14:paraId="0FF4FB38" w14:textId="77777777" w:rsidR="00845065" w:rsidRPr="000233AE" w:rsidRDefault="00845065" w:rsidP="00505D8E">
            <w:pPr>
              <w:spacing w:line="480" w:lineRule="auto"/>
              <w:rPr>
                <w:color w:val="000000"/>
              </w:rPr>
            </w:pPr>
            <w:r w:rsidRPr="000233AE">
              <w:rPr>
                <w:color w:val="000000"/>
              </w:rPr>
              <w:lastRenderedPageBreak/>
              <w:t>modb.2</w:t>
            </w:r>
          </w:p>
        </w:tc>
        <w:tc>
          <w:tcPr>
            <w:tcW w:w="2515" w:type="dxa"/>
            <w:tcBorders>
              <w:top w:val="nil"/>
              <w:left w:val="nil"/>
              <w:bottom w:val="nil"/>
              <w:right w:val="nil"/>
            </w:tcBorders>
            <w:shd w:val="clear" w:color="auto" w:fill="auto"/>
            <w:noWrap/>
            <w:vAlign w:val="bottom"/>
            <w:hideMark/>
          </w:tcPr>
          <w:p w14:paraId="44565E7F" w14:textId="77777777" w:rsidR="00845065" w:rsidRPr="000233AE" w:rsidRDefault="00845065" w:rsidP="00505D8E">
            <w:pPr>
              <w:spacing w:line="480" w:lineRule="auto"/>
              <w:jc w:val="center"/>
              <w:rPr>
                <w:color w:val="000000"/>
              </w:rPr>
            </w:pPr>
            <w:r w:rsidRPr="000233AE">
              <w:rPr>
                <w:color w:val="000000"/>
              </w:rPr>
              <w:t>loo</w:t>
            </w:r>
          </w:p>
        </w:tc>
        <w:tc>
          <w:tcPr>
            <w:tcW w:w="1111" w:type="dxa"/>
            <w:tcBorders>
              <w:top w:val="nil"/>
              <w:left w:val="nil"/>
              <w:bottom w:val="nil"/>
              <w:right w:val="nil"/>
            </w:tcBorders>
            <w:shd w:val="clear" w:color="auto" w:fill="auto"/>
            <w:noWrap/>
            <w:vAlign w:val="bottom"/>
            <w:hideMark/>
          </w:tcPr>
          <w:p w14:paraId="40740F18" w14:textId="77777777" w:rsidR="00845065" w:rsidRPr="000233AE" w:rsidRDefault="00845065" w:rsidP="00505D8E">
            <w:pPr>
              <w:spacing w:line="480" w:lineRule="auto"/>
              <w:jc w:val="center"/>
              <w:rPr>
                <w:color w:val="000000"/>
              </w:rPr>
            </w:pPr>
            <w:r w:rsidRPr="000233AE">
              <w:rPr>
                <w:color w:val="000000"/>
              </w:rPr>
              <w:t>1794.18</w:t>
            </w:r>
          </w:p>
        </w:tc>
        <w:tc>
          <w:tcPr>
            <w:tcW w:w="1127" w:type="dxa"/>
            <w:tcBorders>
              <w:top w:val="nil"/>
              <w:left w:val="nil"/>
              <w:bottom w:val="nil"/>
              <w:right w:val="nil"/>
            </w:tcBorders>
            <w:shd w:val="clear" w:color="auto" w:fill="auto"/>
            <w:noWrap/>
            <w:vAlign w:val="bottom"/>
            <w:hideMark/>
          </w:tcPr>
          <w:p w14:paraId="3F73E735" w14:textId="77777777" w:rsidR="00845065" w:rsidRPr="000233AE" w:rsidRDefault="00845065" w:rsidP="00505D8E">
            <w:pPr>
              <w:spacing w:line="480" w:lineRule="auto"/>
              <w:jc w:val="center"/>
              <w:rPr>
                <w:color w:val="000000"/>
              </w:rPr>
            </w:pPr>
            <w:r w:rsidRPr="000233AE">
              <w:rPr>
                <w:color w:val="000000"/>
              </w:rPr>
              <w:t>87.85</w:t>
            </w:r>
          </w:p>
        </w:tc>
      </w:tr>
      <w:tr w:rsidR="00845065" w:rsidRPr="000233AE" w14:paraId="53BC269C" w14:textId="77777777" w:rsidTr="00007084">
        <w:trPr>
          <w:trHeight w:val="318"/>
        </w:trPr>
        <w:tc>
          <w:tcPr>
            <w:tcW w:w="2066" w:type="dxa"/>
            <w:tcBorders>
              <w:top w:val="nil"/>
              <w:left w:val="nil"/>
              <w:bottom w:val="nil"/>
              <w:right w:val="nil"/>
            </w:tcBorders>
            <w:shd w:val="clear" w:color="auto" w:fill="auto"/>
            <w:noWrap/>
            <w:vAlign w:val="bottom"/>
            <w:hideMark/>
          </w:tcPr>
          <w:p w14:paraId="430C76BF" w14:textId="77777777" w:rsidR="00845065" w:rsidRPr="000233AE" w:rsidRDefault="00845065" w:rsidP="00505D8E">
            <w:pPr>
              <w:spacing w:line="480" w:lineRule="auto"/>
              <w:rPr>
                <w:color w:val="000000"/>
              </w:rPr>
            </w:pPr>
            <w:r w:rsidRPr="000233AE">
              <w:rPr>
                <w:color w:val="000000"/>
              </w:rPr>
              <w:t>modb.1 - modb.2</w:t>
            </w:r>
          </w:p>
        </w:tc>
        <w:tc>
          <w:tcPr>
            <w:tcW w:w="2515" w:type="dxa"/>
            <w:tcBorders>
              <w:top w:val="nil"/>
              <w:left w:val="nil"/>
              <w:bottom w:val="nil"/>
              <w:right w:val="nil"/>
            </w:tcBorders>
            <w:shd w:val="clear" w:color="auto" w:fill="auto"/>
            <w:noWrap/>
            <w:vAlign w:val="bottom"/>
            <w:hideMark/>
          </w:tcPr>
          <w:p w14:paraId="503453DA" w14:textId="77777777" w:rsidR="00845065" w:rsidRPr="000233AE" w:rsidRDefault="00845065" w:rsidP="00505D8E">
            <w:pPr>
              <w:spacing w:line="480" w:lineRule="auto"/>
              <w:jc w:val="center"/>
              <w:rPr>
                <w:color w:val="000000"/>
              </w:rPr>
            </w:pPr>
            <w:r w:rsidRPr="000233AE">
              <w:rPr>
                <w:color w:val="000000"/>
              </w:rPr>
              <w:t>loo</w:t>
            </w:r>
          </w:p>
        </w:tc>
        <w:tc>
          <w:tcPr>
            <w:tcW w:w="1111" w:type="dxa"/>
            <w:tcBorders>
              <w:top w:val="nil"/>
              <w:left w:val="nil"/>
              <w:bottom w:val="nil"/>
              <w:right w:val="nil"/>
            </w:tcBorders>
            <w:shd w:val="clear" w:color="auto" w:fill="auto"/>
            <w:noWrap/>
            <w:vAlign w:val="bottom"/>
            <w:hideMark/>
          </w:tcPr>
          <w:p w14:paraId="0281C391" w14:textId="77777777" w:rsidR="00845065" w:rsidRPr="000233AE" w:rsidRDefault="00845065" w:rsidP="00505D8E">
            <w:pPr>
              <w:spacing w:line="480" w:lineRule="auto"/>
              <w:jc w:val="center"/>
              <w:rPr>
                <w:color w:val="000000"/>
              </w:rPr>
            </w:pPr>
            <w:r w:rsidRPr="000233AE">
              <w:rPr>
                <w:color w:val="000000"/>
              </w:rPr>
              <w:t>-4.73</w:t>
            </w:r>
          </w:p>
        </w:tc>
        <w:tc>
          <w:tcPr>
            <w:tcW w:w="1127" w:type="dxa"/>
            <w:tcBorders>
              <w:top w:val="nil"/>
              <w:left w:val="nil"/>
              <w:bottom w:val="nil"/>
              <w:right w:val="nil"/>
            </w:tcBorders>
            <w:shd w:val="clear" w:color="auto" w:fill="auto"/>
            <w:noWrap/>
            <w:vAlign w:val="bottom"/>
            <w:hideMark/>
          </w:tcPr>
          <w:p w14:paraId="47383E55" w14:textId="77777777" w:rsidR="00845065" w:rsidRPr="000233AE" w:rsidRDefault="00845065" w:rsidP="00505D8E">
            <w:pPr>
              <w:spacing w:line="480" w:lineRule="auto"/>
              <w:jc w:val="center"/>
              <w:rPr>
                <w:color w:val="000000"/>
              </w:rPr>
            </w:pPr>
            <w:r w:rsidRPr="000233AE">
              <w:rPr>
                <w:color w:val="000000"/>
              </w:rPr>
              <w:t>5.53</w:t>
            </w:r>
          </w:p>
        </w:tc>
      </w:tr>
    </w:tbl>
    <w:p w14:paraId="74221672" w14:textId="77777777" w:rsidR="00845065" w:rsidRDefault="00845065" w:rsidP="00505D8E">
      <w:pPr>
        <w:spacing w:line="480" w:lineRule="auto"/>
      </w:pPr>
    </w:p>
    <w:p w14:paraId="5AC40335" w14:textId="77777777" w:rsidR="00845065" w:rsidRDefault="00845065" w:rsidP="00505D8E">
      <w:pPr>
        <w:spacing w:line="480" w:lineRule="auto"/>
      </w:pPr>
    </w:p>
    <w:p w14:paraId="2CBBE265" w14:textId="37CB44AA" w:rsidR="00845065" w:rsidRDefault="00845065" w:rsidP="00505D8E">
      <w:pPr>
        <w:spacing w:line="480" w:lineRule="auto"/>
      </w:pPr>
    </w:p>
    <w:p w14:paraId="3AACBA80" w14:textId="0C4C8990" w:rsidR="00845065" w:rsidRPr="00A21EEC" w:rsidRDefault="00845065" w:rsidP="00505D8E">
      <w:pPr>
        <w:pStyle w:val="Heading2"/>
        <w:spacing w:line="480" w:lineRule="auto"/>
        <w:rPr>
          <w:highlight w:val="yellow"/>
          <w:lang w:val="en-AU"/>
        </w:rPr>
      </w:pPr>
      <w:r w:rsidRPr="00A21EEC">
        <w:rPr>
          <w:highlight w:val="yellow"/>
          <w:lang w:val="en-AU"/>
        </w:rPr>
        <w:t>Repeatability equations</w:t>
      </w:r>
      <w:r w:rsidR="005E6ACE" w:rsidRPr="00A21EEC">
        <w:rPr>
          <w:highlight w:val="yellow"/>
          <w:lang w:val="en-AU"/>
        </w:rPr>
        <w:t xml:space="preserve"> for </w:t>
      </w:r>
      <w:r w:rsidR="00A21EEC">
        <w:rPr>
          <w:highlight w:val="yellow"/>
          <w:lang w:val="en-AU"/>
        </w:rPr>
        <w:t>function-valued method one</w:t>
      </w:r>
    </w:p>
    <w:p w14:paraId="64CC37B1" w14:textId="653499EF" w:rsidR="00A21EEC" w:rsidRPr="00FE6C7C" w:rsidRDefault="00FE6C7C" w:rsidP="00505D8E">
      <w:pPr>
        <w:spacing w:line="480" w:lineRule="auto"/>
        <w:rPr>
          <w:lang w:val="en-AU"/>
        </w:rPr>
      </w:pPr>
      <w:r>
        <w:rPr>
          <w:lang w:val="en-AU"/>
        </w:rPr>
        <w:t xml:space="preserve">All our repeatability estimates are adjusted </w:t>
      </w:r>
      <w:proofErr w:type="spellStart"/>
      <w:r>
        <w:rPr>
          <w:lang w:val="en-AU"/>
        </w:rPr>
        <w:t>repeatabilties</w:t>
      </w:r>
      <w:proofErr w:type="spellEnd"/>
      <w:r>
        <w:rPr>
          <w:lang w:val="en-AU"/>
        </w:rPr>
        <w:t xml:space="preserve"> </w:t>
      </w:r>
      <w:r>
        <w:rPr>
          <w:rFonts w:eastAsiaTheme="minorHAnsi"/>
          <w:lang w:val="en-US"/>
        </w:rPr>
        <w:t>{Nakagawa:2010hv}.</w:t>
      </w:r>
      <w:r>
        <w:rPr>
          <w:lang w:val="en-AU"/>
        </w:rPr>
        <w:fldChar w:fldCharType="begin"/>
      </w:r>
      <w:r>
        <w:rPr>
          <w:lang w:val="en-AU"/>
        </w:rPr>
        <w:instrText xml:space="preserve"> ADDIN PAPERS2_CITATIONS &lt;citation&gt;&lt;priority&gt;0&lt;/priority&gt;&lt;uuid&gt;FE5383B9-4609-4F46-9F29-AF8380F98C4B&lt;/uuid&gt;&lt;publications&gt;&lt;publication&gt;&lt;subtype&gt;400&lt;/subtype&gt;&lt;title&gt;Repeatability for Gaussian and non-Gaussian data: a practical guide for biologists.&lt;/title&gt;&lt;url&gt;http://doi.wiley.com/10.1111/j.1469-185X.2010.00141.x&lt;/url&gt;&lt;volume&gt;85&lt;/volume&gt;&lt;publication_date&gt;99201011001200000000220000&lt;/publication_date&gt;&lt;uuid&gt;39B024C0-3ECA-4480-9BD4-40B6CEEFDF08&lt;/uuid&gt;&lt;type&gt;400&lt;/type&gt;&lt;number&gt;4&lt;/number&gt;&lt;citekey&gt;Nakagawa:2010hv&lt;/citekey&gt;&lt;doi&gt;10.1111/j.1469-185X.2010.00141.x&lt;/doi&gt;&lt;institution&gt;Department of Zoology, University of Otago, 340 Great King Street, Dunedin, 9054, New Zealand. shinichi.nakagawa@otago.ac.nz&lt;/institution&gt;&lt;startpage&gt;935&lt;/startpage&gt;&lt;endpage&gt;956&lt;/endpage&gt;&lt;bundle&gt;&lt;publication&gt;&lt;title&gt;Biological Reviews&lt;/title&gt;&lt;uuid&gt;68872F8F-22DF-45EC-BC5D-2C76293E18F5&lt;/uuid&gt;&lt;subtype&gt;-100&lt;/subtype&gt;&lt;publisher&gt;Blackwell Publishing Ltd&lt;/publisher&gt;&lt;type&gt;-100&lt;/type&gt;&lt;/publication&gt;&lt;/bundle&gt;&lt;authors&gt;&lt;author&gt;&lt;lastName&gt;Nakagawa&lt;/lastName&gt;&lt;firstName&gt;Shinichi&lt;/firstName&gt;&lt;/author&gt;&lt;author&gt;&lt;lastName&gt;Schielzeth&lt;/lastName&gt;&lt;firstName&gt;Holger&lt;/firstName&gt;&lt;/author&gt;&lt;/authors&gt;&lt;/publication&gt;&lt;/publications&gt;&lt;cites&gt;&lt;/cites&gt;&lt;/citation&gt;</w:instrText>
      </w:r>
      <w:r>
        <w:rPr>
          <w:lang w:val="en-AU"/>
        </w:rPr>
        <w:fldChar w:fldCharType="separate"/>
      </w:r>
      <w:r>
        <w:rPr>
          <w:lang w:val="en-AU"/>
        </w:rPr>
        <w:fldChar w:fldCharType="end"/>
      </w:r>
      <w:r>
        <w:rPr>
          <w:lang w:val="en-AU"/>
        </w:rPr>
        <w:t xml:space="preserve">We </w:t>
      </w:r>
      <w:r w:rsidR="00A21EEC">
        <w:rPr>
          <w:lang w:val="en-AU"/>
        </w:rPr>
        <w:t>calculate</w:t>
      </w:r>
      <w:r>
        <w:rPr>
          <w:lang w:val="en-AU"/>
        </w:rPr>
        <w:t>d</w:t>
      </w:r>
      <w:r w:rsidR="00A21EEC" w:rsidRPr="00E10A14">
        <w:rPr>
          <w:lang w:val="en-AU"/>
        </w:rPr>
        <w:t xml:space="preserve"> the</w:t>
      </w:r>
      <w:r w:rsidR="00A21EEC">
        <w:rPr>
          <w:lang w:val="en-AU"/>
        </w:rPr>
        <w:t xml:space="preserve"> </w:t>
      </w:r>
      <w:r w:rsidR="00A21EEC" w:rsidRPr="00E10A14">
        <w:rPr>
          <w:lang w:val="en-AU"/>
        </w:rPr>
        <w:t xml:space="preserve">repeatability of </w:t>
      </w:r>
      <w:r w:rsidR="00A21EEC">
        <w:t xml:space="preserve">metabolic thermal plasticity we used the following equation from </w:t>
      </w:r>
      <w:r w:rsidR="00A21EEC">
        <w:rPr>
          <w:rFonts w:eastAsiaTheme="minorHAnsi"/>
          <w:lang w:val="en-US"/>
        </w:rPr>
        <w:t>{ArayaAjoy:2015ir}</w:t>
      </w:r>
      <w:r w:rsidR="00A21EEC">
        <w:fldChar w:fldCharType="begin"/>
      </w:r>
      <w:r w:rsidR="00A21EEC">
        <w:instrText xml:space="preserve"> ADDIN PAPERS2_CITATIONS &lt;citation&gt;&lt;priority&gt;0&lt;/priority&gt;&lt;uuid&gt;A6A2D064-13D5-4028-A7ED-622F70011523&lt;/uuid&gt;&lt;publications&gt;&lt;publication&gt;&lt;subtype&gt;400&lt;/subtype&gt;&lt;title&gt;An approach to estimate short-term, long-term and reaction norm repeatability&lt;/title&gt;&lt;url&gt;http://doi.wiley.com/10.1111/2041-210X.12430&lt;/url&gt;&lt;volume&gt;6&lt;/volume&gt;&lt;publication_date&gt;99201507301200000000222000&lt;/publication_date&gt;&lt;uuid&gt;633E40D5-A84A-4568-9109-BF18BA936716&lt;/uuid&gt;&lt;type&gt;400&lt;/type&gt;&lt;number&gt;12&lt;/number&gt;&lt;citekey&gt;ArayaAjoy:2015ir&lt;/citekey&gt;&lt;doi&gt;10.1111/2041-210X.12430&lt;/doi&gt;&lt;startpage&gt;1462&lt;/startpage&gt;&lt;endpage&gt;1473&lt;/endpage&gt;&lt;bundle&gt;&lt;publication&gt;&lt;title&gt;Journal of Animal Ecology&lt;/title&gt;&lt;uuid&gt;4E14B73E-496B-4A48-9CAB-49E3FAF155F4&lt;/uuid&gt;&lt;subtype&gt;-100&lt;/subtype&gt;&lt;publisher&gt;Blackwell Publishing Ltd&lt;/publisher&gt;&lt;type&gt;-100&lt;/type&gt;&lt;/publication&gt;&lt;/bundle&gt;&lt;authors&gt;&lt;author&gt;&lt;lastName&gt;Araya-Ajoy&lt;/lastName&gt;&lt;firstName&gt;Yimen&lt;/firstName&gt;&lt;middleNames&gt;G&lt;/middleNames&gt;&lt;/author&gt;&lt;author&gt;&lt;lastName&gt;Mathot&lt;/lastName&gt;&lt;firstName&gt;Kimberley&lt;/firstName&gt;&lt;middleNames&gt;J&lt;/middleNames&gt;&lt;/author&gt;&lt;author&gt;&lt;lastName&gt;Dingemanse&lt;/lastName&gt;&lt;firstName&gt;Niels&lt;/firstName&gt;&lt;middleNames&gt;J&lt;/middleNames&gt;&lt;/author&gt;&lt;/authors&gt;&lt;editors&gt;&lt;author&gt;&lt;lastName&gt;O'Hara&lt;/lastName&gt;&lt;firstName&gt;Robert&lt;/firstName&gt;&lt;middleNames&gt;B&lt;/middleNames&gt;&lt;/author&gt;&lt;/editors&gt;&lt;/publication&gt;&lt;/publications&gt;&lt;cites&gt;&lt;/cites&gt;&lt;/citation&gt;</w:instrText>
      </w:r>
      <w:r w:rsidR="00A21EEC">
        <w:fldChar w:fldCharType="end"/>
      </w:r>
      <w:r w:rsidR="00A21EEC">
        <w:fldChar w:fldCharType="begin"/>
      </w:r>
      <w:r w:rsidR="00A21EEC">
        <w:instrText xml:space="preserve"> ADDIN PAPERS2_CITATIONS &lt;citation&gt;&lt;priority&gt;0&lt;/priority&gt;&lt;uuid&gt;5DBC83AD-69CC-468C-9D0A-62DFA7A7C424&lt;/uuid&gt;&lt;publications&gt;&lt;publication&gt;&lt;subtype&gt;400&lt;/subtype&gt;&lt;title&gt;Repeatability, heritability, and age-dependence of seasonal plasticity in aggressiveness in a wild passerine bird&lt;/title&gt;&lt;url&gt;http://doi.wiley.com/10.1111/1365-2656.12621&lt;/url&gt;&lt;volume&gt;86&lt;/volume&gt;&lt;publication_date&gt;99201703011200000000222000&lt;/publication_date&gt;&lt;uuid&gt;32ADCB3C-B038-479F-B5A0-F88869892133&lt;/uuid&gt;&lt;version&gt;6&lt;/version&gt;&lt;type&gt;400&lt;/type&gt;&lt;accepted_date&gt;99201611241200000000222000&lt;/accepted_date&gt;&lt;number&gt;2&lt;/number&gt;&lt;citekey&gt;ArayaAjoy:2017ix&lt;/citekey&gt;&lt;submission_date&gt;99201512221200000000222000&lt;/submission_date&gt;&lt;doi&gt;10.1111/1365-2656.12621&lt;/doi&gt;&lt;institution&gt;Max Planck Institute for Ornithology, Pocking, Germany&lt;/institution&gt;&lt;startpage&gt;227&lt;/startpage&gt;&lt;endpage&gt;238&lt;/endpage&gt;&lt;bundle&gt;&lt;publication&gt;&lt;title&gt;Journal of Animal Ecology&lt;/title&gt;&lt;uuid&gt;4E14B73E-496B-4A48-9CAB-49E3FAF155F4&lt;/uuid&gt;&lt;subtype&gt;-100&lt;/subtype&gt;&lt;publisher&gt;Blackwell Publishing Ltd&lt;/publisher&gt;&lt;type&gt;-100&lt;/type&gt;&lt;/publication&gt;&lt;/bundle&gt;&lt;authors&gt;&lt;author&gt;&lt;lastName&gt;Araya-Ajoy&lt;/lastName&gt;&lt;firstName&gt;Yimen&lt;/firstName&gt;&lt;middleNames&gt;G&lt;/middleNames&gt;&lt;/author&gt;&lt;author&gt;&lt;lastName&gt;Dingemanse&lt;/lastName&gt;&lt;firstName&gt;Niels&lt;/firstName&gt;&lt;middleNames&gt;J&lt;/middleNames&gt;&lt;/author&gt;&lt;/authors&gt;&lt;editors&gt;&lt;author&gt;&lt;lastName&gt;Pol&lt;/lastName&gt;&lt;nonDroppingParticle&gt;van de&lt;/nonDroppingParticle&gt;&lt;firstName&gt;Martijn&lt;/firstName&gt;&lt;/author&gt;&lt;/editors&gt;&lt;/publication&gt;&lt;/publications&gt;&lt;cites&gt;&lt;/cites&gt;&lt;/citation&gt;</w:instrText>
      </w:r>
      <w:r w:rsidR="00A21EEC">
        <w:fldChar w:fldCharType="end"/>
      </w:r>
    </w:p>
    <w:p w14:paraId="4448A40B" w14:textId="141292ED" w:rsidR="00A21EEC" w:rsidRDefault="00A21EEC" w:rsidP="00A21EEC">
      <w:pPr>
        <w:pStyle w:val="Thesisnormal"/>
        <w:spacing w:line="480" w:lineRule="auto"/>
        <w:ind w:firstLine="720"/>
      </w:pPr>
      <w:r>
        <w:t xml:space="preserve">Equation </w:t>
      </w:r>
      <w:r w:rsidR="00AE5385">
        <w:t>1</w:t>
      </w:r>
      <w:r>
        <w:t>:</w:t>
      </w:r>
    </w:p>
    <w:p w14:paraId="31CA236C" w14:textId="77777777" w:rsidR="00A21EEC" w:rsidRPr="00DE5D86" w:rsidRDefault="00F36787" w:rsidP="00A21EEC">
      <w:pPr>
        <w:pStyle w:val="Thesisnormal"/>
        <w:spacing w:line="480" w:lineRule="auto"/>
        <w:ind w:firstLine="720"/>
      </w:pPr>
      <m:oMathPara>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slope</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ind1</m:t>
                  </m:r>
                </m:sub>
              </m:sSub>
            </m:num>
            <m:den>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ind1</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series1</m:t>
                  </m:r>
                </m:sub>
              </m:sSub>
              <m:r>
                <w:rPr>
                  <w:rFonts w:ascii="Cambria Math" w:hAnsi="Cambria Math" w:cs="Times New Roman"/>
                </w:rPr>
                <m:t>)</m:t>
              </m:r>
            </m:den>
          </m:f>
        </m:oMath>
      </m:oMathPara>
    </w:p>
    <w:p w14:paraId="304EBAB4" w14:textId="0BFC3B61" w:rsidR="00082135" w:rsidRPr="00FE6C7C" w:rsidRDefault="00A21EEC" w:rsidP="00FE6C7C">
      <w:pPr>
        <w:pStyle w:val="Thesisnormal"/>
        <w:spacing w:line="480" w:lineRule="auto"/>
      </w:pPr>
      <w:r>
        <w:t>where</w:t>
      </w:r>
      <w:r w:rsidRPr="004B46FB">
        <w:t xml:space="preserve"> </w:t>
      </w:r>
      <w:r w:rsidRPr="00C040BD">
        <w:t>Vind</w:t>
      </w:r>
      <w:r w:rsidRPr="00C040BD">
        <w:rPr>
          <w:i/>
        </w:rPr>
        <w:t>1</w:t>
      </w:r>
      <w:r>
        <w:t xml:space="preserve"> is the individual slope and </w:t>
      </w:r>
      <w:r w:rsidRPr="00510A57">
        <w:rPr>
          <w:i/>
        </w:rPr>
        <w:t>V</w:t>
      </w:r>
      <w:r w:rsidRPr="00510A57">
        <w:rPr>
          <w:i/>
          <w:vertAlign w:val="subscript"/>
        </w:rPr>
        <w:t>series1</w:t>
      </w:r>
      <w:r>
        <w:t xml:space="preserve"> series </w:t>
      </w:r>
      <w:r w:rsidRPr="00FE6C7C">
        <w:t>slope.</w:t>
      </w:r>
      <w:r w:rsidR="00FE6C7C" w:rsidRPr="00FE6C7C">
        <w:t xml:space="preserve"> </w:t>
      </w:r>
      <w:r w:rsidR="00FE6C7C">
        <w:t xml:space="preserve"> We then investigated how </w:t>
      </w:r>
      <w:r w:rsidR="00FE6C7C" w:rsidRPr="00FE6C7C">
        <w:t xml:space="preserve">repeatability of average SMR (i.e. intercepts) changed with temperature. The main method we used to calculate repeatability of intercepts was by </w:t>
      </w:r>
      <w:proofErr w:type="spellStart"/>
      <w:r w:rsidR="00FE6C7C" w:rsidRPr="00FE6C7C">
        <w:t>centering</w:t>
      </w:r>
      <w:proofErr w:type="spellEnd"/>
      <w:r w:rsidR="00FE6C7C" w:rsidRPr="00FE6C7C">
        <w:t xml:space="preserve"> log temp (x axis) so that the intercept represented the average log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sSub>
              <m:sSubPr>
                <m:ctrlPr>
                  <w:rPr>
                    <w:rFonts w:ascii="Cambria Math" w:hAnsi="Cambria Math"/>
                    <w:i/>
                  </w:rPr>
                </m:ctrlPr>
              </m:sSubPr>
              <m:e>
                <m:r>
                  <w:rPr>
                    <w:rFonts w:ascii="Cambria Math" w:hAnsi="Cambria Math"/>
                  </w:rPr>
                  <m:t>CO</m:t>
                </m:r>
              </m:e>
              <m:sub>
                <m:r>
                  <w:rPr>
                    <w:rFonts w:ascii="Cambria Math" w:hAnsi="Cambria Math"/>
                  </w:rPr>
                  <m:t>2</m:t>
                </m:r>
              </m:sub>
            </m:sSub>
          </m:sub>
        </m:sSub>
      </m:oMath>
      <w:r w:rsidR="00FE6C7C" w:rsidRPr="00FE6C7C">
        <w:t xml:space="preserve"> each measurement temperature (see main text for details on model fits). Repeatability of the intercept was calculated following ESM equation 2. We also calculated repeatability of intercepts. </w:t>
      </w:r>
      <w:r w:rsidR="00007084" w:rsidRPr="00FE6C7C">
        <w:t xml:space="preserve">over short </w:t>
      </w:r>
      <w:r w:rsidR="00FE6C7C" w:rsidRPr="00FE6C7C">
        <w:t xml:space="preserve">(ESM equation 3) </w:t>
      </w:r>
      <w:r w:rsidR="00007084" w:rsidRPr="00FE6C7C">
        <w:t xml:space="preserve">and long temporal </w:t>
      </w:r>
      <w:r w:rsidR="00FE6C7C" w:rsidRPr="00FE6C7C">
        <w:t xml:space="preserve">(ESM equation 4) </w:t>
      </w:r>
      <w:r w:rsidR="00007084" w:rsidRPr="00FE6C7C">
        <w:t>scales</w:t>
      </w:r>
      <w:r w:rsidR="00FE6C7C" w:rsidRPr="00FE6C7C">
        <w:t xml:space="preserve"> to investigate how repeatability changed over the course of our study</w:t>
      </w:r>
      <w:r w:rsidR="00007084" w:rsidRPr="00FE6C7C">
        <w:t xml:space="preserve">. </w:t>
      </w:r>
      <w:r w:rsidR="00082135" w:rsidRPr="00FE6C7C">
        <w:t xml:space="preserve">These equations are taken from </w:t>
      </w:r>
      <w:r w:rsidR="00082135" w:rsidRPr="00FE6C7C">
        <w:rPr>
          <w:rFonts w:eastAsiaTheme="minorHAnsi"/>
          <w:lang w:val="en-US"/>
        </w:rPr>
        <w:t>{ArayaAjoy:2017ix</w:t>
      </w:r>
      <w:r w:rsidR="00007084" w:rsidRPr="00FE6C7C">
        <w:rPr>
          <w:rFonts w:eastAsiaTheme="minorHAnsi"/>
          <w:lang w:val="en-US"/>
        </w:rPr>
        <w:t>}.</w:t>
      </w:r>
      <w:r w:rsidR="00082135" w:rsidRPr="00FE6C7C">
        <w:fldChar w:fldCharType="begin"/>
      </w:r>
      <w:r w:rsidR="00082135" w:rsidRPr="00FE6C7C">
        <w:instrText xml:space="preserve"> ADDIN PAPERS2_CITATIONS &lt;citation&gt;&lt;priority&gt;0&lt;/priority&gt;&lt;uuid&gt;7A8C9398-5AF5-4374-B9FA-39E7492DC178&lt;/uuid&gt;&lt;publications&gt;&lt;publication&gt;&lt;subtype&gt;400&lt;/subtype&gt;&lt;title&gt;Repeatability, heritability, and age-dependence of seasonal plasticity in aggressiveness in a wild passerine bird&lt;/title&gt;&lt;url&gt;http://doi.wiley.com/10.1111/1365-2656.12621&lt;/url&gt;&lt;volume&gt;86&lt;/volume&gt;&lt;publication_date&gt;99201703011200000000222000&lt;/publication_date&gt;&lt;uuid&gt;32ADCB3C-B038-479F-B5A0-F88869892133&lt;/uuid&gt;&lt;version&gt;6&lt;/version&gt;&lt;type&gt;400&lt;/type&gt;&lt;accepted_date&gt;99201611241200000000222000&lt;/accepted_date&gt;&lt;number&gt;2&lt;/number&gt;&lt;citekey&gt;ArayaAjoy:2017ix&lt;/citekey&gt;&lt;submission_date&gt;99201512221200000000222000&lt;/submission_date&gt;&lt;doi&gt;10.1111/1365-2656.12621&lt;/doi&gt;&lt;institution&gt;Max Planck Institute for Ornithology, Pocking, Germany&lt;/institution&gt;&lt;startpage&gt;227&lt;/startpage&gt;&lt;endpage&gt;238&lt;/endpage&gt;&lt;bundle&gt;&lt;publication&gt;&lt;title&gt;Journal of Animal Ecology&lt;/title&gt;&lt;uuid&gt;4E14B73E-496B-4A48-9CAB-49E3FAF155F4&lt;/uuid&gt;&lt;subtype&gt;-100&lt;/subtype&gt;&lt;publisher&gt;Blackwell Publishing Ltd&lt;/publisher&gt;&lt;type&gt;-100&lt;/type&gt;&lt;/publication&gt;&lt;/bundle&gt;&lt;authors&gt;&lt;author&gt;&lt;lastName&gt;Araya-Ajoy&lt;/lastName&gt;&lt;firstName&gt;Yimen&lt;/firstName&gt;&lt;middleNames&gt;G&lt;/middleNames&gt;&lt;/author&gt;&lt;author&gt;&lt;lastName&gt;Dingemanse&lt;/lastName&gt;&lt;firstName&gt;Niels&lt;/firstName&gt;&lt;middleNames&gt;J&lt;/middleNames&gt;&lt;/author&gt;&lt;/authors&gt;&lt;editors&gt;&lt;author&gt;&lt;lastName&gt;Pol&lt;/lastName&gt;&lt;nonDroppingParticle&gt;van de&lt;/nonDroppingParticle&gt;&lt;firstName&gt;Martijn&lt;/firstName&gt;&lt;/author&gt;&lt;/editors&gt;&lt;/publication&gt;&lt;publication&gt;&lt;subtype&gt;400&lt;/subtype&gt;&lt;title&gt;Repeatability for Gaussian and non-Gaussian data: a practical guide for biologists.&lt;/title&gt;&lt;url&gt;http://doi.wiley.com/10.1111/j.1469-185X.2010.00141.x&lt;/url&gt;&lt;volume&gt;85&lt;/volume&gt;&lt;publication_date&gt;99201011001200000000220000&lt;/publication_date&gt;&lt;uuid&gt;39B024C0-3ECA-4480-9BD4-40B6CEEFDF08&lt;/uuid&gt;&lt;type&gt;400&lt;/type&gt;&lt;number&gt;4&lt;/number&gt;&lt;citekey&gt;Nakagawa:2010hv&lt;/citekey&gt;&lt;doi&gt;10.1111/j.1469-185X.2010.00141.x&lt;/doi&gt;&lt;institution&gt;Department of Zoology, University of Otago, 340 Great King Street, Dunedin, 9054, New Zealand. shinichi.nakagawa@otago.ac.nz&lt;/institution&gt;&lt;startpage&gt;935&lt;/startpage&gt;&lt;endpage&gt;956&lt;/endpage&gt;&lt;bundle&gt;&lt;publication&gt;&lt;title&gt;Biological Reviews&lt;/title&gt;&lt;uuid&gt;68872F8F-22DF-45EC-BC5D-2C76293E18F5&lt;/uuid&gt;&lt;subtype&gt;-100&lt;/subtype&gt;&lt;publisher&gt;Blackwell Publishing Ltd&lt;/publisher&gt;&lt;type&gt;-100&lt;/type&gt;&lt;/publication&gt;&lt;/bundle&gt;&lt;authors&gt;&lt;author&gt;&lt;lastName&gt;Nakagawa&lt;/lastName&gt;&lt;firstName&gt;Shinichi&lt;/firstName&gt;&lt;/author&gt;&lt;author&gt;&lt;lastName&gt;Schielzeth&lt;/lastName&gt;&lt;firstName&gt;Holger&lt;/firstName&gt;&lt;/author&gt;&lt;/authors&gt;&lt;/publication&gt;&lt;publication&gt;&lt;subtype&gt;400&lt;/subtype&gt;&lt;publisher&gt;Elsevier Ltd&lt;/publisher&gt;&lt;title&gt;How does temperature affect behaviour? Multilevel analysis of plasticity, personality and predictability in hermit crabs&lt;/title&gt;&lt;url&gt;http://dx.doi.org/10.1016/j.anbehav.2013.04.009&lt;/url&gt;&lt;volume&gt;86&lt;/volume&gt;&lt;publication_date&gt;99201307011200000000222000&lt;/publication_date&gt;&lt;uuid&gt;50655F73-B54D-4955-862F-BF38A515A430&lt;/uuid&gt;&lt;type&gt;400&lt;/type&gt;&lt;number&gt;1&lt;/number&gt;&lt;citekey&gt;Briffa:2013kz&lt;/citekey&gt;&lt;doi&gt;10.1016/j.anbehav.2013.04.009&lt;/doi&gt;&lt;startpage&gt;47&lt;/startpage&gt;&lt;endpage&gt;54&lt;/endpage&gt;&lt;bundle&gt;&lt;publication&gt;&lt;title&gt;Animal Behaviour&lt;/title&gt;&lt;uuid&gt;DF0EC328-E52C-4066-887E-2160D0DA7CBF&lt;/uuid&gt;&lt;subtype&gt;-100&lt;/subtype&gt;&lt;publisher&gt;Elsevier Ltd&lt;/publisher&gt;&lt;type&gt;-100&lt;/type&gt;&lt;/publication&gt;&lt;/bundle&gt;&lt;authors&gt;&lt;author&gt;&lt;lastName&gt;Briffa&lt;/lastName&gt;&lt;firstName&gt;Mark&lt;/firstName&gt;&lt;/author&gt;&lt;author&gt;&lt;lastName&gt;Bridger&lt;/lastName&gt;&lt;firstName&gt;Danielle&lt;/firstName&gt;&lt;/author&gt;&lt;author&gt;&lt;lastName&gt;Biro&lt;/lastName&gt;&lt;firstName&gt;Peter&lt;/firstName&gt;&lt;middleNames&gt;A&lt;/middleNames&gt;&lt;/author&gt;&lt;/authors&gt;&lt;/publication&gt;&lt;publication&gt;&lt;subtype&gt;0&lt;/subtype&gt;&lt;place&gt;New York&lt;/place&gt;&lt;publisher&gt;Oxford University Press&lt;/publisher&gt;&lt;title&gt;Applied longitudinal data analysis: Modeling change and event occurrence&lt;/title&gt;&lt;url&gt;https://books.google.com/books?hl=en&amp;amp;lr=&amp;amp;id=PpnA1M8VwR8C&amp;amp;oi=fnd&amp;amp;pg=PA1&amp;amp;dq=Singer+J+D+and+Willett+J+B+2003+Applied+Longitudinal+Data+Analysis+Modelling+Change+and+Event+Occurrence+New+York+Oxford+University+Press&amp;amp;ots=N5m7uI7vrI&amp;amp;sig=BEUn6O56aKtqpQLVQ8zSagFy-Pg&lt;/url&gt;&lt;publication_date&gt;99200300001200000000200000&lt;/publication_date&gt;&lt;uuid&gt;E4A2A82A-CD7E-4C09-93C4-440DDAFF853E&lt;/uuid&gt;&lt;type&gt;0&lt;/type&gt;&lt;citekey&gt;Singer:2003vd&lt;/citekey&gt;&lt;authors&gt;&lt;author&gt;&lt;lastName&gt;Singer&lt;/lastName&gt;&lt;firstName&gt;J&lt;/firstName&gt;&lt;middleNames&gt;D&lt;/middleNames&gt;&lt;/author&gt;&lt;author&gt;&lt;lastName&gt;Willett&lt;/lastName&gt;&lt;firstName&gt;J&lt;/firstName&gt;&lt;middleNames&gt;B&lt;/middleNames&gt;&lt;/author&gt;&lt;/authors&gt;&lt;/publication&gt;&lt;/publications&gt;&lt;cites&gt;&lt;/cites&gt;&lt;/citation&gt;</w:instrText>
      </w:r>
      <w:r w:rsidR="00082135" w:rsidRPr="00FE6C7C">
        <w:fldChar w:fldCharType="end"/>
      </w:r>
    </w:p>
    <w:p w14:paraId="7BC0A31E" w14:textId="3EE9FDAD" w:rsidR="00082135" w:rsidRDefault="00082135" w:rsidP="00505D8E">
      <w:pPr>
        <w:pStyle w:val="Thesisnormal"/>
        <w:spacing w:line="480" w:lineRule="auto"/>
        <w:ind w:firstLine="720"/>
      </w:pPr>
      <w:r w:rsidRPr="00FE6C7C">
        <w:t xml:space="preserve">Equation </w:t>
      </w:r>
      <w:r w:rsidR="00240595" w:rsidRPr="00FE6C7C">
        <w:t>2</w:t>
      </w:r>
      <w:r w:rsidRPr="00FE6C7C">
        <w:t>:</w:t>
      </w:r>
    </w:p>
    <w:p w14:paraId="283EAC5D" w14:textId="77777777" w:rsidR="00082135" w:rsidRPr="00A13B48" w:rsidRDefault="00082135" w:rsidP="00505D8E">
      <w:pPr>
        <w:pStyle w:val="Thesisnormal"/>
        <w:spacing w:line="480" w:lineRule="auto"/>
        <w:ind w:firstLine="720"/>
        <w:rPr>
          <w:rFonts w:cs="Times New Roman"/>
        </w:rPr>
      </w:pPr>
      <m:oMathPara>
        <m:oMath>
          <m:r>
            <m:rPr>
              <m:sty m:val="p"/>
            </m:rP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intercept at T</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ind0</m:t>
                  </m:r>
                </m:sub>
              </m:sSub>
            </m:num>
            <m:den>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ind0</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series0</m:t>
                  </m:r>
                </m:sub>
              </m:sSub>
              <m:r>
                <w:rPr>
                  <w:rFonts w:ascii="Cambria Math" w:hAnsi="Cambria Math" w:cs="Times New Roman"/>
                </w:rPr>
                <m:t>)</m:t>
              </m:r>
            </m:den>
          </m:f>
        </m:oMath>
      </m:oMathPara>
    </w:p>
    <w:p w14:paraId="07672602" w14:textId="62D58DF6" w:rsidR="00082135" w:rsidRDefault="00082135" w:rsidP="00505D8E">
      <w:pPr>
        <w:pStyle w:val="Thesisnormal"/>
        <w:spacing w:line="480" w:lineRule="auto"/>
        <w:ind w:firstLine="720"/>
      </w:pPr>
      <w:r>
        <w:t>E</w:t>
      </w:r>
      <w:r w:rsidRPr="002B44E0">
        <w:t>q</w:t>
      </w:r>
      <w:r>
        <w:t>uatio</w:t>
      </w:r>
      <w:r w:rsidRPr="002B44E0">
        <w:t xml:space="preserve">n </w:t>
      </w:r>
      <w:r w:rsidR="00240595">
        <w:t>3</w:t>
      </w:r>
      <w:r w:rsidRPr="002B44E0">
        <w:t xml:space="preserve">: </w:t>
      </w:r>
    </w:p>
    <w:p w14:paraId="1B29D360" w14:textId="77777777" w:rsidR="00082135" w:rsidRPr="002B44E0" w:rsidRDefault="00F36787" w:rsidP="00505D8E">
      <w:pPr>
        <w:pStyle w:val="Thesisnormal"/>
        <w:spacing w:line="480" w:lineRule="auto"/>
        <w:ind w:firstLine="720"/>
      </w:pPr>
      <m:oMathPara>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short term</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ind0</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series0</m:t>
                  </m:r>
                </m:sub>
              </m:sSub>
            </m:num>
            <m:den>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ind0</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series0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e0</m:t>
                  </m:r>
                </m:sub>
              </m:sSub>
              <m:r>
                <w:rPr>
                  <w:rFonts w:ascii="Cambria Math" w:hAnsi="Cambria Math" w:cs="Times New Roman"/>
                </w:rPr>
                <m:t>)</m:t>
              </m:r>
            </m:den>
          </m:f>
        </m:oMath>
      </m:oMathPara>
    </w:p>
    <w:p w14:paraId="2E9EC9A4" w14:textId="3EF0C7D7" w:rsidR="00082135" w:rsidRPr="002B44E0" w:rsidRDefault="00082135" w:rsidP="00505D8E">
      <w:pPr>
        <w:pStyle w:val="Thesisnormal"/>
        <w:spacing w:line="480" w:lineRule="auto"/>
        <w:ind w:firstLine="720"/>
      </w:pPr>
      <w:r w:rsidRPr="002B44E0">
        <w:t>Eq</w:t>
      </w:r>
      <w:r>
        <w:t>uatio</w:t>
      </w:r>
      <w:r w:rsidRPr="002B44E0">
        <w:t xml:space="preserve">n </w:t>
      </w:r>
      <w:r w:rsidR="00240595">
        <w:t>4</w:t>
      </w:r>
      <w:r w:rsidRPr="002B44E0">
        <w:t>:</w:t>
      </w:r>
    </w:p>
    <w:p w14:paraId="1CAA6229" w14:textId="77777777" w:rsidR="00082135" w:rsidRPr="00FC045C" w:rsidRDefault="00F36787" w:rsidP="00505D8E">
      <w:pPr>
        <w:pStyle w:val="Thesisnormal"/>
        <w:spacing w:line="480" w:lineRule="auto"/>
        <w:ind w:firstLine="720"/>
        <w:rPr>
          <w:rFonts w:cs="Times New Roman"/>
        </w:rPr>
      </w:pPr>
      <m:oMathPara>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long term</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ind0</m:t>
                  </m:r>
                </m:sub>
              </m:sSub>
            </m:num>
            <m:den>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ind0</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series0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e0</m:t>
                  </m:r>
                </m:sub>
              </m:sSub>
              <m:r>
                <w:rPr>
                  <w:rFonts w:ascii="Cambria Math" w:hAnsi="Cambria Math" w:cs="Times New Roman"/>
                </w:rPr>
                <m:t>)</m:t>
              </m:r>
            </m:den>
          </m:f>
        </m:oMath>
      </m:oMathPara>
    </w:p>
    <w:p w14:paraId="4F84809B" w14:textId="77777777" w:rsidR="00082135" w:rsidRDefault="00082135" w:rsidP="00505D8E">
      <w:pPr>
        <w:pStyle w:val="Thesisnormal"/>
        <w:spacing w:line="480" w:lineRule="auto"/>
      </w:pPr>
      <w:r>
        <w:lastRenderedPageBreak/>
        <w:t xml:space="preserve">where: </w:t>
      </w: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intercept at T</m:t>
            </m:r>
          </m:sub>
        </m:sSub>
      </m:oMath>
      <w:r>
        <w:t xml:space="preserve"> is the repeatability estimate for log</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sSub>
              <m:sSubPr>
                <m:ctrlPr>
                  <w:rPr>
                    <w:rFonts w:ascii="Cambria Math" w:hAnsi="Cambria Math"/>
                    <w:i/>
                  </w:rPr>
                </m:ctrlPr>
              </m:sSubPr>
              <m:e>
                <m:r>
                  <w:rPr>
                    <w:rFonts w:ascii="Cambria Math" w:hAnsi="Cambria Math"/>
                  </w:rPr>
                  <m:t>CO</m:t>
                </m:r>
              </m:e>
              <m:sub>
                <m:r>
                  <w:rPr>
                    <w:rFonts w:ascii="Cambria Math" w:hAnsi="Cambria Math"/>
                  </w:rPr>
                  <m:t>2</m:t>
                </m:r>
              </m:sub>
            </m:sSub>
          </m:sub>
        </m:sSub>
      </m:oMath>
      <w:r>
        <w:rPr>
          <w:vertAlign w:val="subscript"/>
        </w:rPr>
        <w:t xml:space="preserve"> </w:t>
      </w:r>
      <w:r>
        <w:t>at a particular temperature;</w:t>
      </w:r>
    </w:p>
    <w:p w14:paraId="5948C215" w14:textId="75375C4B" w:rsidR="00747E95" w:rsidRDefault="00082135" w:rsidP="00A21EEC">
      <w:pPr>
        <w:pStyle w:val="Thesisnormal"/>
        <w:spacing w:line="480" w:lineRule="auto"/>
      </w:pPr>
      <w:r w:rsidRPr="00510A57">
        <w:rPr>
          <w:i/>
        </w:rPr>
        <w:t>V</w:t>
      </w:r>
      <w:r w:rsidRPr="00510A57">
        <w:rPr>
          <w:i/>
          <w:vertAlign w:val="subscript"/>
        </w:rPr>
        <w:t>ind0</w:t>
      </w:r>
      <w:r w:rsidRPr="00510A57">
        <w:t xml:space="preserve"> </w:t>
      </w:r>
      <w:r>
        <w:t xml:space="preserve">is the individual intercept; </w:t>
      </w:r>
      <w:r w:rsidRPr="00510A57">
        <w:rPr>
          <w:i/>
        </w:rPr>
        <w:t>V</w:t>
      </w:r>
      <w:r w:rsidRPr="00510A57">
        <w:rPr>
          <w:i/>
          <w:vertAlign w:val="subscript"/>
        </w:rPr>
        <w:t>series0</w:t>
      </w:r>
      <w:r w:rsidRPr="00510A57">
        <w:t xml:space="preserve"> </w:t>
      </w:r>
      <w:r>
        <w:t xml:space="preserve">is the series intercept; </w:t>
      </w:r>
      <w:r w:rsidRPr="00A91B74">
        <w:rPr>
          <w:i/>
        </w:rPr>
        <w:t>V</w:t>
      </w:r>
      <w:r w:rsidRPr="002B44E0">
        <w:rPr>
          <w:i/>
          <w:vertAlign w:val="subscript"/>
        </w:rPr>
        <w:t>e0</w:t>
      </w:r>
      <w:r w:rsidRPr="002B44E0">
        <w:t xml:space="preserve"> is the residual variance. </w:t>
      </w:r>
    </w:p>
    <w:p w14:paraId="67DC90F2" w14:textId="77777777" w:rsidR="00240595" w:rsidRDefault="00240595" w:rsidP="00A21EEC">
      <w:pPr>
        <w:pStyle w:val="Thesisnormal"/>
        <w:spacing w:line="480" w:lineRule="auto"/>
      </w:pPr>
    </w:p>
    <w:p w14:paraId="5D7C93ED" w14:textId="77777777" w:rsidR="00240595" w:rsidRPr="00A21EEC" w:rsidRDefault="00240595" w:rsidP="00240595">
      <w:pPr>
        <w:spacing w:line="480" w:lineRule="auto"/>
        <w:rPr>
          <w:i/>
          <w:iCs/>
          <w:sz w:val="26"/>
          <w:szCs w:val="26"/>
        </w:rPr>
      </w:pPr>
      <w:r w:rsidRPr="00A21EEC">
        <w:rPr>
          <w:i/>
          <w:iCs/>
          <w:sz w:val="26"/>
          <w:szCs w:val="26"/>
        </w:rPr>
        <w:t xml:space="preserve">‘Conditional’ </w:t>
      </w:r>
      <w:r>
        <w:rPr>
          <w:i/>
          <w:iCs/>
          <w:sz w:val="26"/>
          <w:szCs w:val="26"/>
        </w:rPr>
        <w:t>r</w:t>
      </w:r>
      <w:r w:rsidRPr="00A21EEC">
        <w:rPr>
          <w:i/>
          <w:iCs/>
          <w:sz w:val="26"/>
          <w:szCs w:val="26"/>
        </w:rPr>
        <w:t>epeatability</w:t>
      </w:r>
      <w:r>
        <w:rPr>
          <w:i/>
          <w:iCs/>
          <w:sz w:val="26"/>
          <w:szCs w:val="26"/>
        </w:rPr>
        <w:t xml:space="preserve"> of intercepts (method two)</w:t>
      </w:r>
    </w:p>
    <w:p w14:paraId="0F43E1A3" w14:textId="77777777" w:rsidR="00240595" w:rsidRDefault="00240595" w:rsidP="00240595">
      <w:pPr>
        <w:pStyle w:val="Thesisnormal"/>
        <w:spacing w:line="480" w:lineRule="auto"/>
        <w:rPr>
          <w:rFonts w:eastAsiaTheme="minorHAnsi"/>
          <w:lang w:val="en-US"/>
        </w:rPr>
      </w:pPr>
      <w:r>
        <w:t xml:space="preserve">The second function-valued method involves derived repeatability estimates at each temperature using the covariance of the intercept and slope </w:t>
      </w:r>
      <w:r>
        <w:rPr>
          <w:rFonts w:eastAsiaTheme="minorHAnsi"/>
          <w:lang w:val="en-US"/>
        </w:rPr>
        <w:t>{Briffa:2013kz, Singer:2003vd}.</w:t>
      </w:r>
    </w:p>
    <w:p w14:paraId="3A33EB54" w14:textId="77777777" w:rsidR="00240595" w:rsidRDefault="00240595" w:rsidP="00240595">
      <w:pPr>
        <w:pStyle w:val="Thesisnormal"/>
        <w:spacing w:line="480" w:lineRule="auto"/>
      </w:pPr>
      <w:r>
        <w:t xml:space="preserve">For this second method, we </w:t>
      </w:r>
      <w:r w:rsidRPr="00322DD9">
        <w:t xml:space="preserve">fitted </w:t>
      </w:r>
      <w:r>
        <w:t xml:space="preserve">a </w:t>
      </w:r>
      <w:r w:rsidRPr="00322DD9">
        <w:t>model</w:t>
      </w:r>
      <w:r>
        <w:t xml:space="preserve"> that had the following structure, </w:t>
      </w:r>
    </w:p>
    <w:p w14:paraId="74D7C96F" w14:textId="77777777" w:rsidR="00240595" w:rsidRDefault="00240595" w:rsidP="00240595">
      <w:pPr>
        <w:pStyle w:val="Thesisnormal"/>
        <w:spacing w:line="480" w:lineRule="auto"/>
        <w:ind w:firstLine="720"/>
        <w:jc w:val="center"/>
      </w:pPr>
      <w:r w:rsidRPr="00322DD9">
        <w:t>log</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sSub>
              <m:sSubPr>
                <m:ctrlPr>
                  <w:rPr>
                    <w:rFonts w:ascii="Cambria Math" w:hAnsi="Cambria Math"/>
                    <w:i/>
                  </w:rPr>
                </m:ctrlPr>
              </m:sSubPr>
              <m:e>
                <m:r>
                  <w:rPr>
                    <w:rFonts w:ascii="Cambria Math" w:hAnsi="Cambria Math"/>
                  </w:rPr>
                  <m:t>CO</m:t>
                </m:r>
              </m:e>
              <m:sub>
                <m:r>
                  <w:rPr>
                    <w:rFonts w:ascii="Cambria Math" w:hAnsi="Cambria Math"/>
                  </w:rPr>
                  <m:t>2</m:t>
                </m:r>
              </m:sub>
            </m:sSub>
          </m:sub>
        </m:sSub>
      </m:oMath>
      <w:r w:rsidRPr="00322DD9">
        <w:t xml:space="preserve"> </w:t>
      </w:r>
      <w:r>
        <w:t>~</w:t>
      </w:r>
      <w:r w:rsidRPr="00322DD9">
        <w:t xml:space="preserve"> </w:t>
      </w:r>
      <w:proofErr w:type="spellStart"/>
      <w:r w:rsidRPr="00322DD9">
        <w:t>logTemp</w:t>
      </w:r>
      <w:proofErr w:type="spellEnd"/>
      <w:r w:rsidRPr="00322DD9">
        <w:t xml:space="preserve"> + </w:t>
      </w:r>
      <w:proofErr w:type="spellStart"/>
      <w:r w:rsidRPr="00322DD9">
        <w:t>zlogBodyMass</w:t>
      </w:r>
      <w:proofErr w:type="spellEnd"/>
      <w:r w:rsidRPr="00322DD9">
        <w:t xml:space="preserve"> + </w:t>
      </w:r>
      <w:proofErr w:type="spellStart"/>
      <w:r w:rsidRPr="00322DD9">
        <w:t>logPriorTemp</w:t>
      </w:r>
      <w:proofErr w:type="spellEnd"/>
      <w:r w:rsidRPr="00322DD9">
        <w:t xml:space="preserve"> + </w:t>
      </w:r>
      <w:proofErr w:type="spellStart"/>
      <w:r w:rsidRPr="00322DD9">
        <w:t>session</w:t>
      </w:r>
      <w:r>
        <w:t>ID</w:t>
      </w:r>
      <w:proofErr w:type="spellEnd"/>
      <w:r w:rsidRPr="00322DD9">
        <w:t xml:space="preserve"> +</w:t>
      </w:r>
      <w:r>
        <w:t xml:space="preserve">(1+ </w:t>
      </w:r>
      <w:proofErr w:type="spellStart"/>
      <w:r>
        <w:t>logTemp</w:t>
      </w:r>
      <w:proofErr w:type="spellEnd"/>
      <w:r>
        <w:rPr>
          <w:vertAlign w:val="subscript"/>
        </w:rPr>
        <w:t xml:space="preserve"> </w:t>
      </w:r>
      <w:r>
        <w:t>| ID)</w:t>
      </w:r>
    </w:p>
    <w:p w14:paraId="155791F3" w14:textId="20732020" w:rsidR="00240595" w:rsidRDefault="00240595" w:rsidP="00240595">
      <w:pPr>
        <w:pStyle w:val="Thesisnormal"/>
        <w:spacing w:line="480" w:lineRule="auto"/>
      </w:pPr>
      <w:r>
        <w:t xml:space="preserve">where: </w:t>
      </w:r>
      <w:proofErr w:type="spellStart"/>
      <w:r>
        <w:t>sessionID</w:t>
      </w:r>
      <w:proofErr w:type="spellEnd"/>
      <w:r>
        <w:t xml:space="preserve"> is the sampling session when measurements took place. To the best of our knowledge, the method to derive ‘conditional’ repeatability has not been extended to multiple random effects, therefore session was included as a fixed predictor, as opposed to using ‘series ID’ as a random effect. T</w:t>
      </w:r>
      <w:r w:rsidRPr="00322DD9">
        <w:t>emperature-specific repeatability estimates</w:t>
      </w:r>
      <w:r>
        <w:t xml:space="preserve"> were derived using equation 5 in the ESM.</w:t>
      </w:r>
    </w:p>
    <w:p w14:paraId="5B86DD09" w14:textId="66D6D11F" w:rsidR="00240595" w:rsidRDefault="00240595" w:rsidP="00240595">
      <w:pPr>
        <w:pStyle w:val="Thesisnormal"/>
        <w:spacing w:line="480" w:lineRule="auto"/>
        <w:ind w:firstLine="720"/>
      </w:pPr>
      <w:r>
        <w:t>Equation 5:</w:t>
      </w:r>
    </w:p>
    <w:p w14:paraId="5FDA803A" w14:textId="77777777" w:rsidR="00240595" w:rsidRDefault="00F36787" w:rsidP="00240595">
      <w:pPr>
        <w:pStyle w:val="Thesisnormal"/>
        <w:spacing w:line="480" w:lineRule="auto"/>
        <w:ind w:firstLine="720"/>
      </w:pPr>
      <m:oMathPara>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conditional at T</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ind0</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 xml:space="preserve">2 × </m:t>
                  </m:r>
                  <m:sSub>
                    <m:sSubPr>
                      <m:ctrlPr>
                        <w:rPr>
                          <w:rFonts w:ascii="Cambria Math" w:hAnsi="Cambria Math" w:cs="Times New Roman"/>
                          <w:i/>
                        </w:rPr>
                      </m:ctrlPr>
                    </m:sSubPr>
                    <m:e>
                      <m:r>
                        <w:rPr>
                          <w:rFonts w:ascii="Cambria Math" w:hAnsi="Cambria Math" w:cs="Times New Roman"/>
                        </w:rPr>
                        <m:t>Cov</m:t>
                      </m:r>
                    </m:e>
                    <m:sub>
                      <m:r>
                        <w:rPr>
                          <w:rFonts w:ascii="Cambria Math" w:hAnsi="Cambria Math" w:cs="Times New Roman"/>
                        </w:rPr>
                        <m:t>ind0, ind1</m:t>
                      </m:r>
                    </m:sub>
                  </m:sSub>
                  <m:r>
                    <w:rPr>
                      <w:rFonts w:ascii="Cambria Math" w:hAnsi="Cambria Math" w:cs="Times New Roman"/>
                    </w:rPr>
                    <m:t xml:space="preserve"> × T</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ind1</m:t>
                  </m:r>
                </m:sub>
              </m:sSub>
              <m: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T</m:t>
                  </m:r>
                </m:e>
                <m:sup>
                  <m:r>
                    <w:rPr>
                      <w:rFonts w:ascii="Cambria Math" w:hAnsi="Cambria Math" w:cs="Times New Roman"/>
                    </w:rPr>
                    <m:t>2</m:t>
                  </m:r>
                </m:sup>
              </m:sSup>
              <m:r>
                <w:rPr>
                  <w:rFonts w:ascii="Cambria Math" w:hAnsi="Cambria Math" w:cs="Times New Roman"/>
                </w:rPr>
                <m:t>)</m:t>
              </m:r>
            </m:num>
            <m:den>
              <m:d>
                <m:dPr>
                  <m:ctrlPr>
                    <w:rPr>
                      <w:rFonts w:ascii="Cambria Math" w:hAnsi="Cambria Math" w:cs="Times New Roman"/>
                      <w:i/>
                    </w:rPr>
                  </m:ctrlPr>
                </m:dPr>
                <m:e>
                  <m:r>
                    <w:rPr>
                      <w:rFonts w:ascii="Cambria Math" w:hAnsi="Cambria Math" w:cs="Times New Roman"/>
                    </w:rPr>
                    <m:t xml:space="preserve">2 × </m:t>
                  </m:r>
                  <m:sSub>
                    <m:sSubPr>
                      <m:ctrlPr>
                        <w:rPr>
                          <w:rFonts w:ascii="Cambria Math" w:hAnsi="Cambria Math" w:cs="Times New Roman"/>
                          <w:i/>
                        </w:rPr>
                      </m:ctrlPr>
                    </m:sSubPr>
                    <m:e>
                      <m:r>
                        <w:rPr>
                          <w:rFonts w:ascii="Cambria Math" w:hAnsi="Cambria Math" w:cs="Times New Roman"/>
                        </w:rPr>
                        <m:t>Cov</m:t>
                      </m:r>
                    </m:e>
                    <m:sub>
                      <m:r>
                        <w:rPr>
                          <w:rFonts w:ascii="Cambria Math" w:hAnsi="Cambria Math" w:cs="Times New Roman"/>
                        </w:rPr>
                        <m:t>ind0, ind1</m:t>
                      </m:r>
                    </m:sub>
                  </m:sSub>
                  <m:r>
                    <w:rPr>
                      <w:rFonts w:ascii="Cambria Math" w:hAnsi="Cambria Math" w:cs="Times New Roman"/>
                    </w:rPr>
                    <m:t xml:space="preserve"> × T</m:t>
                  </m:r>
                </m:e>
              </m:d>
              <m:r>
                <w:rPr>
                  <w:rFonts w:ascii="Cambria Math" w:hAnsi="Cambria Math" w:cs="Times New Roman"/>
                </w:rPr>
                <m:t>+</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ind1</m:t>
                      </m:r>
                    </m:sub>
                  </m:sSub>
                  <m: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T</m:t>
                      </m:r>
                    </m:e>
                    <m:sup>
                      <m:r>
                        <w:rPr>
                          <w:rFonts w:ascii="Cambria Math" w:hAnsi="Cambria Math" w:cs="Times New Roman"/>
                        </w:rPr>
                        <m:t>2</m:t>
                      </m:r>
                    </m:sup>
                  </m:sSup>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e0</m:t>
                  </m:r>
                </m:sub>
              </m:sSub>
            </m:den>
          </m:f>
        </m:oMath>
      </m:oMathPara>
    </w:p>
    <w:p w14:paraId="5C7628BB" w14:textId="19BCFE0C" w:rsidR="00240595" w:rsidRDefault="00240595" w:rsidP="00240595">
      <w:pPr>
        <w:pStyle w:val="Thesisnormal"/>
        <w:spacing w:line="480" w:lineRule="auto"/>
      </w:pPr>
      <w:r>
        <w:t xml:space="preserve">where </w:t>
      </w:r>
      <w:r w:rsidRPr="00510A57">
        <w:rPr>
          <w:i/>
        </w:rPr>
        <w:t>Cov</w:t>
      </w:r>
      <w:r w:rsidRPr="00510A57">
        <w:rPr>
          <w:i/>
          <w:vertAlign w:val="subscript"/>
        </w:rPr>
        <w:t>ind</w:t>
      </w:r>
      <w:proofErr w:type="gramStart"/>
      <w:r w:rsidRPr="00510A57">
        <w:rPr>
          <w:i/>
          <w:vertAlign w:val="subscript"/>
        </w:rPr>
        <w:t>0,ind</w:t>
      </w:r>
      <w:proofErr w:type="gramEnd"/>
      <w:r w:rsidRPr="00510A57">
        <w:rPr>
          <w:i/>
          <w:vertAlign w:val="subscript"/>
        </w:rPr>
        <w:t>1</w:t>
      </w:r>
      <w:r>
        <w:t xml:space="preserve"> is the covariance of the individual intercepts and individual slopes;</w:t>
      </w:r>
    </w:p>
    <w:p w14:paraId="3C056AD8" w14:textId="7B125C35" w:rsidR="00240595" w:rsidRDefault="00240595" w:rsidP="00240595">
      <w:pPr>
        <w:pStyle w:val="Thesisnormal"/>
        <w:spacing w:line="480" w:lineRule="auto"/>
      </w:pPr>
      <w:r w:rsidRPr="00510A57">
        <w:rPr>
          <w:i/>
        </w:rPr>
        <w:t>T</w:t>
      </w:r>
      <w:r>
        <w:t xml:space="preserve"> is the measurement temperature at which repeatability is estimated. </w:t>
      </w:r>
    </w:p>
    <w:p w14:paraId="136162A0" w14:textId="61E18848" w:rsidR="00F36787" w:rsidRDefault="00F36787" w:rsidP="00F36787">
      <w:pPr>
        <w:pStyle w:val="Thesisnormal"/>
        <w:spacing w:line="480" w:lineRule="auto"/>
        <w:ind w:firstLine="720"/>
      </w:pPr>
      <w:r>
        <w:t xml:space="preserve">Our calculations showed that ‘conditional’ repeatability </w:t>
      </w:r>
      <w:proofErr w:type="gramStart"/>
      <w:r>
        <w:t>were</w:t>
      </w:r>
      <w:proofErr w:type="gramEnd"/>
      <w:r>
        <w:t xml:space="preserve"> congruent with the intercept-</w:t>
      </w:r>
      <w:proofErr w:type="spellStart"/>
      <w:r>
        <w:t>centering</w:t>
      </w:r>
      <w:proofErr w:type="spellEnd"/>
      <w:r>
        <w:t xml:space="preserve"> method (Fig. S3)</w:t>
      </w:r>
    </w:p>
    <w:p w14:paraId="01B9B146" w14:textId="04FC1359" w:rsidR="00F36787" w:rsidRDefault="00F36787" w:rsidP="00F36787">
      <w:pPr>
        <w:pStyle w:val="Thesisnormal"/>
        <w:spacing w:line="480" w:lineRule="auto"/>
      </w:pPr>
      <w:r>
        <w:rPr>
          <w:noProof/>
        </w:rPr>
        <w:lastRenderedPageBreak/>
        <w:drawing>
          <wp:anchor distT="0" distB="0" distL="114300" distR="114300" simplePos="0" relativeHeight="251662336" behindDoc="0" locked="0" layoutInCell="1" allowOverlap="1" wp14:anchorId="3700DC58" wp14:editId="0B10C8A9">
            <wp:simplePos x="0" y="0"/>
            <wp:positionH relativeFrom="column">
              <wp:posOffset>1425938</wp:posOffset>
            </wp:positionH>
            <wp:positionV relativeFrom="paragraph">
              <wp:posOffset>32295</wp:posOffset>
            </wp:positionV>
            <wp:extent cx="3265170" cy="345821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2A_B.pdf"/>
                    <pic:cNvPicPr/>
                  </pic:nvPicPr>
                  <pic:blipFill rotWithShape="1">
                    <a:blip r:embed="rId9">
                      <a:extLst>
                        <a:ext uri="{28A0092B-C50C-407E-A947-70E740481C1C}">
                          <a14:useLocalDpi xmlns:a14="http://schemas.microsoft.com/office/drawing/2010/main" val="0"/>
                        </a:ext>
                      </a:extLst>
                    </a:blip>
                    <a:srcRect r="49636"/>
                    <a:stretch/>
                  </pic:blipFill>
                  <pic:spPr bwMode="auto">
                    <a:xfrm>
                      <a:off x="0" y="0"/>
                      <a:ext cx="3265170" cy="34582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F36787">
        <w:rPr>
          <w:b/>
          <w:sz w:val="21"/>
        </w:rPr>
        <w:t xml:space="preserve"> </w:t>
      </w:r>
      <w:r w:rsidRPr="00041169">
        <w:rPr>
          <w:b/>
          <w:sz w:val="21"/>
        </w:rPr>
        <w:t xml:space="preserve">Figure </w:t>
      </w:r>
      <w:r>
        <w:rPr>
          <w:b/>
          <w:sz w:val="21"/>
        </w:rPr>
        <w:t>S3</w:t>
      </w:r>
      <w:r>
        <w:rPr>
          <w:sz w:val="21"/>
        </w:rPr>
        <w:t xml:space="preserve"> –</w:t>
      </w:r>
      <w:r w:rsidRPr="008D57AD">
        <w:rPr>
          <w:sz w:val="21"/>
        </w:rPr>
        <w:t xml:space="preserve"> A) Posterior mean of </w:t>
      </w:r>
      <w:r w:rsidRPr="0048012E">
        <w:rPr>
          <w:sz w:val="21"/>
          <w:szCs w:val="21"/>
        </w:rPr>
        <w:t xml:space="preserve">repeatability of log </w:t>
      </w:r>
      <m:oMath>
        <m:sSub>
          <m:sSubPr>
            <m:ctrlPr>
              <w:rPr>
                <w:rFonts w:ascii="Cambria Math" w:hAnsi="Cambria Math"/>
                <w:i/>
                <w:sz w:val="21"/>
                <w:szCs w:val="21"/>
              </w:rPr>
            </m:ctrlPr>
          </m:sSubPr>
          <m:e>
            <m:acc>
              <m:accPr>
                <m:chr m:val="̇"/>
                <m:ctrlPr>
                  <w:rPr>
                    <w:rFonts w:ascii="Cambria Math" w:hAnsi="Cambria Math"/>
                    <w:i/>
                    <w:sz w:val="21"/>
                    <w:szCs w:val="21"/>
                  </w:rPr>
                </m:ctrlPr>
              </m:accPr>
              <m:e>
                <m:r>
                  <w:rPr>
                    <w:rFonts w:ascii="Cambria Math" w:hAnsi="Cambria Math"/>
                    <w:sz w:val="21"/>
                    <w:szCs w:val="21"/>
                  </w:rPr>
                  <m:t>V</m:t>
                </m:r>
              </m:e>
            </m:acc>
          </m:e>
          <m:sub>
            <m:sSub>
              <m:sSubPr>
                <m:ctrlPr>
                  <w:rPr>
                    <w:rFonts w:ascii="Cambria Math" w:hAnsi="Cambria Math"/>
                    <w:i/>
                    <w:sz w:val="21"/>
                    <w:szCs w:val="21"/>
                  </w:rPr>
                </m:ctrlPr>
              </m:sSubPr>
              <m:e>
                <m:r>
                  <w:rPr>
                    <w:rFonts w:ascii="Cambria Math" w:hAnsi="Cambria Math"/>
                    <w:sz w:val="21"/>
                    <w:szCs w:val="21"/>
                  </w:rPr>
                  <m:t>CO</m:t>
                </m:r>
              </m:e>
              <m:sub>
                <m:r>
                  <w:rPr>
                    <w:rFonts w:ascii="Cambria Math" w:hAnsi="Cambria Math"/>
                    <w:sz w:val="21"/>
                    <w:szCs w:val="21"/>
                  </w:rPr>
                  <m:t>2</m:t>
                </m:r>
              </m:sub>
            </m:sSub>
          </m:sub>
        </m:sSub>
      </m:oMath>
      <w:r w:rsidRPr="00035262">
        <w:rPr>
          <w:sz w:val="21"/>
          <w:szCs w:val="21"/>
        </w:rPr>
        <w:t>(mL)</w:t>
      </w:r>
      <w:r w:rsidRPr="0048012E">
        <w:rPr>
          <w:sz w:val="21"/>
          <w:szCs w:val="21"/>
        </w:rPr>
        <w:t xml:space="preserve"> at six measurement temperatures. Orange circles represent function-valued approaches in modelling</w:t>
      </w:r>
      <w:r>
        <w:rPr>
          <w:sz w:val="21"/>
          <w:szCs w:val="21"/>
        </w:rPr>
        <w:t xml:space="preserve"> metabolic</w:t>
      </w:r>
      <w:r w:rsidRPr="0048012E">
        <w:rPr>
          <w:sz w:val="21"/>
          <w:szCs w:val="21"/>
        </w:rPr>
        <w:t xml:space="preserve"> thermal plasticity, orange filled circles represent the function-valued ‘long’ term repeatability method (</w:t>
      </w:r>
      <w:r>
        <w:rPr>
          <w:sz w:val="21"/>
          <w:szCs w:val="21"/>
        </w:rPr>
        <w:t xml:space="preserve">ESM </w:t>
      </w:r>
      <w:r w:rsidRPr="0048012E">
        <w:rPr>
          <w:sz w:val="21"/>
          <w:szCs w:val="21"/>
        </w:rPr>
        <w:t xml:space="preserve">equation </w:t>
      </w:r>
      <w:r>
        <w:rPr>
          <w:sz w:val="21"/>
          <w:szCs w:val="21"/>
        </w:rPr>
        <w:t xml:space="preserve">3), </w:t>
      </w:r>
      <w:r w:rsidRPr="0048012E">
        <w:rPr>
          <w:sz w:val="21"/>
          <w:szCs w:val="21"/>
        </w:rPr>
        <w:t>orange open circles represent the function-valued ‘conditional’ repeatability method (</w:t>
      </w:r>
      <w:r>
        <w:rPr>
          <w:sz w:val="21"/>
          <w:szCs w:val="21"/>
        </w:rPr>
        <w:t xml:space="preserve">ESM </w:t>
      </w:r>
      <w:r w:rsidRPr="0048012E">
        <w:rPr>
          <w:sz w:val="21"/>
          <w:szCs w:val="21"/>
        </w:rPr>
        <w:t xml:space="preserve">equation </w:t>
      </w:r>
      <w:r>
        <w:rPr>
          <w:sz w:val="21"/>
          <w:szCs w:val="21"/>
        </w:rPr>
        <w:t>5</w:t>
      </w:r>
      <w:r w:rsidRPr="0048012E">
        <w:rPr>
          <w:sz w:val="21"/>
          <w:szCs w:val="21"/>
        </w:rPr>
        <w:t>). Blue filled circles represent the character state approach in estimating repeatability</w:t>
      </w:r>
      <w:r>
        <w:rPr>
          <w:sz w:val="21"/>
          <w:szCs w:val="21"/>
        </w:rPr>
        <w:t xml:space="preserve"> (ESM equation 10)</w:t>
      </w:r>
      <w:r w:rsidRPr="0048012E">
        <w:rPr>
          <w:sz w:val="21"/>
          <w:szCs w:val="21"/>
        </w:rPr>
        <w:t>. See Statistical analyses</w:t>
      </w:r>
      <w:r>
        <w:rPr>
          <w:sz w:val="21"/>
          <w:szCs w:val="21"/>
        </w:rPr>
        <w:t xml:space="preserve"> and ESM</w:t>
      </w:r>
      <w:r w:rsidRPr="0048012E">
        <w:rPr>
          <w:sz w:val="21"/>
          <w:szCs w:val="21"/>
        </w:rPr>
        <w:t xml:space="preserve"> for more details. B) Posterior mean of variance of log </w:t>
      </w:r>
      <m:oMath>
        <m:sSub>
          <m:sSubPr>
            <m:ctrlPr>
              <w:rPr>
                <w:rFonts w:ascii="Cambria Math" w:hAnsi="Cambria Math"/>
                <w:i/>
                <w:sz w:val="21"/>
                <w:szCs w:val="21"/>
              </w:rPr>
            </m:ctrlPr>
          </m:sSubPr>
          <m:e>
            <m:acc>
              <m:accPr>
                <m:chr m:val="̇"/>
                <m:ctrlPr>
                  <w:rPr>
                    <w:rFonts w:ascii="Cambria Math" w:hAnsi="Cambria Math"/>
                    <w:i/>
                    <w:sz w:val="21"/>
                    <w:szCs w:val="21"/>
                  </w:rPr>
                </m:ctrlPr>
              </m:accPr>
              <m:e>
                <m:r>
                  <w:rPr>
                    <w:rFonts w:ascii="Cambria Math" w:hAnsi="Cambria Math"/>
                    <w:sz w:val="21"/>
                    <w:szCs w:val="21"/>
                  </w:rPr>
                  <m:t>V</m:t>
                </m:r>
              </m:e>
            </m:acc>
          </m:e>
          <m:sub>
            <m:sSub>
              <m:sSubPr>
                <m:ctrlPr>
                  <w:rPr>
                    <w:rFonts w:ascii="Cambria Math" w:hAnsi="Cambria Math"/>
                    <w:i/>
                    <w:sz w:val="21"/>
                    <w:szCs w:val="21"/>
                  </w:rPr>
                </m:ctrlPr>
              </m:sSubPr>
              <m:e>
                <m:r>
                  <w:rPr>
                    <w:rFonts w:ascii="Cambria Math" w:hAnsi="Cambria Math"/>
                    <w:sz w:val="21"/>
                    <w:szCs w:val="21"/>
                  </w:rPr>
                  <m:t>CO</m:t>
                </m:r>
              </m:e>
              <m:sub>
                <m:r>
                  <w:rPr>
                    <w:rFonts w:ascii="Cambria Math" w:hAnsi="Cambria Math"/>
                    <w:sz w:val="21"/>
                    <w:szCs w:val="21"/>
                  </w:rPr>
                  <m:t>2</m:t>
                </m:r>
              </m:sub>
            </m:sSub>
          </m:sub>
        </m:sSub>
      </m:oMath>
      <w:r w:rsidRPr="0048012E">
        <w:rPr>
          <w:sz w:val="21"/>
          <w:szCs w:val="21"/>
          <w:vertAlign w:val="subscript"/>
        </w:rPr>
        <w:t xml:space="preserve"> </w:t>
      </w:r>
      <w:r w:rsidRPr="0048012E">
        <w:rPr>
          <w:sz w:val="21"/>
          <w:szCs w:val="21"/>
        </w:rPr>
        <w:t>(mL) at the among (right panel) and within (left panel) individual level across six measurement temperatures. Error bars represent</w:t>
      </w:r>
      <w:r w:rsidRPr="008D57AD">
        <w:rPr>
          <w:sz w:val="21"/>
        </w:rPr>
        <w:t xml:space="preserve"> 95% credible intervals.</w:t>
      </w:r>
    </w:p>
    <w:p w14:paraId="6480F687" w14:textId="77777777" w:rsidR="00A21EEC" w:rsidRDefault="00A21EEC" w:rsidP="00A21EEC">
      <w:pPr>
        <w:pStyle w:val="Thesisnormal"/>
        <w:spacing w:line="480" w:lineRule="auto"/>
      </w:pPr>
    </w:p>
    <w:p w14:paraId="21BD921A" w14:textId="4D4B5775" w:rsidR="00747E95" w:rsidRPr="00747E95" w:rsidRDefault="005E6ACE" w:rsidP="00505D8E">
      <w:pPr>
        <w:pStyle w:val="Heading2"/>
        <w:spacing w:line="480" w:lineRule="auto"/>
        <w:rPr>
          <w:lang w:val="en-AU"/>
        </w:rPr>
      </w:pPr>
      <w:r>
        <w:rPr>
          <w:lang w:val="en-AU"/>
        </w:rPr>
        <w:t>Deriving c</w:t>
      </w:r>
      <w:r w:rsidR="00747E95">
        <w:rPr>
          <w:lang w:val="en-AU"/>
        </w:rPr>
        <w:t>ross-temperature correlations</w:t>
      </w:r>
      <w:r>
        <w:rPr>
          <w:lang w:val="en-AU"/>
        </w:rPr>
        <w:t xml:space="preserve"> from a function-valued model</w:t>
      </w:r>
    </w:p>
    <w:p w14:paraId="7557354E" w14:textId="2D3A4B63" w:rsidR="00747E95" w:rsidRPr="004364E0" w:rsidRDefault="00747E95" w:rsidP="00505D8E">
      <w:pPr>
        <w:spacing w:line="480" w:lineRule="auto"/>
        <w:rPr>
          <w:lang w:val="en-AU"/>
        </w:rPr>
      </w:pPr>
      <w:r>
        <w:rPr>
          <w:lang w:val="en-AU"/>
        </w:rPr>
        <w:t>Cross-temperature correlations of metabolic rate were derived</w:t>
      </w:r>
      <w:r w:rsidR="00505D8E">
        <w:rPr>
          <w:lang w:val="en-AU"/>
        </w:rPr>
        <w:t xml:space="preserve"> from a function-valued model</w:t>
      </w:r>
      <w:r>
        <w:rPr>
          <w:lang w:val="en-AU"/>
        </w:rPr>
        <w:t xml:space="preserve"> following </w:t>
      </w:r>
      <w:r>
        <w:rPr>
          <w:rFonts w:eastAsiaTheme="minorHAnsi"/>
          <w:lang w:val="en-US"/>
        </w:rPr>
        <w:t xml:space="preserve">{Brommer:2013gx}. </w:t>
      </w:r>
      <w:r w:rsidRPr="00100303">
        <w:rPr>
          <w:lang w:val="en-AU"/>
        </w:rPr>
        <w:t xml:space="preserve">We </w:t>
      </w:r>
      <w:r>
        <w:rPr>
          <w:lang w:val="en-AU"/>
        </w:rPr>
        <w:t xml:space="preserve">used </w:t>
      </w:r>
      <w:r>
        <w:t>t</w:t>
      </w:r>
      <w:r>
        <w:rPr>
          <w:lang w:val="en-AU"/>
        </w:rPr>
        <w:t>he</w:t>
      </w:r>
      <w:r w:rsidRPr="00100303">
        <w:rPr>
          <w:lang w:val="en-AU"/>
        </w:rPr>
        <w:t xml:space="preserve"> </w:t>
      </w:r>
      <w:r>
        <w:rPr>
          <w:lang w:val="en-AU"/>
        </w:rPr>
        <w:t xml:space="preserve">same </w:t>
      </w:r>
      <w:r w:rsidRPr="00100303">
        <w:rPr>
          <w:lang w:val="en-AU"/>
        </w:rPr>
        <w:t>model</w:t>
      </w:r>
      <w:r>
        <w:rPr>
          <w:lang w:val="en-AU"/>
        </w:rPr>
        <w:t xml:space="preserve"> that was</w:t>
      </w:r>
      <w:r w:rsidRPr="00100303">
        <w:rPr>
          <w:lang w:val="en-AU"/>
        </w:rPr>
        <w:t xml:space="preserve"> </w:t>
      </w:r>
      <w:r>
        <w:rPr>
          <w:lang w:val="en-AU"/>
        </w:rPr>
        <w:t>used to calculate the repeatability of the slope</w:t>
      </w:r>
      <w:r w:rsidR="00505D8E">
        <w:rPr>
          <w:lang w:val="en-AU"/>
        </w:rPr>
        <w:t xml:space="preserve"> (see main text)</w:t>
      </w:r>
      <w:r>
        <w:rPr>
          <w:lang w:val="en-AU"/>
        </w:rPr>
        <w:t xml:space="preserve">. </w:t>
      </w:r>
      <w:r>
        <w:rPr>
          <w:lang w:val="en-AU"/>
        </w:rPr>
        <w:fldChar w:fldCharType="begin"/>
      </w:r>
      <w:r>
        <w:rPr>
          <w:lang w:val="en-AU"/>
        </w:rPr>
        <w:instrText xml:space="preserve"> ADDIN PAPERS2_CITATIONS &lt;citation&gt;&lt;priority&gt;0&lt;/priority&gt;&lt;uuid&gt;6D70B87B-3B86-4AB7-A829-C29BAF73D6AC&lt;/uuid&gt;&lt;publications&gt;&lt;publication&gt;&lt;subtype&gt;400&lt;/subtype&gt;&lt;publisher&gt;Springer Berlin Heidelberg&lt;/publisher&gt;&lt;title&gt;Variation in plasticity of personality traits implies that the ranking of personality measures changes between environmental contexts: calculating the cross-environmental correlation&lt;/title&gt;&lt;url&gt;https://link.springer.com/article/10.1007/s00265-013-1603-9&lt;/url&gt;&lt;volume&gt;67&lt;/volume&gt;&lt;publication_date&gt;99201308071200000000222000&lt;/publication_date&gt;&lt;uuid&gt;22FDDA41-3FBA-4E62-B454-B3C101861A54&lt;/uuid&gt;&lt;type&gt;400&lt;/type&gt;&lt;number&gt;10&lt;/number&gt;&lt;citekey&gt;Brommer:2013gx&lt;/citekey&gt;&lt;doi&gt;10.1007/s00265-013-1603-9&lt;/doi&gt;&lt;startpage&gt;1709&lt;/startpage&gt;&lt;endpage&gt;1718&lt;/endpage&gt;&lt;bundle&gt;&lt;publication&gt;&lt;title&gt;Behavioral Ecology and Sociobiology&lt;/title&gt;&lt;uuid&gt;4F89C21E-4290-4FC8-AC38-02597449850B&lt;/uuid&gt;&lt;subtype&gt;-100&lt;/subtype&gt;&lt;publisher&gt;Springer-Verlag&lt;/publisher&gt;&lt;type&gt;-100&lt;/type&gt;&lt;/publication&gt;&lt;/bundle&gt;&lt;authors&gt;&lt;author&gt;&lt;lastName&gt;Brommer&lt;/lastName&gt;&lt;firstName&gt;Jon&lt;/firstName&gt;&lt;middleNames&gt;E&lt;/middleNames&gt;&lt;/author&gt;&lt;/authors&gt;&lt;/publication&gt;&lt;/publications&gt;&lt;cites&gt;&lt;/cites&gt;&lt;/citation&gt;</w:instrText>
      </w:r>
      <w:r>
        <w:rPr>
          <w:lang w:val="en-AU"/>
        </w:rPr>
        <w:fldChar w:fldCharType="end"/>
      </w:r>
      <w:r>
        <w:t>The variance-covariance matrix (</w:t>
      </w:r>
      <w:r w:rsidRPr="0003221E">
        <w:rPr>
          <w:i/>
        </w:rPr>
        <w:t>K</w:t>
      </w:r>
      <w:r>
        <w:t xml:space="preserve">) </w:t>
      </w:r>
      <w:r w:rsidR="00505D8E">
        <w:t xml:space="preserve">of the model </w:t>
      </w:r>
      <w:r>
        <w:t xml:space="preserve">at the among-individual level is denoted as: </w:t>
      </w:r>
    </w:p>
    <w:p w14:paraId="2DA4EEEB" w14:textId="77777777" w:rsidR="00747E95" w:rsidRDefault="00747E95" w:rsidP="00505D8E">
      <w:pPr>
        <w:spacing w:line="480" w:lineRule="auto"/>
        <w:ind w:firstLine="720"/>
        <w:rPr>
          <w:lang w:val="en-AU"/>
        </w:rPr>
      </w:pPr>
      <w:r>
        <w:rPr>
          <w:lang w:val="en-AU"/>
        </w:rPr>
        <w:t>Equation 6:</w:t>
      </w:r>
    </w:p>
    <w:p w14:paraId="2B6E7155" w14:textId="77777777" w:rsidR="00747E95" w:rsidRDefault="00747E95" w:rsidP="00505D8E">
      <w:pPr>
        <w:spacing w:line="480" w:lineRule="auto"/>
        <w:ind w:firstLine="720"/>
        <w:rPr>
          <w:lang w:val="en-AU"/>
        </w:rPr>
      </w:pPr>
      <m:oMathPara>
        <m:oMath>
          <m:r>
            <w:rPr>
              <w:rFonts w:ascii="Cambria Math" w:hAnsi="Cambria Math"/>
              <w:lang w:val="en-AU"/>
            </w:rPr>
            <w:lastRenderedPageBreak/>
            <m:t xml:space="preserve">K= </m:t>
          </m:r>
          <m:d>
            <m:dPr>
              <m:begChr m:val="["/>
              <m:endChr m:val="]"/>
              <m:ctrlPr>
                <w:rPr>
                  <w:rFonts w:ascii="Cambria Math" w:hAnsi="Cambria Math"/>
                  <w:i/>
                  <w:lang w:val="en-AU"/>
                </w:rPr>
              </m:ctrlPr>
            </m:dPr>
            <m:e>
              <m:m>
                <m:mPr>
                  <m:mcs>
                    <m:mc>
                      <m:mcPr>
                        <m:count m:val="2"/>
                        <m:mcJc m:val="center"/>
                      </m:mcPr>
                    </m:mc>
                  </m:mcs>
                  <m:ctrlPr>
                    <w:rPr>
                      <w:rFonts w:ascii="Cambria Math" w:hAnsi="Cambria Math"/>
                      <w:i/>
                      <w:lang w:val="en-AU"/>
                    </w:rPr>
                  </m:ctrlPr>
                </m:mPr>
                <m:mr>
                  <m:e>
                    <m:sSub>
                      <m:sSubPr>
                        <m:ctrlPr>
                          <w:rPr>
                            <w:rFonts w:ascii="Cambria Math" w:hAnsi="Cambria Math"/>
                            <w:i/>
                          </w:rPr>
                        </m:ctrlPr>
                      </m:sSubPr>
                      <m:e>
                        <m:r>
                          <w:rPr>
                            <w:rFonts w:ascii="Cambria Math" w:hAnsi="Cambria Math"/>
                          </w:rPr>
                          <m:t>V</m:t>
                        </m:r>
                      </m:e>
                      <m:sub>
                        <m:r>
                          <w:rPr>
                            <w:rFonts w:ascii="Cambria Math" w:hAnsi="Cambria Math"/>
                          </w:rPr>
                          <m:t>ind0</m:t>
                        </m:r>
                      </m:sub>
                    </m:sSub>
                  </m:e>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ind0,ind1</m:t>
                        </m:r>
                      </m:sub>
                    </m:sSub>
                  </m:e>
                </m:mr>
                <m:mr>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ind1,ind0</m:t>
                        </m:r>
                      </m:sub>
                    </m:sSub>
                  </m:e>
                  <m:e>
                    <m:sSub>
                      <m:sSubPr>
                        <m:ctrlPr>
                          <w:rPr>
                            <w:rFonts w:ascii="Cambria Math" w:hAnsi="Cambria Math"/>
                            <w:i/>
                          </w:rPr>
                        </m:ctrlPr>
                      </m:sSubPr>
                      <m:e>
                        <m:r>
                          <w:rPr>
                            <w:rFonts w:ascii="Cambria Math" w:hAnsi="Cambria Math"/>
                          </w:rPr>
                          <m:t>V</m:t>
                        </m:r>
                      </m:e>
                      <m:sub>
                        <m:r>
                          <w:rPr>
                            <w:rFonts w:ascii="Cambria Math" w:hAnsi="Cambria Math"/>
                          </w:rPr>
                          <m:t>ind1</m:t>
                        </m:r>
                      </m:sub>
                    </m:sSub>
                  </m:e>
                </m:mr>
              </m:m>
            </m:e>
          </m:d>
        </m:oMath>
      </m:oMathPara>
    </w:p>
    <w:p w14:paraId="46FE9A0D" w14:textId="77777777" w:rsidR="00747E95" w:rsidRDefault="00747E95" w:rsidP="00505D8E">
      <w:pPr>
        <w:spacing w:line="480" w:lineRule="auto"/>
        <w:rPr>
          <w:lang w:val="en-AU"/>
        </w:rPr>
      </w:pPr>
      <w:r>
        <w:rPr>
          <w:lang w:val="en-AU"/>
        </w:rPr>
        <w:t xml:space="preserve">where </w:t>
      </w:r>
      <m:oMath>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ind1,ind0</m:t>
            </m:r>
          </m:sub>
        </m:sSub>
      </m:oMath>
      <w:r>
        <w:rPr>
          <w:lang w:val="en-AU"/>
        </w:rPr>
        <w:t xml:space="preserve"> or </w:t>
      </w:r>
      <m:oMath>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ind0,ind1</m:t>
            </m:r>
          </m:sub>
        </m:sSub>
      </m:oMath>
      <w:r>
        <w:rPr>
          <w:lang w:val="en-AU"/>
        </w:rPr>
        <w:t xml:space="preserve"> is the covariance of the slope and intercept. </w:t>
      </w:r>
    </w:p>
    <w:p w14:paraId="3068CC33" w14:textId="77777777" w:rsidR="00747E95" w:rsidRDefault="00747E95" w:rsidP="00505D8E">
      <w:pPr>
        <w:spacing w:line="480" w:lineRule="auto"/>
        <w:rPr>
          <w:lang w:val="en-AU"/>
        </w:rPr>
      </w:pPr>
      <w:r>
        <w:rPr>
          <w:lang w:val="en-AU"/>
        </w:rPr>
        <w:t>The six measurement temperatures can be represented as a 2 x 6 matrix,</w:t>
      </w:r>
    </w:p>
    <w:p w14:paraId="3F6E9473" w14:textId="77777777" w:rsidR="00747E95" w:rsidRDefault="00747E95" w:rsidP="00505D8E">
      <w:pPr>
        <w:spacing w:line="480" w:lineRule="auto"/>
        <w:ind w:firstLine="720"/>
        <w:rPr>
          <w:lang w:val="en-AU"/>
        </w:rPr>
      </w:pPr>
      <w:r>
        <w:rPr>
          <w:lang w:val="en-AU"/>
        </w:rPr>
        <w:t>Equation 7:</w:t>
      </w:r>
    </w:p>
    <w:p w14:paraId="1041C40A" w14:textId="77777777" w:rsidR="00747E95" w:rsidRPr="00A72343" w:rsidRDefault="00747E95" w:rsidP="00505D8E">
      <w:pPr>
        <w:spacing w:line="480" w:lineRule="auto"/>
        <w:ind w:firstLine="720"/>
        <w:rPr>
          <w:lang w:val="en-AU"/>
        </w:rPr>
      </w:pPr>
      <m:oMathPara>
        <m:oMath>
          <m:r>
            <w:rPr>
              <w:rFonts w:ascii="Cambria Math" w:hAnsi="Cambria Math"/>
              <w:lang w:val="en-AU"/>
            </w:rPr>
            <m:t xml:space="preserve">ϕ= </m:t>
          </m:r>
          <m:d>
            <m:dPr>
              <m:begChr m:val="["/>
              <m:endChr m:val="]"/>
              <m:ctrlPr>
                <w:rPr>
                  <w:rFonts w:ascii="Cambria Math" w:hAnsi="Cambria Math"/>
                  <w:i/>
                  <w:lang w:val="en-AU"/>
                </w:rPr>
              </m:ctrlPr>
            </m:dPr>
            <m:e>
              <m:m>
                <m:mPr>
                  <m:mcs>
                    <m:mc>
                      <m:mcPr>
                        <m:count m:val="2"/>
                        <m:mcJc m:val="center"/>
                      </m:mcPr>
                    </m:mc>
                  </m:mcs>
                  <m:ctrlPr>
                    <w:rPr>
                      <w:rFonts w:ascii="Cambria Math" w:hAnsi="Cambria Math"/>
                      <w:i/>
                      <w:lang w:val="en-AU"/>
                    </w:rPr>
                  </m:ctrlPr>
                </m:mPr>
                <m:mr>
                  <m:e>
                    <m:r>
                      <w:rPr>
                        <w:rFonts w:ascii="Cambria Math" w:hAnsi="Cambria Math"/>
                        <w:lang w:val="en-AU"/>
                      </w:rPr>
                      <m:t>1</m:t>
                    </m:r>
                  </m:e>
                  <m:e>
                    <m:sSub>
                      <m:sSubPr>
                        <m:ctrlPr>
                          <w:rPr>
                            <w:rFonts w:ascii="Cambria Math" w:hAnsi="Cambria Math"/>
                            <w:i/>
                            <w:lang w:val="en-AU"/>
                          </w:rPr>
                        </m:ctrlPr>
                      </m:sSubPr>
                      <m:e>
                        <m:r>
                          <w:rPr>
                            <w:rFonts w:ascii="Cambria Math" w:hAnsi="Cambria Math"/>
                            <w:lang w:val="en-AU"/>
                          </w:rPr>
                          <m:t>T</m:t>
                        </m:r>
                      </m:e>
                      <m:sub>
                        <m:r>
                          <w:rPr>
                            <w:rFonts w:ascii="Cambria Math" w:hAnsi="Cambria Math"/>
                            <w:lang w:val="en-AU"/>
                          </w:rPr>
                          <m:t>1</m:t>
                        </m:r>
                      </m:sub>
                    </m:sSub>
                  </m:e>
                </m:mr>
                <m:mr>
                  <m:e>
                    <m:r>
                      <w:rPr>
                        <w:rFonts w:ascii="Cambria Math" w:hAnsi="Cambria Math"/>
                        <w:lang w:val="en-AU"/>
                      </w:rPr>
                      <m:t>1</m:t>
                    </m:r>
                  </m:e>
                  <m:e>
                    <m:r>
                      <w:rPr>
                        <w:rFonts w:ascii="Cambria Math" w:hAnsi="Cambria Math"/>
                        <w:lang w:val="en-AU"/>
                      </w:rPr>
                      <m:t>⋮</m:t>
                    </m:r>
                  </m:e>
                </m:mr>
                <m:mr>
                  <m:e>
                    <m:r>
                      <w:rPr>
                        <w:rFonts w:ascii="Cambria Math" w:hAnsi="Cambria Math"/>
                        <w:lang w:val="en-AU"/>
                      </w:rPr>
                      <m:t>1</m:t>
                    </m:r>
                  </m:e>
                  <m:e>
                    <m:sSub>
                      <m:sSubPr>
                        <m:ctrlPr>
                          <w:rPr>
                            <w:rFonts w:ascii="Cambria Math" w:hAnsi="Cambria Math"/>
                            <w:i/>
                            <w:lang w:val="en-AU"/>
                          </w:rPr>
                        </m:ctrlPr>
                      </m:sSubPr>
                      <m:e>
                        <m:r>
                          <w:rPr>
                            <w:rFonts w:ascii="Cambria Math" w:hAnsi="Cambria Math"/>
                            <w:lang w:val="en-AU"/>
                          </w:rPr>
                          <m:t>T</m:t>
                        </m:r>
                      </m:e>
                      <m:sub>
                        <m:r>
                          <w:rPr>
                            <w:rFonts w:ascii="Cambria Math" w:hAnsi="Cambria Math"/>
                            <w:lang w:val="en-AU"/>
                          </w:rPr>
                          <m:t>6</m:t>
                        </m:r>
                      </m:sub>
                    </m:sSub>
                  </m:e>
                </m:mr>
              </m:m>
            </m:e>
          </m:d>
        </m:oMath>
      </m:oMathPara>
    </w:p>
    <w:p w14:paraId="460A7951" w14:textId="5340F923" w:rsidR="00747E95" w:rsidRDefault="00747E95" w:rsidP="00505D8E">
      <w:pPr>
        <w:spacing w:line="480" w:lineRule="auto"/>
        <w:rPr>
          <w:lang w:val="en-AU"/>
        </w:rPr>
      </w:pPr>
      <w:r>
        <w:rPr>
          <w:lang w:val="en-AU"/>
        </w:rPr>
        <w:t xml:space="preserve">where the first column contains ones and the second column is the six unique measurement temperatures on the same scale as the predictor used to estimate </w:t>
      </w:r>
      <w:r w:rsidRPr="00870580">
        <w:rPr>
          <w:i/>
          <w:lang w:val="en-AU"/>
        </w:rPr>
        <w:t>K</w:t>
      </w:r>
      <w:r>
        <w:rPr>
          <w:i/>
          <w:lang w:val="en-AU"/>
        </w:rPr>
        <w:t xml:space="preserve"> </w:t>
      </w:r>
      <w:r>
        <w:rPr>
          <w:lang w:val="en-AU"/>
        </w:rPr>
        <w:t xml:space="preserve">(e.g. </w:t>
      </w:r>
      <w:proofErr w:type="spellStart"/>
      <w:r>
        <w:rPr>
          <w:lang w:val="en-AU"/>
        </w:rPr>
        <w:t>logTemp</w:t>
      </w:r>
      <w:proofErr w:type="spellEnd"/>
      <w:r>
        <w:rPr>
          <w:lang w:val="en-AU"/>
        </w:rPr>
        <w:t xml:space="preserve">). The among-individual phenotypic variance-covariance matrix, </w:t>
      </w:r>
      <w:r>
        <w:rPr>
          <w:i/>
          <w:lang w:val="en-AU"/>
        </w:rPr>
        <w:t>P,</w:t>
      </w:r>
      <w:r>
        <w:rPr>
          <w:lang w:val="en-AU"/>
        </w:rPr>
        <w:t xml:space="preserve"> for the six temperatures can then be derived by multiplying K with </w:t>
      </w:r>
      <m:oMath>
        <m:r>
          <w:rPr>
            <w:rFonts w:ascii="Cambria Math" w:hAnsi="Cambria Math"/>
            <w:lang w:val="en-AU"/>
          </w:rPr>
          <m:t xml:space="preserve">ϕ' </m:t>
        </m:r>
      </m:oMath>
      <w:r>
        <w:rPr>
          <w:lang w:val="en-AU"/>
        </w:rPr>
        <w:t xml:space="preserve">and its transpose in equation </w:t>
      </w:r>
      <w:r w:rsidR="00505D8E">
        <w:rPr>
          <w:lang w:val="en-AU"/>
        </w:rPr>
        <w:t>8</w:t>
      </w:r>
      <w:r>
        <w:rPr>
          <w:lang w:val="en-AU"/>
        </w:rPr>
        <w:t xml:space="preserve">. </w:t>
      </w:r>
    </w:p>
    <w:p w14:paraId="1ADCEF6C" w14:textId="77777777" w:rsidR="00747E95" w:rsidRDefault="00747E95" w:rsidP="00505D8E">
      <w:pPr>
        <w:spacing w:line="480" w:lineRule="auto"/>
        <w:ind w:firstLine="720"/>
        <w:rPr>
          <w:lang w:val="en-AU"/>
        </w:rPr>
      </w:pPr>
      <w:r>
        <w:rPr>
          <w:lang w:val="en-AU"/>
        </w:rPr>
        <w:t>Equation 8:</w:t>
      </w:r>
    </w:p>
    <w:p w14:paraId="28D9B14B" w14:textId="77777777" w:rsidR="00747E95" w:rsidRPr="00087568" w:rsidRDefault="00747E95" w:rsidP="00505D8E">
      <w:pPr>
        <w:spacing w:line="480" w:lineRule="auto"/>
        <w:ind w:firstLine="720"/>
        <w:rPr>
          <w:lang w:val="en-AU"/>
        </w:rPr>
      </w:pPr>
      <m:oMathPara>
        <m:oMath>
          <m:r>
            <m:rPr>
              <m:sty m:val="p"/>
            </m:rPr>
            <w:rPr>
              <w:rFonts w:ascii="Cambria Math" w:hAnsi="Cambria Math"/>
              <w:lang w:val="en-AU"/>
            </w:rPr>
            <m:t xml:space="preserve"> </m:t>
          </m:r>
          <m:r>
            <w:rPr>
              <w:rFonts w:ascii="Cambria Math" w:hAnsi="Cambria Math"/>
              <w:lang w:val="en-AU"/>
            </w:rPr>
            <m:t>P= ϕKϕ'</m:t>
          </m:r>
        </m:oMath>
      </m:oMathPara>
    </w:p>
    <w:p w14:paraId="4273406B" w14:textId="77777777" w:rsidR="00747E95" w:rsidRDefault="00747E95" w:rsidP="00505D8E">
      <w:pPr>
        <w:spacing w:line="480" w:lineRule="auto"/>
        <w:rPr>
          <w:lang w:val="en-AU"/>
        </w:rPr>
      </w:pPr>
      <w:r>
        <w:rPr>
          <w:lang w:val="en-AU"/>
        </w:rPr>
        <w:t>which results in a 6 x 6 variance-covariance matrix as follows,</w:t>
      </w:r>
    </w:p>
    <w:p w14:paraId="5A7B2F39" w14:textId="77777777" w:rsidR="00747E95" w:rsidRDefault="00747E95" w:rsidP="00505D8E">
      <w:pPr>
        <w:spacing w:line="480" w:lineRule="auto"/>
        <w:rPr>
          <w:lang w:val="en-AU"/>
        </w:rPr>
      </w:pPr>
      <m:oMathPara>
        <m:oMath>
          <m:r>
            <w:rPr>
              <w:rFonts w:ascii="Cambria Math" w:hAnsi="Cambria Math"/>
              <w:lang w:val="en-AU"/>
            </w:rPr>
            <m:t xml:space="preserve">P= </m:t>
          </m:r>
          <m:d>
            <m:dPr>
              <m:begChr m:val="["/>
              <m:endChr m:val="]"/>
              <m:ctrlPr>
                <w:rPr>
                  <w:rFonts w:ascii="Cambria Math" w:hAnsi="Cambria Math"/>
                  <w:i/>
                  <w:lang w:val="en-AU"/>
                </w:rPr>
              </m:ctrlPr>
            </m:dPr>
            <m:e>
              <m:m>
                <m:mPr>
                  <m:mcs>
                    <m:mc>
                      <m:mcPr>
                        <m:count m:val="6"/>
                        <m:mcJc m:val="center"/>
                      </m:mcPr>
                    </m:mc>
                  </m:mcs>
                  <m:ctrlPr>
                    <w:rPr>
                      <w:rFonts w:ascii="Cambria Math" w:hAnsi="Cambria Math"/>
                      <w:i/>
                      <w:lang w:val="en-AU"/>
                    </w:rPr>
                  </m:ctrlPr>
                </m:mPr>
                <m:mr>
                  <m:e>
                    <m:sSub>
                      <m:sSubPr>
                        <m:ctrlPr>
                          <w:rPr>
                            <w:rFonts w:ascii="Cambria Math" w:hAnsi="Cambria Math"/>
                            <w:i/>
                            <w:lang w:val="en-AU"/>
                          </w:rPr>
                        </m:ctrlPr>
                      </m:sSubPr>
                      <m:e>
                        <m:r>
                          <w:rPr>
                            <w:rFonts w:ascii="Cambria Math" w:hAnsi="Cambria Math"/>
                            <w:lang w:val="en-AU"/>
                          </w:rPr>
                          <m:t>V</m:t>
                        </m:r>
                      </m:e>
                      <m:sub>
                        <m:r>
                          <w:rPr>
                            <w:rFonts w:ascii="Cambria Math" w:hAnsi="Cambria Math"/>
                            <w:lang w:val="en-AU"/>
                          </w:rPr>
                          <m:t>T1</m:t>
                        </m:r>
                      </m:sub>
                    </m:sSub>
                  </m:e>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T1,2</m:t>
                        </m:r>
                      </m:sub>
                    </m:sSub>
                    <m:ctrlPr>
                      <w:rPr>
                        <w:rFonts w:ascii="Cambria Math" w:eastAsia="Cambria Math" w:hAnsi="Cambria Math" w:cs="Cambria Math"/>
                        <w:i/>
                        <w:lang w:val="en-AU"/>
                      </w:rPr>
                    </m:ctrlPr>
                  </m:e>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T1,3</m:t>
                        </m:r>
                      </m:sub>
                    </m:sSub>
                  </m:e>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T1,4</m:t>
                        </m:r>
                      </m:sub>
                    </m:sSub>
                  </m:e>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T1,5</m:t>
                        </m:r>
                      </m:sub>
                    </m:sSub>
                    <m:ctrlPr>
                      <w:rPr>
                        <w:rFonts w:ascii="Cambria Math" w:eastAsia="Cambria Math" w:hAnsi="Cambria Math" w:cs="Cambria Math"/>
                        <w:i/>
                        <w:lang w:val="en-AU"/>
                      </w:rPr>
                    </m:ctrlPr>
                  </m:e>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T1,6</m:t>
                        </m:r>
                      </m:sub>
                    </m:sSub>
                    <m:ctrlPr>
                      <w:rPr>
                        <w:rFonts w:ascii="Cambria Math" w:eastAsia="Cambria Math" w:hAnsi="Cambria Math" w:cs="Cambria Math"/>
                        <w:i/>
                        <w:lang w:val="en-AU"/>
                      </w:rPr>
                    </m:ctrlPr>
                  </m:e>
                </m:mr>
                <m:mr>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T2,1</m:t>
                        </m:r>
                      </m:sub>
                    </m:sSub>
                  </m:e>
                  <m:e>
                    <m:sSub>
                      <m:sSubPr>
                        <m:ctrlPr>
                          <w:rPr>
                            <w:rFonts w:ascii="Cambria Math" w:hAnsi="Cambria Math"/>
                            <w:i/>
                            <w:lang w:val="en-AU"/>
                          </w:rPr>
                        </m:ctrlPr>
                      </m:sSubPr>
                      <m:e>
                        <m:r>
                          <w:rPr>
                            <w:rFonts w:ascii="Cambria Math" w:hAnsi="Cambria Math"/>
                            <w:lang w:val="en-AU"/>
                          </w:rPr>
                          <m:t>V</m:t>
                        </m:r>
                      </m:e>
                      <m:sub>
                        <m:r>
                          <w:rPr>
                            <w:rFonts w:ascii="Cambria Math" w:hAnsi="Cambria Math"/>
                            <w:lang w:val="en-AU"/>
                          </w:rPr>
                          <m:t>T2</m:t>
                        </m:r>
                      </m:sub>
                    </m:sSub>
                    <m:ctrlPr>
                      <w:rPr>
                        <w:rFonts w:ascii="Cambria Math" w:eastAsia="Cambria Math" w:hAnsi="Cambria Math" w:cs="Cambria Math"/>
                        <w:i/>
                        <w:lang w:val="en-AU"/>
                      </w:rPr>
                    </m:ctrlPr>
                  </m:e>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T2,3</m:t>
                        </m:r>
                      </m:sub>
                    </m:sSub>
                  </m:e>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T2,4</m:t>
                        </m:r>
                      </m:sub>
                    </m:sSub>
                  </m:e>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T2,5</m:t>
                        </m:r>
                      </m:sub>
                    </m:sSub>
                    <m:ctrlPr>
                      <w:rPr>
                        <w:rFonts w:ascii="Cambria Math" w:eastAsia="Cambria Math" w:hAnsi="Cambria Math" w:cs="Cambria Math"/>
                        <w:i/>
                        <w:lang w:val="en-AU"/>
                      </w:rPr>
                    </m:ctrlPr>
                  </m:e>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T2,6</m:t>
                        </m:r>
                      </m:sub>
                    </m:sSub>
                    <m:ctrlPr>
                      <w:rPr>
                        <w:rFonts w:ascii="Cambria Math" w:eastAsia="Cambria Math" w:hAnsi="Cambria Math" w:cs="Cambria Math"/>
                        <w:i/>
                        <w:lang w:val="en-AU"/>
                      </w:rPr>
                    </m:ctrlPr>
                  </m:e>
                </m:mr>
                <m:mr>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T3, 1</m:t>
                        </m:r>
                      </m:sub>
                    </m:sSub>
                  </m:e>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T3,2</m:t>
                        </m:r>
                      </m:sub>
                    </m:sSub>
                    <m:ctrlPr>
                      <w:rPr>
                        <w:rFonts w:ascii="Cambria Math" w:eastAsia="Cambria Math" w:hAnsi="Cambria Math" w:cs="Cambria Math"/>
                        <w:i/>
                        <w:lang w:val="en-AU"/>
                      </w:rPr>
                    </m:ctrlPr>
                  </m:e>
                  <m:e>
                    <m:sSub>
                      <m:sSubPr>
                        <m:ctrlPr>
                          <w:rPr>
                            <w:rFonts w:ascii="Cambria Math" w:hAnsi="Cambria Math"/>
                            <w:i/>
                            <w:lang w:val="en-AU"/>
                          </w:rPr>
                        </m:ctrlPr>
                      </m:sSubPr>
                      <m:e>
                        <m:r>
                          <w:rPr>
                            <w:rFonts w:ascii="Cambria Math" w:hAnsi="Cambria Math"/>
                            <w:lang w:val="en-AU"/>
                          </w:rPr>
                          <m:t>V</m:t>
                        </m:r>
                      </m:e>
                      <m:sub>
                        <m:r>
                          <w:rPr>
                            <w:rFonts w:ascii="Cambria Math" w:hAnsi="Cambria Math"/>
                            <w:lang w:val="en-AU"/>
                          </w:rPr>
                          <m:t>T3</m:t>
                        </m:r>
                      </m:sub>
                    </m:sSub>
                  </m:e>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T3,4</m:t>
                        </m:r>
                      </m:sub>
                    </m:sSub>
                    <m:ctrlPr>
                      <w:rPr>
                        <w:rFonts w:ascii="Cambria Math" w:eastAsia="Cambria Math" w:hAnsi="Cambria Math" w:cs="Cambria Math"/>
                        <w:i/>
                        <w:lang w:val="en-AU"/>
                      </w:rPr>
                    </m:ctrlPr>
                  </m:e>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T3,5</m:t>
                        </m:r>
                      </m:sub>
                    </m:sSub>
                    <m:ctrlPr>
                      <w:rPr>
                        <w:rFonts w:ascii="Cambria Math" w:eastAsia="Cambria Math" w:hAnsi="Cambria Math" w:cs="Cambria Math"/>
                        <w:i/>
                        <w:lang w:val="en-AU"/>
                      </w:rPr>
                    </m:ctrlPr>
                  </m:e>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T3,6</m:t>
                        </m:r>
                      </m:sub>
                    </m:sSub>
                    <m:ctrlPr>
                      <w:rPr>
                        <w:rFonts w:ascii="Cambria Math" w:eastAsia="Cambria Math" w:hAnsi="Cambria Math" w:cs="Cambria Math"/>
                        <w:i/>
                        <w:lang w:val="en-AU"/>
                      </w:rPr>
                    </m:ctrlPr>
                  </m:e>
                </m:mr>
                <m:mr>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T4,1</m:t>
                        </m:r>
                      </m:sub>
                    </m:sSub>
                    <m:ctrlPr>
                      <w:rPr>
                        <w:rFonts w:ascii="Cambria Math" w:eastAsia="Cambria Math" w:hAnsi="Cambria Math" w:cs="Cambria Math"/>
                        <w:i/>
                        <w:lang w:val="en-AU"/>
                      </w:rPr>
                    </m:ctrlPr>
                  </m:e>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T4,2</m:t>
                        </m:r>
                      </m:sub>
                    </m:sSub>
                    <m:ctrlPr>
                      <w:rPr>
                        <w:rFonts w:ascii="Cambria Math" w:eastAsia="Cambria Math" w:hAnsi="Cambria Math" w:cs="Cambria Math"/>
                        <w:i/>
                        <w:lang w:val="en-AU"/>
                      </w:rPr>
                    </m:ctrlPr>
                  </m:e>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T4,3</m:t>
                        </m:r>
                      </m:sub>
                    </m:sSub>
                    <m:ctrlPr>
                      <w:rPr>
                        <w:rFonts w:ascii="Cambria Math" w:eastAsia="Cambria Math" w:hAnsi="Cambria Math" w:cs="Cambria Math"/>
                        <w:i/>
                        <w:lang w:val="en-AU"/>
                      </w:rPr>
                    </m:ctrlPr>
                  </m:e>
                  <m:e>
                    <m:sSub>
                      <m:sSubPr>
                        <m:ctrlPr>
                          <w:rPr>
                            <w:rFonts w:ascii="Cambria Math" w:hAnsi="Cambria Math"/>
                            <w:i/>
                            <w:lang w:val="en-AU"/>
                          </w:rPr>
                        </m:ctrlPr>
                      </m:sSubPr>
                      <m:e>
                        <m:r>
                          <w:rPr>
                            <w:rFonts w:ascii="Cambria Math" w:hAnsi="Cambria Math"/>
                            <w:lang w:val="en-AU"/>
                          </w:rPr>
                          <m:t>V</m:t>
                        </m:r>
                      </m:e>
                      <m:sub>
                        <m:r>
                          <w:rPr>
                            <w:rFonts w:ascii="Cambria Math" w:hAnsi="Cambria Math"/>
                            <w:lang w:val="en-AU"/>
                          </w:rPr>
                          <m:t>T4</m:t>
                        </m:r>
                      </m:sub>
                    </m:sSub>
                    <m:ctrlPr>
                      <w:rPr>
                        <w:rFonts w:ascii="Cambria Math" w:eastAsia="Cambria Math" w:hAnsi="Cambria Math" w:cs="Cambria Math"/>
                        <w:i/>
                        <w:lang w:val="en-AU"/>
                      </w:rPr>
                    </m:ctrlPr>
                  </m:e>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T4,5</m:t>
                        </m:r>
                      </m:sub>
                    </m:sSub>
                    <m:ctrlPr>
                      <w:rPr>
                        <w:rFonts w:ascii="Cambria Math" w:eastAsia="Cambria Math" w:hAnsi="Cambria Math" w:cs="Cambria Math"/>
                        <w:i/>
                        <w:lang w:val="en-AU"/>
                      </w:rPr>
                    </m:ctrlPr>
                  </m:e>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T4,6</m:t>
                        </m:r>
                      </m:sub>
                    </m:sSub>
                    <m:ctrlPr>
                      <w:rPr>
                        <w:rFonts w:ascii="Cambria Math" w:eastAsia="Cambria Math" w:hAnsi="Cambria Math" w:cs="Cambria Math"/>
                        <w:i/>
                        <w:lang w:val="en-AU"/>
                      </w:rPr>
                    </m:ctrlPr>
                  </m:e>
                </m:mr>
                <m:mr>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T5,1</m:t>
                        </m:r>
                      </m:sub>
                    </m:sSub>
                    <m:ctrlPr>
                      <w:rPr>
                        <w:rFonts w:ascii="Cambria Math" w:eastAsia="Cambria Math" w:hAnsi="Cambria Math" w:cs="Cambria Math"/>
                        <w:i/>
                        <w:lang w:val="en-AU"/>
                      </w:rPr>
                    </m:ctrlPr>
                  </m:e>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T5,2</m:t>
                        </m:r>
                      </m:sub>
                    </m:sSub>
                    <m:ctrlPr>
                      <w:rPr>
                        <w:rFonts w:ascii="Cambria Math" w:eastAsia="Cambria Math" w:hAnsi="Cambria Math" w:cs="Cambria Math"/>
                        <w:i/>
                        <w:lang w:val="en-AU"/>
                      </w:rPr>
                    </m:ctrlPr>
                  </m:e>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T5,3</m:t>
                        </m:r>
                      </m:sub>
                    </m:sSub>
                    <m:ctrlPr>
                      <w:rPr>
                        <w:rFonts w:ascii="Cambria Math" w:eastAsia="Cambria Math" w:hAnsi="Cambria Math" w:cs="Cambria Math"/>
                        <w:i/>
                        <w:lang w:val="en-AU"/>
                      </w:rPr>
                    </m:ctrlPr>
                  </m:e>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T5,4</m:t>
                        </m:r>
                      </m:sub>
                    </m:sSub>
                    <m:ctrlPr>
                      <w:rPr>
                        <w:rFonts w:ascii="Cambria Math" w:eastAsia="Cambria Math" w:hAnsi="Cambria Math" w:cs="Cambria Math"/>
                        <w:i/>
                        <w:lang w:val="en-AU"/>
                      </w:rPr>
                    </m:ctrlPr>
                  </m:e>
                  <m:e>
                    <m:sSub>
                      <m:sSubPr>
                        <m:ctrlPr>
                          <w:rPr>
                            <w:rFonts w:ascii="Cambria Math" w:hAnsi="Cambria Math"/>
                            <w:i/>
                            <w:lang w:val="en-AU"/>
                          </w:rPr>
                        </m:ctrlPr>
                      </m:sSubPr>
                      <m:e>
                        <m:r>
                          <w:rPr>
                            <w:rFonts w:ascii="Cambria Math" w:hAnsi="Cambria Math"/>
                            <w:lang w:val="en-AU"/>
                          </w:rPr>
                          <m:t>V</m:t>
                        </m:r>
                      </m:e>
                      <m:sub>
                        <m:r>
                          <w:rPr>
                            <w:rFonts w:ascii="Cambria Math" w:hAnsi="Cambria Math"/>
                            <w:lang w:val="en-AU"/>
                          </w:rPr>
                          <m:t>T5</m:t>
                        </m:r>
                      </m:sub>
                    </m:sSub>
                    <m:ctrlPr>
                      <w:rPr>
                        <w:rFonts w:ascii="Cambria Math" w:eastAsia="Cambria Math" w:hAnsi="Cambria Math" w:cs="Cambria Math"/>
                        <w:i/>
                        <w:lang w:val="en-AU"/>
                      </w:rPr>
                    </m:ctrlPr>
                  </m:e>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T5,6</m:t>
                        </m:r>
                      </m:sub>
                    </m:sSub>
                    <m:ctrlPr>
                      <w:rPr>
                        <w:rFonts w:ascii="Cambria Math" w:eastAsia="Cambria Math" w:hAnsi="Cambria Math" w:cs="Cambria Math"/>
                        <w:i/>
                        <w:lang w:val="en-AU"/>
                      </w:rPr>
                    </m:ctrlPr>
                  </m:e>
                </m:mr>
                <m:mr>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T6,1</m:t>
                        </m:r>
                      </m:sub>
                    </m:sSub>
                    <m:ctrlPr>
                      <w:rPr>
                        <w:rFonts w:ascii="Cambria Math" w:eastAsia="Cambria Math" w:hAnsi="Cambria Math" w:cs="Cambria Math"/>
                        <w:i/>
                        <w:lang w:val="en-AU"/>
                      </w:rPr>
                    </m:ctrlPr>
                  </m:e>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T6,2</m:t>
                        </m:r>
                      </m:sub>
                    </m:sSub>
                    <m:ctrlPr>
                      <w:rPr>
                        <w:rFonts w:ascii="Cambria Math" w:eastAsia="Cambria Math" w:hAnsi="Cambria Math" w:cs="Cambria Math"/>
                        <w:i/>
                        <w:lang w:val="en-AU"/>
                      </w:rPr>
                    </m:ctrlPr>
                  </m:e>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T6,3</m:t>
                        </m:r>
                      </m:sub>
                    </m:sSub>
                    <m:ctrlPr>
                      <w:rPr>
                        <w:rFonts w:ascii="Cambria Math" w:eastAsia="Cambria Math" w:hAnsi="Cambria Math" w:cs="Cambria Math"/>
                        <w:i/>
                        <w:lang w:val="en-AU"/>
                      </w:rPr>
                    </m:ctrlPr>
                  </m:e>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T6,4</m:t>
                        </m:r>
                      </m:sub>
                    </m:sSub>
                    <m:ctrlPr>
                      <w:rPr>
                        <w:rFonts w:ascii="Cambria Math" w:eastAsia="Cambria Math" w:hAnsi="Cambria Math" w:cs="Cambria Math"/>
                        <w:i/>
                        <w:lang w:val="en-AU"/>
                      </w:rPr>
                    </m:ctrlPr>
                  </m:e>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T6,5</m:t>
                        </m:r>
                      </m:sub>
                    </m:sSub>
                    <m:ctrlPr>
                      <w:rPr>
                        <w:rFonts w:ascii="Cambria Math" w:eastAsia="Cambria Math" w:hAnsi="Cambria Math" w:cs="Cambria Math"/>
                        <w:i/>
                        <w:lang w:val="en-AU"/>
                      </w:rPr>
                    </m:ctrlPr>
                  </m:e>
                  <m:e>
                    <m:sSub>
                      <m:sSubPr>
                        <m:ctrlPr>
                          <w:rPr>
                            <w:rFonts w:ascii="Cambria Math" w:hAnsi="Cambria Math"/>
                            <w:i/>
                            <w:lang w:val="en-AU"/>
                          </w:rPr>
                        </m:ctrlPr>
                      </m:sSubPr>
                      <m:e>
                        <m:r>
                          <w:rPr>
                            <w:rFonts w:ascii="Cambria Math" w:hAnsi="Cambria Math"/>
                            <w:lang w:val="en-AU"/>
                          </w:rPr>
                          <m:t>V</m:t>
                        </m:r>
                      </m:e>
                      <m:sub>
                        <m:r>
                          <w:rPr>
                            <w:rFonts w:ascii="Cambria Math" w:hAnsi="Cambria Math"/>
                            <w:lang w:val="en-AU"/>
                          </w:rPr>
                          <m:t>T6</m:t>
                        </m:r>
                      </m:sub>
                    </m:sSub>
                  </m:e>
                </m:mr>
              </m:m>
            </m:e>
          </m:d>
        </m:oMath>
      </m:oMathPara>
    </w:p>
    <w:p w14:paraId="42CF7C31" w14:textId="7AD7953E" w:rsidR="00747E95" w:rsidRDefault="00747E95" w:rsidP="00505D8E">
      <w:pPr>
        <w:spacing w:line="480" w:lineRule="auto"/>
        <w:rPr>
          <w:lang w:val="en-AU"/>
        </w:rPr>
      </w:pPr>
      <w:r>
        <w:rPr>
          <w:lang w:val="en-AU"/>
        </w:rPr>
        <w:t xml:space="preserve">where the diagonal </w:t>
      </w:r>
      <m:oMath>
        <m:sSub>
          <m:sSubPr>
            <m:ctrlPr>
              <w:rPr>
                <w:rFonts w:ascii="Cambria Math" w:hAnsi="Cambria Math"/>
                <w:i/>
                <w:lang w:val="en-AU"/>
              </w:rPr>
            </m:ctrlPr>
          </m:sSubPr>
          <m:e>
            <m:r>
              <w:rPr>
                <w:rFonts w:ascii="Cambria Math" w:hAnsi="Cambria Math"/>
                <w:lang w:val="en-AU"/>
              </w:rPr>
              <m:t>V</m:t>
            </m:r>
          </m:e>
          <m:sub>
            <m:r>
              <w:rPr>
                <w:rFonts w:ascii="Cambria Math" w:hAnsi="Cambria Math"/>
                <w:lang w:val="en-AU"/>
              </w:rPr>
              <m:t>T1</m:t>
            </m:r>
          </m:sub>
        </m:sSub>
      </m:oMath>
      <w:r>
        <w:rPr>
          <w:lang w:val="en-AU"/>
        </w:rPr>
        <w:t xml:space="preserve">, </w:t>
      </w:r>
      <m:oMath>
        <m:sSub>
          <m:sSubPr>
            <m:ctrlPr>
              <w:rPr>
                <w:rFonts w:ascii="Cambria Math" w:hAnsi="Cambria Math"/>
                <w:i/>
                <w:lang w:val="en-AU"/>
              </w:rPr>
            </m:ctrlPr>
          </m:sSubPr>
          <m:e>
            <m:r>
              <w:rPr>
                <w:rFonts w:ascii="Cambria Math" w:hAnsi="Cambria Math"/>
                <w:lang w:val="en-AU"/>
              </w:rPr>
              <m:t>V</m:t>
            </m:r>
          </m:e>
          <m:sub>
            <m:r>
              <w:rPr>
                <w:rFonts w:ascii="Cambria Math" w:hAnsi="Cambria Math"/>
                <w:lang w:val="en-AU"/>
              </w:rPr>
              <m:t>T…</m:t>
            </m:r>
          </m:sub>
        </m:sSub>
      </m:oMath>
      <w:r>
        <w:rPr>
          <w:lang w:val="en-AU"/>
        </w:rPr>
        <w:t xml:space="preserve">, </w:t>
      </w:r>
      <m:oMath>
        <m:sSub>
          <m:sSubPr>
            <m:ctrlPr>
              <w:rPr>
                <w:rFonts w:ascii="Cambria Math" w:hAnsi="Cambria Math"/>
                <w:i/>
                <w:lang w:val="en-AU"/>
              </w:rPr>
            </m:ctrlPr>
          </m:sSubPr>
          <m:e>
            <m:r>
              <w:rPr>
                <w:rFonts w:ascii="Cambria Math" w:hAnsi="Cambria Math"/>
                <w:lang w:val="en-AU"/>
              </w:rPr>
              <m:t>V</m:t>
            </m:r>
          </m:e>
          <m:sub>
            <m:r>
              <w:rPr>
                <w:rFonts w:ascii="Cambria Math" w:hAnsi="Cambria Math"/>
                <w:lang w:val="en-AU"/>
              </w:rPr>
              <m:t>T6</m:t>
            </m:r>
          </m:sub>
        </m:sSub>
      </m:oMath>
      <w:r>
        <w:rPr>
          <w:lang w:val="en-AU"/>
        </w:rPr>
        <w:t xml:space="preserve"> are the among-individual variances in log metabolic rate at all six temperatures and the off-diagonals represent the covariances </w:t>
      </w:r>
      <w:r w:rsidRPr="004B46FB">
        <w:rPr>
          <w:lang w:val="en-AU"/>
        </w:rPr>
        <w:t xml:space="preserve">of log metabolic rates between all six temperatures. The same calculation is repeated using the </w:t>
      </w:r>
      <w:proofErr w:type="spellStart"/>
      <w:r w:rsidRPr="004B46FB">
        <w:rPr>
          <w:lang w:val="en-AU"/>
        </w:rPr>
        <w:t>seriesID</w:t>
      </w:r>
      <w:proofErr w:type="spellEnd"/>
      <w:r w:rsidRPr="004B46FB">
        <w:rPr>
          <w:lang w:val="en-AU"/>
        </w:rPr>
        <w:t xml:space="preserve"> variance-covariance matrix to obtain within-individual</w:t>
      </w:r>
      <w:r w:rsidRPr="00200351">
        <w:rPr>
          <w:lang w:val="en-AU"/>
        </w:rPr>
        <w:t xml:space="preserve"> (among-sampling-session)</w:t>
      </w:r>
      <w:r w:rsidRPr="004B46FB">
        <w:rPr>
          <w:lang w:val="en-AU"/>
        </w:rPr>
        <w:t xml:space="preserve"> phenotypic variance-covariance matrix</w:t>
      </w:r>
      <w:r>
        <w:rPr>
          <w:lang w:val="en-AU"/>
        </w:rPr>
        <w:t xml:space="preserve"> (</w:t>
      </w:r>
      <w:r w:rsidRPr="002919DA">
        <w:rPr>
          <w:i/>
          <w:lang w:val="en-AU"/>
        </w:rPr>
        <w:t>P</w:t>
      </w:r>
      <w:r>
        <w:rPr>
          <w:lang w:val="en-AU"/>
        </w:rPr>
        <w:t>)</w:t>
      </w:r>
      <w:r w:rsidRPr="004B46FB">
        <w:rPr>
          <w:lang w:val="en-AU"/>
        </w:rPr>
        <w:t>. Cross-temperature covariances can then be scaled to correlations by dividing the covariance between two temperatures by the square-</w:t>
      </w:r>
      <w:proofErr w:type="spellStart"/>
      <w:r w:rsidRPr="004B46FB">
        <w:rPr>
          <w:lang w:val="en-AU"/>
        </w:rPr>
        <w:t>root</w:t>
      </w:r>
      <w:proofErr w:type="spellEnd"/>
      <w:r w:rsidRPr="004B46FB">
        <w:rPr>
          <w:lang w:val="en-AU"/>
        </w:rPr>
        <w:t xml:space="preserve"> product of the</w:t>
      </w:r>
      <w:r>
        <w:rPr>
          <w:lang w:val="en-AU"/>
        </w:rPr>
        <w:t xml:space="preserve"> variance in each of the two temperatures (i.e. the standard deviation at each temperature</w:t>
      </w:r>
      <w:r w:rsidR="00505D8E">
        <w:rPr>
          <w:lang w:val="en-AU"/>
        </w:rPr>
        <w:t>, equation 9</w:t>
      </w:r>
      <w:r>
        <w:rPr>
          <w:lang w:val="en-AU"/>
        </w:rPr>
        <w:t xml:space="preserve">). </w:t>
      </w:r>
    </w:p>
    <w:p w14:paraId="2CDC3F84" w14:textId="77777777" w:rsidR="00747E95" w:rsidRDefault="00747E95" w:rsidP="00505D8E">
      <w:pPr>
        <w:spacing w:line="480" w:lineRule="auto"/>
        <w:ind w:firstLine="720"/>
        <w:rPr>
          <w:lang w:val="en-AU"/>
        </w:rPr>
      </w:pPr>
      <w:r>
        <w:rPr>
          <w:lang w:val="en-AU"/>
        </w:rPr>
        <w:lastRenderedPageBreak/>
        <w:t>Equation 9:</w:t>
      </w:r>
    </w:p>
    <w:p w14:paraId="187D6B05" w14:textId="77777777" w:rsidR="00747E95" w:rsidRDefault="00F36787" w:rsidP="00505D8E">
      <w:pPr>
        <w:spacing w:line="480" w:lineRule="auto"/>
      </w:pPr>
      <m:oMathPara>
        <m:oMath>
          <m:sSub>
            <m:sSubPr>
              <m:ctrlPr>
                <w:rPr>
                  <w:rFonts w:ascii="Cambria Math" w:hAnsi="Cambria Math"/>
                  <w:i/>
                  <w:lang w:val="en-AU"/>
                </w:rPr>
              </m:ctrlPr>
            </m:sSubPr>
            <m:e>
              <m:r>
                <w:rPr>
                  <w:rFonts w:ascii="Cambria Math" w:hAnsi="Cambria Math"/>
                  <w:lang w:val="en-AU"/>
                </w:rPr>
                <m:t>r</m:t>
              </m:r>
            </m:e>
            <m:sub>
              <m:r>
                <w:rPr>
                  <w:rFonts w:ascii="Cambria Math" w:hAnsi="Cambria Math"/>
                  <w:lang w:val="en-AU"/>
                </w:rPr>
                <m:t>T1,2</m:t>
              </m:r>
            </m:sub>
          </m:sSub>
          <m:r>
            <w:rPr>
              <w:rFonts w:ascii="Cambria Math" w:hAnsi="Cambria Math"/>
              <w:lang w:val="en-AU"/>
            </w:rPr>
            <m:t xml:space="preserve">= </m:t>
          </m:r>
          <m:f>
            <m:fPr>
              <m:ctrlPr>
                <w:rPr>
                  <w:rFonts w:ascii="Cambria Math" w:hAnsi="Cambria Math"/>
                  <w:i/>
                  <w:lang w:val="en-AU"/>
                </w:rPr>
              </m:ctrlPr>
            </m:fPr>
            <m:num>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T1,2</m:t>
                  </m:r>
                </m:sub>
              </m:sSub>
            </m:num>
            <m:den>
              <m:rad>
                <m:radPr>
                  <m:degHide m:val="1"/>
                  <m:ctrlPr>
                    <w:rPr>
                      <w:rFonts w:ascii="Cambria Math" w:hAnsi="Cambria Math"/>
                      <w:i/>
                      <w:lang w:val="en-AU"/>
                    </w:rPr>
                  </m:ctrlPr>
                </m:radPr>
                <m:deg/>
                <m:e>
                  <m:sSub>
                    <m:sSubPr>
                      <m:ctrlPr>
                        <w:rPr>
                          <w:rFonts w:ascii="Cambria Math" w:hAnsi="Cambria Math"/>
                          <w:i/>
                          <w:lang w:val="en-AU"/>
                        </w:rPr>
                      </m:ctrlPr>
                    </m:sSubPr>
                    <m:e>
                      <m:r>
                        <w:rPr>
                          <w:rFonts w:ascii="Cambria Math" w:hAnsi="Cambria Math"/>
                          <w:lang w:val="en-AU"/>
                        </w:rPr>
                        <m:t>V</m:t>
                      </m:r>
                    </m:e>
                    <m:sub>
                      <m:r>
                        <w:rPr>
                          <w:rFonts w:ascii="Cambria Math" w:hAnsi="Cambria Math"/>
                          <w:lang w:val="en-AU"/>
                        </w:rPr>
                        <m:t>T1</m:t>
                      </m:r>
                    </m:sub>
                  </m:sSub>
                </m:e>
              </m:rad>
              <m:rad>
                <m:radPr>
                  <m:degHide m:val="1"/>
                  <m:ctrlPr>
                    <w:rPr>
                      <w:rFonts w:ascii="Cambria Math" w:hAnsi="Cambria Math"/>
                      <w:i/>
                      <w:lang w:val="en-AU"/>
                    </w:rPr>
                  </m:ctrlPr>
                </m:radPr>
                <m:deg/>
                <m:e>
                  <m:sSub>
                    <m:sSubPr>
                      <m:ctrlPr>
                        <w:rPr>
                          <w:rFonts w:ascii="Cambria Math" w:hAnsi="Cambria Math"/>
                          <w:i/>
                          <w:lang w:val="en-AU"/>
                        </w:rPr>
                      </m:ctrlPr>
                    </m:sSubPr>
                    <m:e>
                      <m:r>
                        <w:rPr>
                          <w:rFonts w:ascii="Cambria Math" w:hAnsi="Cambria Math"/>
                          <w:lang w:val="en-AU"/>
                        </w:rPr>
                        <m:t>V</m:t>
                      </m:r>
                    </m:e>
                    <m:sub>
                      <m:r>
                        <w:rPr>
                          <w:rFonts w:ascii="Cambria Math" w:hAnsi="Cambria Math"/>
                          <w:lang w:val="en-AU"/>
                        </w:rPr>
                        <m:t>T2</m:t>
                      </m:r>
                    </m:sub>
                  </m:sSub>
                </m:e>
              </m:rad>
            </m:den>
          </m:f>
        </m:oMath>
      </m:oMathPara>
    </w:p>
    <w:p w14:paraId="53BFB035" w14:textId="77777777" w:rsidR="00747E95" w:rsidRDefault="00747E95" w:rsidP="00505D8E">
      <w:pPr>
        <w:pStyle w:val="Thesisnormal"/>
        <w:spacing w:line="480" w:lineRule="auto"/>
      </w:pPr>
    </w:p>
    <w:p w14:paraId="0DBCB22F" w14:textId="77777777" w:rsidR="005E6ACE" w:rsidRDefault="005E6ACE" w:rsidP="00505D8E">
      <w:pPr>
        <w:pStyle w:val="Heading2"/>
        <w:spacing w:line="480" w:lineRule="auto"/>
        <w:rPr>
          <w:lang w:val="en-AU"/>
        </w:rPr>
      </w:pPr>
      <w:r>
        <w:rPr>
          <w:lang w:val="en-AU"/>
        </w:rPr>
        <w:t>Equation for calculating repeatability from a character-state model</w:t>
      </w:r>
    </w:p>
    <w:p w14:paraId="3497E111" w14:textId="225AFE7C" w:rsidR="00505D8E" w:rsidRDefault="00505D8E" w:rsidP="00505D8E">
      <w:pPr>
        <w:pStyle w:val="Thesisnormal"/>
        <w:spacing w:line="480" w:lineRule="auto"/>
      </w:pPr>
      <w:r>
        <w:t xml:space="preserve">Character-state models differs from function-valued models in its assumptions on how a trait changes with the environment and can influence our inferences on what natural selection could potentially act on. We calculated repeatability of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sSub>
              <m:sSubPr>
                <m:ctrlPr>
                  <w:rPr>
                    <w:rFonts w:ascii="Cambria Math" w:hAnsi="Cambria Math"/>
                    <w:i/>
                  </w:rPr>
                </m:ctrlPr>
              </m:sSubPr>
              <m:e>
                <m:r>
                  <w:rPr>
                    <w:rFonts w:ascii="Cambria Math" w:hAnsi="Cambria Math"/>
                  </w:rPr>
                  <m:t>CO</m:t>
                </m:r>
              </m:e>
              <m:sub>
                <m:r>
                  <w:rPr>
                    <w:rFonts w:ascii="Cambria Math" w:hAnsi="Cambria Math"/>
                  </w:rPr>
                  <m:t>2</m:t>
                </m:r>
              </m:sub>
            </m:sSub>
          </m:sub>
        </m:sSub>
      </m:oMath>
      <w:r w:rsidRPr="009260E9">
        <w:t xml:space="preserve"> </w:t>
      </w:r>
      <w:r>
        <w:t xml:space="preserve">at each measurement temperature from a multivariate response model </w:t>
      </w:r>
      <w:r w:rsidR="00532B53">
        <w:rPr>
          <w:shd w:val="clear" w:color="auto" w:fill="FFFFFF"/>
        </w:rPr>
        <w:t>using the</w:t>
      </w:r>
      <w:r w:rsidR="00532B53" w:rsidRPr="00B54A09">
        <w:rPr>
          <w:shd w:val="clear" w:color="auto" w:fill="FFFFFF"/>
        </w:rPr>
        <w:t xml:space="preserve"> </w:t>
      </w:r>
      <w:r w:rsidR="00532B53">
        <w:rPr>
          <w:shd w:val="clear" w:color="auto" w:fill="FFFFFF"/>
        </w:rPr>
        <w:t xml:space="preserve">among-individual and </w:t>
      </w:r>
      <w:r w:rsidR="00532B53">
        <w:t xml:space="preserve">residual or within-individual </w:t>
      </w:r>
      <w:r w:rsidR="00532B53">
        <w:rPr>
          <w:shd w:val="clear" w:color="auto" w:fill="FFFFFF"/>
        </w:rPr>
        <w:t>variance-covariance matrices</w:t>
      </w:r>
      <w:r w:rsidR="00532B53">
        <w:t xml:space="preserve"> </w:t>
      </w:r>
      <w:r>
        <w:t>(see main text).</w:t>
      </w:r>
    </w:p>
    <w:p w14:paraId="1B0C67BA" w14:textId="0A3529F9" w:rsidR="005E6ACE" w:rsidRDefault="005E6ACE" w:rsidP="00505D8E">
      <w:pPr>
        <w:pStyle w:val="Thesisnormal"/>
        <w:spacing w:line="480" w:lineRule="auto"/>
        <w:ind w:firstLine="720"/>
      </w:pPr>
      <w:r>
        <w:t xml:space="preserve">Equation 10: </w:t>
      </w:r>
    </w:p>
    <w:p w14:paraId="45F41C51" w14:textId="76E629C2" w:rsidR="005E6ACE" w:rsidRPr="00B67376" w:rsidRDefault="00F36787" w:rsidP="00505D8E">
      <w:pPr>
        <w:pStyle w:val="Thesisnormal"/>
        <w:spacing w:line="480" w:lineRule="auto"/>
        <w:ind w:firstLine="720"/>
      </w:pPr>
      <m:oMathPara>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T</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ind0, T</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session0,T</m:t>
                  </m:r>
                </m:sub>
              </m:sSub>
            </m:num>
            <m:den>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ind0,T</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sessions0, 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e0,T</m:t>
                  </m:r>
                </m:sub>
              </m:sSub>
              <m:r>
                <w:rPr>
                  <w:rFonts w:ascii="Cambria Math" w:hAnsi="Cambria Math" w:cs="Times New Roman"/>
                </w:rPr>
                <m:t>)</m:t>
              </m:r>
            </m:den>
          </m:f>
        </m:oMath>
      </m:oMathPara>
    </w:p>
    <w:p w14:paraId="724DFEBA" w14:textId="67969D8C" w:rsidR="006F359A" w:rsidRDefault="005E6ACE" w:rsidP="00505D8E">
      <w:pPr>
        <w:pStyle w:val="Thesisnormal"/>
        <w:spacing w:line="480" w:lineRule="auto"/>
      </w:pPr>
      <w:r>
        <w:rPr>
          <w:shd w:val="clear" w:color="auto" w:fill="FFFFFF"/>
        </w:rPr>
        <w:t>where</w:t>
      </w:r>
      <m:oMath>
        <m:r>
          <w:rPr>
            <w:rFonts w:ascii="Cambria Math" w:hAnsi="Cambria Math"/>
            <w:shd w:val="clear" w:color="auto" w:fill="FFFFFF"/>
          </w:rPr>
          <m:t xml:space="preserve"> </m:t>
        </m:r>
      </m:oMath>
      <w:r w:rsidRPr="00510A57">
        <w:rPr>
          <w:i/>
        </w:rPr>
        <w:t>V</w:t>
      </w:r>
      <w:r w:rsidRPr="00510A57">
        <w:rPr>
          <w:i/>
          <w:vertAlign w:val="subscript"/>
        </w:rPr>
        <w:t>ind</w:t>
      </w:r>
      <w:proofErr w:type="gramStart"/>
      <w:r w:rsidRPr="00510A57">
        <w:rPr>
          <w:i/>
          <w:vertAlign w:val="subscript"/>
        </w:rPr>
        <w:t>0</w:t>
      </w:r>
      <w:r>
        <w:rPr>
          <w:i/>
          <w:vertAlign w:val="subscript"/>
        </w:rPr>
        <w:t>,T</w:t>
      </w:r>
      <w:proofErr w:type="gramEnd"/>
      <w:r w:rsidRPr="00510A57">
        <w:t xml:space="preserve"> </w:t>
      </w:r>
      <w:r>
        <w:t xml:space="preserve">represents the individual intercept; </w:t>
      </w:r>
      <w:r w:rsidRPr="00510A57">
        <w:rPr>
          <w:i/>
        </w:rPr>
        <w:t>V</w:t>
      </w:r>
      <w:r w:rsidRPr="00510A57">
        <w:rPr>
          <w:i/>
          <w:vertAlign w:val="subscript"/>
        </w:rPr>
        <w:t>series0</w:t>
      </w:r>
      <w:r>
        <w:rPr>
          <w:i/>
          <w:vertAlign w:val="subscript"/>
        </w:rPr>
        <w:t xml:space="preserve">,T </w:t>
      </w:r>
      <w:r w:rsidRPr="00510A57">
        <w:t xml:space="preserve"> </w:t>
      </w:r>
      <w:r>
        <w:t xml:space="preserve">is the </w:t>
      </w:r>
      <w:r w:rsidR="00532B53">
        <w:t>session</w:t>
      </w:r>
      <w:r>
        <w:t xml:space="preserve"> intercept; </w:t>
      </w:r>
      <w:r w:rsidRPr="00510A57">
        <w:rPr>
          <w:i/>
        </w:rPr>
        <w:t>V</w:t>
      </w:r>
      <w:r>
        <w:rPr>
          <w:i/>
          <w:vertAlign w:val="subscript"/>
        </w:rPr>
        <w:t>e</w:t>
      </w:r>
      <w:r w:rsidRPr="00510A57">
        <w:rPr>
          <w:i/>
          <w:vertAlign w:val="subscript"/>
        </w:rPr>
        <w:t>0</w:t>
      </w:r>
      <w:r>
        <w:rPr>
          <w:i/>
          <w:vertAlign w:val="subscript"/>
        </w:rPr>
        <w:t>,T</w:t>
      </w:r>
      <w:r>
        <w:t xml:space="preserve">  is the residual variance component at a given temperature.</w:t>
      </w:r>
      <w:r w:rsidRPr="005E6ACE">
        <w:rPr>
          <w:shd w:val="clear" w:color="auto" w:fill="FFFFFF"/>
        </w:rPr>
        <w:t xml:space="preserve"> </w:t>
      </w:r>
      <w:r>
        <w:rPr>
          <w:shd w:val="clear" w:color="auto" w:fill="FFFFFF"/>
        </w:rPr>
        <w:t xml:space="preserve">Indeed, this equation is equivalent to long-term repeatability (equation 3), except that it is using temperature-specific variance components </w:t>
      </w:r>
      <w:r>
        <w:rPr>
          <w:rFonts w:eastAsiaTheme="minorHAnsi"/>
          <w:lang w:val="en-US"/>
        </w:rPr>
        <w:fldChar w:fldCharType="begin" w:fldLock="1"/>
      </w:r>
      <w:r w:rsidR="00A21EEC">
        <w:rPr>
          <w:rFonts w:eastAsiaTheme="minorHAnsi"/>
          <w:lang w:val="en-US"/>
        </w:rPr>
        <w:instrText xml:space="preserve"> ADDIN PAPERS2_CITATIONS &lt;citation&gt;&lt;priority&gt;52&lt;/priority&gt;&lt;uuid&gt;67FD1D37-0561-4D9F-8AE7-521B6D9501DD&lt;/uuid&gt;&lt;publications&gt;&lt;publication&gt;&lt;subtype&gt;400&lt;/subtype&gt;&lt;title&gt;Repeatability for Gaussian and non-Gaussian data: a practical guide for biologists.&lt;/title&gt;&lt;url&gt;http://doi.wiley.com/10.1111/j.1469-185X.2010.00141.x&lt;/url&gt;&lt;volume&gt;85&lt;/volume&gt;&lt;publication_date&gt;99201011001200000000220000&lt;/publication_date&gt;&lt;uuid&gt;39B024C0-3ECA-4480-9BD4-40B6CEEFDF08&lt;/uuid&gt;&lt;type&gt;400&lt;/type&gt;&lt;number&gt;4&lt;/number&gt;&lt;citekey&gt;Nakagawa:2010hv&lt;/citekey&gt;&lt;doi&gt;10.1111/j.1469-185X.2010.00141.x&lt;/doi&gt;&lt;institution&gt;Department of Zoology, University of Otago, 340 Great King Street, Dunedin, 9054, New Zealand. shinichi.nakagawa@otago.ac.nz&lt;/institution&gt;&lt;startpage&gt;935&lt;/startpage&gt;&lt;endpage&gt;956&lt;/endpage&gt;&lt;bundle&gt;&lt;publication&gt;&lt;title&gt;Biological Reviews&lt;/title&gt;&lt;uuid&gt;68872F8F-22DF-45EC-BC5D-2C76293E18F5&lt;/uuid&gt;&lt;subtype&gt;-100&lt;/subtype&gt;&lt;publisher&gt;Blackwell Publishing Ltd&lt;/publisher&gt;&lt;type&gt;-100&lt;/type&gt;&lt;/publication&gt;&lt;/bundle&gt;&lt;authors&gt;&lt;author&gt;&lt;lastName&gt;Nakagawa&lt;/lastName&gt;&lt;firstName&gt;Shinichi&lt;/firstName&gt;&lt;/author&gt;&lt;author&gt;&lt;lastName&gt;Schielzeth&lt;/lastName&gt;&lt;firstName&gt;Holger&lt;/firstName&gt;&lt;/author&gt;&lt;/authors&gt;&lt;/publication&gt;&lt;/publications&gt;&lt;cites&gt;&lt;/cites&gt;&lt;/citation&gt;</w:instrText>
      </w:r>
      <w:r>
        <w:rPr>
          <w:rFonts w:eastAsiaTheme="minorHAnsi"/>
          <w:lang w:val="en-US"/>
        </w:rPr>
        <w:fldChar w:fldCharType="separate"/>
      </w:r>
      <w:r>
        <w:rPr>
          <w:rFonts w:eastAsiaTheme="minorHAnsi"/>
          <w:lang w:val="en-US"/>
        </w:rPr>
        <w:t>{Nakagawa:2010hv}</w:t>
      </w:r>
      <w:r>
        <w:rPr>
          <w:rFonts w:eastAsiaTheme="minorHAnsi"/>
          <w:lang w:val="en-US"/>
        </w:rPr>
        <w:fldChar w:fldCharType="end"/>
      </w:r>
      <w:r>
        <w:rPr>
          <w:shd w:val="clear" w:color="auto" w:fill="FFFFFF"/>
        </w:rPr>
        <w:t>.</w:t>
      </w:r>
    </w:p>
    <w:p w14:paraId="55DF88A3" w14:textId="77777777" w:rsidR="006F359A" w:rsidRDefault="006F359A" w:rsidP="00505D8E">
      <w:pPr>
        <w:pStyle w:val="Thesisnormal"/>
        <w:spacing w:line="480" w:lineRule="auto"/>
      </w:pPr>
    </w:p>
    <w:p w14:paraId="4D014A07" w14:textId="4E37E59A" w:rsidR="00FF2E7B" w:rsidRDefault="00FF2E7B" w:rsidP="00505D8E">
      <w:pPr>
        <w:pStyle w:val="Heading2"/>
        <w:spacing w:line="480" w:lineRule="auto"/>
        <w:rPr>
          <w:lang w:val="en-AU"/>
        </w:rPr>
      </w:pPr>
      <w:r>
        <w:rPr>
          <w:lang w:val="en-AU"/>
        </w:rPr>
        <w:t xml:space="preserve">Cross-temperature correlations – do individuals have the same consistent metabolic rate across all temperatures? </w:t>
      </w:r>
    </w:p>
    <w:p w14:paraId="36C38B7F" w14:textId="1278A77B" w:rsidR="004B77EE" w:rsidRDefault="004B77EE" w:rsidP="00505D8E">
      <w:pPr>
        <w:spacing w:line="480" w:lineRule="auto"/>
        <w:rPr>
          <w:lang w:val="en-AU"/>
        </w:rPr>
      </w:pPr>
      <w:r>
        <w:rPr>
          <w:lang w:val="en-AU"/>
        </w:rPr>
        <w:t>We</w:t>
      </w:r>
      <w:r w:rsidR="00E93322">
        <w:rPr>
          <w:lang w:val="en-AU"/>
        </w:rPr>
        <w:t xml:space="preserve"> created exploratory plots (Fig. S3) to explore whether individuals that had a high metabolic rate at a low temperature, also had a high metabolic rate at a warmer temperature. </w:t>
      </w:r>
      <w:r w:rsidR="00E26B20">
        <w:rPr>
          <w:lang w:val="en-AU"/>
        </w:rPr>
        <w:t xml:space="preserve">To visualise whether the ranking of individuals changes across temperatures, we first took mean </w:t>
      </w:r>
      <w:r w:rsidR="0052518F">
        <w:rPr>
          <w:lang w:val="en-AU"/>
        </w:rPr>
        <w:t xml:space="preserve">log </w:t>
      </w:r>
      <w:r w:rsidR="00E26B20">
        <w:rPr>
          <w:lang w:val="en-AU"/>
        </w:rPr>
        <w:t>V</w:t>
      </w:r>
      <w:r w:rsidR="00E26B20" w:rsidRPr="0052518F">
        <w:rPr>
          <w:vertAlign w:val="subscript"/>
          <w:lang w:val="en-AU"/>
        </w:rPr>
        <w:t>CO2</w:t>
      </w:r>
      <w:r w:rsidR="00E26B20">
        <w:rPr>
          <w:lang w:val="en-AU"/>
        </w:rPr>
        <w:t xml:space="preserve"> for each</w:t>
      </w:r>
      <w:r w:rsidR="00505D8E">
        <w:rPr>
          <w:lang w:val="en-AU"/>
        </w:rPr>
        <w:t xml:space="preserve"> individual at each</w:t>
      </w:r>
      <w:r w:rsidR="00E26B20">
        <w:rPr>
          <w:lang w:val="en-AU"/>
        </w:rPr>
        <w:t xml:space="preserve"> temperature, across all sampling sessions. We </w:t>
      </w:r>
      <w:r w:rsidR="002C1DFA">
        <w:rPr>
          <w:lang w:val="en-AU"/>
        </w:rPr>
        <w:t xml:space="preserve">then </w:t>
      </w:r>
      <w:r w:rsidR="00E26B20">
        <w:rPr>
          <w:lang w:val="en-AU"/>
        </w:rPr>
        <w:t>plotted the</w:t>
      </w:r>
      <w:r w:rsidR="002C1DFA">
        <w:rPr>
          <w:lang w:val="en-AU"/>
        </w:rPr>
        <w:t>se</w:t>
      </w:r>
      <w:r w:rsidR="00E26B20">
        <w:rPr>
          <w:lang w:val="en-AU"/>
        </w:rPr>
        <w:t xml:space="preserve"> pairwise relationship</w:t>
      </w:r>
      <w:r w:rsidR="002C1DFA">
        <w:rPr>
          <w:lang w:val="en-AU"/>
        </w:rPr>
        <w:t xml:space="preserve"> of all temperatures</w:t>
      </w:r>
      <w:r w:rsidR="00E26B20">
        <w:rPr>
          <w:lang w:val="en-AU"/>
        </w:rPr>
        <w:t xml:space="preserve"> </w:t>
      </w:r>
      <w:r w:rsidR="002C1DFA">
        <w:rPr>
          <w:lang w:val="en-AU"/>
        </w:rPr>
        <w:t xml:space="preserve">and </w:t>
      </w:r>
      <w:r w:rsidR="00E26B20">
        <w:rPr>
          <w:lang w:val="en-AU"/>
        </w:rPr>
        <w:t xml:space="preserve">calculated Pearson’s correlation </w:t>
      </w:r>
      <w:r w:rsidR="00E26B20">
        <w:rPr>
          <w:lang w:val="en-AU"/>
        </w:rPr>
        <w:lastRenderedPageBreak/>
        <w:t>coefficients (Fig. S3 – upper triangle). We also used all our data points (n = 241</w:t>
      </w:r>
      <w:r w:rsidR="00505D8E">
        <w:rPr>
          <w:lang w:val="en-AU"/>
        </w:rPr>
        <w:t>8</w:t>
      </w:r>
      <w:r w:rsidR="00E26B20">
        <w:rPr>
          <w:lang w:val="en-AU"/>
        </w:rPr>
        <w:t>) and plotted the same pairwise relationships (Fig. S3 – lower triangle)</w:t>
      </w:r>
      <w:r w:rsidR="002C1DFA">
        <w:rPr>
          <w:lang w:val="en-AU"/>
        </w:rPr>
        <w:t>.</w:t>
      </w:r>
    </w:p>
    <w:p w14:paraId="7727D1F7" w14:textId="41B7C556" w:rsidR="005E6ACE" w:rsidRDefault="005E6ACE" w:rsidP="00505D8E">
      <w:pPr>
        <w:spacing w:line="480" w:lineRule="auto"/>
        <w:rPr>
          <w:lang w:val="en-AU"/>
        </w:rPr>
      </w:pPr>
    </w:p>
    <w:p w14:paraId="26B644F2" w14:textId="77777777" w:rsidR="005E6ACE" w:rsidRPr="004B77EE" w:rsidRDefault="005E6ACE" w:rsidP="00505D8E">
      <w:pPr>
        <w:spacing w:line="480" w:lineRule="auto"/>
        <w:rPr>
          <w:lang w:val="en-AU"/>
        </w:rPr>
      </w:pPr>
    </w:p>
    <w:p w14:paraId="635FBF6D" w14:textId="0F77A235" w:rsidR="00FF2E7B" w:rsidRDefault="000B346B" w:rsidP="00505D8E">
      <w:pPr>
        <w:spacing w:line="480" w:lineRule="auto"/>
        <w:rPr>
          <w:lang w:val="en-AU"/>
        </w:rPr>
      </w:pPr>
      <w:r>
        <w:rPr>
          <w:noProof/>
          <w:lang w:val="en-US"/>
        </w:rPr>
        <w:drawing>
          <wp:anchor distT="0" distB="0" distL="114300" distR="114300" simplePos="0" relativeHeight="251661312" behindDoc="0" locked="0" layoutInCell="1" allowOverlap="1" wp14:anchorId="575EA060" wp14:editId="322B18AC">
            <wp:simplePos x="0" y="0"/>
            <wp:positionH relativeFrom="column">
              <wp:posOffset>137160</wp:posOffset>
            </wp:positionH>
            <wp:positionV relativeFrom="paragraph">
              <wp:posOffset>1283335</wp:posOffset>
            </wp:positionV>
            <wp:extent cx="4450080" cy="4484370"/>
            <wp:effectExtent l="0" t="4445" r="3175" b="317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atterplotmat.pdf"/>
                    <pic:cNvPicPr/>
                  </pic:nvPicPr>
                  <pic:blipFill>
                    <a:blip r:embed="rId10">
                      <a:extLst>
                        <a:ext uri="{28A0092B-C50C-407E-A947-70E740481C1C}">
                          <a14:useLocalDpi xmlns:a14="http://schemas.microsoft.com/office/drawing/2010/main" val="0"/>
                        </a:ext>
                      </a:extLst>
                    </a:blip>
                    <a:stretch>
                      <a:fillRect/>
                    </a:stretch>
                  </pic:blipFill>
                  <pic:spPr>
                    <a:xfrm rot="5400000">
                      <a:off x="0" y="0"/>
                      <a:ext cx="4450080" cy="4484370"/>
                    </a:xfrm>
                    <a:prstGeom prst="rect">
                      <a:avLst/>
                    </a:prstGeom>
                  </pic:spPr>
                </pic:pic>
              </a:graphicData>
            </a:graphic>
            <wp14:sizeRelH relativeFrom="page">
              <wp14:pctWidth>0</wp14:pctWidth>
            </wp14:sizeRelH>
            <wp14:sizeRelV relativeFrom="page">
              <wp14:pctHeight>0</wp14:pctHeight>
            </wp14:sizeRelV>
          </wp:anchor>
        </w:drawing>
      </w:r>
      <w:r w:rsidR="004B77EE">
        <w:rPr>
          <w:noProof/>
          <w:lang w:val="en-US"/>
        </w:rPr>
        <w:drawing>
          <wp:anchor distT="0" distB="0" distL="114300" distR="114300" simplePos="0" relativeHeight="251660288" behindDoc="0" locked="0" layoutInCell="1" allowOverlap="1" wp14:anchorId="17C7075A" wp14:editId="7B969727">
            <wp:simplePos x="0" y="0"/>
            <wp:positionH relativeFrom="column">
              <wp:posOffset>766222</wp:posOffset>
            </wp:positionH>
            <wp:positionV relativeFrom="paragraph">
              <wp:posOffset>17145</wp:posOffset>
            </wp:positionV>
            <wp:extent cx="5172710" cy="517271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s betweenID cors.pdf"/>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172710" cy="5172710"/>
                    </a:xfrm>
                    <a:prstGeom prst="rect">
                      <a:avLst/>
                    </a:prstGeom>
                  </pic:spPr>
                </pic:pic>
              </a:graphicData>
            </a:graphic>
            <wp14:sizeRelH relativeFrom="page">
              <wp14:pctWidth>0</wp14:pctWidth>
            </wp14:sizeRelH>
            <wp14:sizeRelV relativeFrom="page">
              <wp14:pctHeight>0</wp14:pctHeight>
            </wp14:sizeRelV>
          </wp:anchor>
        </w:drawing>
      </w:r>
    </w:p>
    <w:p w14:paraId="7E1360AF" w14:textId="2C830247" w:rsidR="002C1DFA" w:rsidRPr="0023227F" w:rsidRDefault="00E93322" w:rsidP="00505D8E">
      <w:pPr>
        <w:spacing w:line="480" w:lineRule="auto"/>
        <w:rPr>
          <w:lang w:val="en-AU"/>
        </w:rPr>
      </w:pPr>
      <w:r w:rsidRPr="00190F01">
        <w:rPr>
          <w:b/>
          <w:sz w:val="21"/>
          <w:szCs w:val="21"/>
          <w:lang w:val="en-AU"/>
        </w:rPr>
        <w:t>Figure S</w:t>
      </w:r>
      <w:r w:rsidR="00F36787">
        <w:rPr>
          <w:b/>
          <w:sz w:val="21"/>
          <w:szCs w:val="21"/>
          <w:lang w:val="en-AU"/>
        </w:rPr>
        <w:t>4</w:t>
      </w:r>
      <w:r w:rsidRPr="00190F01">
        <w:rPr>
          <w:sz w:val="21"/>
          <w:szCs w:val="21"/>
          <w:lang w:val="en-AU"/>
        </w:rPr>
        <w:t xml:space="preserve">– </w:t>
      </w:r>
      <w:r w:rsidR="000B346B" w:rsidRPr="00190F01">
        <w:rPr>
          <w:sz w:val="21"/>
          <w:szCs w:val="21"/>
          <w:lang w:val="en-AU"/>
        </w:rPr>
        <w:t>Correlation matrix of cross-temperature correlations of V</w:t>
      </w:r>
      <w:r w:rsidR="000B346B" w:rsidRPr="00190F01">
        <w:rPr>
          <w:sz w:val="21"/>
          <w:szCs w:val="21"/>
          <w:vertAlign w:val="subscript"/>
          <w:lang w:val="en-AU"/>
        </w:rPr>
        <w:t>CO2</w:t>
      </w:r>
      <w:r w:rsidR="000B346B" w:rsidRPr="00190F01">
        <w:rPr>
          <w:sz w:val="21"/>
          <w:szCs w:val="21"/>
          <w:lang w:val="en-AU"/>
        </w:rPr>
        <w:t xml:space="preserve"> at six measurement temperatures. </w:t>
      </w:r>
      <w:r w:rsidR="00E26B20" w:rsidRPr="00190F01">
        <w:rPr>
          <w:sz w:val="21"/>
          <w:szCs w:val="21"/>
          <w:lang w:val="en-AU"/>
        </w:rPr>
        <w:t>The upper triangle sh</w:t>
      </w:r>
      <w:r w:rsidR="00190F01" w:rsidRPr="00190F01">
        <w:rPr>
          <w:sz w:val="21"/>
          <w:szCs w:val="21"/>
          <w:lang w:val="en-AU"/>
        </w:rPr>
        <w:t xml:space="preserve">ows the mean pairwise relationship of mean </w:t>
      </w:r>
      <w:r w:rsidR="0052518F">
        <w:rPr>
          <w:sz w:val="21"/>
          <w:szCs w:val="21"/>
          <w:lang w:val="en-AU"/>
        </w:rPr>
        <w:t xml:space="preserve">log </w:t>
      </w:r>
      <w:r w:rsidR="00190F01" w:rsidRPr="00190F01">
        <w:rPr>
          <w:sz w:val="21"/>
          <w:szCs w:val="21"/>
          <w:lang w:val="en-AU"/>
        </w:rPr>
        <w:t>V</w:t>
      </w:r>
      <w:r w:rsidR="00190F01" w:rsidRPr="0052518F">
        <w:rPr>
          <w:sz w:val="21"/>
          <w:szCs w:val="21"/>
          <w:vertAlign w:val="subscript"/>
          <w:lang w:val="en-AU"/>
        </w:rPr>
        <w:t>CO2</w:t>
      </w:r>
      <w:r w:rsidR="00190F01" w:rsidRPr="00190F01">
        <w:rPr>
          <w:sz w:val="21"/>
          <w:szCs w:val="21"/>
          <w:lang w:val="en-AU"/>
        </w:rPr>
        <w:t xml:space="preserve"> </w:t>
      </w:r>
      <w:r w:rsidR="0052518F">
        <w:rPr>
          <w:sz w:val="21"/>
          <w:szCs w:val="21"/>
          <w:lang w:val="en-AU"/>
        </w:rPr>
        <w:t>at two given temperatures</w:t>
      </w:r>
      <w:r w:rsidR="00190F01">
        <w:rPr>
          <w:sz w:val="21"/>
          <w:szCs w:val="21"/>
          <w:lang w:val="en-AU"/>
        </w:rPr>
        <w:t xml:space="preserve">. Each colour is a unique individual (N = 42). The lower triangle shows </w:t>
      </w:r>
      <w:r w:rsidR="002C1DFA">
        <w:rPr>
          <w:sz w:val="21"/>
          <w:szCs w:val="21"/>
          <w:lang w:val="en-AU"/>
        </w:rPr>
        <w:t xml:space="preserve">the same relationship but using all </w:t>
      </w:r>
      <w:r w:rsidR="002C1DFA">
        <w:rPr>
          <w:sz w:val="21"/>
          <w:szCs w:val="21"/>
          <w:lang w:val="en-AU"/>
        </w:rPr>
        <w:lastRenderedPageBreak/>
        <w:t>our data</w:t>
      </w:r>
      <w:r w:rsidR="0052518F">
        <w:rPr>
          <w:sz w:val="21"/>
          <w:szCs w:val="21"/>
          <w:lang w:val="en-AU"/>
        </w:rPr>
        <w:t xml:space="preserve"> </w:t>
      </w:r>
      <w:r w:rsidR="002C1DFA">
        <w:rPr>
          <w:sz w:val="21"/>
          <w:szCs w:val="21"/>
          <w:lang w:val="en-AU"/>
        </w:rPr>
        <w:t xml:space="preserve">points. The </w:t>
      </w:r>
      <w:r w:rsidR="002C1DFA">
        <w:rPr>
          <w:sz w:val="21"/>
          <w:lang w:val="en-AU"/>
        </w:rPr>
        <w:t>t</w:t>
      </w:r>
      <w:r w:rsidR="002C1DFA" w:rsidRPr="008D57AD">
        <w:rPr>
          <w:sz w:val="21"/>
          <w:lang w:val="en-AU"/>
        </w:rPr>
        <w:t xml:space="preserve">hick bold line represents the </w:t>
      </w:r>
      <w:r w:rsidR="002C1DFA">
        <w:rPr>
          <w:sz w:val="21"/>
          <w:lang w:val="en-AU"/>
        </w:rPr>
        <w:t>relationship between</w:t>
      </w:r>
      <w:r w:rsidR="002C1DFA" w:rsidRPr="008D57AD">
        <w:rPr>
          <w:sz w:val="21"/>
          <w:lang w:val="en-AU"/>
        </w:rPr>
        <w:t xml:space="preserve"> log </w:t>
      </w:r>
      <w:r w:rsidR="0052518F" w:rsidRPr="00190F01">
        <w:rPr>
          <w:sz w:val="21"/>
          <w:szCs w:val="21"/>
          <w:lang w:val="en-AU"/>
        </w:rPr>
        <w:t>V</w:t>
      </w:r>
      <w:r w:rsidR="0052518F" w:rsidRPr="0052518F">
        <w:rPr>
          <w:sz w:val="21"/>
          <w:szCs w:val="21"/>
          <w:vertAlign w:val="subscript"/>
          <w:lang w:val="en-AU"/>
        </w:rPr>
        <w:t>CO2</w:t>
      </w:r>
      <w:r w:rsidR="0052518F" w:rsidRPr="00190F01">
        <w:rPr>
          <w:sz w:val="21"/>
          <w:szCs w:val="21"/>
          <w:lang w:val="en-AU"/>
        </w:rPr>
        <w:t xml:space="preserve"> </w:t>
      </w:r>
      <w:r w:rsidR="0052518F">
        <w:rPr>
          <w:sz w:val="21"/>
          <w:szCs w:val="21"/>
          <w:lang w:val="en-AU"/>
        </w:rPr>
        <w:t>at two given temperatures</w:t>
      </w:r>
      <w:r w:rsidR="0052518F" w:rsidRPr="008D57AD">
        <w:rPr>
          <w:sz w:val="21"/>
          <w:lang w:val="en-AU"/>
        </w:rPr>
        <w:t xml:space="preserve"> </w:t>
      </w:r>
      <w:r w:rsidR="002C1DFA" w:rsidRPr="008D57AD">
        <w:rPr>
          <w:sz w:val="21"/>
          <w:lang w:val="en-AU"/>
        </w:rPr>
        <w:t xml:space="preserve">across all individuals. Faint </w:t>
      </w:r>
      <w:r w:rsidR="0052518F">
        <w:rPr>
          <w:sz w:val="21"/>
          <w:lang w:val="en-AU"/>
        </w:rPr>
        <w:t>coloured</w:t>
      </w:r>
      <w:r w:rsidR="002C1DFA" w:rsidRPr="008D57AD">
        <w:rPr>
          <w:sz w:val="21"/>
          <w:lang w:val="en-AU"/>
        </w:rPr>
        <w:t xml:space="preserve"> lines represent </w:t>
      </w:r>
      <w:r w:rsidR="0052518F">
        <w:rPr>
          <w:sz w:val="21"/>
          <w:lang w:val="en-AU"/>
        </w:rPr>
        <w:t>the same relationship but,</w:t>
      </w:r>
      <w:r w:rsidR="002C1DFA" w:rsidRPr="008D57AD">
        <w:rPr>
          <w:sz w:val="21"/>
          <w:lang w:val="en-AU"/>
        </w:rPr>
        <w:t xml:space="preserve"> within an individual.</w:t>
      </w:r>
    </w:p>
    <w:p w14:paraId="03AD70C8" w14:textId="793923DC" w:rsidR="00B21C54" w:rsidRPr="00FF2E7B" w:rsidRDefault="00B21C54" w:rsidP="00FE6C7C">
      <w:pPr>
        <w:spacing w:line="480" w:lineRule="auto"/>
        <w:rPr>
          <w:lang w:val="en-AU"/>
        </w:rPr>
      </w:pPr>
    </w:p>
    <w:p w14:paraId="25BE9538" w14:textId="734B5918" w:rsidR="00FD01D0" w:rsidRPr="00F36787" w:rsidRDefault="00307DCE" w:rsidP="00505D8E">
      <w:pPr>
        <w:pStyle w:val="Heading2"/>
        <w:spacing w:line="480" w:lineRule="auto"/>
        <w:rPr>
          <w:i w:val="0"/>
          <w:lang w:val="en-AU"/>
        </w:rPr>
      </w:pPr>
      <w:r>
        <w:rPr>
          <w:lang w:val="en-AU"/>
        </w:rPr>
        <w:t xml:space="preserve"> </w:t>
      </w:r>
      <w:r w:rsidR="00F36787">
        <w:rPr>
          <w:lang w:val="en-AU"/>
        </w:rPr>
        <w:t xml:space="preserve">Among- and within-individual mass-scaling exponents </w:t>
      </w:r>
      <w:r w:rsidR="00CB1B63">
        <w:rPr>
          <w:lang w:val="en-AU"/>
        </w:rPr>
        <w:t xml:space="preserve">from a </w:t>
      </w:r>
      <w:r w:rsidR="00FE6C7C">
        <w:rPr>
          <w:lang w:val="en-AU"/>
        </w:rPr>
        <w:t>multi-level</w:t>
      </w:r>
      <w:r w:rsidR="00CB1B63">
        <w:rPr>
          <w:lang w:val="en-AU"/>
        </w:rPr>
        <w:t xml:space="preserve"> model vs. a ‘typical’ metabolic scaling model</w:t>
      </w:r>
    </w:p>
    <w:p w14:paraId="65BA70D7" w14:textId="0D4996D8" w:rsidR="00084A1D" w:rsidRDefault="00F36787" w:rsidP="00505D8E">
      <w:pPr>
        <w:spacing w:line="480" w:lineRule="auto"/>
        <w:rPr>
          <w:lang w:val="en-AU"/>
        </w:rPr>
      </w:pPr>
      <w:r>
        <w:rPr>
          <w:lang w:val="en-AU"/>
        </w:rPr>
        <w:t>Mass-scaling exponents describes the relationship between metabolic rate and body mass across a sample of individuals. We partitioned out among-individual and within-individual sources of variation in body mass (see main text) to see whether that affected the estimation of mass-scaling exponents (Table S4).</w:t>
      </w:r>
      <w:r w:rsidR="00D747B3">
        <w:rPr>
          <w:lang w:val="en-AU"/>
        </w:rPr>
        <w:t xml:space="preserve">We wanted to compare </w:t>
      </w:r>
      <w:r w:rsidR="00084A1D">
        <w:rPr>
          <w:lang w:val="en-AU"/>
        </w:rPr>
        <w:t>our</w:t>
      </w:r>
      <w:r w:rsidR="00D747B3">
        <w:rPr>
          <w:lang w:val="en-AU"/>
        </w:rPr>
        <w:t xml:space="preserve"> within- and among individual scaling exponents with a model that represents the typical statistical analysis of a metabolic scaling study model that does not account for the hierarchal structure in the data.</w:t>
      </w:r>
      <w:r w:rsidR="00084A1D">
        <w:rPr>
          <w:lang w:val="en-AU"/>
        </w:rPr>
        <w:t xml:space="preserve"> Given that ‘typical’ studies rarely take repeated measures of metabolic rate and body mass, we randomly selected one measurement of V</w:t>
      </w:r>
      <w:r w:rsidR="00084A1D" w:rsidRPr="00413EF7">
        <w:rPr>
          <w:vertAlign w:val="subscript"/>
          <w:lang w:val="en-AU"/>
        </w:rPr>
        <w:t>CO2</w:t>
      </w:r>
      <w:r w:rsidR="00084A1D">
        <w:rPr>
          <w:lang w:val="en-AU"/>
        </w:rPr>
        <w:t xml:space="preserve"> and body mass each individual across all sampling sessions </w:t>
      </w:r>
      <w:r w:rsidR="00275462">
        <w:rPr>
          <w:lang w:val="en-AU"/>
        </w:rPr>
        <w:t>for each measurement temperature (</w:t>
      </w:r>
      <w:r w:rsidR="00084A1D">
        <w:rPr>
          <w:lang w:val="en-AU"/>
        </w:rPr>
        <w:t xml:space="preserve">n = 42). We fitted a linear model with </w:t>
      </w:r>
      <w:r w:rsidR="00084A1D">
        <w:t>logV</w:t>
      </w:r>
      <w:r w:rsidR="00084A1D" w:rsidRPr="00EF0BC9">
        <w:rPr>
          <w:vertAlign w:val="subscript"/>
        </w:rPr>
        <w:t>CO2</w:t>
      </w:r>
      <w:r w:rsidR="00084A1D">
        <w:rPr>
          <w:vertAlign w:val="subscript"/>
        </w:rPr>
        <w:t xml:space="preserve"> </w:t>
      </w:r>
      <w:r w:rsidR="00084A1D">
        <w:t xml:space="preserve">as a response </w:t>
      </w:r>
      <w:r w:rsidR="00084A1D" w:rsidRPr="00ED4B64">
        <w:rPr>
          <w:lang w:val="en-AU"/>
        </w:rPr>
        <w:t xml:space="preserve">and </w:t>
      </w:r>
      <w:r w:rsidR="00084A1D">
        <w:rPr>
          <w:lang w:val="en-AU"/>
        </w:rPr>
        <w:t>included an interaction term between log body mass with temperature,</w:t>
      </w:r>
    </w:p>
    <w:p w14:paraId="3C87E396" w14:textId="77777777" w:rsidR="00084A1D" w:rsidRDefault="00084A1D" w:rsidP="00505D8E">
      <w:pPr>
        <w:spacing w:line="480" w:lineRule="auto"/>
        <w:jc w:val="center"/>
        <w:rPr>
          <w:lang w:val="en-AU"/>
        </w:rPr>
      </w:pPr>
      <w:r>
        <w:t>logV</w:t>
      </w:r>
      <w:r w:rsidRPr="00EF0BC9">
        <w:rPr>
          <w:vertAlign w:val="subscript"/>
        </w:rPr>
        <w:t>CO2</w:t>
      </w:r>
      <w:r>
        <w:rPr>
          <w:vertAlign w:val="subscript"/>
        </w:rPr>
        <w:t xml:space="preserve"> </w:t>
      </w:r>
      <w:r>
        <w:rPr>
          <w:lang w:val="en-AU"/>
        </w:rPr>
        <w:t>~</w:t>
      </w:r>
      <w:r w:rsidRPr="00ED4B64">
        <w:rPr>
          <w:lang w:val="en-AU"/>
        </w:rPr>
        <w:t xml:space="preserve"> </w:t>
      </w:r>
      <w:r>
        <w:rPr>
          <w:lang w:val="en-AU"/>
        </w:rPr>
        <w:t xml:space="preserve">Temp * </w:t>
      </w:r>
      <w:proofErr w:type="spellStart"/>
      <w:r>
        <w:rPr>
          <w:lang w:val="en-AU"/>
        </w:rPr>
        <w:t>logMass</w:t>
      </w:r>
      <w:proofErr w:type="spellEnd"/>
    </w:p>
    <w:p w14:paraId="22E6E715" w14:textId="77777777" w:rsidR="00505D8E" w:rsidRDefault="00B148A8" w:rsidP="00505D8E">
      <w:pPr>
        <w:spacing w:line="480" w:lineRule="auto"/>
        <w:rPr>
          <w:lang w:val="en-AU"/>
        </w:rPr>
      </w:pPr>
      <w:r>
        <w:rPr>
          <w:lang w:val="en-AU"/>
        </w:rPr>
        <w:t>We repeated this process ten times and found that mass-scaling exponents are spurious and are estimated with a large degree of error (see ESM code and Table S3</w:t>
      </w:r>
      <w:r w:rsidR="000A3AB6">
        <w:rPr>
          <w:lang w:val="en-AU"/>
        </w:rPr>
        <w:t xml:space="preserve"> and Fig. S</w:t>
      </w:r>
      <w:r w:rsidR="000D17F6">
        <w:rPr>
          <w:lang w:val="en-AU"/>
        </w:rPr>
        <w:t>3</w:t>
      </w:r>
      <w:r>
        <w:rPr>
          <w:lang w:val="en-AU"/>
        </w:rPr>
        <w:t>). Moreover, in most cases they are within the upper bounds of the within-individual exponent and the lower bounds of the among-individual exponent (Fig. S</w:t>
      </w:r>
      <w:r w:rsidR="000D17F6">
        <w:rPr>
          <w:lang w:val="en-AU"/>
        </w:rPr>
        <w:t>3</w:t>
      </w:r>
      <w:r>
        <w:rPr>
          <w:lang w:val="en-AU"/>
        </w:rPr>
        <w:t>). This suggests that when hierarchal structure in the data is not properly modelled, the among-individual or sample population mass-scaling exponent is a composite of within- and among-individual effects</w:t>
      </w:r>
      <w:r w:rsidR="00505D8E">
        <w:rPr>
          <w:lang w:val="en-AU"/>
        </w:rPr>
        <w:t xml:space="preserve"> and </w:t>
      </w:r>
    </w:p>
    <w:p w14:paraId="3892D054" w14:textId="597D03DA" w:rsidR="007D3EB0" w:rsidRDefault="00505D8E" w:rsidP="00505D8E">
      <w:pPr>
        <w:spacing w:line="480" w:lineRule="auto"/>
        <w:rPr>
          <w:lang w:val="en-AU"/>
        </w:rPr>
      </w:pPr>
      <w:r>
        <w:rPr>
          <w:lang w:val="en-AU"/>
        </w:rPr>
        <w:t xml:space="preserve"> are therefore less precise</w:t>
      </w:r>
      <w:r w:rsidR="00B148A8">
        <w:rPr>
          <w:lang w:val="en-AU"/>
        </w:rPr>
        <w:t xml:space="preserve">. </w:t>
      </w:r>
    </w:p>
    <w:p w14:paraId="5AFD2285" w14:textId="128F3F0D" w:rsidR="00084A1D" w:rsidRDefault="00345560" w:rsidP="00505D8E">
      <w:pPr>
        <w:spacing w:line="480" w:lineRule="auto"/>
        <w:jc w:val="center"/>
        <w:rPr>
          <w:lang w:val="en-AU"/>
        </w:rPr>
      </w:pPr>
      <w:r>
        <w:rPr>
          <w:noProof/>
          <w:lang w:val="en-US"/>
        </w:rPr>
        <w:lastRenderedPageBreak/>
        <w:drawing>
          <wp:inline distT="0" distB="0" distL="0" distR="0" wp14:anchorId="1C72A18D" wp14:editId="09260E13">
            <wp:extent cx="3034145" cy="3034145"/>
            <wp:effectExtent l="0" t="0" r="127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 S3.pdf"/>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41066" cy="3041066"/>
                    </a:xfrm>
                    <a:prstGeom prst="rect">
                      <a:avLst/>
                    </a:prstGeom>
                  </pic:spPr>
                </pic:pic>
              </a:graphicData>
            </a:graphic>
          </wp:inline>
        </w:drawing>
      </w:r>
    </w:p>
    <w:p w14:paraId="5E71D95F" w14:textId="11148D32" w:rsidR="002B51C2" w:rsidRDefault="00345560" w:rsidP="00505D8E">
      <w:pPr>
        <w:spacing w:line="480" w:lineRule="auto"/>
        <w:rPr>
          <w:sz w:val="21"/>
          <w:szCs w:val="21"/>
          <w:lang w:val="en-AU"/>
        </w:rPr>
      </w:pPr>
      <w:r w:rsidRPr="001053E5">
        <w:rPr>
          <w:b/>
          <w:sz w:val="21"/>
          <w:szCs w:val="21"/>
          <w:lang w:val="en-AU"/>
        </w:rPr>
        <w:t>Figure S</w:t>
      </w:r>
      <w:r w:rsidR="00B21C54">
        <w:rPr>
          <w:b/>
          <w:sz w:val="21"/>
          <w:szCs w:val="21"/>
          <w:lang w:val="en-AU"/>
        </w:rPr>
        <w:t>5</w:t>
      </w:r>
      <w:r w:rsidRPr="001053E5">
        <w:rPr>
          <w:sz w:val="21"/>
          <w:szCs w:val="21"/>
          <w:lang w:val="en-AU"/>
        </w:rPr>
        <w:t xml:space="preserve">– </w:t>
      </w:r>
      <w:r>
        <w:rPr>
          <w:sz w:val="21"/>
          <w:szCs w:val="21"/>
          <w:lang w:val="en-AU"/>
        </w:rPr>
        <w:t xml:space="preserve">Comparison of mass-scaling exponents across six measurement </w:t>
      </w:r>
      <w:r w:rsidR="00FF2E7B">
        <w:rPr>
          <w:sz w:val="21"/>
          <w:szCs w:val="21"/>
          <w:lang w:val="en-AU"/>
        </w:rPr>
        <w:t>temperatures</w:t>
      </w:r>
      <w:r>
        <w:rPr>
          <w:sz w:val="21"/>
          <w:szCs w:val="21"/>
          <w:lang w:val="en-AU"/>
        </w:rPr>
        <w:t xml:space="preserve"> estimated by two different models. The first model properly accounts for among (black filled triangles) and within- individual (black filled squares) effects (nobs = 2418). The second model that </w:t>
      </w:r>
      <w:r w:rsidR="0090022D">
        <w:rPr>
          <w:sz w:val="21"/>
          <w:szCs w:val="21"/>
          <w:lang w:val="en-AU"/>
        </w:rPr>
        <w:t xml:space="preserve">does not </w:t>
      </w:r>
      <w:r>
        <w:rPr>
          <w:sz w:val="21"/>
          <w:szCs w:val="21"/>
          <w:lang w:val="en-AU"/>
        </w:rPr>
        <w:t>acc</w:t>
      </w:r>
      <w:bookmarkStart w:id="0" w:name="_GoBack"/>
      <w:bookmarkEnd w:id="0"/>
      <w:r>
        <w:rPr>
          <w:sz w:val="21"/>
          <w:szCs w:val="21"/>
          <w:lang w:val="en-AU"/>
        </w:rPr>
        <w:t xml:space="preserve">ount for the hierarchical nature of the data structure at the individual level (i.e. takes a single measure of each individual and averages across individuals, n = 42). Error bars from model one represents 95% credible intervals, error bars from model 2 are 95% confidence intervals. </w:t>
      </w:r>
      <w:r w:rsidRPr="00345560">
        <w:rPr>
          <w:sz w:val="21"/>
          <w:szCs w:val="21"/>
          <w:lang w:val="en-AU"/>
        </w:rPr>
        <w:t>For details on how we obtained within-individual and among-individual scaling exponents, please refer to the main manuscript.</w:t>
      </w:r>
      <w:r>
        <w:rPr>
          <w:sz w:val="21"/>
          <w:szCs w:val="21"/>
          <w:lang w:val="en-AU"/>
        </w:rPr>
        <w:t xml:space="preserve"> </w:t>
      </w:r>
    </w:p>
    <w:p w14:paraId="20C4B593" w14:textId="30A3B5CE" w:rsidR="00F36AB7" w:rsidRDefault="00F36AB7" w:rsidP="00505D8E">
      <w:pPr>
        <w:spacing w:line="480" w:lineRule="auto"/>
        <w:rPr>
          <w:sz w:val="21"/>
          <w:szCs w:val="21"/>
          <w:lang w:val="en-AU"/>
        </w:rPr>
      </w:pPr>
    </w:p>
    <w:p w14:paraId="5A2AD1B8" w14:textId="53F4865E" w:rsidR="00F36AB7" w:rsidRPr="00081C36" w:rsidRDefault="00F36AB7" w:rsidP="00505D8E">
      <w:pPr>
        <w:pStyle w:val="Heading2"/>
        <w:spacing w:line="480" w:lineRule="auto"/>
        <w:rPr>
          <w:lang w:val="en-AU"/>
        </w:rPr>
      </w:pPr>
      <w:r>
        <w:rPr>
          <w:lang w:val="en-AU"/>
        </w:rPr>
        <w:t>Does metabolic rate and body mass change over time?</w:t>
      </w:r>
    </w:p>
    <w:p w14:paraId="138271A9" w14:textId="6DC67E14" w:rsidR="00F36AB7" w:rsidRDefault="00F36AB7" w:rsidP="00505D8E">
      <w:pPr>
        <w:spacing w:line="480" w:lineRule="auto"/>
        <w:rPr>
          <w:lang w:val="en-AU"/>
        </w:rPr>
      </w:pPr>
      <w:r>
        <w:rPr>
          <w:lang w:val="en-AU"/>
        </w:rPr>
        <w:t>Metabolic rate can decrease over time as individuals become habituated to the sampling protocol. Exploratory plots below show trends of metabolic rate and body mass decreasing with time. It is important to note that repeatability of metabolic rate was still significant over short and long time scales. This suggest</w:t>
      </w:r>
      <w:r w:rsidR="00ED3145">
        <w:rPr>
          <w:lang w:val="en-AU"/>
        </w:rPr>
        <w:t>s</w:t>
      </w:r>
      <w:r>
        <w:rPr>
          <w:lang w:val="en-AU"/>
        </w:rPr>
        <w:t xml:space="preserve"> that although animals may have become more habituated and therefore down-regulated their energetic demands throughout the course of the study, the variation among individuals persisted.</w:t>
      </w:r>
    </w:p>
    <w:p w14:paraId="53D1FA9F" w14:textId="4B517071" w:rsidR="00F36AB7" w:rsidRDefault="0031478A" w:rsidP="00505D8E">
      <w:pPr>
        <w:spacing w:line="480" w:lineRule="auto"/>
        <w:rPr>
          <w:sz w:val="21"/>
          <w:szCs w:val="21"/>
          <w:lang w:val="en-AU"/>
        </w:rPr>
      </w:pPr>
      <w:r>
        <w:rPr>
          <w:noProof/>
          <w:sz w:val="21"/>
          <w:szCs w:val="21"/>
          <w:lang w:val="en-US"/>
        </w:rPr>
        <w:lastRenderedPageBreak/>
        <w:drawing>
          <wp:inline distT="0" distB="0" distL="0" distR="0" wp14:anchorId="0E53755F" wp14:editId="1F16327F">
            <wp:extent cx="5727700" cy="381825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 S4.pdf"/>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27700" cy="3818255"/>
                    </a:xfrm>
                    <a:prstGeom prst="rect">
                      <a:avLst/>
                    </a:prstGeom>
                  </pic:spPr>
                </pic:pic>
              </a:graphicData>
            </a:graphic>
          </wp:inline>
        </w:drawing>
      </w:r>
    </w:p>
    <w:p w14:paraId="76768FEC" w14:textId="5C7961F2" w:rsidR="0031478A" w:rsidRDefault="0031478A" w:rsidP="00505D8E">
      <w:pPr>
        <w:spacing w:line="480" w:lineRule="auto"/>
        <w:rPr>
          <w:sz w:val="21"/>
          <w:szCs w:val="21"/>
          <w:lang w:val="en-AU"/>
        </w:rPr>
      </w:pPr>
      <w:r w:rsidRPr="001053E5">
        <w:rPr>
          <w:b/>
          <w:sz w:val="21"/>
          <w:szCs w:val="21"/>
          <w:lang w:val="en-AU"/>
        </w:rPr>
        <w:t>Figure S</w:t>
      </w:r>
      <w:r w:rsidR="00B21C54">
        <w:rPr>
          <w:b/>
          <w:sz w:val="21"/>
          <w:szCs w:val="21"/>
          <w:lang w:val="en-AU"/>
        </w:rPr>
        <w:t>6</w:t>
      </w:r>
      <w:r w:rsidRPr="001053E5">
        <w:rPr>
          <w:sz w:val="21"/>
          <w:szCs w:val="21"/>
          <w:lang w:val="en-AU"/>
        </w:rPr>
        <w:t>–</w:t>
      </w:r>
      <w:r>
        <w:rPr>
          <w:sz w:val="21"/>
          <w:szCs w:val="21"/>
          <w:lang w:val="en-AU"/>
        </w:rPr>
        <w:t xml:space="preserve"> The relationship of log metabolic rate (mL</w:t>
      </w:r>
      <w:r w:rsidR="00F41C9D">
        <w:rPr>
          <w:sz w:val="21"/>
          <w:szCs w:val="21"/>
          <w:lang w:val="en-AU"/>
        </w:rPr>
        <w:t>, left</w:t>
      </w:r>
      <w:r>
        <w:rPr>
          <w:sz w:val="21"/>
          <w:szCs w:val="21"/>
          <w:lang w:val="en-AU"/>
        </w:rPr>
        <w:t>)</w:t>
      </w:r>
      <w:r w:rsidR="00F41C9D">
        <w:rPr>
          <w:sz w:val="21"/>
          <w:szCs w:val="21"/>
          <w:lang w:val="en-AU"/>
        </w:rPr>
        <w:t xml:space="preserve"> and log body mass (right) measured at six temperatures</w:t>
      </w:r>
      <w:r>
        <w:rPr>
          <w:sz w:val="21"/>
          <w:szCs w:val="21"/>
          <w:lang w:val="en-AU"/>
        </w:rPr>
        <w:t xml:space="preserve"> </w:t>
      </w:r>
      <w:r w:rsidR="00F41C9D">
        <w:rPr>
          <w:sz w:val="21"/>
          <w:szCs w:val="21"/>
          <w:lang w:val="en-AU"/>
        </w:rPr>
        <w:t xml:space="preserve">across ten sampling sessions. Points represent the raw data, each uniquely coloured line represents the linear reaction norm for an individual (n = 42). </w:t>
      </w:r>
      <w:r>
        <w:rPr>
          <w:sz w:val="21"/>
          <w:szCs w:val="21"/>
          <w:lang w:val="en-AU"/>
        </w:rPr>
        <w:t xml:space="preserve"> </w:t>
      </w:r>
    </w:p>
    <w:p w14:paraId="10DD6DC9" w14:textId="77777777" w:rsidR="006F359A" w:rsidRDefault="006F359A" w:rsidP="00505D8E">
      <w:pPr>
        <w:spacing w:line="480" w:lineRule="auto"/>
        <w:rPr>
          <w:sz w:val="21"/>
          <w:szCs w:val="21"/>
          <w:lang w:val="en-AU"/>
        </w:rPr>
        <w:sectPr w:rsidR="006F359A" w:rsidSect="001E68DA">
          <w:footerReference w:type="even" r:id="rId14"/>
          <w:footerReference w:type="default" r:id="rId15"/>
          <w:pgSz w:w="11900" w:h="16840"/>
          <w:pgMar w:top="1440" w:right="1440" w:bottom="1440" w:left="1440" w:header="708" w:footer="708" w:gutter="0"/>
          <w:lnNumType w:countBy="1" w:restart="continuous"/>
          <w:cols w:space="708"/>
          <w:docGrid w:linePitch="360"/>
        </w:sectPr>
      </w:pPr>
    </w:p>
    <w:p w14:paraId="7DFF12D3" w14:textId="77777777" w:rsidR="006F359A" w:rsidRDefault="006F359A" w:rsidP="006F359A">
      <w:pPr>
        <w:pStyle w:val="Heading1"/>
        <w:spacing w:line="480" w:lineRule="auto"/>
      </w:pPr>
      <w:r>
        <w:lastRenderedPageBreak/>
        <w:t>Tables</w:t>
      </w:r>
    </w:p>
    <w:p w14:paraId="3D82269B" w14:textId="77777777" w:rsidR="006F359A" w:rsidRDefault="006F359A" w:rsidP="006F359A">
      <w:pPr>
        <w:spacing w:line="480" w:lineRule="auto"/>
      </w:pPr>
    </w:p>
    <w:tbl>
      <w:tblPr>
        <w:tblW w:w="13120" w:type="dxa"/>
        <w:tblLook w:val="04A0" w:firstRow="1" w:lastRow="0" w:firstColumn="1" w:lastColumn="0" w:noHBand="0" w:noVBand="1"/>
      </w:tblPr>
      <w:tblGrid>
        <w:gridCol w:w="2362"/>
        <w:gridCol w:w="1447"/>
        <w:gridCol w:w="1092"/>
        <w:gridCol w:w="1047"/>
        <w:gridCol w:w="1447"/>
        <w:gridCol w:w="1092"/>
        <w:gridCol w:w="1047"/>
        <w:gridCol w:w="1447"/>
        <w:gridCol w:w="1092"/>
        <w:gridCol w:w="1047"/>
      </w:tblGrid>
      <w:tr w:rsidR="006F359A" w:rsidRPr="00A40017" w14:paraId="0F57C6FA" w14:textId="77777777" w:rsidTr="00AE5385">
        <w:trPr>
          <w:trHeight w:val="1380"/>
        </w:trPr>
        <w:tc>
          <w:tcPr>
            <w:tcW w:w="13120" w:type="dxa"/>
            <w:gridSpan w:val="10"/>
            <w:tcBorders>
              <w:top w:val="nil"/>
              <w:left w:val="nil"/>
              <w:bottom w:val="single" w:sz="12" w:space="0" w:color="auto"/>
              <w:right w:val="nil"/>
            </w:tcBorders>
            <w:shd w:val="clear" w:color="auto" w:fill="auto"/>
            <w:vAlign w:val="center"/>
            <w:hideMark/>
          </w:tcPr>
          <w:p w14:paraId="450FEF2F" w14:textId="1403DA6C" w:rsidR="006F359A" w:rsidRPr="00A40017" w:rsidRDefault="006F359A" w:rsidP="00AE5385">
            <w:pPr>
              <w:spacing w:line="480" w:lineRule="auto"/>
              <w:rPr>
                <w:color w:val="000000"/>
              </w:rPr>
            </w:pPr>
            <w:r w:rsidRPr="00A40017">
              <w:rPr>
                <w:b/>
                <w:color w:val="000000"/>
              </w:rPr>
              <w:t xml:space="preserve">Table </w:t>
            </w:r>
            <w:r>
              <w:rPr>
                <w:b/>
                <w:color w:val="000000"/>
              </w:rPr>
              <w:t>S</w:t>
            </w:r>
            <w:r w:rsidRPr="00A40017">
              <w:rPr>
                <w:b/>
                <w:color w:val="000000"/>
              </w:rPr>
              <w:t>1.</w:t>
            </w:r>
            <w:r w:rsidRPr="00A40017">
              <w:rPr>
                <w:color w:val="000000"/>
              </w:rPr>
              <w:t xml:space="preserve"> Adjusted repeatability</w:t>
            </w:r>
            <w:r>
              <w:rPr>
                <w:color w:val="000000"/>
              </w:rPr>
              <w:t xml:space="preserve"> of log metabolic rate </w:t>
            </w:r>
            <w:r w:rsidRPr="00A40017">
              <w:rPr>
                <w:color w:val="000000"/>
              </w:rPr>
              <w:t xml:space="preserve">and their 95% credible intervals, across six measurement temperature estimated by function-valued models. </w:t>
            </w:r>
            <w:proofErr w:type="spellStart"/>
            <w:r w:rsidRPr="00A40017">
              <w:rPr>
                <w:color w:val="000000"/>
              </w:rPr>
              <w:t>R</w:t>
            </w:r>
            <w:r w:rsidRPr="00A40017">
              <w:rPr>
                <w:color w:val="000000"/>
                <w:vertAlign w:val="subscript"/>
              </w:rPr>
              <w:t>intercept</w:t>
            </w:r>
            <w:proofErr w:type="spellEnd"/>
            <w:r w:rsidRPr="00A40017">
              <w:rPr>
                <w:color w:val="000000"/>
              </w:rPr>
              <w:t xml:space="preserve"> is the repeatability at the intercept, </w:t>
            </w:r>
            <w:proofErr w:type="spellStart"/>
            <w:r w:rsidRPr="00A40017">
              <w:rPr>
                <w:color w:val="000000"/>
              </w:rPr>
              <w:t>R</w:t>
            </w:r>
            <w:r w:rsidRPr="00A40017">
              <w:rPr>
                <w:color w:val="000000"/>
                <w:vertAlign w:val="subscript"/>
              </w:rPr>
              <w:t>short</w:t>
            </w:r>
            <w:proofErr w:type="spellEnd"/>
            <w:r w:rsidRPr="00A40017">
              <w:rPr>
                <w:color w:val="000000"/>
              </w:rPr>
              <w:t xml:space="preserve"> is 'short-term' repeatability, </w:t>
            </w:r>
            <w:proofErr w:type="spellStart"/>
            <w:r w:rsidRPr="00A40017">
              <w:rPr>
                <w:color w:val="000000"/>
              </w:rPr>
              <w:t>R</w:t>
            </w:r>
            <w:r w:rsidRPr="00A40017">
              <w:rPr>
                <w:color w:val="000000"/>
                <w:vertAlign w:val="subscript"/>
              </w:rPr>
              <w:t>long</w:t>
            </w:r>
            <w:proofErr w:type="spellEnd"/>
            <w:r w:rsidRPr="00A40017">
              <w:rPr>
                <w:color w:val="000000"/>
                <w:vertAlign w:val="subscript"/>
              </w:rPr>
              <w:t xml:space="preserve"> </w:t>
            </w:r>
            <w:r w:rsidRPr="00A40017">
              <w:rPr>
                <w:color w:val="000000"/>
              </w:rPr>
              <w:t xml:space="preserve">is 'long-term' repeatability. See statistical analyses for more details on the technical differences of three estimates. N = 42, </w:t>
            </w:r>
            <w:r w:rsidRPr="00D744FB">
              <w:rPr>
                <w:color w:val="000000"/>
              </w:rPr>
              <w:t>n</w:t>
            </w:r>
            <w:r w:rsidRPr="00D744FB">
              <w:rPr>
                <w:color w:val="000000"/>
                <w:vertAlign w:val="subscript"/>
              </w:rPr>
              <w:t>obs</w:t>
            </w:r>
            <w:r w:rsidRPr="00D744FB">
              <w:rPr>
                <w:color w:val="000000"/>
              </w:rPr>
              <w:t xml:space="preserve"> = 241</w:t>
            </w:r>
            <w:r>
              <w:rPr>
                <w:color w:val="000000"/>
              </w:rPr>
              <w:t>8</w:t>
            </w:r>
            <w:r w:rsidRPr="00A40017">
              <w:rPr>
                <w:color w:val="000000"/>
              </w:rPr>
              <w:t>. All estimates are significantly different from zero.</w:t>
            </w:r>
          </w:p>
        </w:tc>
      </w:tr>
      <w:tr w:rsidR="006F359A" w:rsidRPr="00A40017" w14:paraId="3FF798D5" w14:textId="77777777" w:rsidTr="00AE5385">
        <w:trPr>
          <w:trHeight w:val="380"/>
        </w:trPr>
        <w:tc>
          <w:tcPr>
            <w:tcW w:w="2362" w:type="dxa"/>
            <w:tcBorders>
              <w:top w:val="single" w:sz="12" w:space="0" w:color="auto"/>
              <w:left w:val="nil"/>
              <w:right w:val="nil"/>
            </w:tcBorders>
            <w:shd w:val="clear" w:color="auto" w:fill="auto"/>
            <w:vAlign w:val="center"/>
            <w:hideMark/>
          </w:tcPr>
          <w:p w14:paraId="357923B0" w14:textId="77777777" w:rsidR="006F359A" w:rsidRPr="00A40017" w:rsidRDefault="006F359A" w:rsidP="00AE5385">
            <w:pPr>
              <w:spacing w:line="480" w:lineRule="auto"/>
              <w:rPr>
                <w:color w:val="000000"/>
              </w:rPr>
            </w:pPr>
          </w:p>
        </w:tc>
        <w:tc>
          <w:tcPr>
            <w:tcW w:w="3586" w:type="dxa"/>
            <w:gridSpan w:val="3"/>
            <w:tcBorders>
              <w:top w:val="single" w:sz="4" w:space="0" w:color="auto"/>
              <w:left w:val="nil"/>
              <w:right w:val="nil"/>
            </w:tcBorders>
            <w:shd w:val="clear" w:color="auto" w:fill="auto"/>
            <w:vAlign w:val="center"/>
            <w:hideMark/>
          </w:tcPr>
          <w:p w14:paraId="035AD9A1" w14:textId="77777777" w:rsidR="006F359A" w:rsidRPr="00A40017" w:rsidRDefault="006F359A" w:rsidP="00AE5385">
            <w:pPr>
              <w:spacing w:line="480" w:lineRule="auto"/>
              <w:jc w:val="center"/>
              <w:rPr>
                <w:color w:val="000000"/>
              </w:rPr>
            </w:pPr>
            <w:proofErr w:type="spellStart"/>
            <w:r w:rsidRPr="00A40017">
              <w:rPr>
                <w:color w:val="000000"/>
              </w:rPr>
              <w:t>R</w:t>
            </w:r>
            <w:r w:rsidRPr="00A40017">
              <w:rPr>
                <w:color w:val="000000"/>
                <w:vertAlign w:val="subscript"/>
              </w:rPr>
              <w:t>intercept</w:t>
            </w:r>
            <w:proofErr w:type="spellEnd"/>
          </w:p>
        </w:tc>
        <w:tc>
          <w:tcPr>
            <w:tcW w:w="3586" w:type="dxa"/>
            <w:gridSpan w:val="3"/>
            <w:tcBorders>
              <w:top w:val="single" w:sz="4" w:space="0" w:color="auto"/>
              <w:left w:val="nil"/>
              <w:right w:val="nil"/>
            </w:tcBorders>
            <w:shd w:val="clear" w:color="auto" w:fill="auto"/>
            <w:vAlign w:val="center"/>
            <w:hideMark/>
          </w:tcPr>
          <w:p w14:paraId="4F5B9BED" w14:textId="77777777" w:rsidR="006F359A" w:rsidRPr="00A40017" w:rsidRDefault="006F359A" w:rsidP="00AE5385">
            <w:pPr>
              <w:spacing w:line="480" w:lineRule="auto"/>
              <w:jc w:val="center"/>
              <w:rPr>
                <w:color w:val="000000"/>
              </w:rPr>
            </w:pPr>
            <w:proofErr w:type="spellStart"/>
            <w:r w:rsidRPr="00A40017">
              <w:rPr>
                <w:color w:val="000000"/>
              </w:rPr>
              <w:t>R</w:t>
            </w:r>
            <w:r w:rsidRPr="00A40017">
              <w:rPr>
                <w:color w:val="000000"/>
                <w:vertAlign w:val="subscript"/>
              </w:rPr>
              <w:t>short</w:t>
            </w:r>
            <w:proofErr w:type="spellEnd"/>
          </w:p>
        </w:tc>
        <w:tc>
          <w:tcPr>
            <w:tcW w:w="3586" w:type="dxa"/>
            <w:gridSpan w:val="3"/>
            <w:tcBorders>
              <w:top w:val="single" w:sz="4" w:space="0" w:color="auto"/>
              <w:left w:val="nil"/>
              <w:right w:val="nil"/>
            </w:tcBorders>
            <w:shd w:val="clear" w:color="auto" w:fill="auto"/>
            <w:vAlign w:val="center"/>
            <w:hideMark/>
          </w:tcPr>
          <w:p w14:paraId="0879B3E9" w14:textId="77777777" w:rsidR="006F359A" w:rsidRPr="00A40017" w:rsidRDefault="006F359A" w:rsidP="00AE5385">
            <w:pPr>
              <w:spacing w:line="480" w:lineRule="auto"/>
              <w:jc w:val="center"/>
              <w:rPr>
                <w:color w:val="000000"/>
              </w:rPr>
            </w:pPr>
            <w:proofErr w:type="spellStart"/>
            <w:r w:rsidRPr="00A40017">
              <w:rPr>
                <w:color w:val="000000"/>
              </w:rPr>
              <w:t>R</w:t>
            </w:r>
            <w:r w:rsidRPr="00A40017">
              <w:rPr>
                <w:color w:val="000000"/>
                <w:vertAlign w:val="subscript"/>
              </w:rPr>
              <w:t>long</w:t>
            </w:r>
            <w:proofErr w:type="spellEnd"/>
          </w:p>
        </w:tc>
      </w:tr>
      <w:tr w:rsidR="006F359A" w:rsidRPr="00A40017" w14:paraId="4BE6B5F4" w14:textId="77777777" w:rsidTr="00AE5385">
        <w:trPr>
          <w:trHeight w:val="320"/>
        </w:trPr>
        <w:tc>
          <w:tcPr>
            <w:tcW w:w="2362" w:type="dxa"/>
            <w:tcBorders>
              <w:top w:val="nil"/>
              <w:left w:val="nil"/>
              <w:bottom w:val="single" w:sz="4" w:space="0" w:color="auto"/>
              <w:right w:val="nil"/>
            </w:tcBorders>
            <w:shd w:val="clear" w:color="auto" w:fill="auto"/>
            <w:noWrap/>
            <w:vAlign w:val="bottom"/>
            <w:hideMark/>
          </w:tcPr>
          <w:p w14:paraId="18AEFD25" w14:textId="77777777" w:rsidR="006F359A" w:rsidRPr="00A40017" w:rsidRDefault="006F359A" w:rsidP="00AE5385">
            <w:pPr>
              <w:spacing w:line="480" w:lineRule="auto"/>
              <w:jc w:val="center"/>
              <w:rPr>
                <w:color w:val="000000"/>
              </w:rPr>
            </w:pPr>
            <w:r w:rsidRPr="00A40017">
              <w:rPr>
                <w:color w:val="000000"/>
              </w:rPr>
              <w:t>Temperature</w:t>
            </w:r>
          </w:p>
        </w:tc>
        <w:tc>
          <w:tcPr>
            <w:tcW w:w="1447" w:type="dxa"/>
            <w:tcBorders>
              <w:top w:val="nil"/>
              <w:left w:val="nil"/>
              <w:bottom w:val="single" w:sz="4" w:space="0" w:color="auto"/>
              <w:right w:val="nil"/>
            </w:tcBorders>
            <w:shd w:val="clear" w:color="auto" w:fill="auto"/>
            <w:noWrap/>
            <w:vAlign w:val="bottom"/>
            <w:hideMark/>
          </w:tcPr>
          <w:p w14:paraId="0C323F26" w14:textId="77777777" w:rsidR="006F359A" w:rsidRPr="00A40017" w:rsidRDefault="006F359A" w:rsidP="00AE5385">
            <w:pPr>
              <w:spacing w:line="480" w:lineRule="auto"/>
              <w:jc w:val="center"/>
              <w:rPr>
                <w:color w:val="000000"/>
              </w:rPr>
            </w:pPr>
            <w:r w:rsidRPr="00A40017">
              <w:rPr>
                <w:color w:val="000000"/>
              </w:rPr>
              <w:t>Estimate</w:t>
            </w:r>
          </w:p>
        </w:tc>
        <w:tc>
          <w:tcPr>
            <w:tcW w:w="1092" w:type="dxa"/>
            <w:tcBorders>
              <w:top w:val="nil"/>
              <w:left w:val="nil"/>
              <w:bottom w:val="single" w:sz="4" w:space="0" w:color="auto"/>
              <w:right w:val="nil"/>
            </w:tcBorders>
            <w:shd w:val="clear" w:color="auto" w:fill="auto"/>
            <w:noWrap/>
            <w:vAlign w:val="bottom"/>
            <w:hideMark/>
          </w:tcPr>
          <w:p w14:paraId="7EAD4BF3" w14:textId="77777777" w:rsidR="006F359A" w:rsidRPr="00A40017" w:rsidRDefault="006F359A" w:rsidP="00AE5385">
            <w:pPr>
              <w:spacing w:line="480" w:lineRule="auto"/>
              <w:jc w:val="center"/>
              <w:rPr>
                <w:color w:val="000000"/>
              </w:rPr>
            </w:pPr>
            <w:r w:rsidRPr="00A40017">
              <w:rPr>
                <w:color w:val="000000"/>
              </w:rPr>
              <w:t>Lower</w:t>
            </w:r>
          </w:p>
        </w:tc>
        <w:tc>
          <w:tcPr>
            <w:tcW w:w="1047" w:type="dxa"/>
            <w:tcBorders>
              <w:top w:val="nil"/>
              <w:left w:val="nil"/>
              <w:bottom w:val="single" w:sz="4" w:space="0" w:color="auto"/>
              <w:right w:val="nil"/>
            </w:tcBorders>
            <w:shd w:val="clear" w:color="auto" w:fill="auto"/>
            <w:noWrap/>
            <w:vAlign w:val="bottom"/>
            <w:hideMark/>
          </w:tcPr>
          <w:p w14:paraId="59479D7D" w14:textId="77777777" w:rsidR="006F359A" w:rsidRPr="00A40017" w:rsidRDefault="006F359A" w:rsidP="00AE5385">
            <w:pPr>
              <w:spacing w:line="480" w:lineRule="auto"/>
              <w:jc w:val="center"/>
              <w:rPr>
                <w:color w:val="000000"/>
              </w:rPr>
            </w:pPr>
            <w:r w:rsidRPr="00A40017">
              <w:rPr>
                <w:color w:val="000000"/>
              </w:rPr>
              <w:t>Upper</w:t>
            </w:r>
          </w:p>
        </w:tc>
        <w:tc>
          <w:tcPr>
            <w:tcW w:w="1447" w:type="dxa"/>
            <w:tcBorders>
              <w:top w:val="nil"/>
              <w:left w:val="nil"/>
              <w:bottom w:val="single" w:sz="4" w:space="0" w:color="auto"/>
              <w:right w:val="nil"/>
            </w:tcBorders>
            <w:shd w:val="clear" w:color="auto" w:fill="auto"/>
            <w:noWrap/>
            <w:vAlign w:val="bottom"/>
            <w:hideMark/>
          </w:tcPr>
          <w:p w14:paraId="2B71BA20" w14:textId="77777777" w:rsidR="006F359A" w:rsidRPr="00A40017" w:rsidRDefault="006F359A" w:rsidP="00AE5385">
            <w:pPr>
              <w:spacing w:line="480" w:lineRule="auto"/>
              <w:jc w:val="center"/>
              <w:rPr>
                <w:color w:val="000000"/>
              </w:rPr>
            </w:pPr>
            <w:r w:rsidRPr="00A40017">
              <w:rPr>
                <w:color w:val="000000"/>
              </w:rPr>
              <w:t>Estimate</w:t>
            </w:r>
          </w:p>
        </w:tc>
        <w:tc>
          <w:tcPr>
            <w:tcW w:w="1092" w:type="dxa"/>
            <w:tcBorders>
              <w:top w:val="nil"/>
              <w:left w:val="nil"/>
              <w:bottom w:val="single" w:sz="4" w:space="0" w:color="auto"/>
              <w:right w:val="nil"/>
            </w:tcBorders>
            <w:shd w:val="clear" w:color="auto" w:fill="auto"/>
            <w:noWrap/>
            <w:vAlign w:val="bottom"/>
            <w:hideMark/>
          </w:tcPr>
          <w:p w14:paraId="44FE1ED0" w14:textId="77777777" w:rsidR="006F359A" w:rsidRPr="00A40017" w:rsidRDefault="006F359A" w:rsidP="00AE5385">
            <w:pPr>
              <w:spacing w:line="480" w:lineRule="auto"/>
              <w:jc w:val="center"/>
              <w:rPr>
                <w:color w:val="000000"/>
              </w:rPr>
            </w:pPr>
            <w:r w:rsidRPr="00A40017">
              <w:rPr>
                <w:color w:val="000000"/>
              </w:rPr>
              <w:t>Lower</w:t>
            </w:r>
          </w:p>
        </w:tc>
        <w:tc>
          <w:tcPr>
            <w:tcW w:w="1047" w:type="dxa"/>
            <w:tcBorders>
              <w:top w:val="nil"/>
              <w:left w:val="nil"/>
              <w:bottom w:val="single" w:sz="4" w:space="0" w:color="auto"/>
              <w:right w:val="nil"/>
            </w:tcBorders>
            <w:shd w:val="clear" w:color="auto" w:fill="auto"/>
            <w:noWrap/>
            <w:vAlign w:val="bottom"/>
            <w:hideMark/>
          </w:tcPr>
          <w:p w14:paraId="63F0EC73" w14:textId="77777777" w:rsidR="006F359A" w:rsidRPr="00A40017" w:rsidRDefault="006F359A" w:rsidP="00AE5385">
            <w:pPr>
              <w:spacing w:line="480" w:lineRule="auto"/>
              <w:jc w:val="center"/>
              <w:rPr>
                <w:color w:val="000000"/>
              </w:rPr>
            </w:pPr>
            <w:r w:rsidRPr="00A40017">
              <w:rPr>
                <w:color w:val="000000"/>
              </w:rPr>
              <w:t>Upper</w:t>
            </w:r>
          </w:p>
        </w:tc>
        <w:tc>
          <w:tcPr>
            <w:tcW w:w="1447" w:type="dxa"/>
            <w:tcBorders>
              <w:top w:val="nil"/>
              <w:left w:val="nil"/>
              <w:bottom w:val="single" w:sz="4" w:space="0" w:color="auto"/>
              <w:right w:val="nil"/>
            </w:tcBorders>
            <w:shd w:val="clear" w:color="auto" w:fill="auto"/>
            <w:noWrap/>
            <w:vAlign w:val="bottom"/>
            <w:hideMark/>
          </w:tcPr>
          <w:p w14:paraId="2CABDE48" w14:textId="77777777" w:rsidR="006F359A" w:rsidRPr="00A40017" w:rsidRDefault="006F359A" w:rsidP="00AE5385">
            <w:pPr>
              <w:spacing w:line="480" w:lineRule="auto"/>
              <w:jc w:val="center"/>
              <w:rPr>
                <w:color w:val="000000"/>
              </w:rPr>
            </w:pPr>
            <w:r w:rsidRPr="00A40017">
              <w:rPr>
                <w:color w:val="000000"/>
              </w:rPr>
              <w:t>Estimate</w:t>
            </w:r>
          </w:p>
        </w:tc>
        <w:tc>
          <w:tcPr>
            <w:tcW w:w="1092" w:type="dxa"/>
            <w:tcBorders>
              <w:top w:val="nil"/>
              <w:left w:val="nil"/>
              <w:bottom w:val="single" w:sz="4" w:space="0" w:color="auto"/>
              <w:right w:val="nil"/>
            </w:tcBorders>
            <w:shd w:val="clear" w:color="auto" w:fill="auto"/>
            <w:noWrap/>
            <w:vAlign w:val="bottom"/>
            <w:hideMark/>
          </w:tcPr>
          <w:p w14:paraId="587B3637" w14:textId="77777777" w:rsidR="006F359A" w:rsidRPr="00A40017" w:rsidRDefault="006F359A" w:rsidP="00AE5385">
            <w:pPr>
              <w:spacing w:line="480" w:lineRule="auto"/>
              <w:jc w:val="center"/>
              <w:rPr>
                <w:color w:val="000000"/>
              </w:rPr>
            </w:pPr>
            <w:r w:rsidRPr="00A40017">
              <w:rPr>
                <w:color w:val="000000"/>
              </w:rPr>
              <w:t>Lower</w:t>
            </w:r>
          </w:p>
        </w:tc>
        <w:tc>
          <w:tcPr>
            <w:tcW w:w="1047" w:type="dxa"/>
            <w:tcBorders>
              <w:top w:val="nil"/>
              <w:left w:val="nil"/>
              <w:bottom w:val="single" w:sz="4" w:space="0" w:color="auto"/>
              <w:right w:val="nil"/>
            </w:tcBorders>
            <w:shd w:val="clear" w:color="auto" w:fill="auto"/>
            <w:noWrap/>
            <w:vAlign w:val="bottom"/>
            <w:hideMark/>
          </w:tcPr>
          <w:p w14:paraId="09DBAF74" w14:textId="77777777" w:rsidR="006F359A" w:rsidRPr="00A40017" w:rsidRDefault="006F359A" w:rsidP="00AE5385">
            <w:pPr>
              <w:spacing w:line="480" w:lineRule="auto"/>
              <w:jc w:val="center"/>
              <w:rPr>
                <w:color w:val="000000"/>
              </w:rPr>
            </w:pPr>
            <w:r w:rsidRPr="00A40017">
              <w:rPr>
                <w:color w:val="000000"/>
              </w:rPr>
              <w:t>Upper</w:t>
            </w:r>
          </w:p>
        </w:tc>
      </w:tr>
      <w:tr w:rsidR="006F359A" w:rsidRPr="00A40017" w14:paraId="0812FC76" w14:textId="77777777" w:rsidTr="00AE5385">
        <w:trPr>
          <w:trHeight w:val="320"/>
        </w:trPr>
        <w:tc>
          <w:tcPr>
            <w:tcW w:w="2362" w:type="dxa"/>
            <w:tcBorders>
              <w:top w:val="single" w:sz="4" w:space="0" w:color="auto"/>
              <w:left w:val="nil"/>
              <w:bottom w:val="nil"/>
              <w:right w:val="nil"/>
            </w:tcBorders>
            <w:shd w:val="clear" w:color="auto" w:fill="auto"/>
            <w:noWrap/>
            <w:vAlign w:val="bottom"/>
            <w:hideMark/>
          </w:tcPr>
          <w:p w14:paraId="6CDF300C" w14:textId="77777777" w:rsidR="006F359A" w:rsidRPr="00A40017" w:rsidRDefault="006F359A" w:rsidP="00AE5385">
            <w:pPr>
              <w:spacing w:line="480" w:lineRule="auto"/>
              <w:jc w:val="center"/>
              <w:rPr>
                <w:color w:val="000000"/>
              </w:rPr>
            </w:pPr>
            <w:r w:rsidRPr="00A40017">
              <w:rPr>
                <w:color w:val="000000"/>
              </w:rPr>
              <w:t>22</w:t>
            </w:r>
          </w:p>
        </w:tc>
        <w:tc>
          <w:tcPr>
            <w:tcW w:w="1447" w:type="dxa"/>
            <w:tcBorders>
              <w:top w:val="single" w:sz="4" w:space="0" w:color="auto"/>
              <w:left w:val="nil"/>
              <w:bottom w:val="nil"/>
              <w:right w:val="nil"/>
            </w:tcBorders>
            <w:shd w:val="clear" w:color="auto" w:fill="auto"/>
            <w:noWrap/>
            <w:vAlign w:val="bottom"/>
            <w:hideMark/>
          </w:tcPr>
          <w:p w14:paraId="49433777" w14:textId="77777777" w:rsidR="006F359A" w:rsidRPr="00A40017" w:rsidRDefault="006F359A" w:rsidP="00AE5385">
            <w:pPr>
              <w:spacing w:line="480" w:lineRule="auto"/>
              <w:jc w:val="center"/>
              <w:rPr>
                <w:color w:val="000000"/>
              </w:rPr>
            </w:pPr>
            <w:r w:rsidRPr="00A40017">
              <w:rPr>
                <w:color w:val="000000"/>
              </w:rPr>
              <w:t>0.76</w:t>
            </w:r>
          </w:p>
        </w:tc>
        <w:tc>
          <w:tcPr>
            <w:tcW w:w="1092" w:type="dxa"/>
            <w:tcBorders>
              <w:top w:val="single" w:sz="4" w:space="0" w:color="auto"/>
              <w:left w:val="nil"/>
              <w:bottom w:val="nil"/>
              <w:right w:val="nil"/>
            </w:tcBorders>
            <w:shd w:val="clear" w:color="auto" w:fill="auto"/>
            <w:noWrap/>
            <w:vAlign w:val="bottom"/>
            <w:hideMark/>
          </w:tcPr>
          <w:p w14:paraId="32B3BADB" w14:textId="77777777" w:rsidR="006F359A" w:rsidRPr="00A40017" w:rsidRDefault="006F359A" w:rsidP="00AE5385">
            <w:pPr>
              <w:spacing w:line="480" w:lineRule="auto"/>
              <w:jc w:val="center"/>
              <w:rPr>
                <w:color w:val="000000"/>
              </w:rPr>
            </w:pPr>
            <w:r w:rsidRPr="00A40017">
              <w:rPr>
                <w:color w:val="000000"/>
              </w:rPr>
              <w:t>0.59</w:t>
            </w:r>
          </w:p>
        </w:tc>
        <w:tc>
          <w:tcPr>
            <w:tcW w:w="1047" w:type="dxa"/>
            <w:tcBorders>
              <w:top w:val="single" w:sz="4" w:space="0" w:color="auto"/>
              <w:left w:val="nil"/>
              <w:bottom w:val="nil"/>
              <w:right w:val="nil"/>
            </w:tcBorders>
            <w:shd w:val="clear" w:color="auto" w:fill="auto"/>
            <w:noWrap/>
            <w:vAlign w:val="bottom"/>
            <w:hideMark/>
          </w:tcPr>
          <w:p w14:paraId="3414293E" w14:textId="77777777" w:rsidR="006F359A" w:rsidRPr="00A40017" w:rsidRDefault="006F359A" w:rsidP="00AE5385">
            <w:pPr>
              <w:spacing w:line="480" w:lineRule="auto"/>
              <w:jc w:val="center"/>
              <w:rPr>
                <w:color w:val="000000"/>
              </w:rPr>
            </w:pPr>
            <w:r w:rsidRPr="00A40017">
              <w:rPr>
                <w:color w:val="000000"/>
              </w:rPr>
              <w:t>1</w:t>
            </w:r>
          </w:p>
        </w:tc>
        <w:tc>
          <w:tcPr>
            <w:tcW w:w="1447" w:type="dxa"/>
            <w:tcBorders>
              <w:top w:val="single" w:sz="4" w:space="0" w:color="auto"/>
              <w:left w:val="nil"/>
              <w:bottom w:val="nil"/>
              <w:right w:val="nil"/>
            </w:tcBorders>
            <w:shd w:val="clear" w:color="auto" w:fill="auto"/>
            <w:noWrap/>
            <w:vAlign w:val="bottom"/>
            <w:hideMark/>
          </w:tcPr>
          <w:p w14:paraId="047F0685" w14:textId="77777777" w:rsidR="006F359A" w:rsidRPr="00A40017" w:rsidRDefault="006F359A" w:rsidP="00AE5385">
            <w:pPr>
              <w:spacing w:line="480" w:lineRule="auto"/>
              <w:jc w:val="center"/>
              <w:rPr>
                <w:color w:val="000000"/>
              </w:rPr>
            </w:pPr>
            <w:r w:rsidRPr="00A40017">
              <w:rPr>
                <w:color w:val="000000"/>
              </w:rPr>
              <w:t>0.15</w:t>
            </w:r>
          </w:p>
        </w:tc>
        <w:tc>
          <w:tcPr>
            <w:tcW w:w="1092" w:type="dxa"/>
            <w:tcBorders>
              <w:top w:val="single" w:sz="4" w:space="0" w:color="auto"/>
              <w:left w:val="nil"/>
              <w:bottom w:val="nil"/>
              <w:right w:val="nil"/>
            </w:tcBorders>
            <w:shd w:val="clear" w:color="auto" w:fill="auto"/>
            <w:noWrap/>
            <w:vAlign w:val="bottom"/>
            <w:hideMark/>
          </w:tcPr>
          <w:p w14:paraId="1829CB60" w14:textId="77777777" w:rsidR="006F359A" w:rsidRPr="00A40017" w:rsidRDefault="006F359A" w:rsidP="00AE5385">
            <w:pPr>
              <w:spacing w:line="480" w:lineRule="auto"/>
              <w:jc w:val="center"/>
              <w:rPr>
                <w:color w:val="000000"/>
              </w:rPr>
            </w:pPr>
            <w:r w:rsidRPr="00A40017">
              <w:rPr>
                <w:color w:val="000000"/>
              </w:rPr>
              <w:t>0.1</w:t>
            </w:r>
          </w:p>
        </w:tc>
        <w:tc>
          <w:tcPr>
            <w:tcW w:w="1047" w:type="dxa"/>
            <w:tcBorders>
              <w:top w:val="single" w:sz="4" w:space="0" w:color="auto"/>
              <w:left w:val="nil"/>
              <w:bottom w:val="nil"/>
              <w:right w:val="nil"/>
            </w:tcBorders>
            <w:shd w:val="clear" w:color="auto" w:fill="auto"/>
            <w:noWrap/>
            <w:vAlign w:val="bottom"/>
            <w:hideMark/>
          </w:tcPr>
          <w:p w14:paraId="166BD80D" w14:textId="77777777" w:rsidR="006F359A" w:rsidRPr="00A40017" w:rsidRDefault="006F359A" w:rsidP="00AE5385">
            <w:pPr>
              <w:spacing w:line="480" w:lineRule="auto"/>
              <w:jc w:val="center"/>
              <w:rPr>
                <w:color w:val="000000"/>
              </w:rPr>
            </w:pPr>
            <w:r w:rsidRPr="00A40017">
              <w:rPr>
                <w:color w:val="000000"/>
              </w:rPr>
              <w:t>0.22</w:t>
            </w:r>
          </w:p>
        </w:tc>
        <w:tc>
          <w:tcPr>
            <w:tcW w:w="1447" w:type="dxa"/>
            <w:tcBorders>
              <w:top w:val="single" w:sz="4" w:space="0" w:color="auto"/>
              <w:left w:val="nil"/>
              <w:bottom w:val="nil"/>
              <w:right w:val="nil"/>
            </w:tcBorders>
            <w:shd w:val="clear" w:color="auto" w:fill="auto"/>
            <w:noWrap/>
            <w:vAlign w:val="bottom"/>
            <w:hideMark/>
          </w:tcPr>
          <w:p w14:paraId="424C2AB6" w14:textId="77777777" w:rsidR="006F359A" w:rsidRPr="00A40017" w:rsidRDefault="006F359A" w:rsidP="00AE5385">
            <w:pPr>
              <w:spacing w:line="480" w:lineRule="auto"/>
              <w:jc w:val="center"/>
              <w:rPr>
                <w:color w:val="000000"/>
              </w:rPr>
            </w:pPr>
            <w:r w:rsidRPr="00A40017">
              <w:rPr>
                <w:color w:val="000000"/>
              </w:rPr>
              <w:t>0.12</w:t>
            </w:r>
          </w:p>
        </w:tc>
        <w:tc>
          <w:tcPr>
            <w:tcW w:w="1092" w:type="dxa"/>
            <w:tcBorders>
              <w:top w:val="single" w:sz="4" w:space="0" w:color="auto"/>
              <w:left w:val="nil"/>
              <w:bottom w:val="nil"/>
              <w:right w:val="nil"/>
            </w:tcBorders>
            <w:shd w:val="clear" w:color="auto" w:fill="auto"/>
            <w:noWrap/>
            <w:vAlign w:val="bottom"/>
            <w:hideMark/>
          </w:tcPr>
          <w:p w14:paraId="7F0F6699" w14:textId="77777777" w:rsidR="006F359A" w:rsidRPr="00A40017" w:rsidRDefault="006F359A" w:rsidP="00AE5385">
            <w:pPr>
              <w:spacing w:line="480" w:lineRule="auto"/>
              <w:jc w:val="center"/>
              <w:rPr>
                <w:color w:val="000000"/>
              </w:rPr>
            </w:pPr>
            <w:r w:rsidRPr="00A40017">
              <w:rPr>
                <w:color w:val="000000"/>
              </w:rPr>
              <w:t>0.07</w:t>
            </w:r>
          </w:p>
        </w:tc>
        <w:tc>
          <w:tcPr>
            <w:tcW w:w="1047" w:type="dxa"/>
            <w:tcBorders>
              <w:top w:val="single" w:sz="4" w:space="0" w:color="auto"/>
              <w:left w:val="nil"/>
              <w:bottom w:val="nil"/>
              <w:right w:val="nil"/>
            </w:tcBorders>
            <w:shd w:val="clear" w:color="auto" w:fill="auto"/>
            <w:noWrap/>
            <w:vAlign w:val="bottom"/>
            <w:hideMark/>
          </w:tcPr>
          <w:p w14:paraId="0CDFFDA9" w14:textId="77777777" w:rsidR="006F359A" w:rsidRPr="00A40017" w:rsidRDefault="006F359A" w:rsidP="00AE5385">
            <w:pPr>
              <w:spacing w:line="480" w:lineRule="auto"/>
              <w:jc w:val="center"/>
              <w:rPr>
                <w:color w:val="000000"/>
              </w:rPr>
            </w:pPr>
            <w:r w:rsidRPr="00A40017">
              <w:rPr>
                <w:color w:val="000000"/>
              </w:rPr>
              <w:t>0.18</w:t>
            </w:r>
          </w:p>
        </w:tc>
      </w:tr>
      <w:tr w:rsidR="006F359A" w:rsidRPr="00A40017" w14:paraId="6DAB0F5E" w14:textId="77777777" w:rsidTr="00AE5385">
        <w:trPr>
          <w:trHeight w:val="320"/>
        </w:trPr>
        <w:tc>
          <w:tcPr>
            <w:tcW w:w="2362" w:type="dxa"/>
            <w:tcBorders>
              <w:top w:val="nil"/>
              <w:left w:val="nil"/>
              <w:bottom w:val="nil"/>
              <w:right w:val="nil"/>
            </w:tcBorders>
            <w:shd w:val="clear" w:color="auto" w:fill="auto"/>
            <w:noWrap/>
            <w:vAlign w:val="bottom"/>
            <w:hideMark/>
          </w:tcPr>
          <w:p w14:paraId="5B6BF9F5" w14:textId="77777777" w:rsidR="006F359A" w:rsidRPr="00A40017" w:rsidRDefault="006F359A" w:rsidP="00AE5385">
            <w:pPr>
              <w:spacing w:line="480" w:lineRule="auto"/>
              <w:jc w:val="center"/>
              <w:rPr>
                <w:color w:val="000000"/>
              </w:rPr>
            </w:pPr>
            <w:r w:rsidRPr="00A40017">
              <w:rPr>
                <w:color w:val="000000"/>
              </w:rPr>
              <w:t>24</w:t>
            </w:r>
          </w:p>
        </w:tc>
        <w:tc>
          <w:tcPr>
            <w:tcW w:w="1447" w:type="dxa"/>
            <w:tcBorders>
              <w:top w:val="nil"/>
              <w:left w:val="nil"/>
              <w:bottom w:val="nil"/>
              <w:right w:val="nil"/>
            </w:tcBorders>
            <w:shd w:val="clear" w:color="auto" w:fill="auto"/>
            <w:noWrap/>
            <w:vAlign w:val="bottom"/>
            <w:hideMark/>
          </w:tcPr>
          <w:p w14:paraId="58610398" w14:textId="77777777" w:rsidR="006F359A" w:rsidRPr="00A40017" w:rsidRDefault="006F359A" w:rsidP="00AE5385">
            <w:pPr>
              <w:spacing w:line="480" w:lineRule="auto"/>
              <w:jc w:val="center"/>
              <w:rPr>
                <w:color w:val="000000"/>
              </w:rPr>
            </w:pPr>
            <w:r w:rsidRPr="00A40017">
              <w:rPr>
                <w:color w:val="000000"/>
              </w:rPr>
              <w:t>0.46</w:t>
            </w:r>
          </w:p>
        </w:tc>
        <w:tc>
          <w:tcPr>
            <w:tcW w:w="1092" w:type="dxa"/>
            <w:tcBorders>
              <w:top w:val="nil"/>
              <w:left w:val="nil"/>
              <w:bottom w:val="nil"/>
              <w:right w:val="nil"/>
            </w:tcBorders>
            <w:shd w:val="clear" w:color="auto" w:fill="auto"/>
            <w:noWrap/>
            <w:vAlign w:val="bottom"/>
            <w:hideMark/>
          </w:tcPr>
          <w:p w14:paraId="1CD3C506" w14:textId="77777777" w:rsidR="006F359A" w:rsidRPr="00A40017" w:rsidRDefault="006F359A" w:rsidP="00AE5385">
            <w:pPr>
              <w:spacing w:line="480" w:lineRule="auto"/>
              <w:jc w:val="center"/>
              <w:rPr>
                <w:color w:val="000000"/>
              </w:rPr>
            </w:pPr>
            <w:r w:rsidRPr="00A40017">
              <w:rPr>
                <w:color w:val="000000"/>
              </w:rPr>
              <w:t>0.3</w:t>
            </w:r>
          </w:p>
        </w:tc>
        <w:tc>
          <w:tcPr>
            <w:tcW w:w="1047" w:type="dxa"/>
            <w:tcBorders>
              <w:top w:val="nil"/>
              <w:left w:val="nil"/>
              <w:bottom w:val="nil"/>
              <w:right w:val="nil"/>
            </w:tcBorders>
            <w:shd w:val="clear" w:color="auto" w:fill="auto"/>
            <w:noWrap/>
            <w:vAlign w:val="bottom"/>
            <w:hideMark/>
          </w:tcPr>
          <w:p w14:paraId="033A32C0" w14:textId="77777777" w:rsidR="006F359A" w:rsidRPr="00A40017" w:rsidRDefault="006F359A" w:rsidP="00AE5385">
            <w:pPr>
              <w:spacing w:line="480" w:lineRule="auto"/>
              <w:jc w:val="center"/>
              <w:rPr>
                <w:color w:val="000000"/>
              </w:rPr>
            </w:pPr>
            <w:r w:rsidRPr="00A40017">
              <w:rPr>
                <w:color w:val="000000"/>
              </w:rPr>
              <w:t>0.62</w:t>
            </w:r>
          </w:p>
        </w:tc>
        <w:tc>
          <w:tcPr>
            <w:tcW w:w="1447" w:type="dxa"/>
            <w:tcBorders>
              <w:top w:val="nil"/>
              <w:left w:val="nil"/>
              <w:bottom w:val="nil"/>
              <w:right w:val="nil"/>
            </w:tcBorders>
            <w:shd w:val="clear" w:color="auto" w:fill="auto"/>
            <w:noWrap/>
            <w:vAlign w:val="bottom"/>
            <w:hideMark/>
          </w:tcPr>
          <w:p w14:paraId="6AB9B2BC" w14:textId="77777777" w:rsidR="006F359A" w:rsidRPr="00A40017" w:rsidRDefault="006F359A" w:rsidP="00AE5385">
            <w:pPr>
              <w:spacing w:line="480" w:lineRule="auto"/>
              <w:jc w:val="center"/>
              <w:rPr>
                <w:color w:val="000000"/>
              </w:rPr>
            </w:pPr>
            <w:r w:rsidRPr="00A40017">
              <w:rPr>
                <w:color w:val="000000"/>
              </w:rPr>
              <w:t>0.36</w:t>
            </w:r>
          </w:p>
        </w:tc>
        <w:tc>
          <w:tcPr>
            <w:tcW w:w="1092" w:type="dxa"/>
            <w:tcBorders>
              <w:top w:val="nil"/>
              <w:left w:val="nil"/>
              <w:bottom w:val="nil"/>
              <w:right w:val="nil"/>
            </w:tcBorders>
            <w:shd w:val="clear" w:color="auto" w:fill="auto"/>
            <w:noWrap/>
            <w:vAlign w:val="bottom"/>
            <w:hideMark/>
          </w:tcPr>
          <w:p w14:paraId="710ABEF9" w14:textId="77777777" w:rsidR="006F359A" w:rsidRPr="00A40017" w:rsidRDefault="006F359A" w:rsidP="00AE5385">
            <w:pPr>
              <w:spacing w:line="480" w:lineRule="auto"/>
              <w:jc w:val="center"/>
              <w:rPr>
                <w:color w:val="000000"/>
              </w:rPr>
            </w:pPr>
            <w:r w:rsidRPr="00A40017">
              <w:rPr>
                <w:color w:val="000000"/>
              </w:rPr>
              <w:t>0.28</w:t>
            </w:r>
          </w:p>
        </w:tc>
        <w:tc>
          <w:tcPr>
            <w:tcW w:w="1047" w:type="dxa"/>
            <w:tcBorders>
              <w:top w:val="nil"/>
              <w:left w:val="nil"/>
              <w:bottom w:val="nil"/>
              <w:right w:val="nil"/>
            </w:tcBorders>
            <w:shd w:val="clear" w:color="auto" w:fill="auto"/>
            <w:noWrap/>
            <w:vAlign w:val="bottom"/>
            <w:hideMark/>
          </w:tcPr>
          <w:p w14:paraId="444D3DC9" w14:textId="77777777" w:rsidR="006F359A" w:rsidRPr="00A40017" w:rsidRDefault="006F359A" w:rsidP="00AE5385">
            <w:pPr>
              <w:spacing w:line="480" w:lineRule="auto"/>
              <w:jc w:val="center"/>
              <w:rPr>
                <w:color w:val="000000"/>
              </w:rPr>
            </w:pPr>
            <w:r w:rsidRPr="00A40017">
              <w:rPr>
                <w:color w:val="000000"/>
              </w:rPr>
              <w:t>0.43</w:t>
            </w:r>
          </w:p>
        </w:tc>
        <w:tc>
          <w:tcPr>
            <w:tcW w:w="1447" w:type="dxa"/>
            <w:tcBorders>
              <w:top w:val="nil"/>
              <w:left w:val="nil"/>
              <w:bottom w:val="nil"/>
              <w:right w:val="nil"/>
            </w:tcBorders>
            <w:shd w:val="clear" w:color="auto" w:fill="auto"/>
            <w:noWrap/>
            <w:vAlign w:val="bottom"/>
            <w:hideMark/>
          </w:tcPr>
          <w:p w14:paraId="62480E13" w14:textId="77777777" w:rsidR="006F359A" w:rsidRPr="00A40017" w:rsidRDefault="006F359A" w:rsidP="00AE5385">
            <w:pPr>
              <w:spacing w:line="480" w:lineRule="auto"/>
              <w:jc w:val="center"/>
              <w:rPr>
                <w:color w:val="000000"/>
              </w:rPr>
            </w:pPr>
            <w:r w:rsidRPr="00A40017">
              <w:rPr>
                <w:color w:val="000000"/>
              </w:rPr>
              <w:t>0.16</w:t>
            </w:r>
          </w:p>
        </w:tc>
        <w:tc>
          <w:tcPr>
            <w:tcW w:w="1092" w:type="dxa"/>
            <w:tcBorders>
              <w:top w:val="nil"/>
              <w:left w:val="nil"/>
              <w:bottom w:val="nil"/>
              <w:right w:val="nil"/>
            </w:tcBorders>
            <w:shd w:val="clear" w:color="auto" w:fill="auto"/>
            <w:noWrap/>
            <w:vAlign w:val="bottom"/>
            <w:hideMark/>
          </w:tcPr>
          <w:p w14:paraId="0150E8BD" w14:textId="77777777" w:rsidR="006F359A" w:rsidRPr="00A40017" w:rsidRDefault="006F359A" w:rsidP="00AE5385">
            <w:pPr>
              <w:spacing w:line="480" w:lineRule="auto"/>
              <w:jc w:val="center"/>
              <w:rPr>
                <w:color w:val="000000"/>
              </w:rPr>
            </w:pPr>
            <w:r w:rsidRPr="00A40017">
              <w:rPr>
                <w:color w:val="000000"/>
              </w:rPr>
              <w:t>0.09</w:t>
            </w:r>
          </w:p>
        </w:tc>
        <w:tc>
          <w:tcPr>
            <w:tcW w:w="1047" w:type="dxa"/>
            <w:tcBorders>
              <w:top w:val="nil"/>
              <w:left w:val="nil"/>
              <w:bottom w:val="nil"/>
              <w:right w:val="nil"/>
            </w:tcBorders>
            <w:shd w:val="clear" w:color="auto" w:fill="auto"/>
            <w:noWrap/>
            <w:vAlign w:val="bottom"/>
            <w:hideMark/>
          </w:tcPr>
          <w:p w14:paraId="17FD5B7A" w14:textId="77777777" w:rsidR="006F359A" w:rsidRPr="00A40017" w:rsidRDefault="006F359A" w:rsidP="00AE5385">
            <w:pPr>
              <w:spacing w:line="480" w:lineRule="auto"/>
              <w:jc w:val="center"/>
              <w:rPr>
                <w:color w:val="000000"/>
              </w:rPr>
            </w:pPr>
            <w:r w:rsidRPr="00A40017">
              <w:rPr>
                <w:color w:val="000000"/>
              </w:rPr>
              <w:t>0.24</w:t>
            </w:r>
          </w:p>
        </w:tc>
      </w:tr>
      <w:tr w:rsidR="006F359A" w:rsidRPr="00A40017" w14:paraId="3722985F" w14:textId="77777777" w:rsidTr="00AE5385">
        <w:trPr>
          <w:trHeight w:val="320"/>
        </w:trPr>
        <w:tc>
          <w:tcPr>
            <w:tcW w:w="2362" w:type="dxa"/>
            <w:tcBorders>
              <w:top w:val="nil"/>
              <w:left w:val="nil"/>
              <w:bottom w:val="nil"/>
              <w:right w:val="nil"/>
            </w:tcBorders>
            <w:shd w:val="clear" w:color="auto" w:fill="auto"/>
            <w:noWrap/>
            <w:vAlign w:val="bottom"/>
            <w:hideMark/>
          </w:tcPr>
          <w:p w14:paraId="56796965" w14:textId="77777777" w:rsidR="006F359A" w:rsidRPr="00A40017" w:rsidRDefault="006F359A" w:rsidP="00AE5385">
            <w:pPr>
              <w:spacing w:line="480" w:lineRule="auto"/>
              <w:jc w:val="center"/>
              <w:rPr>
                <w:color w:val="000000"/>
              </w:rPr>
            </w:pPr>
            <w:r w:rsidRPr="00A40017">
              <w:rPr>
                <w:color w:val="000000"/>
              </w:rPr>
              <w:t>26</w:t>
            </w:r>
          </w:p>
        </w:tc>
        <w:tc>
          <w:tcPr>
            <w:tcW w:w="1447" w:type="dxa"/>
            <w:tcBorders>
              <w:top w:val="nil"/>
              <w:left w:val="nil"/>
              <w:bottom w:val="nil"/>
              <w:right w:val="nil"/>
            </w:tcBorders>
            <w:shd w:val="clear" w:color="auto" w:fill="auto"/>
            <w:noWrap/>
            <w:vAlign w:val="bottom"/>
            <w:hideMark/>
          </w:tcPr>
          <w:p w14:paraId="0ACD1AA4" w14:textId="77777777" w:rsidR="006F359A" w:rsidRPr="00A40017" w:rsidRDefault="006F359A" w:rsidP="00AE5385">
            <w:pPr>
              <w:spacing w:line="480" w:lineRule="auto"/>
              <w:jc w:val="center"/>
              <w:rPr>
                <w:color w:val="000000"/>
              </w:rPr>
            </w:pPr>
            <w:r w:rsidRPr="00A40017">
              <w:rPr>
                <w:color w:val="000000"/>
              </w:rPr>
              <w:t>0.53</w:t>
            </w:r>
          </w:p>
        </w:tc>
        <w:tc>
          <w:tcPr>
            <w:tcW w:w="1092" w:type="dxa"/>
            <w:tcBorders>
              <w:top w:val="nil"/>
              <w:left w:val="nil"/>
              <w:bottom w:val="nil"/>
              <w:right w:val="nil"/>
            </w:tcBorders>
            <w:shd w:val="clear" w:color="auto" w:fill="auto"/>
            <w:noWrap/>
            <w:vAlign w:val="bottom"/>
            <w:hideMark/>
          </w:tcPr>
          <w:p w14:paraId="7983BBF9" w14:textId="77777777" w:rsidR="006F359A" w:rsidRPr="00A40017" w:rsidRDefault="006F359A" w:rsidP="00AE5385">
            <w:pPr>
              <w:spacing w:line="480" w:lineRule="auto"/>
              <w:jc w:val="center"/>
              <w:rPr>
                <w:color w:val="000000"/>
              </w:rPr>
            </w:pPr>
            <w:r w:rsidRPr="00A40017">
              <w:rPr>
                <w:color w:val="000000"/>
              </w:rPr>
              <w:t>0.38</w:t>
            </w:r>
          </w:p>
        </w:tc>
        <w:tc>
          <w:tcPr>
            <w:tcW w:w="1047" w:type="dxa"/>
            <w:tcBorders>
              <w:top w:val="nil"/>
              <w:left w:val="nil"/>
              <w:bottom w:val="nil"/>
              <w:right w:val="nil"/>
            </w:tcBorders>
            <w:shd w:val="clear" w:color="auto" w:fill="auto"/>
            <w:noWrap/>
            <w:vAlign w:val="bottom"/>
            <w:hideMark/>
          </w:tcPr>
          <w:p w14:paraId="4DCF3AB7" w14:textId="77777777" w:rsidR="006F359A" w:rsidRPr="00A40017" w:rsidRDefault="006F359A" w:rsidP="00AE5385">
            <w:pPr>
              <w:spacing w:line="480" w:lineRule="auto"/>
              <w:jc w:val="center"/>
              <w:rPr>
                <w:color w:val="000000"/>
              </w:rPr>
            </w:pPr>
            <w:r w:rsidRPr="00A40017">
              <w:rPr>
                <w:color w:val="000000"/>
              </w:rPr>
              <w:t>0.69</w:t>
            </w:r>
          </w:p>
        </w:tc>
        <w:tc>
          <w:tcPr>
            <w:tcW w:w="1447" w:type="dxa"/>
            <w:tcBorders>
              <w:top w:val="nil"/>
              <w:left w:val="nil"/>
              <w:bottom w:val="nil"/>
              <w:right w:val="nil"/>
            </w:tcBorders>
            <w:shd w:val="clear" w:color="auto" w:fill="auto"/>
            <w:noWrap/>
            <w:vAlign w:val="bottom"/>
            <w:hideMark/>
          </w:tcPr>
          <w:p w14:paraId="220C50AE" w14:textId="77777777" w:rsidR="006F359A" w:rsidRPr="00A40017" w:rsidRDefault="006F359A" w:rsidP="00AE5385">
            <w:pPr>
              <w:spacing w:line="480" w:lineRule="auto"/>
              <w:jc w:val="center"/>
              <w:rPr>
                <w:color w:val="000000"/>
              </w:rPr>
            </w:pPr>
            <w:r w:rsidRPr="00A40017">
              <w:rPr>
                <w:color w:val="000000"/>
              </w:rPr>
              <w:t>0.33</w:t>
            </w:r>
          </w:p>
        </w:tc>
        <w:tc>
          <w:tcPr>
            <w:tcW w:w="1092" w:type="dxa"/>
            <w:tcBorders>
              <w:top w:val="nil"/>
              <w:left w:val="nil"/>
              <w:bottom w:val="nil"/>
              <w:right w:val="nil"/>
            </w:tcBorders>
            <w:shd w:val="clear" w:color="auto" w:fill="auto"/>
            <w:noWrap/>
            <w:vAlign w:val="bottom"/>
            <w:hideMark/>
          </w:tcPr>
          <w:p w14:paraId="4D7FE0A7" w14:textId="77777777" w:rsidR="006F359A" w:rsidRPr="00A40017" w:rsidRDefault="006F359A" w:rsidP="00AE5385">
            <w:pPr>
              <w:spacing w:line="480" w:lineRule="auto"/>
              <w:jc w:val="center"/>
              <w:rPr>
                <w:color w:val="000000"/>
              </w:rPr>
            </w:pPr>
            <w:r w:rsidRPr="00A40017">
              <w:rPr>
                <w:color w:val="000000"/>
              </w:rPr>
              <w:t>0.26</w:t>
            </w:r>
          </w:p>
        </w:tc>
        <w:tc>
          <w:tcPr>
            <w:tcW w:w="1047" w:type="dxa"/>
            <w:tcBorders>
              <w:top w:val="nil"/>
              <w:left w:val="nil"/>
              <w:bottom w:val="nil"/>
              <w:right w:val="nil"/>
            </w:tcBorders>
            <w:shd w:val="clear" w:color="auto" w:fill="auto"/>
            <w:noWrap/>
            <w:vAlign w:val="bottom"/>
            <w:hideMark/>
          </w:tcPr>
          <w:p w14:paraId="3DDA3E69" w14:textId="77777777" w:rsidR="006F359A" w:rsidRPr="00A40017" w:rsidRDefault="006F359A" w:rsidP="00AE5385">
            <w:pPr>
              <w:spacing w:line="480" w:lineRule="auto"/>
              <w:jc w:val="center"/>
              <w:rPr>
                <w:color w:val="000000"/>
              </w:rPr>
            </w:pPr>
            <w:r w:rsidRPr="00A40017">
              <w:rPr>
                <w:color w:val="000000"/>
              </w:rPr>
              <w:t>0.41</w:t>
            </w:r>
          </w:p>
        </w:tc>
        <w:tc>
          <w:tcPr>
            <w:tcW w:w="1447" w:type="dxa"/>
            <w:tcBorders>
              <w:top w:val="nil"/>
              <w:left w:val="nil"/>
              <w:bottom w:val="nil"/>
              <w:right w:val="nil"/>
            </w:tcBorders>
            <w:shd w:val="clear" w:color="auto" w:fill="auto"/>
            <w:noWrap/>
            <w:vAlign w:val="bottom"/>
            <w:hideMark/>
          </w:tcPr>
          <w:p w14:paraId="78991084" w14:textId="77777777" w:rsidR="006F359A" w:rsidRPr="00A40017" w:rsidRDefault="006F359A" w:rsidP="00AE5385">
            <w:pPr>
              <w:spacing w:line="480" w:lineRule="auto"/>
              <w:jc w:val="center"/>
              <w:rPr>
                <w:color w:val="000000"/>
              </w:rPr>
            </w:pPr>
            <w:r w:rsidRPr="00A40017">
              <w:rPr>
                <w:color w:val="000000"/>
              </w:rPr>
              <w:t>0.18</w:t>
            </w:r>
          </w:p>
        </w:tc>
        <w:tc>
          <w:tcPr>
            <w:tcW w:w="1092" w:type="dxa"/>
            <w:tcBorders>
              <w:top w:val="nil"/>
              <w:left w:val="nil"/>
              <w:bottom w:val="nil"/>
              <w:right w:val="nil"/>
            </w:tcBorders>
            <w:shd w:val="clear" w:color="auto" w:fill="auto"/>
            <w:noWrap/>
            <w:vAlign w:val="bottom"/>
            <w:hideMark/>
          </w:tcPr>
          <w:p w14:paraId="231B9802" w14:textId="77777777" w:rsidR="006F359A" w:rsidRPr="00A40017" w:rsidRDefault="006F359A" w:rsidP="00AE5385">
            <w:pPr>
              <w:spacing w:line="480" w:lineRule="auto"/>
              <w:jc w:val="center"/>
              <w:rPr>
                <w:color w:val="000000"/>
              </w:rPr>
            </w:pPr>
            <w:r w:rsidRPr="00A40017">
              <w:rPr>
                <w:color w:val="000000"/>
              </w:rPr>
              <w:t>0.1</w:t>
            </w:r>
          </w:p>
        </w:tc>
        <w:tc>
          <w:tcPr>
            <w:tcW w:w="1047" w:type="dxa"/>
            <w:tcBorders>
              <w:top w:val="nil"/>
              <w:left w:val="nil"/>
              <w:bottom w:val="nil"/>
              <w:right w:val="nil"/>
            </w:tcBorders>
            <w:shd w:val="clear" w:color="auto" w:fill="auto"/>
            <w:noWrap/>
            <w:vAlign w:val="bottom"/>
            <w:hideMark/>
          </w:tcPr>
          <w:p w14:paraId="74A34889" w14:textId="77777777" w:rsidR="006F359A" w:rsidRPr="00A40017" w:rsidRDefault="006F359A" w:rsidP="00AE5385">
            <w:pPr>
              <w:spacing w:line="480" w:lineRule="auto"/>
              <w:jc w:val="center"/>
              <w:rPr>
                <w:color w:val="000000"/>
              </w:rPr>
            </w:pPr>
            <w:r w:rsidRPr="00A40017">
              <w:rPr>
                <w:color w:val="000000"/>
              </w:rPr>
              <w:t>0.27</w:t>
            </w:r>
          </w:p>
        </w:tc>
      </w:tr>
      <w:tr w:rsidR="006F359A" w:rsidRPr="00A40017" w14:paraId="2C0E5E67" w14:textId="77777777" w:rsidTr="00AE5385">
        <w:trPr>
          <w:trHeight w:val="320"/>
        </w:trPr>
        <w:tc>
          <w:tcPr>
            <w:tcW w:w="2362" w:type="dxa"/>
            <w:tcBorders>
              <w:top w:val="nil"/>
              <w:left w:val="nil"/>
              <w:bottom w:val="nil"/>
              <w:right w:val="nil"/>
            </w:tcBorders>
            <w:shd w:val="clear" w:color="auto" w:fill="auto"/>
            <w:noWrap/>
            <w:vAlign w:val="bottom"/>
            <w:hideMark/>
          </w:tcPr>
          <w:p w14:paraId="453C3DDE" w14:textId="77777777" w:rsidR="006F359A" w:rsidRPr="00A40017" w:rsidRDefault="006F359A" w:rsidP="00AE5385">
            <w:pPr>
              <w:spacing w:line="480" w:lineRule="auto"/>
              <w:jc w:val="center"/>
              <w:rPr>
                <w:color w:val="000000"/>
              </w:rPr>
            </w:pPr>
            <w:r w:rsidRPr="00A40017">
              <w:rPr>
                <w:color w:val="000000"/>
              </w:rPr>
              <w:t>28</w:t>
            </w:r>
          </w:p>
        </w:tc>
        <w:tc>
          <w:tcPr>
            <w:tcW w:w="1447" w:type="dxa"/>
            <w:tcBorders>
              <w:top w:val="nil"/>
              <w:left w:val="nil"/>
              <w:bottom w:val="nil"/>
              <w:right w:val="nil"/>
            </w:tcBorders>
            <w:shd w:val="clear" w:color="auto" w:fill="auto"/>
            <w:noWrap/>
            <w:vAlign w:val="bottom"/>
            <w:hideMark/>
          </w:tcPr>
          <w:p w14:paraId="331E40D2" w14:textId="77777777" w:rsidR="006F359A" w:rsidRPr="00A40017" w:rsidRDefault="006F359A" w:rsidP="00AE5385">
            <w:pPr>
              <w:spacing w:line="480" w:lineRule="auto"/>
              <w:jc w:val="center"/>
              <w:rPr>
                <w:color w:val="000000"/>
              </w:rPr>
            </w:pPr>
            <w:r w:rsidRPr="00A40017">
              <w:rPr>
                <w:color w:val="000000"/>
              </w:rPr>
              <w:t>0.61</w:t>
            </w:r>
          </w:p>
        </w:tc>
        <w:tc>
          <w:tcPr>
            <w:tcW w:w="1092" w:type="dxa"/>
            <w:tcBorders>
              <w:top w:val="nil"/>
              <w:left w:val="nil"/>
              <w:bottom w:val="nil"/>
              <w:right w:val="nil"/>
            </w:tcBorders>
            <w:shd w:val="clear" w:color="auto" w:fill="auto"/>
            <w:noWrap/>
            <w:vAlign w:val="bottom"/>
            <w:hideMark/>
          </w:tcPr>
          <w:p w14:paraId="2AA98398" w14:textId="77777777" w:rsidR="006F359A" w:rsidRPr="00A40017" w:rsidRDefault="006F359A" w:rsidP="00AE5385">
            <w:pPr>
              <w:spacing w:line="480" w:lineRule="auto"/>
              <w:jc w:val="center"/>
              <w:rPr>
                <w:color w:val="000000"/>
              </w:rPr>
            </w:pPr>
            <w:r w:rsidRPr="00A40017">
              <w:rPr>
                <w:color w:val="000000"/>
              </w:rPr>
              <w:t>0.47</w:t>
            </w:r>
          </w:p>
        </w:tc>
        <w:tc>
          <w:tcPr>
            <w:tcW w:w="1047" w:type="dxa"/>
            <w:tcBorders>
              <w:top w:val="nil"/>
              <w:left w:val="nil"/>
              <w:bottom w:val="nil"/>
              <w:right w:val="nil"/>
            </w:tcBorders>
            <w:shd w:val="clear" w:color="auto" w:fill="auto"/>
            <w:noWrap/>
            <w:vAlign w:val="bottom"/>
            <w:hideMark/>
          </w:tcPr>
          <w:p w14:paraId="442A26C0" w14:textId="77777777" w:rsidR="006F359A" w:rsidRPr="00A40017" w:rsidRDefault="006F359A" w:rsidP="00AE5385">
            <w:pPr>
              <w:spacing w:line="480" w:lineRule="auto"/>
              <w:jc w:val="center"/>
              <w:rPr>
                <w:color w:val="000000"/>
              </w:rPr>
            </w:pPr>
            <w:r w:rsidRPr="00A40017">
              <w:rPr>
                <w:color w:val="000000"/>
              </w:rPr>
              <w:t>0.75</w:t>
            </w:r>
          </w:p>
        </w:tc>
        <w:tc>
          <w:tcPr>
            <w:tcW w:w="1447" w:type="dxa"/>
            <w:tcBorders>
              <w:top w:val="nil"/>
              <w:left w:val="nil"/>
              <w:bottom w:val="nil"/>
              <w:right w:val="nil"/>
            </w:tcBorders>
            <w:shd w:val="clear" w:color="auto" w:fill="auto"/>
            <w:noWrap/>
            <w:vAlign w:val="bottom"/>
            <w:hideMark/>
          </w:tcPr>
          <w:p w14:paraId="201D66FF" w14:textId="77777777" w:rsidR="006F359A" w:rsidRPr="00A40017" w:rsidRDefault="006F359A" w:rsidP="00AE5385">
            <w:pPr>
              <w:spacing w:line="480" w:lineRule="auto"/>
              <w:jc w:val="center"/>
              <w:rPr>
                <w:color w:val="000000"/>
              </w:rPr>
            </w:pPr>
            <w:r w:rsidRPr="00A40017">
              <w:rPr>
                <w:color w:val="000000"/>
              </w:rPr>
              <w:t>0.32</w:t>
            </w:r>
          </w:p>
        </w:tc>
        <w:tc>
          <w:tcPr>
            <w:tcW w:w="1092" w:type="dxa"/>
            <w:tcBorders>
              <w:top w:val="nil"/>
              <w:left w:val="nil"/>
              <w:bottom w:val="nil"/>
              <w:right w:val="nil"/>
            </w:tcBorders>
            <w:shd w:val="clear" w:color="auto" w:fill="auto"/>
            <w:noWrap/>
            <w:vAlign w:val="bottom"/>
            <w:hideMark/>
          </w:tcPr>
          <w:p w14:paraId="230516E9" w14:textId="77777777" w:rsidR="006F359A" w:rsidRPr="00A40017" w:rsidRDefault="006F359A" w:rsidP="00AE5385">
            <w:pPr>
              <w:spacing w:line="480" w:lineRule="auto"/>
              <w:jc w:val="center"/>
              <w:rPr>
                <w:color w:val="000000"/>
              </w:rPr>
            </w:pPr>
            <w:r w:rsidRPr="00A40017">
              <w:rPr>
                <w:color w:val="000000"/>
              </w:rPr>
              <w:t>0.25</w:t>
            </w:r>
          </w:p>
        </w:tc>
        <w:tc>
          <w:tcPr>
            <w:tcW w:w="1047" w:type="dxa"/>
            <w:tcBorders>
              <w:top w:val="nil"/>
              <w:left w:val="nil"/>
              <w:bottom w:val="nil"/>
              <w:right w:val="nil"/>
            </w:tcBorders>
            <w:shd w:val="clear" w:color="auto" w:fill="auto"/>
            <w:noWrap/>
            <w:vAlign w:val="bottom"/>
            <w:hideMark/>
          </w:tcPr>
          <w:p w14:paraId="154CAD0F" w14:textId="77777777" w:rsidR="006F359A" w:rsidRPr="00A40017" w:rsidRDefault="006F359A" w:rsidP="00AE5385">
            <w:pPr>
              <w:spacing w:line="480" w:lineRule="auto"/>
              <w:jc w:val="center"/>
              <w:rPr>
                <w:color w:val="000000"/>
              </w:rPr>
            </w:pPr>
            <w:r w:rsidRPr="00A40017">
              <w:rPr>
                <w:color w:val="000000"/>
              </w:rPr>
              <w:t>0.4</w:t>
            </w:r>
          </w:p>
        </w:tc>
        <w:tc>
          <w:tcPr>
            <w:tcW w:w="1447" w:type="dxa"/>
            <w:tcBorders>
              <w:top w:val="nil"/>
              <w:left w:val="nil"/>
              <w:bottom w:val="nil"/>
              <w:right w:val="nil"/>
            </w:tcBorders>
            <w:shd w:val="clear" w:color="auto" w:fill="auto"/>
            <w:noWrap/>
            <w:vAlign w:val="bottom"/>
            <w:hideMark/>
          </w:tcPr>
          <w:p w14:paraId="3997C5B5" w14:textId="77777777" w:rsidR="006F359A" w:rsidRPr="00A40017" w:rsidRDefault="006F359A" w:rsidP="00AE5385">
            <w:pPr>
              <w:spacing w:line="480" w:lineRule="auto"/>
              <w:jc w:val="center"/>
              <w:rPr>
                <w:color w:val="000000"/>
              </w:rPr>
            </w:pPr>
            <w:r w:rsidRPr="00A40017">
              <w:rPr>
                <w:color w:val="000000"/>
              </w:rPr>
              <w:t>0.2</w:t>
            </w:r>
          </w:p>
        </w:tc>
        <w:tc>
          <w:tcPr>
            <w:tcW w:w="1092" w:type="dxa"/>
            <w:tcBorders>
              <w:top w:val="nil"/>
              <w:left w:val="nil"/>
              <w:bottom w:val="nil"/>
              <w:right w:val="nil"/>
            </w:tcBorders>
            <w:shd w:val="clear" w:color="auto" w:fill="auto"/>
            <w:noWrap/>
            <w:vAlign w:val="bottom"/>
            <w:hideMark/>
          </w:tcPr>
          <w:p w14:paraId="0E887F82" w14:textId="77777777" w:rsidR="006F359A" w:rsidRPr="00A40017" w:rsidRDefault="006F359A" w:rsidP="00AE5385">
            <w:pPr>
              <w:spacing w:line="480" w:lineRule="auto"/>
              <w:jc w:val="center"/>
              <w:rPr>
                <w:color w:val="000000"/>
              </w:rPr>
            </w:pPr>
            <w:r w:rsidRPr="00A40017">
              <w:rPr>
                <w:color w:val="000000"/>
              </w:rPr>
              <w:t>0.12</w:t>
            </w:r>
          </w:p>
        </w:tc>
        <w:tc>
          <w:tcPr>
            <w:tcW w:w="1047" w:type="dxa"/>
            <w:tcBorders>
              <w:top w:val="nil"/>
              <w:left w:val="nil"/>
              <w:bottom w:val="nil"/>
              <w:right w:val="nil"/>
            </w:tcBorders>
            <w:shd w:val="clear" w:color="auto" w:fill="auto"/>
            <w:noWrap/>
            <w:vAlign w:val="bottom"/>
            <w:hideMark/>
          </w:tcPr>
          <w:p w14:paraId="25904E08" w14:textId="77777777" w:rsidR="006F359A" w:rsidRPr="00A40017" w:rsidRDefault="006F359A" w:rsidP="00AE5385">
            <w:pPr>
              <w:spacing w:line="480" w:lineRule="auto"/>
              <w:jc w:val="center"/>
              <w:rPr>
                <w:color w:val="000000"/>
              </w:rPr>
            </w:pPr>
            <w:r w:rsidRPr="00A40017">
              <w:rPr>
                <w:color w:val="000000"/>
              </w:rPr>
              <w:t>0.28</w:t>
            </w:r>
          </w:p>
        </w:tc>
      </w:tr>
      <w:tr w:rsidR="006F359A" w:rsidRPr="00A40017" w14:paraId="5AD42998" w14:textId="77777777" w:rsidTr="00AE5385">
        <w:trPr>
          <w:trHeight w:val="320"/>
        </w:trPr>
        <w:tc>
          <w:tcPr>
            <w:tcW w:w="2362" w:type="dxa"/>
            <w:tcBorders>
              <w:top w:val="nil"/>
              <w:left w:val="nil"/>
              <w:right w:val="nil"/>
            </w:tcBorders>
            <w:shd w:val="clear" w:color="auto" w:fill="auto"/>
            <w:noWrap/>
            <w:vAlign w:val="bottom"/>
            <w:hideMark/>
          </w:tcPr>
          <w:p w14:paraId="3E48528F" w14:textId="77777777" w:rsidR="006F359A" w:rsidRPr="00A40017" w:rsidRDefault="006F359A" w:rsidP="00AE5385">
            <w:pPr>
              <w:spacing w:line="480" w:lineRule="auto"/>
              <w:jc w:val="center"/>
              <w:rPr>
                <w:color w:val="000000"/>
              </w:rPr>
            </w:pPr>
            <w:r w:rsidRPr="00A40017">
              <w:rPr>
                <w:color w:val="000000"/>
              </w:rPr>
              <w:t>30</w:t>
            </w:r>
          </w:p>
        </w:tc>
        <w:tc>
          <w:tcPr>
            <w:tcW w:w="1447" w:type="dxa"/>
            <w:tcBorders>
              <w:top w:val="nil"/>
              <w:left w:val="nil"/>
              <w:right w:val="nil"/>
            </w:tcBorders>
            <w:shd w:val="clear" w:color="auto" w:fill="auto"/>
            <w:noWrap/>
            <w:vAlign w:val="bottom"/>
            <w:hideMark/>
          </w:tcPr>
          <w:p w14:paraId="77941A2D" w14:textId="77777777" w:rsidR="006F359A" w:rsidRPr="00A40017" w:rsidRDefault="006F359A" w:rsidP="00AE5385">
            <w:pPr>
              <w:spacing w:line="480" w:lineRule="auto"/>
              <w:jc w:val="center"/>
              <w:rPr>
                <w:color w:val="000000"/>
              </w:rPr>
            </w:pPr>
            <w:r w:rsidRPr="00A40017">
              <w:rPr>
                <w:color w:val="000000"/>
              </w:rPr>
              <w:t>0.68</w:t>
            </w:r>
          </w:p>
        </w:tc>
        <w:tc>
          <w:tcPr>
            <w:tcW w:w="1092" w:type="dxa"/>
            <w:tcBorders>
              <w:top w:val="nil"/>
              <w:left w:val="nil"/>
              <w:right w:val="nil"/>
            </w:tcBorders>
            <w:shd w:val="clear" w:color="auto" w:fill="auto"/>
            <w:noWrap/>
            <w:vAlign w:val="bottom"/>
            <w:hideMark/>
          </w:tcPr>
          <w:p w14:paraId="07BD3593" w14:textId="77777777" w:rsidR="006F359A" w:rsidRPr="00A40017" w:rsidRDefault="006F359A" w:rsidP="00AE5385">
            <w:pPr>
              <w:spacing w:line="480" w:lineRule="auto"/>
              <w:jc w:val="center"/>
              <w:rPr>
                <w:color w:val="000000"/>
              </w:rPr>
            </w:pPr>
            <w:r w:rsidRPr="00A40017">
              <w:rPr>
                <w:color w:val="000000"/>
              </w:rPr>
              <w:t>0.53</w:t>
            </w:r>
          </w:p>
        </w:tc>
        <w:tc>
          <w:tcPr>
            <w:tcW w:w="1047" w:type="dxa"/>
            <w:tcBorders>
              <w:top w:val="nil"/>
              <w:left w:val="nil"/>
              <w:right w:val="nil"/>
            </w:tcBorders>
            <w:shd w:val="clear" w:color="auto" w:fill="auto"/>
            <w:noWrap/>
            <w:vAlign w:val="bottom"/>
            <w:hideMark/>
          </w:tcPr>
          <w:p w14:paraId="00BCFA62" w14:textId="77777777" w:rsidR="006F359A" w:rsidRPr="00A40017" w:rsidRDefault="006F359A" w:rsidP="00AE5385">
            <w:pPr>
              <w:spacing w:line="480" w:lineRule="auto"/>
              <w:jc w:val="center"/>
              <w:rPr>
                <w:color w:val="000000"/>
              </w:rPr>
            </w:pPr>
            <w:r w:rsidRPr="00A40017">
              <w:rPr>
                <w:color w:val="000000"/>
              </w:rPr>
              <w:t>0.82</w:t>
            </w:r>
          </w:p>
        </w:tc>
        <w:tc>
          <w:tcPr>
            <w:tcW w:w="1447" w:type="dxa"/>
            <w:tcBorders>
              <w:top w:val="nil"/>
              <w:left w:val="nil"/>
              <w:right w:val="nil"/>
            </w:tcBorders>
            <w:shd w:val="clear" w:color="auto" w:fill="auto"/>
            <w:noWrap/>
            <w:vAlign w:val="bottom"/>
            <w:hideMark/>
          </w:tcPr>
          <w:p w14:paraId="6CDE3AFF" w14:textId="77777777" w:rsidR="006F359A" w:rsidRPr="00A40017" w:rsidRDefault="006F359A" w:rsidP="00AE5385">
            <w:pPr>
              <w:spacing w:line="480" w:lineRule="auto"/>
              <w:jc w:val="center"/>
              <w:rPr>
                <w:color w:val="000000"/>
              </w:rPr>
            </w:pPr>
            <w:r w:rsidRPr="00A40017">
              <w:rPr>
                <w:color w:val="000000"/>
              </w:rPr>
              <w:t>0.33</w:t>
            </w:r>
          </w:p>
        </w:tc>
        <w:tc>
          <w:tcPr>
            <w:tcW w:w="1092" w:type="dxa"/>
            <w:tcBorders>
              <w:top w:val="nil"/>
              <w:left w:val="nil"/>
              <w:right w:val="nil"/>
            </w:tcBorders>
            <w:shd w:val="clear" w:color="auto" w:fill="auto"/>
            <w:noWrap/>
            <w:vAlign w:val="bottom"/>
            <w:hideMark/>
          </w:tcPr>
          <w:p w14:paraId="248A27B9" w14:textId="77777777" w:rsidR="006F359A" w:rsidRPr="00A40017" w:rsidRDefault="006F359A" w:rsidP="00AE5385">
            <w:pPr>
              <w:spacing w:line="480" w:lineRule="auto"/>
              <w:jc w:val="center"/>
              <w:rPr>
                <w:color w:val="000000"/>
              </w:rPr>
            </w:pPr>
            <w:r w:rsidRPr="00A40017">
              <w:rPr>
                <w:color w:val="000000"/>
              </w:rPr>
              <w:t>0.24</w:t>
            </w:r>
          </w:p>
        </w:tc>
        <w:tc>
          <w:tcPr>
            <w:tcW w:w="1047" w:type="dxa"/>
            <w:tcBorders>
              <w:top w:val="nil"/>
              <w:left w:val="nil"/>
              <w:right w:val="nil"/>
            </w:tcBorders>
            <w:shd w:val="clear" w:color="auto" w:fill="auto"/>
            <w:noWrap/>
            <w:vAlign w:val="bottom"/>
            <w:hideMark/>
          </w:tcPr>
          <w:p w14:paraId="6322B68D" w14:textId="77777777" w:rsidR="006F359A" w:rsidRPr="00A40017" w:rsidRDefault="006F359A" w:rsidP="00AE5385">
            <w:pPr>
              <w:spacing w:line="480" w:lineRule="auto"/>
              <w:jc w:val="center"/>
              <w:rPr>
                <w:color w:val="000000"/>
              </w:rPr>
            </w:pPr>
            <w:r w:rsidRPr="00A40017">
              <w:rPr>
                <w:color w:val="000000"/>
              </w:rPr>
              <w:t>0.42</w:t>
            </w:r>
          </w:p>
        </w:tc>
        <w:tc>
          <w:tcPr>
            <w:tcW w:w="1447" w:type="dxa"/>
            <w:tcBorders>
              <w:top w:val="nil"/>
              <w:left w:val="nil"/>
              <w:right w:val="nil"/>
            </w:tcBorders>
            <w:shd w:val="clear" w:color="auto" w:fill="auto"/>
            <w:noWrap/>
            <w:vAlign w:val="bottom"/>
            <w:hideMark/>
          </w:tcPr>
          <w:p w14:paraId="45C230F7" w14:textId="77777777" w:rsidR="006F359A" w:rsidRPr="00A40017" w:rsidRDefault="006F359A" w:rsidP="00AE5385">
            <w:pPr>
              <w:spacing w:line="480" w:lineRule="auto"/>
              <w:jc w:val="center"/>
              <w:rPr>
                <w:color w:val="000000"/>
              </w:rPr>
            </w:pPr>
            <w:r w:rsidRPr="00A40017">
              <w:rPr>
                <w:color w:val="000000"/>
              </w:rPr>
              <w:t>0.22</w:t>
            </w:r>
          </w:p>
        </w:tc>
        <w:tc>
          <w:tcPr>
            <w:tcW w:w="1092" w:type="dxa"/>
            <w:tcBorders>
              <w:top w:val="nil"/>
              <w:left w:val="nil"/>
              <w:right w:val="nil"/>
            </w:tcBorders>
            <w:shd w:val="clear" w:color="auto" w:fill="auto"/>
            <w:noWrap/>
            <w:vAlign w:val="bottom"/>
            <w:hideMark/>
          </w:tcPr>
          <w:p w14:paraId="45DD433B" w14:textId="77777777" w:rsidR="006F359A" w:rsidRPr="00A40017" w:rsidRDefault="006F359A" w:rsidP="00AE5385">
            <w:pPr>
              <w:spacing w:line="480" w:lineRule="auto"/>
              <w:jc w:val="center"/>
              <w:rPr>
                <w:color w:val="000000"/>
              </w:rPr>
            </w:pPr>
            <w:r w:rsidRPr="00A40017">
              <w:rPr>
                <w:color w:val="000000"/>
              </w:rPr>
              <w:t>0.14</w:t>
            </w:r>
          </w:p>
        </w:tc>
        <w:tc>
          <w:tcPr>
            <w:tcW w:w="1047" w:type="dxa"/>
            <w:tcBorders>
              <w:top w:val="nil"/>
              <w:left w:val="nil"/>
              <w:right w:val="nil"/>
            </w:tcBorders>
            <w:shd w:val="clear" w:color="auto" w:fill="auto"/>
            <w:noWrap/>
            <w:vAlign w:val="bottom"/>
            <w:hideMark/>
          </w:tcPr>
          <w:p w14:paraId="5468FD8F" w14:textId="77777777" w:rsidR="006F359A" w:rsidRPr="00A40017" w:rsidRDefault="006F359A" w:rsidP="00AE5385">
            <w:pPr>
              <w:spacing w:line="480" w:lineRule="auto"/>
              <w:jc w:val="center"/>
              <w:rPr>
                <w:color w:val="000000"/>
              </w:rPr>
            </w:pPr>
            <w:r w:rsidRPr="00A40017">
              <w:rPr>
                <w:color w:val="000000"/>
              </w:rPr>
              <w:t>0.32</w:t>
            </w:r>
          </w:p>
        </w:tc>
      </w:tr>
      <w:tr w:rsidR="006F359A" w:rsidRPr="00A40017" w14:paraId="3215C017" w14:textId="77777777" w:rsidTr="00AE5385">
        <w:trPr>
          <w:trHeight w:val="320"/>
        </w:trPr>
        <w:tc>
          <w:tcPr>
            <w:tcW w:w="2362" w:type="dxa"/>
            <w:tcBorders>
              <w:top w:val="nil"/>
              <w:left w:val="nil"/>
              <w:bottom w:val="single" w:sz="4" w:space="0" w:color="auto"/>
              <w:right w:val="nil"/>
            </w:tcBorders>
            <w:shd w:val="clear" w:color="auto" w:fill="auto"/>
            <w:noWrap/>
            <w:vAlign w:val="bottom"/>
            <w:hideMark/>
          </w:tcPr>
          <w:p w14:paraId="184C9379" w14:textId="77777777" w:rsidR="006F359A" w:rsidRPr="00A40017" w:rsidRDefault="006F359A" w:rsidP="00AE5385">
            <w:pPr>
              <w:spacing w:line="480" w:lineRule="auto"/>
              <w:jc w:val="center"/>
              <w:rPr>
                <w:color w:val="000000"/>
              </w:rPr>
            </w:pPr>
            <w:r w:rsidRPr="00A40017">
              <w:rPr>
                <w:color w:val="000000"/>
              </w:rPr>
              <w:t>32</w:t>
            </w:r>
          </w:p>
        </w:tc>
        <w:tc>
          <w:tcPr>
            <w:tcW w:w="1447" w:type="dxa"/>
            <w:tcBorders>
              <w:top w:val="nil"/>
              <w:left w:val="nil"/>
              <w:bottom w:val="single" w:sz="4" w:space="0" w:color="auto"/>
              <w:right w:val="nil"/>
            </w:tcBorders>
            <w:shd w:val="clear" w:color="auto" w:fill="auto"/>
            <w:noWrap/>
            <w:vAlign w:val="bottom"/>
            <w:hideMark/>
          </w:tcPr>
          <w:p w14:paraId="4CC247F9" w14:textId="77777777" w:rsidR="006F359A" w:rsidRPr="00A40017" w:rsidRDefault="006F359A" w:rsidP="00AE5385">
            <w:pPr>
              <w:spacing w:line="480" w:lineRule="auto"/>
              <w:jc w:val="center"/>
              <w:rPr>
                <w:color w:val="000000"/>
              </w:rPr>
            </w:pPr>
            <w:r w:rsidRPr="00A40017">
              <w:rPr>
                <w:color w:val="000000"/>
              </w:rPr>
              <w:t>0.72</w:t>
            </w:r>
          </w:p>
        </w:tc>
        <w:tc>
          <w:tcPr>
            <w:tcW w:w="1092" w:type="dxa"/>
            <w:tcBorders>
              <w:top w:val="nil"/>
              <w:left w:val="nil"/>
              <w:bottom w:val="single" w:sz="4" w:space="0" w:color="auto"/>
              <w:right w:val="nil"/>
            </w:tcBorders>
            <w:shd w:val="clear" w:color="auto" w:fill="auto"/>
            <w:noWrap/>
            <w:vAlign w:val="bottom"/>
            <w:hideMark/>
          </w:tcPr>
          <w:p w14:paraId="544FEC14" w14:textId="77777777" w:rsidR="006F359A" w:rsidRPr="00A40017" w:rsidRDefault="006F359A" w:rsidP="00AE5385">
            <w:pPr>
              <w:spacing w:line="480" w:lineRule="auto"/>
              <w:jc w:val="center"/>
              <w:rPr>
                <w:color w:val="000000"/>
              </w:rPr>
            </w:pPr>
            <w:r w:rsidRPr="00A40017">
              <w:rPr>
                <w:color w:val="000000"/>
              </w:rPr>
              <w:t>0.55</w:t>
            </w:r>
          </w:p>
        </w:tc>
        <w:tc>
          <w:tcPr>
            <w:tcW w:w="1047" w:type="dxa"/>
            <w:tcBorders>
              <w:top w:val="nil"/>
              <w:left w:val="nil"/>
              <w:bottom w:val="single" w:sz="4" w:space="0" w:color="auto"/>
              <w:right w:val="nil"/>
            </w:tcBorders>
            <w:shd w:val="clear" w:color="auto" w:fill="auto"/>
            <w:noWrap/>
            <w:vAlign w:val="bottom"/>
            <w:hideMark/>
          </w:tcPr>
          <w:p w14:paraId="1920A631" w14:textId="77777777" w:rsidR="006F359A" w:rsidRPr="00A40017" w:rsidRDefault="006F359A" w:rsidP="00AE5385">
            <w:pPr>
              <w:spacing w:line="480" w:lineRule="auto"/>
              <w:jc w:val="center"/>
              <w:rPr>
                <w:color w:val="000000"/>
              </w:rPr>
            </w:pPr>
            <w:r w:rsidRPr="00A40017">
              <w:rPr>
                <w:color w:val="000000"/>
              </w:rPr>
              <w:t>0.89</w:t>
            </w:r>
          </w:p>
        </w:tc>
        <w:tc>
          <w:tcPr>
            <w:tcW w:w="1447" w:type="dxa"/>
            <w:tcBorders>
              <w:top w:val="nil"/>
              <w:left w:val="nil"/>
              <w:bottom w:val="single" w:sz="4" w:space="0" w:color="auto"/>
              <w:right w:val="nil"/>
            </w:tcBorders>
            <w:shd w:val="clear" w:color="auto" w:fill="auto"/>
            <w:noWrap/>
            <w:vAlign w:val="bottom"/>
            <w:hideMark/>
          </w:tcPr>
          <w:p w14:paraId="149460FF" w14:textId="77777777" w:rsidR="006F359A" w:rsidRPr="00A40017" w:rsidRDefault="006F359A" w:rsidP="00AE5385">
            <w:pPr>
              <w:spacing w:line="480" w:lineRule="auto"/>
              <w:jc w:val="center"/>
              <w:rPr>
                <w:color w:val="000000"/>
              </w:rPr>
            </w:pPr>
            <w:r w:rsidRPr="00A40017">
              <w:rPr>
                <w:color w:val="000000"/>
              </w:rPr>
              <w:t>0.35</w:t>
            </w:r>
          </w:p>
        </w:tc>
        <w:tc>
          <w:tcPr>
            <w:tcW w:w="1092" w:type="dxa"/>
            <w:tcBorders>
              <w:top w:val="nil"/>
              <w:left w:val="nil"/>
              <w:bottom w:val="single" w:sz="4" w:space="0" w:color="auto"/>
              <w:right w:val="nil"/>
            </w:tcBorders>
            <w:shd w:val="clear" w:color="auto" w:fill="auto"/>
            <w:noWrap/>
            <w:vAlign w:val="bottom"/>
            <w:hideMark/>
          </w:tcPr>
          <w:p w14:paraId="1B59DD26" w14:textId="77777777" w:rsidR="006F359A" w:rsidRPr="00A40017" w:rsidRDefault="006F359A" w:rsidP="00AE5385">
            <w:pPr>
              <w:spacing w:line="480" w:lineRule="auto"/>
              <w:jc w:val="center"/>
              <w:rPr>
                <w:color w:val="000000"/>
              </w:rPr>
            </w:pPr>
            <w:r w:rsidRPr="00A40017">
              <w:rPr>
                <w:color w:val="000000"/>
              </w:rPr>
              <w:t>0.25</w:t>
            </w:r>
          </w:p>
        </w:tc>
        <w:tc>
          <w:tcPr>
            <w:tcW w:w="1047" w:type="dxa"/>
            <w:tcBorders>
              <w:top w:val="nil"/>
              <w:left w:val="nil"/>
              <w:bottom w:val="single" w:sz="4" w:space="0" w:color="auto"/>
              <w:right w:val="nil"/>
            </w:tcBorders>
            <w:shd w:val="clear" w:color="auto" w:fill="auto"/>
            <w:noWrap/>
            <w:vAlign w:val="bottom"/>
            <w:hideMark/>
          </w:tcPr>
          <w:p w14:paraId="6185AB5B" w14:textId="77777777" w:rsidR="006F359A" w:rsidRPr="00A40017" w:rsidRDefault="006F359A" w:rsidP="00AE5385">
            <w:pPr>
              <w:spacing w:line="480" w:lineRule="auto"/>
              <w:jc w:val="center"/>
              <w:rPr>
                <w:color w:val="000000"/>
              </w:rPr>
            </w:pPr>
            <w:r w:rsidRPr="00A40017">
              <w:rPr>
                <w:color w:val="000000"/>
              </w:rPr>
              <w:t>0.45</w:t>
            </w:r>
          </w:p>
        </w:tc>
        <w:tc>
          <w:tcPr>
            <w:tcW w:w="1447" w:type="dxa"/>
            <w:tcBorders>
              <w:top w:val="nil"/>
              <w:left w:val="nil"/>
              <w:bottom w:val="single" w:sz="4" w:space="0" w:color="auto"/>
              <w:right w:val="nil"/>
            </w:tcBorders>
            <w:shd w:val="clear" w:color="auto" w:fill="auto"/>
            <w:noWrap/>
            <w:vAlign w:val="bottom"/>
            <w:hideMark/>
          </w:tcPr>
          <w:p w14:paraId="600BB6DF" w14:textId="77777777" w:rsidR="006F359A" w:rsidRPr="00A40017" w:rsidRDefault="006F359A" w:rsidP="00AE5385">
            <w:pPr>
              <w:spacing w:line="480" w:lineRule="auto"/>
              <w:jc w:val="center"/>
              <w:rPr>
                <w:color w:val="000000"/>
              </w:rPr>
            </w:pPr>
            <w:r w:rsidRPr="00A40017">
              <w:rPr>
                <w:color w:val="000000"/>
              </w:rPr>
              <w:t>0.25</w:t>
            </w:r>
          </w:p>
        </w:tc>
        <w:tc>
          <w:tcPr>
            <w:tcW w:w="1092" w:type="dxa"/>
            <w:tcBorders>
              <w:top w:val="nil"/>
              <w:left w:val="nil"/>
              <w:bottom w:val="single" w:sz="4" w:space="0" w:color="auto"/>
              <w:right w:val="nil"/>
            </w:tcBorders>
            <w:shd w:val="clear" w:color="auto" w:fill="auto"/>
            <w:noWrap/>
            <w:vAlign w:val="bottom"/>
            <w:hideMark/>
          </w:tcPr>
          <w:p w14:paraId="3C7369AB" w14:textId="77777777" w:rsidR="006F359A" w:rsidRPr="00A40017" w:rsidRDefault="006F359A" w:rsidP="00AE5385">
            <w:pPr>
              <w:spacing w:line="480" w:lineRule="auto"/>
              <w:jc w:val="center"/>
              <w:rPr>
                <w:color w:val="000000"/>
              </w:rPr>
            </w:pPr>
            <w:r w:rsidRPr="00A40017">
              <w:rPr>
                <w:color w:val="000000"/>
              </w:rPr>
              <w:t>0.16</w:t>
            </w:r>
          </w:p>
        </w:tc>
        <w:tc>
          <w:tcPr>
            <w:tcW w:w="1047" w:type="dxa"/>
            <w:tcBorders>
              <w:top w:val="nil"/>
              <w:left w:val="nil"/>
              <w:bottom w:val="single" w:sz="4" w:space="0" w:color="auto"/>
              <w:right w:val="nil"/>
            </w:tcBorders>
            <w:shd w:val="clear" w:color="auto" w:fill="auto"/>
            <w:noWrap/>
            <w:vAlign w:val="bottom"/>
            <w:hideMark/>
          </w:tcPr>
          <w:p w14:paraId="32A9AB1A" w14:textId="77777777" w:rsidR="006F359A" w:rsidRPr="00A40017" w:rsidRDefault="006F359A" w:rsidP="00AE5385">
            <w:pPr>
              <w:spacing w:line="480" w:lineRule="auto"/>
              <w:jc w:val="center"/>
              <w:rPr>
                <w:color w:val="000000"/>
              </w:rPr>
            </w:pPr>
            <w:r w:rsidRPr="00A40017">
              <w:rPr>
                <w:color w:val="000000"/>
              </w:rPr>
              <w:t>0.36</w:t>
            </w:r>
          </w:p>
        </w:tc>
      </w:tr>
    </w:tbl>
    <w:p w14:paraId="0776FC50" w14:textId="77777777" w:rsidR="006F359A" w:rsidRDefault="006F359A" w:rsidP="006F359A">
      <w:pPr>
        <w:spacing w:line="480" w:lineRule="auto"/>
        <w:rPr>
          <w:lang w:val="en-AU"/>
        </w:rPr>
      </w:pPr>
    </w:p>
    <w:tbl>
      <w:tblPr>
        <w:tblW w:w="13783" w:type="dxa"/>
        <w:jc w:val="center"/>
        <w:tblLook w:val="04A0" w:firstRow="1" w:lastRow="0" w:firstColumn="1" w:lastColumn="0" w:noHBand="0" w:noVBand="1"/>
      </w:tblPr>
      <w:tblGrid>
        <w:gridCol w:w="2643"/>
        <w:gridCol w:w="1056"/>
        <w:gridCol w:w="843"/>
        <w:gridCol w:w="816"/>
        <w:gridCol w:w="1056"/>
        <w:gridCol w:w="843"/>
        <w:gridCol w:w="816"/>
        <w:gridCol w:w="1056"/>
        <w:gridCol w:w="843"/>
        <w:gridCol w:w="1085"/>
        <w:gridCol w:w="1062"/>
        <w:gridCol w:w="847"/>
        <w:gridCol w:w="819"/>
      </w:tblGrid>
      <w:tr w:rsidR="006F359A" w:rsidRPr="00D744FB" w14:paraId="574C594F" w14:textId="77777777" w:rsidTr="00AE5385">
        <w:trPr>
          <w:trHeight w:val="981"/>
          <w:jc w:val="center"/>
        </w:trPr>
        <w:tc>
          <w:tcPr>
            <w:tcW w:w="0" w:type="auto"/>
            <w:gridSpan w:val="13"/>
            <w:tcBorders>
              <w:top w:val="nil"/>
              <w:left w:val="nil"/>
              <w:bottom w:val="single" w:sz="8" w:space="0" w:color="auto"/>
              <w:right w:val="nil"/>
            </w:tcBorders>
            <w:shd w:val="clear" w:color="auto" w:fill="auto"/>
            <w:vAlign w:val="center"/>
            <w:hideMark/>
          </w:tcPr>
          <w:p w14:paraId="7ABA4740" w14:textId="566B554F" w:rsidR="006F359A" w:rsidRPr="00D744FB" w:rsidRDefault="006F359A" w:rsidP="00AE5385">
            <w:pPr>
              <w:spacing w:line="480" w:lineRule="auto"/>
              <w:rPr>
                <w:color w:val="000000"/>
              </w:rPr>
            </w:pPr>
            <w:r w:rsidRPr="00D744FB">
              <w:rPr>
                <w:b/>
                <w:color w:val="000000"/>
              </w:rPr>
              <w:lastRenderedPageBreak/>
              <w:t xml:space="preserve">Table </w:t>
            </w:r>
            <w:r>
              <w:rPr>
                <w:b/>
                <w:color w:val="000000"/>
              </w:rPr>
              <w:t>S2</w:t>
            </w:r>
            <w:r w:rsidRPr="00D744FB">
              <w:rPr>
                <w:b/>
                <w:color w:val="000000"/>
              </w:rPr>
              <w:t>.</w:t>
            </w:r>
            <w:r w:rsidRPr="00D744FB">
              <w:rPr>
                <w:color w:val="000000"/>
              </w:rPr>
              <w:t xml:space="preserve"> Cross-temperature correlations</w:t>
            </w:r>
            <w:r>
              <w:rPr>
                <w:color w:val="000000"/>
              </w:rPr>
              <w:t xml:space="preserve"> of log metabolic rate</w:t>
            </w:r>
            <w:r w:rsidRPr="00D744FB">
              <w:rPr>
                <w:color w:val="000000"/>
              </w:rPr>
              <w:t xml:space="preserve"> (</w:t>
            </w:r>
            <w:r w:rsidRPr="00D744FB">
              <w:rPr>
                <w:i/>
                <w:color w:val="000000"/>
              </w:rPr>
              <w:t>R</w:t>
            </w:r>
            <w:r w:rsidRPr="00D744FB">
              <w:rPr>
                <w:color w:val="000000"/>
                <w:vertAlign w:val="superscript"/>
              </w:rPr>
              <w:t>2</w:t>
            </w:r>
            <w:r w:rsidRPr="001D68BD">
              <w:rPr>
                <w:color w:val="000000"/>
              </w:rPr>
              <w:t>)</w:t>
            </w:r>
            <w:r w:rsidRPr="00D744FB">
              <w:rPr>
                <w:color w:val="000000"/>
              </w:rPr>
              <w:t xml:space="preserve">and their 95% credible intervals, estimated using the </w:t>
            </w:r>
            <w:r w:rsidRPr="00D744FB">
              <w:rPr>
                <w:b/>
                <w:color w:val="000000"/>
              </w:rPr>
              <w:t xml:space="preserve">a) </w:t>
            </w:r>
            <w:r w:rsidRPr="00D744FB">
              <w:rPr>
                <w:color w:val="000000"/>
              </w:rPr>
              <w:t xml:space="preserve">function-valued approach, </w:t>
            </w:r>
            <w:r w:rsidRPr="00D744FB">
              <w:rPr>
                <w:b/>
                <w:color w:val="000000"/>
              </w:rPr>
              <w:t>b)</w:t>
            </w:r>
            <w:r w:rsidRPr="00D744FB">
              <w:rPr>
                <w:color w:val="000000"/>
              </w:rPr>
              <w:t xml:space="preserve"> character-state approach at the among-individual and within-individual level. N = 42, n</w:t>
            </w:r>
            <w:r w:rsidRPr="00D744FB">
              <w:rPr>
                <w:color w:val="000000"/>
                <w:vertAlign w:val="subscript"/>
              </w:rPr>
              <w:t>obs</w:t>
            </w:r>
            <w:r w:rsidRPr="00D744FB">
              <w:rPr>
                <w:color w:val="000000"/>
              </w:rPr>
              <w:t xml:space="preserve"> = 241</w:t>
            </w:r>
            <w:r>
              <w:rPr>
                <w:color w:val="000000"/>
              </w:rPr>
              <w:t>8</w:t>
            </w:r>
            <w:r w:rsidRPr="00D744FB">
              <w:rPr>
                <w:color w:val="000000"/>
              </w:rPr>
              <w:t xml:space="preserve">. Bolded estimates are </w:t>
            </w:r>
            <w:proofErr w:type="spellStart"/>
            <w:r w:rsidRPr="00D744FB">
              <w:rPr>
                <w:color w:val="000000"/>
              </w:rPr>
              <w:t>signfiicantly</w:t>
            </w:r>
            <w:proofErr w:type="spellEnd"/>
            <w:r w:rsidRPr="00D744FB">
              <w:rPr>
                <w:color w:val="000000"/>
              </w:rPr>
              <w:t xml:space="preserve"> different from zero. * indicates that </w:t>
            </w:r>
            <w:r>
              <w:rPr>
                <w:color w:val="000000"/>
              </w:rPr>
              <w:t xml:space="preserve">correlation estimate has been set to 1 because there were estimation issues in the function-value model where </w:t>
            </w:r>
            <w:r w:rsidRPr="00211266">
              <w:rPr>
                <w:i/>
                <w:color w:val="000000"/>
              </w:rPr>
              <w:t>R</w:t>
            </w:r>
            <w:r w:rsidRPr="00211266">
              <w:rPr>
                <w:color w:val="000000"/>
                <w:vertAlign w:val="superscript"/>
              </w:rPr>
              <w:t>2</w:t>
            </w:r>
            <w:r>
              <w:rPr>
                <w:color w:val="000000"/>
              </w:rPr>
              <w:t xml:space="preserve"> exceeded 1.</w:t>
            </w:r>
          </w:p>
        </w:tc>
      </w:tr>
      <w:tr w:rsidR="006F359A" w:rsidRPr="00D744FB" w14:paraId="647308A9" w14:textId="77777777" w:rsidTr="00AE5385">
        <w:trPr>
          <w:trHeight w:val="327"/>
          <w:jc w:val="center"/>
        </w:trPr>
        <w:tc>
          <w:tcPr>
            <w:tcW w:w="0" w:type="auto"/>
            <w:tcBorders>
              <w:top w:val="single" w:sz="12" w:space="0" w:color="000000"/>
              <w:left w:val="nil"/>
              <w:bottom w:val="nil"/>
              <w:right w:val="nil"/>
            </w:tcBorders>
            <w:shd w:val="clear" w:color="auto" w:fill="auto"/>
            <w:noWrap/>
            <w:vAlign w:val="bottom"/>
            <w:hideMark/>
          </w:tcPr>
          <w:p w14:paraId="270B1DAB" w14:textId="77777777" w:rsidR="006F359A" w:rsidRPr="00D744FB" w:rsidRDefault="006F359A" w:rsidP="00AE5385">
            <w:pPr>
              <w:spacing w:line="480" w:lineRule="auto"/>
              <w:rPr>
                <w:color w:val="000000"/>
              </w:rPr>
            </w:pPr>
          </w:p>
        </w:tc>
        <w:tc>
          <w:tcPr>
            <w:tcW w:w="0" w:type="auto"/>
            <w:gridSpan w:val="6"/>
            <w:tcBorders>
              <w:top w:val="single" w:sz="12" w:space="0" w:color="000000"/>
              <w:left w:val="nil"/>
              <w:bottom w:val="single" w:sz="4" w:space="0" w:color="auto"/>
              <w:right w:val="nil"/>
            </w:tcBorders>
            <w:shd w:val="clear" w:color="auto" w:fill="auto"/>
            <w:noWrap/>
            <w:vAlign w:val="bottom"/>
            <w:hideMark/>
          </w:tcPr>
          <w:p w14:paraId="707DE729" w14:textId="77777777" w:rsidR="006F359A" w:rsidRPr="00D744FB" w:rsidRDefault="006F359A" w:rsidP="00AE5385">
            <w:pPr>
              <w:spacing w:line="480" w:lineRule="auto"/>
              <w:jc w:val="center"/>
              <w:rPr>
                <w:color w:val="000000"/>
              </w:rPr>
            </w:pPr>
            <w:r w:rsidRPr="00D744FB">
              <w:rPr>
                <w:b/>
                <w:color w:val="000000"/>
              </w:rPr>
              <w:t>a)</w:t>
            </w:r>
            <w:r w:rsidRPr="00D744FB">
              <w:rPr>
                <w:color w:val="000000"/>
              </w:rPr>
              <w:t xml:space="preserve"> Function-valued approach</w:t>
            </w:r>
          </w:p>
        </w:tc>
        <w:tc>
          <w:tcPr>
            <w:tcW w:w="0" w:type="auto"/>
            <w:gridSpan w:val="6"/>
            <w:tcBorders>
              <w:top w:val="single" w:sz="12" w:space="0" w:color="000000"/>
              <w:left w:val="nil"/>
              <w:bottom w:val="single" w:sz="4" w:space="0" w:color="auto"/>
              <w:right w:val="nil"/>
            </w:tcBorders>
            <w:shd w:val="clear" w:color="auto" w:fill="auto"/>
            <w:noWrap/>
            <w:vAlign w:val="bottom"/>
            <w:hideMark/>
          </w:tcPr>
          <w:p w14:paraId="2919F905" w14:textId="77777777" w:rsidR="006F359A" w:rsidRPr="00D744FB" w:rsidRDefault="006F359A" w:rsidP="00AE5385">
            <w:pPr>
              <w:spacing w:line="480" w:lineRule="auto"/>
              <w:jc w:val="center"/>
              <w:rPr>
                <w:color w:val="000000"/>
              </w:rPr>
            </w:pPr>
            <w:r w:rsidRPr="00D744FB">
              <w:rPr>
                <w:b/>
                <w:color w:val="000000"/>
              </w:rPr>
              <w:t>b)</w:t>
            </w:r>
            <w:r w:rsidRPr="00D744FB">
              <w:rPr>
                <w:color w:val="000000"/>
              </w:rPr>
              <w:t xml:space="preserve"> Character-state approach</w:t>
            </w:r>
          </w:p>
        </w:tc>
      </w:tr>
      <w:tr w:rsidR="006F359A" w:rsidRPr="00D744FB" w14:paraId="7DC3EA4B" w14:textId="77777777" w:rsidTr="00AE5385">
        <w:trPr>
          <w:trHeight w:val="327"/>
          <w:jc w:val="center"/>
        </w:trPr>
        <w:tc>
          <w:tcPr>
            <w:tcW w:w="0" w:type="auto"/>
            <w:tcBorders>
              <w:top w:val="nil"/>
              <w:left w:val="nil"/>
              <w:bottom w:val="nil"/>
              <w:right w:val="nil"/>
            </w:tcBorders>
            <w:shd w:val="clear" w:color="auto" w:fill="auto"/>
            <w:noWrap/>
            <w:vAlign w:val="bottom"/>
            <w:hideMark/>
          </w:tcPr>
          <w:p w14:paraId="2C201F0D" w14:textId="77777777" w:rsidR="006F359A" w:rsidRPr="00D744FB" w:rsidRDefault="006F359A" w:rsidP="00AE5385">
            <w:pPr>
              <w:spacing w:line="480" w:lineRule="auto"/>
              <w:jc w:val="center"/>
              <w:rPr>
                <w:color w:val="000000"/>
              </w:rPr>
            </w:pPr>
          </w:p>
        </w:tc>
        <w:tc>
          <w:tcPr>
            <w:tcW w:w="0" w:type="auto"/>
            <w:gridSpan w:val="3"/>
            <w:tcBorders>
              <w:top w:val="nil"/>
              <w:left w:val="nil"/>
              <w:bottom w:val="single" w:sz="4" w:space="0" w:color="auto"/>
              <w:right w:val="nil"/>
            </w:tcBorders>
            <w:shd w:val="clear" w:color="auto" w:fill="auto"/>
            <w:noWrap/>
            <w:vAlign w:val="bottom"/>
            <w:hideMark/>
          </w:tcPr>
          <w:p w14:paraId="6753FF86" w14:textId="77777777" w:rsidR="006F359A" w:rsidRPr="00D744FB" w:rsidRDefault="006F359A" w:rsidP="00AE5385">
            <w:pPr>
              <w:spacing w:line="480" w:lineRule="auto"/>
              <w:jc w:val="center"/>
              <w:rPr>
                <w:color w:val="000000"/>
              </w:rPr>
            </w:pPr>
            <w:r w:rsidRPr="00D744FB">
              <w:rPr>
                <w:color w:val="000000"/>
              </w:rPr>
              <w:t>Among-individual</w:t>
            </w:r>
          </w:p>
        </w:tc>
        <w:tc>
          <w:tcPr>
            <w:tcW w:w="0" w:type="auto"/>
            <w:gridSpan w:val="3"/>
            <w:tcBorders>
              <w:top w:val="nil"/>
              <w:left w:val="nil"/>
              <w:bottom w:val="single" w:sz="4" w:space="0" w:color="auto"/>
              <w:right w:val="nil"/>
            </w:tcBorders>
            <w:shd w:val="clear" w:color="auto" w:fill="auto"/>
            <w:noWrap/>
            <w:vAlign w:val="bottom"/>
            <w:hideMark/>
          </w:tcPr>
          <w:p w14:paraId="1C7EB4AA" w14:textId="77777777" w:rsidR="006F359A" w:rsidRPr="00D744FB" w:rsidRDefault="006F359A" w:rsidP="00AE5385">
            <w:pPr>
              <w:spacing w:line="480" w:lineRule="auto"/>
              <w:jc w:val="center"/>
              <w:rPr>
                <w:color w:val="000000"/>
              </w:rPr>
            </w:pPr>
            <w:r w:rsidRPr="00D744FB">
              <w:rPr>
                <w:color w:val="000000"/>
              </w:rPr>
              <w:t>Within-individual</w:t>
            </w:r>
          </w:p>
        </w:tc>
        <w:tc>
          <w:tcPr>
            <w:tcW w:w="2984" w:type="dxa"/>
            <w:gridSpan w:val="3"/>
            <w:tcBorders>
              <w:top w:val="nil"/>
              <w:left w:val="nil"/>
              <w:bottom w:val="single" w:sz="4" w:space="0" w:color="auto"/>
              <w:right w:val="nil"/>
            </w:tcBorders>
            <w:shd w:val="clear" w:color="auto" w:fill="auto"/>
            <w:noWrap/>
            <w:vAlign w:val="bottom"/>
            <w:hideMark/>
          </w:tcPr>
          <w:p w14:paraId="43E59056" w14:textId="77777777" w:rsidR="006F359A" w:rsidRPr="00D744FB" w:rsidRDefault="006F359A" w:rsidP="00AE5385">
            <w:pPr>
              <w:spacing w:line="480" w:lineRule="auto"/>
              <w:jc w:val="center"/>
              <w:rPr>
                <w:color w:val="000000"/>
              </w:rPr>
            </w:pPr>
            <w:r w:rsidRPr="00D744FB">
              <w:rPr>
                <w:color w:val="000000"/>
              </w:rPr>
              <w:t>Among-individual</w:t>
            </w:r>
          </w:p>
        </w:tc>
        <w:tc>
          <w:tcPr>
            <w:tcW w:w="2726" w:type="dxa"/>
            <w:gridSpan w:val="3"/>
            <w:tcBorders>
              <w:top w:val="nil"/>
              <w:left w:val="nil"/>
              <w:bottom w:val="single" w:sz="4" w:space="0" w:color="auto"/>
              <w:right w:val="nil"/>
            </w:tcBorders>
            <w:shd w:val="clear" w:color="auto" w:fill="auto"/>
            <w:noWrap/>
            <w:vAlign w:val="bottom"/>
            <w:hideMark/>
          </w:tcPr>
          <w:p w14:paraId="58DEFE05" w14:textId="77777777" w:rsidR="006F359A" w:rsidRPr="00D744FB" w:rsidRDefault="006F359A" w:rsidP="00AE5385">
            <w:pPr>
              <w:spacing w:line="480" w:lineRule="auto"/>
              <w:jc w:val="center"/>
              <w:rPr>
                <w:color w:val="000000"/>
              </w:rPr>
            </w:pPr>
            <w:r w:rsidRPr="00D744FB">
              <w:rPr>
                <w:color w:val="000000"/>
              </w:rPr>
              <w:t>Within-individual</w:t>
            </w:r>
          </w:p>
        </w:tc>
      </w:tr>
      <w:tr w:rsidR="006F359A" w:rsidRPr="00D744FB" w14:paraId="06D2F7DD" w14:textId="77777777" w:rsidTr="00AE5385">
        <w:trPr>
          <w:trHeight w:val="558"/>
          <w:jc w:val="center"/>
        </w:trPr>
        <w:tc>
          <w:tcPr>
            <w:tcW w:w="0" w:type="auto"/>
            <w:tcBorders>
              <w:top w:val="nil"/>
              <w:left w:val="nil"/>
              <w:bottom w:val="single" w:sz="4" w:space="0" w:color="auto"/>
              <w:right w:val="nil"/>
            </w:tcBorders>
            <w:shd w:val="clear" w:color="auto" w:fill="auto"/>
            <w:noWrap/>
            <w:vAlign w:val="bottom"/>
            <w:hideMark/>
          </w:tcPr>
          <w:p w14:paraId="60002F56" w14:textId="77777777" w:rsidR="006F359A" w:rsidRPr="00D744FB" w:rsidRDefault="006F359A" w:rsidP="00AE5385">
            <w:pPr>
              <w:spacing w:line="480" w:lineRule="auto"/>
              <w:jc w:val="center"/>
              <w:rPr>
                <w:color w:val="000000"/>
              </w:rPr>
            </w:pPr>
            <w:r w:rsidRPr="00D744FB">
              <w:rPr>
                <w:color w:val="000000"/>
              </w:rPr>
              <w:t>Pairwise comparison (</w:t>
            </w:r>
            <w:r w:rsidRPr="00D744FB">
              <w:rPr>
                <w:i/>
                <w:color w:val="000000"/>
              </w:rPr>
              <w:t>R</w:t>
            </w:r>
            <w:r w:rsidRPr="00D744FB">
              <w:rPr>
                <w:color w:val="000000"/>
                <w:vertAlign w:val="superscript"/>
              </w:rPr>
              <w:t>2)</w:t>
            </w:r>
          </w:p>
        </w:tc>
        <w:tc>
          <w:tcPr>
            <w:tcW w:w="0" w:type="auto"/>
            <w:tcBorders>
              <w:top w:val="nil"/>
              <w:left w:val="nil"/>
              <w:bottom w:val="single" w:sz="4" w:space="0" w:color="auto"/>
              <w:right w:val="nil"/>
            </w:tcBorders>
            <w:shd w:val="clear" w:color="auto" w:fill="auto"/>
            <w:noWrap/>
            <w:vAlign w:val="bottom"/>
            <w:hideMark/>
          </w:tcPr>
          <w:p w14:paraId="0224EC42" w14:textId="77777777" w:rsidR="006F359A" w:rsidRPr="00D744FB" w:rsidRDefault="006F359A" w:rsidP="00AE5385">
            <w:pPr>
              <w:spacing w:line="480" w:lineRule="auto"/>
              <w:jc w:val="center"/>
              <w:rPr>
                <w:color w:val="000000"/>
              </w:rPr>
            </w:pPr>
            <w:r w:rsidRPr="00D744FB">
              <w:rPr>
                <w:color w:val="000000"/>
              </w:rPr>
              <w:t>Estimate</w:t>
            </w:r>
          </w:p>
        </w:tc>
        <w:tc>
          <w:tcPr>
            <w:tcW w:w="0" w:type="auto"/>
            <w:tcBorders>
              <w:top w:val="nil"/>
              <w:left w:val="nil"/>
              <w:bottom w:val="single" w:sz="4" w:space="0" w:color="auto"/>
              <w:right w:val="nil"/>
            </w:tcBorders>
            <w:shd w:val="clear" w:color="auto" w:fill="auto"/>
            <w:noWrap/>
            <w:vAlign w:val="bottom"/>
            <w:hideMark/>
          </w:tcPr>
          <w:p w14:paraId="5D8856AC" w14:textId="77777777" w:rsidR="006F359A" w:rsidRPr="00D744FB" w:rsidRDefault="006F359A" w:rsidP="00AE5385">
            <w:pPr>
              <w:spacing w:line="480" w:lineRule="auto"/>
              <w:jc w:val="center"/>
              <w:rPr>
                <w:color w:val="000000"/>
              </w:rPr>
            </w:pPr>
            <w:r w:rsidRPr="00D744FB">
              <w:rPr>
                <w:color w:val="000000"/>
              </w:rPr>
              <w:t>Lower</w:t>
            </w:r>
          </w:p>
        </w:tc>
        <w:tc>
          <w:tcPr>
            <w:tcW w:w="0" w:type="auto"/>
            <w:tcBorders>
              <w:top w:val="nil"/>
              <w:left w:val="nil"/>
              <w:bottom w:val="single" w:sz="4" w:space="0" w:color="auto"/>
              <w:right w:val="nil"/>
            </w:tcBorders>
            <w:shd w:val="clear" w:color="auto" w:fill="auto"/>
            <w:noWrap/>
            <w:vAlign w:val="bottom"/>
            <w:hideMark/>
          </w:tcPr>
          <w:p w14:paraId="5271F541" w14:textId="77777777" w:rsidR="006F359A" w:rsidRPr="00D744FB" w:rsidRDefault="006F359A" w:rsidP="00AE5385">
            <w:pPr>
              <w:spacing w:line="480" w:lineRule="auto"/>
              <w:jc w:val="center"/>
              <w:rPr>
                <w:color w:val="000000"/>
              </w:rPr>
            </w:pPr>
            <w:r w:rsidRPr="00D744FB">
              <w:rPr>
                <w:color w:val="000000"/>
              </w:rPr>
              <w:t>Upper</w:t>
            </w:r>
          </w:p>
        </w:tc>
        <w:tc>
          <w:tcPr>
            <w:tcW w:w="0" w:type="auto"/>
            <w:tcBorders>
              <w:top w:val="nil"/>
              <w:left w:val="nil"/>
              <w:bottom w:val="single" w:sz="4" w:space="0" w:color="auto"/>
              <w:right w:val="nil"/>
            </w:tcBorders>
            <w:shd w:val="clear" w:color="auto" w:fill="auto"/>
            <w:noWrap/>
            <w:vAlign w:val="bottom"/>
            <w:hideMark/>
          </w:tcPr>
          <w:p w14:paraId="78DA9740" w14:textId="77777777" w:rsidR="006F359A" w:rsidRPr="00D744FB" w:rsidRDefault="006F359A" w:rsidP="00AE5385">
            <w:pPr>
              <w:spacing w:line="480" w:lineRule="auto"/>
              <w:jc w:val="center"/>
              <w:rPr>
                <w:color w:val="000000"/>
              </w:rPr>
            </w:pPr>
            <w:r w:rsidRPr="00D744FB">
              <w:rPr>
                <w:color w:val="000000"/>
              </w:rPr>
              <w:t>Estimate</w:t>
            </w:r>
          </w:p>
        </w:tc>
        <w:tc>
          <w:tcPr>
            <w:tcW w:w="0" w:type="auto"/>
            <w:tcBorders>
              <w:top w:val="nil"/>
              <w:left w:val="nil"/>
              <w:bottom w:val="single" w:sz="4" w:space="0" w:color="auto"/>
              <w:right w:val="nil"/>
            </w:tcBorders>
            <w:shd w:val="clear" w:color="auto" w:fill="auto"/>
            <w:noWrap/>
            <w:vAlign w:val="bottom"/>
            <w:hideMark/>
          </w:tcPr>
          <w:p w14:paraId="74E96DE1" w14:textId="77777777" w:rsidR="006F359A" w:rsidRPr="00D744FB" w:rsidRDefault="006F359A" w:rsidP="00AE5385">
            <w:pPr>
              <w:spacing w:line="480" w:lineRule="auto"/>
              <w:jc w:val="center"/>
              <w:rPr>
                <w:color w:val="000000"/>
              </w:rPr>
            </w:pPr>
            <w:r w:rsidRPr="00D744FB">
              <w:rPr>
                <w:color w:val="000000"/>
              </w:rPr>
              <w:t>Lower</w:t>
            </w:r>
          </w:p>
        </w:tc>
        <w:tc>
          <w:tcPr>
            <w:tcW w:w="0" w:type="auto"/>
            <w:tcBorders>
              <w:top w:val="nil"/>
              <w:left w:val="nil"/>
              <w:bottom w:val="single" w:sz="4" w:space="0" w:color="auto"/>
              <w:right w:val="nil"/>
            </w:tcBorders>
            <w:shd w:val="clear" w:color="auto" w:fill="auto"/>
            <w:noWrap/>
            <w:vAlign w:val="bottom"/>
            <w:hideMark/>
          </w:tcPr>
          <w:p w14:paraId="3A2945DA" w14:textId="77777777" w:rsidR="006F359A" w:rsidRPr="00D744FB" w:rsidRDefault="006F359A" w:rsidP="00AE5385">
            <w:pPr>
              <w:spacing w:line="480" w:lineRule="auto"/>
              <w:jc w:val="center"/>
              <w:rPr>
                <w:color w:val="000000"/>
              </w:rPr>
            </w:pPr>
            <w:r w:rsidRPr="00D744FB">
              <w:rPr>
                <w:color w:val="000000"/>
              </w:rPr>
              <w:t>Upper</w:t>
            </w:r>
          </w:p>
        </w:tc>
        <w:tc>
          <w:tcPr>
            <w:tcW w:w="0" w:type="auto"/>
            <w:tcBorders>
              <w:top w:val="nil"/>
              <w:left w:val="nil"/>
              <w:bottom w:val="single" w:sz="4" w:space="0" w:color="auto"/>
              <w:right w:val="nil"/>
            </w:tcBorders>
            <w:shd w:val="clear" w:color="auto" w:fill="auto"/>
            <w:noWrap/>
            <w:vAlign w:val="bottom"/>
            <w:hideMark/>
          </w:tcPr>
          <w:p w14:paraId="5C699270" w14:textId="77777777" w:rsidR="006F359A" w:rsidRPr="00D744FB" w:rsidRDefault="006F359A" w:rsidP="00AE5385">
            <w:pPr>
              <w:spacing w:line="480" w:lineRule="auto"/>
              <w:jc w:val="center"/>
              <w:rPr>
                <w:color w:val="000000"/>
              </w:rPr>
            </w:pPr>
            <w:r w:rsidRPr="00D744FB">
              <w:rPr>
                <w:color w:val="000000"/>
              </w:rPr>
              <w:t>Estimate</w:t>
            </w:r>
          </w:p>
        </w:tc>
        <w:tc>
          <w:tcPr>
            <w:tcW w:w="0" w:type="auto"/>
            <w:tcBorders>
              <w:top w:val="nil"/>
              <w:left w:val="nil"/>
              <w:bottom w:val="single" w:sz="4" w:space="0" w:color="auto"/>
              <w:right w:val="nil"/>
            </w:tcBorders>
            <w:shd w:val="clear" w:color="auto" w:fill="auto"/>
            <w:noWrap/>
            <w:vAlign w:val="bottom"/>
            <w:hideMark/>
          </w:tcPr>
          <w:p w14:paraId="5923AF26" w14:textId="77777777" w:rsidR="006F359A" w:rsidRPr="00D744FB" w:rsidRDefault="006F359A" w:rsidP="00AE5385">
            <w:pPr>
              <w:spacing w:line="480" w:lineRule="auto"/>
              <w:jc w:val="center"/>
              <w:rPr>
                <w:color w:val="000000"/>
              </w:rPr>
            </w:pPr>
            <w:r w:rsidRPr="00D744FB">
              <w:rPr>
                <w:color w:val="000000"/>
              </w:rPr>
              <w:t>Lower</w:t>
            </w:r>
          </w:p>
        </w:tc>
        <w:tc>
          <w:tcPr>
            <w:tcW w:w="1085" w:type="dxa"/>
            <w:tcBorders>
              <w:top w:val="nil"/>
              <w:left w:val="nil"/>
              <w:bottom w:val="single" w:sz="4" w:space="0" w:color="auto"/>
              <w:right w:val="nil"/>
            </w:tcBorders>
            <w:shd w:val="clear" w:color="auto" w:fill="auto"/>
            <w:noWrap/>
            <w:vAlign w:val="bottom"/>
            <w:hideMark/>
          </w:tcPr>
          <w:p w14:paraId="49032430" w14:textId="77777777" w:rsidR="006F359A" w:rsidRPr="00D744FB" w:rsidRDefault="006F359A" w:rsidP="00AE5385">
            <w:pPr>
              <w:spacing w:line="480" w:lineRule="auto"/>
              <w:jc w:val="center"/>
              <w:rPr>
                <w:color w:val="000000"/>
              </w:rPr>
            </w:pPr>
            <w:r w:rsidRPr="00D744FB">
              <w:rPr>
                <w:color w:val="000000"/>
              </w:rPr>
              <w:t>Upper</w:t>
            </w:r>
          </w:p>
        </w:tc>
        <w:tc>
          <w:tcPr>
            <w:tcW w:w="992" w:type="dxa"/>
            <w:tcBorders>
              <w:top w:val="nil"/>
              <w:left w:val="nil"/>
              <w:bottom w:val="single" w:sz="4" w:space="0" w:color="auto"/>
              <w:right w:val="nil"/>
            </w:tcBorders>
            <w:shd w:val="clear" w:color="auto" w:fill="auto"/>
            <w:noWrap/>
            <w:vAlign w:val="bottom"/>
            <w:hideMark/>
          </w:tcPr>
          <w:p w14:paraId="1890280C" w14:textId="77777777" w:rsidR="006F359A" w:rsidRPr="00D744FB" w:rsidRDefault="006F359A" w:rsidP="00AE5385">
            <w:pPr>
              <w:spacing w:line="480" w:lineRule="auto"/>
              <w:jc w:val="center"/>
              <w:rPr>
                <w:color w:val="000000"/>
              </w:rPr>
            </w:pPr>
            <w:r w:rsidRPr="00D744FB">
              <w:rPr>
                <w:color w:val="000000"/>
              </w:rPr>
              <w:t>Estimate</w:t>
            </w:r>
          </w:p>
        </w:tc>
        <w:tc>
          <w:tcPr>
            <w:tcW w:w="0" w:type="auto"/>
            <w:tcBorders>
              <w:top w:val="nil"/>
              <w:left w:val="nil"/>
              <w:bottom w:val="single" w:sz="4" w:space="0" w:color="auto"/>
              <w:right w:val="nil"/>
            </w:tcBorders>
            <w:shd w:val="clear" w:color="auto" w:fill="auto"/>
            <w:noWrap/>
            <w:vAlign w:val="bottom"/>
            <w:hideMark/>
          </w:tcPr>
          <w:p w14:paraId="6D5D0955" w14:textId="77777777" w:rsidR="006F359A" w:rsidRPr="00D744FB" w:rsidRDefault="006F359A" w:rsidP="00AE5385">
            <w:pPr>
              <w:spacing w:line="480" w:lineRule="auto"/>
              <w:jc w:val="center"/>
              <w:rPr>
                <w:color w:val="000000"/>
              </w:rPr>
            </w:pPr>
            <w:r w:rsidRPr="00D744FB">
              <w:rPr>
                <w:color w:val="000000"/>
              </w:rPr>
              <w:t>Lower</w:t>
            </w:r>
          </w:p>
        </w:tc>
        <w:tc>
          <w:tcPr>
            <w:tcW w:w="0" w:type="auto"/>
            <w:tcBorders>
              <w:top w:val="nil"/>
              <w:left w:val="nil"/>
              <w:bottom w:val="single" w:sz="4" w:space="0" w:color="auto"/>
              <w:right w:val="nil"/>
            </w:tcBorders>
            <w:shd w:val="clear" w:color="auto" w:fill="auto"/>
            <w:noWrap/>
            <w:vAlign w:val="bottom"/>
            <w:hideMark/>
          </w:tcPr>
          <w:p w14:paraId="253BEBD4" w14:textId="77777777" w:rsidR="006F359A" w:rsidRPr="00D744FB" w:rsidRDefault="006F359A" w:rsidP="00AE5385">
            <w:pPr>
              <w:spacing w:line="480" w:lineRule="auto"/>
              <w:jc w:val="center"/>
              <w:rPr>
                <w:color w:val="000000"/>
              </w:rPr>
            </w:pPr>
            <w:r w:rsidRPr="00D744FB">
              <w:rPr>
                <w:color w:val="000000"/>
              </w:rPr>
              <w:t>Upper</w:t>
            </w:r>
          </w:p>
        </w:tc>
      </w:tr>
      <w:tr w:rsidR="006F359A" w:rsidRPr="00D744FB" w14:paraId="2CB4B53B" w14:textId="77777777" w:rsidTr="00AE5385">
        <w:trPr>
          <w:trHeight w:val="327"/>
          <w:jc w:val="center"/>
        </w:trPr>
        <w:tc>
          <w:tcPr>
            <w:tcW w:w="0" w:type="auto"/>
            <w:tcBorders>
              <w:top w:val="nil"/>
              <w:left w:val="nil"/>
              <w:bottom w:val="nil"/>
              <w:right w:val="nil"/>
            </w:tcBorders>
            <w:shd w:val="clear" w:color="auto" w:fill="auto"/>
            <w:noWrap/>
            <w:vAlign w:val="bottom"/>
            <w:hideMark/>
          </w:tcPr>
          <w:p w14:paraId="667B9693" w14:textId="77777777" w:rsidR="006F359A" w:rsidRPr="00D744FB" w:rsidRDefault="006F359A" w:rsidP="00AE5385">
            <w:pPr>
              <w:spacing w:line="480" w:lineRule="auto"/>
              <w:jc w:val="center"/>
              <w:rPr>
                <w:color w:val="000000"/>
              </w:rPr>
            </w:pPr>
            <w:r>
              <w:rPr>
                <w:color w:val="000000"/>
              </w:rPr>
              <w:t>22ºC – 24ºC</w:t>
            </w:r>
          </w:p>
        </w:tc>
        <w:tc>
          <w:tcPr>
            <w:tcW w:w="0" w:type="auto"/>
            <w:tcBorders>
              <w:top w:val="nil"/>
              <w:left w:val="nil"/>
              <w:bottom w:val="nil"/>
              <w:right w:val="nil"/>
            </w:tcBorders>
            <w:shd w:val="clear" w:color="auto" w:fill="auto"/>
            <w:noWrap/>
            <w:vAlign w:val="bottom"/>
            <w:hideMark/>
          </w:tcPr>
          <w:p w14:paraId="2E4C7592" w14:textId="77777777" w:rsidR="006F359A" w:rsidRPr="00D744FB" w:rsidRDefault="006F359A" w:rsidP="00AE5385">
            <w:pPr>
              <w:spacing w:line="480" w:lineRule="auto"/>
              <w:jc w:val="center"/>
              <w:rPr>
                <w:b/>
                <w:bCs/>
                <w:color w:val="000000"/>
              </w:rPr>
            </w:pPr>
            <w:r w:rsidRPr="00D744FB">
              <w:rPr>
                <w:b/>
                <w:bCs/>
                <w:color w:val="000000"/>
              </w:rPr>
              <w:t>0.98</w:t>
            </w:r>
          </w:p>
        </w:tc>
        <w:tc>
          <w:tcPr>
            <w:tcW w:w="0" w:type="auto"/>
            <w:tcBorders>
              <w:top w:val="nil"/>
              <w:left w:val="nil"/>
              <w:bottom w:val="nil"/>
              <w:right w:val="nil"/>
            </w:tcBorders>
            <w:shd w:val="clear" w:color="auto" w:fill="auto"/>
            <w:noWrap/>
            <w:vAlign w:val="bottom"/>
            <w:hideMark/>
          </w:tcPr>
          <w:p w14:paraId="464738A8" w14:textId="77777777" w:rsidR="006F359A" w:rsidRPr="00D744FB" w:rsidRDefault="006F359A" w:rsidP="00AE5385">
            <w:pPr>
              <w:spacing w:line="480" w:lineRule="auto"/>
              <w:jc w:val="center"/>
              <w:rPr>
                <w:color w:val="000000"/>
              </w:rPr>
            </w:pPr>
            <w:r w:rsidRPr="00D744FB">
              <w:rPr>
                <w:color w:val="000000"/>
              </w:rPr>
              <w:t>0.95</w:t>
            </w:r>
          </w:p>
        </w:tc>
        <w:tc>
          <w:tcPr>
            <w:tcW w:w="0" w:type="auto"/>
            <w:tcBorders>
              <w:top w:val="nil"/>
              <w:left w:val="nil"/>
              <w:bottom w:val="nil"/>
              <w:right w:val="nil"/>
            </w:tcBorders>
            <w:shd w:val="clear" w:color="auto" w:fill="auto"/>
            <w:noWrap/>
            <w:vAlign w:val="bottom"/>
            <w:hideMark/>
          </w:tcPr>
          <w:p w14:paraId="35555DF9" w14:textId="77777777" w:rsidR="006F359A" w:rsidRPr="00D744FB" w:rsidRDefault="006F359A" w:rsidP="00AE5385">
            <w:pPr>
              <w:spacing w:line="480" w:lineRule="auto"/>
              <w:jc w:val="center"/>
              <w:rPr>
                <w:color w:val="000000"/>
              </w:rPr>
            </w:pPr>
            <w:r w:rsidRPr="00D744FB">
              <w:rPr>
                <w:color w:val="000000"/>
              </w:rPr>
              <w:t>1</w:t>
            </w:r>
          </w:p>
        </w:tc>
        <w:tc>
          <w:tcPr>
            <w:tcW w:w="0" w:type="auto"/>
            <w:tcBorders>
              <w:top w:val="nil"/>
              <w:left w:val="nil"/>
              <w:bottom w:val="nil"/>
              <w:right w:val="nil"/>
            </w:tcBorders>
            <w:shd w:val="clear" w:color="auto" w:fill="auto"/>
            <w:noWrap/>
            <w:vAlign w:val="bottom"/>
            <w:hideMark/>
          </w:tcPr>
          <w:p w14:paraId="2702E43D" w14:textId="77777777" w:rsidR="006F359A" w:rsidRPr="00D744FB" w:rsidRDefault="006F359A" w:rsidP="00AE5385">
            <w:pPr>
              <w:spacing w:line="480" w:lineRule="auto"/>
              <w:jc w:val="center"/>
              <w:rPr>
                <w:b/>
                <w:bCs/>
                <w:color w:val="000000"/>
              </w:rPr>
            </w:pPr>
            <w:r w:rsidRPr="00D744FB">
              <w:rPr>
                <w:b/>
                <w:bCs/>
                <w:color w:val="000000"/>
              </w:rPr>
              <w:t>0.99</w:t>
            </w:r>
          </w:p>
        </w:tc>
        <w:tc>
          <w:tcPr>
            <w:tcW w:w="0" w:type="auto"/>
            <w:tcBorders>
              <w:top w:val="nil"/>
              <w:left w:val="nil"/>
              <w:bottom w:val="nil"/>
              <w:right w:val="nil"/>
            </w:tcBorders>
            <w:shd w:val="clear" w:color="auto" w:fill="auto"/>
            <w:noWrap/>
            <w:vAlign w:val="bottom"/>
            <w:hideMark/>
          </w:tcPr>
          <w:p w14:paraId="34FAB647" w14:textId="77777777" w:rsidR="006F359A" w:rsidRPr="00D744FB" w:rsidRDefault="006F359A" w:rsidP="00AE5385">
            <w:pPr>
              <w:spacing w:line="480" w:lineRule="auto"/>
              <w:jc w:val="center"/>
              <w:rPr>
                <w:color w:val="000000"/>
              </w:rPr>
            </w:pPr>
            <w:r w:rsidRPr="00D744FB">
              <w:rPr>
                <w:color w:val="000000"/>
              </w:rPr>
              <w:t>0.98</w:t>
            </w:r>
          </w:p>
        </w:tc>
        <w:tc>
          <w:tcPr>
            <w:tcW w:w="0" w:type="auto"/>
            <w:tcBorders>
              <w:top w:val="nil"/>
              <w:left w:val="nil"/>
              <w:bottom w:val="nil"/>
              <w:right w:val="nil"/>
            </w:tcBorders>
            <w:shd w:val="clear" w:color="auto" w:fill="auto"/>
            <w:noWrap/>
            <w:vAlign w:val="bottom"/>
            <w:hideMark/>
          </w:tcPr>
          <w:p w14:paraId="112F8B87" w14:textId="77777777" w:rsidR="006F359A" w:rsidRPr="00D744FB" w:rsidRDefault="006F359A" w:rsidP="00AE5385">
            <w:pPr>
              <w:spacing w:line="480" w:lineRule="auto"/>
              <w:jc w:val="center"/>
              <w:rPr>
                <w:color w:val="000000"/>
              </w:rPr>
            </w:pPr>
            <w:r w:rsidRPr="00D744FB">
              <w:rPr>
                <w:color w:val="000000"/>
              </w:rPr>
              <w:t>1</w:t>
            </w:r>
          </w:p>
        </w:tc>
        <w:tc>
          <w:tcPr>
            <w:tcW w:w="0" w:type="auto"/>
            <w:tcBorders>
              <w:top w:val="nil"/>
              <w:left w:val="nil"/>
              <w:bottom w:val="nil"/>
              <w:right w:val="nil"/>
            </w:tcBorders>
            <w:shd w:val="clear" w:color="auto" w:fill="auto"/>
            <w:noWrap/>
            <w:vAlign w:val="bottom"/>
            <w:hideMark/>
          </w:tcPr>
          <w:p w14:paraId="68086354" w14:textId="77777777" w:rsidR="006F359A" w:rsidRPr="00D744FB" w:rsidRDefault="006F359A" w:rsidP="00AE5385">
            <w:pPr>
              <w:spacing w:line="480" w:lineRule="auto"/>
              <w:jc w:val="right"/>
              <w:rPr>
                <w:color w:val="000000"/>
              </w:rPr>
            </w:pPr>
            <w:r w:rsidRPr="00D744FB">
              <w:rPr>
                <w:color w:val="000000"/>
              </w:rPr>
              <w:t>0.43</w:t>
            </w:r>
          </w:p>
        </w:tc>
        <w:tc>
          <w:tcPr>
            <w:tcW w:w="0" w:type="auto"/>
            <w:tcBorders>
              <w:top w:val="nil"/>
              <w:left w:val="nil"/>
              <w:bottom w:val="nil"/>
              <w:right w:val="nil"/>
            </w:tcBorders>
            <w:shd w:val="clear" w:color="auto" w:fill="auto"/>
            <w:noWrap/>
            <w:vAlign w:val="bottom"/>
            <w:hideMark/>
          </w:tcPr>
          <w:p w14:paraId="24D76A94" w14:textId="77777777" w:rsidR="006F359A" w:rsidRPr="00D744FB" w:rsidRDefault="006F359A" w:rsidP="00AE5385">
            <w:pPr>
              <w:spacing w:line="480" w:lineRule="auto"/>
              <w:jc w:val="right"/>
              <w:rPr>
                <w:color w:val="000000"/>
              </w:rPr>
            </w:pPr>
            <w:r w:rsidRPr="00D744FB">
              <w:rPr>
                <w:color w:val="000000"/>
              </w:rPr>
              <w:t>-0.04</w:t>
            </w:r>
          </w:p>
        </w:tc>
        <w:tc>
          <w:tcPr>
            <w:tcW w:w="1085" w:type="dxa"/>
            <w:tcBorders>
              <w:top w:val="nil"/>
              <w:left w:val="nil"/>
              <w:bottom w:val="nil"/>
              <w:right w:val="nil"/>
            </w:tcBorders>
            <w:shd w:val="clear" w:color="auto" w:fill="auto"/>
            <w:noWrap/>
            <w:vAlign w:val="bottom"/>
            <w:hideMark/>
          </w:tcPr>
          <w:p w14:paraId="77207A2B" w14:textId="77777777" w:rsidR="006F359A" w:rsidRPr="00D744FB" w:rsidRDefault="006F359A" w:rsidP="00AE5385">
            <w:pPr>
              <w:spacing w:line="480" w:lineRule="auto"/>
              <w:jc w:val="right"/>
              <w:rPr>
                <w:color w:val="000000"/>
              </w:rPr>
            </w:pPr>
            <w:r w:rsidRPr="00D744FB">
              <w:rPr>
                <w:color w:val="000000"/>
              </w:rPr>
              <w:t>0.80</w:t>
            </w:r>
          </w:p>
        </w:tc>
        <w:tc>
          <w:tcPr>
            <w:tcW w:w="992" w:type="dxa"/>
            <w:tcBorders>
              <w:top w:val="nil"/>
              <w:left w:val="nil"/>
              <w:bottom w:val="nil"/>
              <w:right w:val="nil"/>
            </w:tcBorders>
            <w:shd w:val="clear" w:color="auto" w:fill="auto"/>
            <w:noWrap/>
            <w:vAlign w:val="bottom"/>
            <w:hideMark/>
          </w:tcPr>
          <w:p w14:paraId="33FBAB9F" w14:textId="77777777" w:rsidR="006F359A" w:rsidRPr="00D744FB" w:rsidRDefault="006F359A" w:rsidP="00AE5385">
            <w:pPr>
              <w:spacing w:line="480" w:lineRule="auto"/>
              <w:jc w:val="right"/>
              <w:rPr>
                <w:b/>
                <w:bCs/>
                <w:color w:val="000000"/>
              </w:rPr>
            </w:pPr>
            <w:r w:rsidRPr="00D744FB">
              <w:rPr>
                <w:b/>
                <w:bCs/>
                <w:color w:val="000000"/>
              </w:rPr>
              <w:t>0.23</w:t>
            </w:r>
          </w:p>
        </w:tc>
        <w:tc>
          <w:tcPr>
            <w:tcW w:w="0" w:type="auto"/>
            <w:tcBorders>
              <w:top w:val="nil"/>
              <w:left w:val="nil"/>
              <w:bottom w:val="nil"/>
              <w:right w:val="nil"/>
            </w:tcBorders>
            <w:shd w:val="clear" w:color="auto" w:fill="auto"/>
            <w:noWrap/>
            <w:vAlign w:val="bottom"/>
            <w:hideMark/>
          </w:tcPr>
          <w:p w14:paraId="58F3D118" w14:textId="77777777" w:rsidR="006F359A" w:rsidRPr="00D744FB" w:rsidRDefault="006F359A" w:rsidP="00AE5385">
            <w:pPr>
              <w:spacing w:line="480" w:lineRule="auto"/>
              <w:jc w:val="right"/>
              <w:rPr>
                <w:color w:val="000000"/>
              </w:rPr>
            </w:pPr>
            <w:r w:rsidRPr="00D744FB">
              <w:rPr>
                <w:color w:val="000000"/>
              </w:rPr>
              <w:t>0.12</w:t>
            </w:r>
          </w:p>
        </w:tc>
        <w:tc>
          <w:tcPr>
            <w:tcW w:w="0" w:type="auto"/>
            <w:tcBorders>
              <w:top w:val="nil"/>
              <w:left w:val="nil"/>
              <w:bottom w:val="nil"/>
              <w:right w:val="nil"/>
            </w:tcBorders>
            <w:shd w:val="clear" w:color="auto" w:fill="auto"/>
            <w:noWrap/>
            <w:vAlign w:val="bottom"/>
            <w:hideMark/>
          </w:tcPr>
          <w:p w14:paraId="1CA979DC" w14:textId="77777777" w:rsidR="006F359A" w:rsidRPr="00D744FB" w:rsidRDefault="006F359A" w:rsidP="00AE5385">
            <w:pPr>
              <w:spacing w:line="480" w:lineRule="auto"/>
              <w:jc w:val="right"/>
              <w:rPr>
                <w:color w:val="000000"/>
              </w:rPr>
            </w:pPr>
            <w:r w:rsidRPr="00D744FB">
              <w:rPr>
                <w:color w:val="000000"/>
              </w:rPr>
              <w:t>0.34</w:t>
            </w:r>
          </w:p>
        </w:tc>
      </w:tr>
      <w:tr w:rsidR="006F359A" w:rsidRPr="00D744FB" w14:paraId="17F5EEDB" w14:textId="77777777" w:rsidTr="00AE5385">
        <w:trPr>
          <w:trHeight w:val="327"/>
          <w:jc w:val="center"/>
        </w:trPr>
        <w:tc>
          <w:tcPr>
            <w:tcW w:w="0" w:type="auto"/>
            <w:tcBorders>
              <w:top w:val="nil"/>
              <w:left w:val="nil"/>
              <w:bottom w:val="nil"/>
              <w:right w:val="nil"/>
            </w:tcBorders>
            <w:shd w:val="clear" w:color="auto" w:fill="auto"/>
            <w:noWrap/>
            <w:vAlign w:val="bottom"/>
            <w:hideMark/>
          </w:tcPr>
          <w:p w14:paraId="2B9956C7" w14:textId="77777777" w:rsidR="006F359A" w:rsidRPr="00D744FB" w:rsidRDefault="006F359A" w:rsidP="00AE5385">
            <w:pPr>
              <w:spacing w:line="480" w:lineRule="auto"/>
              <w:jc w:val="center"/>
              <w:rPr>
                <w:color w:val="000000"/>
              </w:rPr>
            </w:pPr>
            <w:r>
              <w:rPr>
                <w:color w:val="000000"/>
              </w:rPr>
              <w:t>22ºC – 2</w:t>
            </w:r>
            <w:r w:rsidRPr="00D744FB">
              <w:rPr>
                <w:color w:val="000000"/>
              </w:rPr>
              <w:t>6</w:t>
            </w:r>
            <w:r>
              <w:rPr>
                <w:color w:val="000000"/>
              </w:rPr>
              <w:t>ºC</w:t>
            </w:r>
          </w:p>
        </w:tc>
        <w:tc>
          <w:tcPr>
            <w:tcW w:w="0" w:type="auto"/>
            <w:tcBorders>
              <w:top w:val="nil"/>
              <w:left w:val="nil"/>
              <w:bottom w:val="nil"/>
              <w:right w:val="nil"/>
            </w:tcBorders>
            <w:shd w:val="clear" w:color="auto" w:fill="auto"/>
            <w:noWrap/>
            <w:vAlign w:val="bottom"/>
            <w:hideMark/>
          </w:tcPr>
          <w:p w14:paraId="34A2C891" w14:textId="77777777" w:rsidR="006F359A" w:rsidRPr="00D744FB" w:rsidRDefault="006F359A" w:rsidP="00AE5385">
            <w:pPr>
              <w:spacing w:line="480" w:lineRule="auto"/>
              <w:jc w:val="center"/>
              <w:rPr>
                <w:b/>
                <w:bCs/>
                <w:color w:val="000000"/>
              </w:rPr>
            </w:pPr>
            <w:r w:rsidRPr="00D744FB">
              <w:rPr>
                <w:b/>
                <w:bCs/>
                <w:color w:val="000000"/>
              </w:rPr>
              <w:t>0.93</w:t>
            </w:r>
          </w:p>
        </w:tc>
        <w:tc>
          <w:tcPr>
            <w:tcW w:w="0" w:type="auto"/>
            <w:tcBorders>
              <w:top w:val="nil"/>
              <w:left w:val="nil"/>
              <w:bottom w:val="nil"/>
              <w:right w:val="nil"/>
            </w:tcBorders>
            <w:shd w:val="clear" w:color="auto" w:fill="auto"/>
            <w:noWrap/>
            <w:vAlign w:val="bottom"/>
            <w:hideMark/>
          </w:tcPr>
          <w:p w14:paraId="63F525F6" w14:textId="77777777" w:rsidR="006F359A" w:rsidRPr="00D744FB" w:rsidRDefault="006F359A" w:rsidP="00AE5385">
            <w:pPr>
              <w:spacing w:line="480" w:lineRule="auto"/>
              <w:jc w:val="center"/>
              <w:rPr>
                <w:color w:val="000000"/>
              </w:rPr>
            </w:pPr>
            <w:r w:rsidRPr="00D744FB">
              <w:rPr>
                <w:color w:val="000000"/>
              </w:rPr>
              <w:t>0.83</w:t>
            </w:r>
          </w:p>
        </w:tc>
        <w:tc>
          <w:tcPr>
            <w:tcW w:w="0" w:type="auto"/>
            <w:tcBorders>
              <w:top w:val="nil"/>
              <w:left w:val="nil"/>
              <w:bottom w:val="nil"/>
              <w:right w:val="nil"/>
            </w:tcBorders>
            <w:shd w:val="clear" w:color="auto" w:fill="auto"/>
            <w:noWrap/>
            <w:vAlign w:val="bottom"/>
            <w:hideMark/>
          </w:tcPr>
          <w:p w14:paraId="4EBE2C8D" w14:textId="77777777" w:rsidR="006F359A" w:rsidRPr="00D744FB" w:rsidRDefault="006F359A" w:rsidP="00AE5385">
            <w:pPr>
              <w:spacing w:line="480" w:lineRule="auto"/>
              <w:jc w:val="center"/>
              <w:rPr>
                <w:color w:val="000000"/>
              </w:rPr>
            </w:pPr>
            <w:r w:rsidRPr="00D744FB">
              <w:rPr>
                <w:color w:val="000000"/>
              </w:rPr>
              <w:t>0.99</w:t>
            </w:r>
          </w:p>
        </w:tc>
        <w:tc>
          <w:tcPr>
            <w:tcW w:w="0" w:type="auto"/>
            <w:tcBorders>
              <w:top w:val="nil"/>
              <w:left w:val="nil"/>
              <w:bottom w:val="nil"/>
              <w:right w:val="nil"/>
            </w:tcBorders>
            <w:shd w:val="clear" w:color="auto" w:fill="auto"/>
            <w:noWrap/>
            <w:vAlign w:val="bottom"/>
            <w:hideMark/>
          </w:tcPr>
          <w:p w14:paraId="70C0036C" w14:textId="77777777" w:rsidR="006F359A" w:rsidRPr="00D744FB" w:rsidRDefault="006F359A" w:rsidP="00AE5385">
            <w:pPr>
              <w:spacing w:line="480" w:lineRule="auto"/>
              <w:jc w:val="center"/>
              <w:rPr>
                <w:b/>
                <w:bCs/>
                <w:color w:val="000000"/>
              </w:rPr>
            </w:pPr>
            <w:r w:rsidRPr="00D744FB">
              <w:rPr>
                <w:b/>
                <w:bCs/>
                <w:color w:val="000000"/>
              </w:rPr>
              <w:t>0.96</w:t>
            </w:r>
          </w:p>
        </w:tc>
        <w:tc>
          <w:tcPr>
            <w:tcW w:w="0" w:type="auto"/>
            <w:tcBorders>
              <w:top w:val="nil"/>
              <w:left w:val="nil"/>
              <w:bottom w:val="nil"/>
              <w:right w:val="nil"/>
            </w:tcBorders>
            <w:shd w:val="clear" w:color="auto" w:fill="auto"/>
            <w:noWrap/>
            <w:vAlign w:val="bottom"/>
            <w:hideMark/>
          </w:tcPr>
          <w:p w14:paraId="11503D26" w14:textId="77777777" w:rsidR="006F359A" w:rsidRPr="00D744FB" w:rsidRDefault="006F359A" w:rsidP="00AE5385">
            <w:pPr>
              <w:spacing w:line="480" w:lineRule="auto"/>
              <w:jc w:val="center"/>
              <w:rPr>
                <w:color w:val="000000"/>
              </w:rPr>
            </w:pPr>
            <w:r w:rsidRPr="00D744FB">
              <w:rPr>
                <w:color w:val="000000"/>
              </w:rPr>
              <w:t>0.9</w:t>
            </w:r>
          </w:p>
        </w:tc>
        <w:tc>
          <w:tcPr>
            <w:tcW w:w="0" w:type="auto"/>
            <w:tcBorders>
              <w:top w:val="nil"/>
              <w:left w:val="nil"/>
              <w:bottom w:val="nil"/>
              <w:right w:val="nil"/>
            </w:tcBorders>
            <w:shd w:val="clear" w:color="auto" w:fill="auto"/>
            <w:noWrap/>
            <w:vAlign w:val="bottom"/>
            <w:hideMark/>
          </w:tcPr>
          <w:p w14:paraId="4E469878" w14:textId="77777777" w:rsidR="006F359A" w:rsidRPr="00D744FB" w:rsidRDefault="006F359A" w:rsidP="00AE5385">
            <w:pPr>
              <w:spacing w:line="480" w:lineRule="auto"/>
              <w:jc w:val="center"/>
              <w:rPr>
                <w:color w:val="000000"/>
              </w:rPr>
            </w:pPr>
            <w:r w:rsidRPr="00D744FB">
              <w:rPr>
                <w:color w:val="000000"/>
              </w:rPr>
              <w:t>1</w:t>
            </w:r>
          </w:p>
        </w:tc>
        <w:tc>
          <w:tcPr>
            <w:tcW w:w="0" w:type="auto"/>
            <w:tcBorders>
              <w:top w:val="nil"/>
              <w:left w:val="nil"/>
              <w:bottom w:val="nil"/>
              <w:right w:val="nil"/>
            </w:tcBorders>
            <w:shd w:val="clear" w:color="auto" w:fill="auto"/>
            <w:noWrap/>
            <w:vAlign w:val="bottom"/>
            <w:hideMark/>
          </w:tcPr>
          <w:p w14:paraId="0554203E" w14:textId="77777777" w:rsidR="006F359A" w:rsidRPr="00D744FB" w:rsidRDefault="006F359A" w:rsidP="00AE5385">
            <w:pPr>
              <w:spacing w:line="480" w:lineRule="auto"/>
              <w:jc w:val="right"/>
              <w:rPr>
                <w:color w:val="000000"/>
              </w:rPr>
            </w:pPr>
            <w:r w:rsidRPr="00D744FB">
              <w:rPr>
                <w:color w:val="000000"/>
              </w:rPr>
              <w:t>0.44</w:t>
            </w:r>
          </w:p>
        </w:tc>
        <w:tc>
          <w:tcPr>
            <w:tcW w:w="0" w:type="auto"/>
            <w:tcBorders>
              <w:top w:val="nil"/>
              <w:left w:val="nil"/>
              <w:bottom w:val="nil"/>
              <w:right w:val="nil"/>
            </w:tcBorders>
            <w:shd w:val="clear" w:color="auto" w:fill="auto"/>
            <w:noWrap/>
            <w:vAlign w:val="bottom"/>
            <w:hideMark/>
          </w:tcPr>
          <w:p w14:paraId="0765AC8A" w14:textId="77777777" w:rsidR="006F359A" w:rsidRPr="00D744FB" w:rsidRDefault="006F359A" w:rsidP="00AE5385">
            <w:pPr>
              <w:spacing w:line="480" w:lineRule="auto"/>
              <w:jc w:val="right"/>
              <w:rPr>
                <w:color w:val="000000"/>
              </w:rPr>
            </w:pPr>
            <w:r w:rsidRPr="00D744FB">
              <w:rPr>
                <w:color w:val="000000"/>
              </w:rPr>
              <w:t>-0.03</w:t>
            </w:r>
          </w:p>
        </w:tc>
        <w:tc>
          <w:tcPr>
            <w:tcW w:w="1085" w:type="dxa"/>
            <w:tcBorders>
              <w:top w:val="nil"/>
              <w:left w:val="nil"/>
              <w:bottom w:val="nil"/>
              <w:right w:val="nil"/>
            </w:tcBorders>
            <w:shd w:val="clear" w:color="auto" w:fill="auto"/>
            <w:noWrap/>
            <w:vAlign w:val="bottom"/>
            <w:hideMark/>
          </w:tcPr>
          <w:p w14:paraId="6298DE95" w14:textId="77777777" w:rsidR="006F359A" w:rsidRPr="00D744FB" w:rsidRDefault="006F359A" w:rsidP="00AE5385">
            <w:pPr>
              <w:spacing w:line="480" w:lineRule="auto"/>
              <w:jc w:val="right"/>
              <w:rPr>
                <w:color w:val="000000"/>
              </w:rPr>
            </w:pPr>
            <w:r w:rsidRPr="00D744FB">
              <w:rPr>
                <w:color w:val="000000"/>
              </w:rPr>
              <w:t>0.81</w:t>
            </w:r>
          </w:p>
        </w:tc>
        <w:tc>
          <w:tcPr>
            <w:tcW w:w="992" w:type="dxa"/>
            <w:tcBorders>
              <w:top w:val="nil"/>
              <w:left w:val="nil"/>
              <w:bottom w:val="nil"/>
              <w:right w:val="nil"/>
            </w:tcBorders>
            <w:shd w:val="clear" w:color="auto" w:fill="auto"/>
            <w:noWrap/>
            <w:vAlign w:val="bottom"/>
            <w:hideMark/>
          </w:tcPr>
          <w:p w14:paraId="1D9FD9AA" w14:textId="77777777" w:rsidR="006F359A" w:rsidRPr="00D744FB" w:rsidRDefault="006F359A" w:rsidP="00AE5385">
            <w:pPr>
              <w:spacing w:line="480" w:lineRule="auto"/>
              <w:jc w:val="right"/>
              <w:rPr>
                <w:color w:val="000000"/>
              </w:rPr>
            </w:pPr>
            <w:r w:rsidRPr="00D744FB">
              <w:rPr>
                <w:color w:val="000000"/>
              </w:rPr>
              <w:t>0.06</w:t>
            </w:r>
          </w:p>
        </w:tc>
        <w:tc>
          <w:tcPr>
            <w:tcW w:w="0" w:type="auto"/>
            <w:tcBorders>
              <w:top w:val="nil"/>
              <w:left w:val="nil"/>
              <w:bottom w:val="nil"/>
              <w:right w:val="nil"/>
            </w:tcBorders>
            <w:shd w:val="clear" w:color="auto" w:fill="auto"/>
            <w:noWrap/>
            <w:vAlign w:val="bottom"/>
            <w:hideMark/>
          </w:tcPr>
          <w:p w14:paraId="186E18F1" w14:textId="77777777" w:rsidR="006F359A" w:rsidRPr="00D744FB" w:rsidRDefault="006F359A" w:rsidP="00AE5385">
            <w:pPr>
              <w:spacing w:line="480" w:lineRule="auto"/>
              <w:jc w:val="right"/>
              <w:rPr>
                <w:color w:val="000000"/>
              </w:rPr>
            </w:pPr>
            <w:r w:rsidRPr="00D744FB">
              <w:rPr>
                <w:color w:val="000000"/>
              </w:rPr>
              <w:t>-0.06</w:t>
            </w:r>
          </w:p>
        </w:tc>
        <w:tc>
          <w:tcPr>
            <w:tcW w:w="0" w:type="auto"/>
            <w:tcBorders>
              <w:top w:val="nil"/>
              <w:left w:val="nil"/>
              <w:bottom w:val="nil"/>
              <w:right w:val="nil"/>
            </w:tcBorders>
            <w:shd w:val="clear" w:color="auto" w:fill="auto"/>
            <w:noWrap/>
            <w:vAlign w:val="bottom"/>
            <w:hideMark/>
          </w:tcPr>
          <w:p w14:paraId="52BF8248" w14:textId="77777777" w:rsidR="006F359A" w:rsidRPr="00D744FB" w:rsidRDefault="006F359A" w:rsidP="00AE5385">
            <w:pPr>
              <w:spacing w:line="480" w:lineRule="auto"/>
              <w:jc w:val="right"/>
              <w:rPr>
                <w:color w:val="000000"/>
              </w:rPr>
            </w:pPr>
            <w:r w:rsidRPr="00D744FB">
              <w:rPr>
                <w:color w:val="000000"/>
              </w:rPr>
              <w:t>0.17</w:t>
            </w:r>
          </w:p>
        </w:tc>
      </w:tr>
      <w:tr w:rsidR="006F359A" w:rsidRPr="00D744FB" w14:paraId="67B3A6E5" w14:textId="77777777" w:rsidTr="00AE5385">
        <w:trPr>
          <w:trHeight w:val="327"/>
          <w:jc w:val="center"/>
        </w:trPr>
        <w:tc>
          <w:tcPr>
            <w:tcW w:w="0" w:type="auto"/>
            <w:tcBorders>
              <w:top w:val="nil"/>
              <w:left w:val="nil"/>
              <w:bottom w:val="nil"/>
              <w:right w:val="nil"/>
            </w:tcBorders>
            <w:shd w:val="clear" w:color="auto" w:fill="auto"/>
            <w:noWrap/>
            <w:vAlign w:val="bottom"/>
            <w:hideMark/>
          </w:tcPr>
          <w:p w14:paraId="50D91436" w14:textId="77777777" w:rsidR="006F359A" w:rsidRPr="00D744FB" w:rsidRDefault="006F359A" w:rsidP="00AE5385">
            <w:pPr>
              <w:spacing w:line="480" w:lineRule="auto"/>
              <w:jc w:val="center"/>
              <w:rPr>
                <w:color w:val="000000"/>
              </w:rPr>
            </w:pPr>
            <w:r>
              <w:rPr>
                <w:color w:val="000000"/>
              </w:rPr>
              <w:t>22ºC – 2</w:t>
            </w:r>
            <w:r w:rsidRPr="00D744FB">
              <w:rPr>
                <w:color w:val="000000"/>
              </w:rPr>
              <w:t>8</w:t>
            </w:r>
            <w:r>
              <w:rPr>
                <w:color w:val="000000"/>
              </w:rPr>
              <w:t>ºC</w:t>
            </w:r>
          </w:p>
        </w:tc>
        <w:tc>
          <w:tcPr>
            <w:tcW w:w="0" w:type="auto"/>
            <w:tcBorders>
              <w:top w:val="nil"/>
              <w:left w:val="nil"/>
              <w:bottom w:val="nil"/>
              <w:right w:val="nil"/>
            </w:tcBorders>
            <w:shd w:val="clear" w:color="auto" w:fill="auto"/>
            <w:noWrap/>
            <w:vAlign w:val="bottom"/>
            <w:hideMark/>
          </w:tcPr>
          <w:p w14:paraId="32E92E7D" w14:textId="77777777" w:rsidR="006F359A" w:rsidRPr="00D744FB" w:rsidRDefault="006F359A" w:rsidP="00AE5385">
            <w:pPr>
              <w:spacing w:line="480" w:lineRule="auto"/>
              <w:jc w:val="center"/>
              <w:rPr>
                <w:b/>
                <w:bCs/>
                <w:color w:val="000000"/>
              </w:rPr>
            </w:pPr>
            <w:r w:rsidRPr="00D744FB">
              <w:rPr>
                <w:b/>
                <w:bCs/>
                <w:color w:val="000000"/>
              </w:rPr>
              <w:t>0.86</w:t>
            </w:r>
          </w:p>
        </w:tc>
        <w:tc>
          <w:tcPr>
            <w:tcW w:w="0" w:type="auto"/>
            <w:tcBorders>
              <w:top w:val="nil"/>
              <w:left w:val="nil"/>
              <w:bottom w:val="nil"/>
              <w:right w:val="nil"/>
            </w:tcBorders>
            <w:shd w:val="clear" w:color="auto" w:fill="auto"/>
            <w:noWrap/>
            <w:vAlign w:val="bottom"/>
            <w:hideMark/>
          </w:tcPr>
          <w:p w14:paraId="36A94734" w14:textId="77777777" w:rsidR="006F359A" w:rsidRPr="00D744FB" w:rsidRDefault="006F359A" w:rsidP="00AE5385">
            <w:pPr>
              <w:spacing w:line="480" w:lineRule="auto"/>
              <w:jc w:val="center"/>
              <w:rPr>
                <w:color w:val="000000"/>
              </w:rPr>
            </w:pPr>
            <w:r w:rsidRPr="00D744FB">
              <w:rPr>
                <w:color w:val="000000"/>
              </w:rPr>
              <w:t>0.67</w:t>
            </w:r>
          </w:p>
        </w:tc>
        <w:tc>
          <w:tcPr>
            <w:tcW w:w="0" w:type="auto"/>
            <w:tcBorders>
              <w:top w:val="nil"/>
              <w:left w:val="nil"/>
              <w:bottom w:val="nil"/>
              <w:right w:val="nil"/>
            </w:tcBorders>
            <w:shd w:val="clear" w:color="auto" w:fill="auto"/>
            <w:noWrap/>
            <w:vAlign w:val="bottom"/>
            <w:hideMark/>
          </w:tcPr>
          <w:p w14:paraId="171D6EE9" w14:textId="77777777" w:rsidR="006F359A" w:rsidRPr="00D744FB" w:rsidRDefault="006F359A" w:rsidP="00AE5385">
            <w:pPr>
              <w:spacing w:line="480" w:lineRule="auto"/>
              <w:jc w:val="center"/>
              <w:rPr>
                <w:color w:val="000000"/>
              </w:rPr>
            </w:pPr>
            <w:r w:rsidRPr="00D744FB">
              <w:rPr>
                <w:color w:val="000000"/>
              </w:rPr>
              <w:t>0.98</w:t>
            </w:r>
          </w:p>
        </w:tc>
        <w:tc>
          <w:tcPr>
            <w:tcW w:w="0" w:type="auto"/>
            <w:tcBorders>
              <w:top w:val="nil"/>
              <w:left w:val="nil"/>
              <w:bottom w:val="nil"/>
              <w:right w:val="nil"/>
            </w:tcBorders>
            <w:shd w:val="clear" w:color="auto" w:fill="auto"/>
            <w:noWrap/>
            <w:vAlign w:val="bottom"/>
            <w:hideMark/>
          </w:tcPr>
          <w:p w14:paraId="5F348C07" w14:textId="77777777" w:rsidR="006F359A" w:rsidRPr="00D744FB" w:rsidRDefault="006F359A" w:rsidP="00AE5385">
            <w:pPr>
              <w:spacing w:line="480" w:lineRule="auto"/>
              <w:jc w:val="center"/>
              <w:rPr>
                <w:b/>
                <w:bCs/>
                <w:color w:val="000000"/>
              </w:rPr>
            </w:pPr>
            <w:r w:rsidRPr="00D744FB">
              <w:rPr>
                <w:b/>
                <w:bCs/>
                <w:color w:val="000000"/>
              </w:rPr>
              <w:t>0.9</w:t>
            </w:r>
          </w:p>
        </w:tc>
        <w:tc>
          <w:tcPr>
            <w:tcW w:w="0" w:type="auto"/>
            <w:tcBorders>
              <w:top w:val="nil"/>
              <w:left w:val="nil"/>
              <w:bottom w:val="nil"/>
              <w:right w:val="nil"/>
            </w:tcBorders>
            <w:shd w:val="clear" w:color="auto" w:fill="auto"/>
            <w:noWrap/>
            <w:vAlign w:val="bottom"/>
            <w:hideMark/>
          </w:tcPr>
          <w:p w14:paraId="7DECC8E6" w14:textId="77777777" w:rsidR="006F359A" w:rsidRPr="00D744FB" w:rsidRDefault="006F359A" w:rsidP="00AE5385">
            <w:pPr>
              <w:spacing w:line="480" w:lineRule="auto"/>
              <w:jc w:val="center"/>
              <w:rPr>
                <w:color w:val="000000"/>
              </w:rPr>
            </w:pPr>
            <w:r w:rsidRPr="00D744FB">
              <w:rPr>
                <w:color w:val="000000"/>
              </w:rPr>
              <w:t>0.72</w:t>
            </w:r>
          </w:p>
        </w:tc>
        <w:tc>
          <w:tcPr>
            <w:tcW w:w="0" w:type="auto"/>
            <w:tcBorders>
              <w:top w:val="nil"/>
              <w:left w:val="nil"/>
              <w:bottom w:val="nil"/>
              <w:right w:val="nil"/>
            </w:tcBorders>
            <w:shd w:val="clear" w:color="auto" w:fill="auto"/>
            <w:noWrap/>
            <w:vAlign w:val="bottom"/>
            <w:hideMark/>
          </w:tcPr>
          <w:p w14:paraId="7FE41005" w14:textId="77777777" w:rsidR="006F359A" w:rsidRPr="00D744FB" w:rsidRDefault="006F359A" w:rsidP="00AE5385">
            <w:pPr>
              <w:spacing w:line="480" w:lineRule="auto"/>
              <w:jc w:val="center"/>
              <w:rPr>
                <w:color w:val="000000"/>
              </w:rPr>
            </w:pPr>
            <w:r w:rsidRPr="00D744FB">
              <w:rPr>
                <w:color w:val="000000"/>
              </w:rPr>
              <w:t>1</w:t>
            </w:r>
          </w:p>
        </w:tc>
        <w:tc>
          <w:tcPr>
            <w:tcW w:w="0" w:type="auto"/>
            <w:tcBorders>
              <w:top w:val="nil"/>
              <w:left w:val="nil"/>
              <w:bottom w:val="nil"/>
              <w:right w:val="nil"/>
            </w:tcBorders>
            <w:shd w:val="clear" w:color="auto" w:fill="auto"/>
            <w:noWrap/>
            <w:vAlign w:val="bottom"/>
            <w:hideMark/>
          </w:tcPr>
          <w:p w14:paraId="6B478261" w14:textId="77777777" w:rsidR="006F359A" w:rsidRPr="00D744FB" w:rsidRDefault="006F359A" w:rsidP="00AE5385">
            <w:pPr>
              <w:spacing w:line="480" w:lineRule="auto"/>
              <w:jc w:val="right"/>
              <w:rPr>
                <w:b/>
                <w:bCs/>
                <w:color w:val="000000"/>
              </w:rPr>
            </w:pPr>
            <w:r w:rsidRPr="00D744FB">
              <w:rPr>
                <w:b/>
                <w:bCs/>
                <w:color w:val="000000"/>
              </w:rPr>
              <w:t>0.56</w:t>
            </w:r>
          </w:p>
        </w:tc>
        <w:tc>
          <w:tcPr>
            <w:tcW w:w="0" w:type="auto"/>
            <w:tcBorders>
              <w:top w:val="nil"/>
              <w:left w:val="nil"/>
              <w:bottom w:val="nil"/>
              <w:right w:val="nil"/>
            </w:tcBorders>
            <w:shd w:val="clear" w:color="auto" w:fill="auto"/>
            <w:noWrap/>
            <w:vAlign w:val="bottom"/>
            <w:hideMark/>
          </w:tcPr>
          <w:p w14:paraId="3161B91A" w14:textId="77777777" w:rsidR="006F359A" w:rsidRPr="00D744FB" w:rsidRDefault="006F359A" w:rsidP="00AE5385">
            <w:pPr>
              <w:spacing w:line="480" w:lineRule="auto"/>
              <w:jc w:val="right"/>
              <w:rPr>
                <w:color w:val="000000"/>
              </w:rPr>
            </w:pPr>
            <w:r w:rsidRPr="00D744FB">
              <w:rPr>
                <w:color w:val="000000"/>
              </w:rPr>
              <w:t>0.13</w:t>
            </w:r>
          </w:p>
        </w:tc>
        <w:tc>
          <w:tcPr>
            <w:tcW w:w="1085" w:type="dxa"/>
            <w:tcBorders>
              <w:top w:val="nil"/>
              <w:left w:val="nil"/>
              <w:bottom w:val="nil"/>
              <w:right w:val="nil"/>
            </w:tcBorders>
            <w:shd w:val="clear" w:color="auto" w:fill="auto"/>
            <w:noWrap/>
            <w:vAlign w:val="bottom"/>
            <w:hideMark/>
          </w:tcPr>
          <w:p w14:paraId="0D06E9A6" w14:textId="77777777" w:rsidR="006F359A" w:rsidRPr="00D744FB" w:rsidRDefault="006F359A" w:rsidP="00AE5385">
            <w:pPr>
              <w:spacing w:line="480" w:lineRule="auto"/>
              <w:jc w:val="right"/>
              <w:rPr>
                <w:color w:val="000000"/>
              </w:rPr>
            </w:pPr>
            <w:r w:rsidRPr="00D744FB">
              <w:rPr>
                <w:color w:val="000000"/>
              </w:rPr>
              <w:t>0.87</w:t>
            </w:r>
          </w:p>
        </w:tc>
        <w:tc>
          <w:tcPr>
            <w:tcW w:w="992" w:type="dxa"/>
            <w:tcBorders>
              <w:top w:val="nil"/>
              <w:left w:val="nil"/>
              <w:bottom w:val="nil"/>
              <w:right w:val="nil"/>
            </w:tcBorders>
            <w:shd w:val="clear" w:color="auto" w:fill="auto"/>
            <w:noWrap/>
            <w:vAlign w:val="bottom"/>
            <w:hideMark/>
          </w:tcPr>
          <w:p w14:paraId="5D3E388E" w14:textId="77777777" w:rsidR="006F359A" w:rsidRPr="00D744FB" w:rsidRDefault="006F359A" w:rsidP="00AE5385">
            <w:pPr>
              <w:spacing w:line="480" w:lineRule="auto"/>
              <w:jc w:val="right"/>
              <w:rPr>
                <w:b/>
                <w:bCs/>
                <w:color w:val="000000"/>
              </w:rPr>
            </w:pPr>
            <w:r w:rsidRPr="00D744FB">
              <w:rPr>
                <w:b/>
                <w:bCs/>
                <w:color w:val="000000"/>
              </w:rPr>
              <w:t>0.2</w:t>
            </w:r>
          </w:p>
        </w:tc>
        <w:tc>
          <w:tcPr>
            <w:tcW w:w="0" w:type="auto"/>
            <w:tcBorders>
              <w:top w:val="nil"/>
              <w:left w:val="nil"/>
              <w:bottom w:val="nil"/>
              <w:right w:val="nil"/>
            </w:tcBorders>
            <w:shd w:val="clear" w:color="auto" w:fill="auto"/>
            <w:noWrap/>
            <w:vAlign w:val="bottom"/>
            <w:hideMark/>
          </w:tcPr>
          <w:p w14:paraId="370C82B8" w14:textId="77777777" w:rsidR="006F359A" w:rsidRPr="00D744FB" w:rsidRDefault="006F359A" w:rsidP="00AE5385">
            <w:pPr>
              <w:spacing w:line="480" w:lineRule="auto"/>
              <w:jc w:val="right"/>
              <w:rPr>
                <w:color w:val="000000"/>
              </w:rPr>
            </w:pPr>
            <w:r w:rsidRPr="00D744FB">
              <w:rPr>
                <w:color w:val="000000"/>
              </w:rPr>
              <w:t>0.09</w:t>
            </w:r>
          </w:p>
        </w:tc>
        <w:tc>
          <w:tcPr>
            <w:tcW w:w="0" w:type="auto"/>
            <w:tcBorders>
              <w:top w:val="nil"/>
              <w:left w:val="nil"/>
              <w:bottom w:val="nil"/>
              <w:right w:val="nil"/>
            </w:tcBorders>
            <w:shd w:val="clear" w:color="auto" w:fill="auto"/>
            <w:noWrap/>
            <w:vAlign w:val="bottom"/>
            <w:hideMark/>
          </w:tcPr>
          <w:p w14:paraId="75FF8C3B" w14:textId="77777777" w:rsidR="006F359A" w:rsidRPr="00D744FB" w:rsidRDefault="006F359A" w:rsidP="00AE5385">
            <w:pPr>
              <w:spacing w:line="480" w:lineRule="auto"/>
              <w:jc w:val="right"/>
              <w:rPr>
                <w:color w:val="000000"/>
              </w:rPr>
            </w:pPr>
            <w:r w:rsidRPr="00D744FB">
              <w:rPr>
                <w:color w:val="000000"/>
              </w:rPr>
              <w:t>0.31</w:t>
            </w:r>
          </w:p>
        </w:tc>
      </w:tr>
      <w:tr w:rsidR="006F359A" w:rsidRPr="00D744FB" w14:paraId="0DBC150F" w14:textId="77777777" w:rsidTr="00AE5385">
        <w:trPr>
          <w:trHeight w:val="327"/>
          <w:jc w:val="center"/>
        </w:trPr>
        <w:tc>
          <w:tcPr>
            <w:tcW w:w="0" w:type="auto"/>
            <w:tcBorders>
              <w:top w:val="nil"/>
              <w:left w:val="nil"/>
              <w:bottom w:val="nil"/>
              <w:right w:val="nil"/>
            </w:tcBorders>
            <w:shd w:val="clear" w:color="auto" w:fill="auto"/>
            <w:noWrap/>
            <w:vAlign w:val="bottom"/>
            <w:hideMark/>
          </w:tcPr>
          <w:p w14:paraId="72169BF2" w14:textId="77777777" w:rsidR="006F359A" w:rsidRPr="00D744FB" w:rsidRDefault="006F359A" w:rsidP="00AE5385">
            <w:pPr>
              <w:spacing w:line="480" w:lineRule="auto"/>
              <w:jc w:val="center"/>
              <w:rPr>
                <w:color w:val="000000"/>
              </w:rPr>
            </w:pPr>
            <w:r>
              <w:rPr>
                <w:color w:val="000000"/>
              </w:rPr>
              <w:t>22ºC – 3</w:t>
            </w:r>
            <w:r w:rsidRPr="00D744FB">
              <w:rPr>
                <w:color w:val="000000"/>
              </w:rPr>
              <w:t>0</w:t>
            </w:r>
            <w:r>
              <w:rPr>
                <w:color w:val="000000"/>
              </w:rPr>
              <w:t>ºC</w:t>
            </w:r>
          </w:p>
        </w:tc>
        <w:tc>
          <w:tcPr>
            <w:tcW w:w="0" w:type="auto"/>
            <w:tcBorders>
              <w:top w:val="nil"/>
              <w:left w:val="nil"/>
              <w:bottom w:val="nil"/>
              <w:right w:val="nil"/>
            </w:tcBorders>
            <w:shd w:val="clear" w:color="auto" w:fill="auto"/>
            <w:noWrap/>
            <w:vAlign w:val="bottom"/>
            <w:hideMark/>
          </w:tcPr>
          <w:p w14:paraId="68697D4F" w14:textId="77777777" w:rsidR="006F359A" w:rsidRPr="00D744FB" w:rsidRDefault="006F359A" w:rsidP="00AE5385">
            <w:pPr>
              <w:spacing w:line="480" w:lineRule="auto"/>
              <w:jc w:val="center"/>
              <w:rPr>
                <w:b/>
                <w:bCs/>
                <w:color w:val="000000"/>
              </w:rPr>
            </w:pPr>
            <w:r w:rsidRPr="00D744FB">
              <w:rPr>
                <w:b/>
                <w:bCs/>
                <w:color w:val="000000"/>
              </w:rPr>
              <w:t>0.78</w:t>
            </w:r>
          </w:p>
        </w:tc>
        <w:tc>
          <w:tcPr>
            <w:tcW w:w="0" w:type="auto"/>
            <w:tcBorders>
              <w:top w:val="nil"/>
              <w:left w:val="nil"/>
              <w:bottom w:val="nil"/>
              <w:right w:val="nil"/>
            </w:tcBorders>
            <w:shd w:val="clear" w:color="auto" w:fill="auto"/>
            <w:noWrap/>
            <w:vAlign w:val="bottom"/>
            <w:hideMark/>
          </w:tcPr>
          <w:p w14:paraId="31F93D35" w14:textId="77777777" w:rsidR="006F359A" w:rsidRPr="00D744FB" w:rsidRDefault="006F359A" w:rsidP="00AE5385">
            <w:pPr>
              <w:spacing w:line="480" w:lineRule="auto"/>
              <w:jc w:val="center"/>
              <w:rPr>
                <w:color w:val="000000"/>
              </w:rPr>
            </w:pPr>
            <w:r w:rsidRPr="00D744FB">
              <w:rPr>
                <w:color w:val="000000"/>
              </w:rPr>
              <w:t>0.52</w:t>
            </w:r>
          </w:p>
        </w:tc>
        <w:tc>
          <w:tcPr>
            <w:tcW w:w="0" w:type="auto"/>
            <w:tcBorders>
              <w:top w:val="nil"/>
              <w:left w:val="nil"/>
              <w:bottom w:val="nil"/>
              <w:right w:val="nil"/>
            </w:tcBorders>
            <w:shd w:val="clear" w:color="auto" w:fill="auto"/>
            <w:noWrap/>
            <w:vAlign w:val="bottom"/>
            <w:hideMark/>
          </w:tcPr>
          <w:p w14:paraId="41ADD73F" w14:textId="77777777" w:rsidR="006F359A" w:rsidRPr="00D744FB" w:rsidRDefault="006F359A" w:rsidP="00AE5385">
            <w:pPr>
              <w:spacing w:line="480" w:lineRule="auto"/>
              <w:jc w:val="center"/>
              <w:rPr>
                <w:color w:val="000000"/>
              </w:rPr>
            </w:pPr>
            <w:r w:rsidRPr="00D744FB">
              <w:rPr>
                <w:color w:val="000000"/>
              </w:rPr>
              <w:t>0.97</w:t>
            </w:r>
          </w:p>
        </w:tc>
        <w:tc>
          <w:tcPr>
            <w:tcW w:w="0" w:type="auto"/>
            <w:tcBorders>
              <w:top w:val="nil"/>
              <w:left w:val="nil"/>
              <w:bottom w:val="nil"/>
              <w:right w:val="nil"/>
            </w:tcBorders>
            <w:shd w:val="clear" w:color="auto" w:fill="auto"/>
            <w:noWrap/>
            <w:vAlign w:val="bottom"/>
            <w:hideMark/>
          </w:tcPr>
          <w:p w14:paraId="4527602E" w14:textId="77777777" w:rsidR="006F359A" w:rsidRPr="00D744FB" w:rsidRDefault="006F359A" w:rsidP="00AE5385">
            <w:pPr>
              <w:spacing w:line="480" w:lineRule="auto"/>
              <w:jc w:val="center"/>
              <w:rPr>
                <w:b/>
                <w:bCs/>
                <w:color w:val="000000"/>
              </w:rPr>
            </w:pPr>
            <w:r w:rsidRPr="00D744FB">
              <w:rPr>
                <w:b/>
                <w:bCs/>
                <w:color w:val="000000"/>
              </w:rPr>
              <w:t>0.8</w:t>
            </w:r>
          </w:p>
        </w:tc>
        <w:tc>
          <w:tcPr>
            <w:tcW w:w="0" w:type="auto"/>
            <w:tcBorders>
              <w:top w:val="nil"/>
              <w:left w:val="nil"/>
              <w:bottom w:val="nil"/>
              <w:right w:val="nil"/>
            </w:tcBorders>
            <w:shd w:val="clear" w:color="auto" w:fill="auto"/>
            <w:noWrap/>
            <w:vAlign w:val="bottom"/>
            <w:hideMark/>
          </w:tcPr>
          <w:p w14:paraId="12A1ABD1" w14:textId="77777777" w:rsidR="006F359A" w:rsidRPr="00D744FB" w:rsidRDefault="006F359A" w:rsidP="00AE5385">
            <w:pPr>
              <w:spacing w:line="480" w:lineRule="auto"/>
              <w:jc w:val="center"/>
              <w:rPr>
                <w:color w:val="000000"/>
              </w:rPr>
            </w:pPr>
            <w:r w:rsidRPr="00D744FB">
              <w:rPr>
                <w:color w:val="000000"/>
              </w:rPr>
              <w:t>0.46</w:t>
            </w:r>
          </w:p>
        </w:tc>
        <w:tc>
          <w:tcPr>
            <w:tcW w:w="0" w:type="auto"/>
            <w:tcBorders>
              <w:top w:val="nil"/>
              <w:left w:val="nil"/>
              <w:bottom w:val="nil"/>
              <w:right w:val="nil"/>
            </w:tcBorders>
            <w:shd w:val="clear" w:color="auto" w:fill="auto"/>
            <w:noWrap/>
            <w:vAlign w:val="bottom"/>
            <w:hideMark/>
          </w:tcPr>
          <w:p w14:paraId="5F492201" w14:textId="77777777" w:rsidR="006F359A" w:rsidRPr="00D744FB" w:rsidRDefault="006F359A" w:rsidP="00AE5385">
            <w:pPr>
              <w:spacing w:line="480" w:lineRule="auto"/>
              <w:jc w:val="center"/>
              <w:rPr>
                <w:color w:val="000000"/>
              </w:rPr>
            </w:pPr>
            <w:r w:rsidRPr="00D744FB">
              <w:rPr>
                <w:color w:val="000000"/>
              </w:rPr>
              <w:t>1</w:t>
            </w:r>
          </w:p>
        </w:tc>
        <w:tc>
          <w:tcPr>
            <w:tcW w:w="0" w:type="auto"/>
            <w:tcBorders>
              <w:top w:val="nil"/>
              <w:left w:val="nil"/>
              <w:bottom w:val="nil"/>
              <w:right w:val="nil"/>
            </w:tcBorders>
            <w:shd w:val="clear" w:color="auto" w:fill="auto"/>
            <w:noWrap/>
            <w:vAlign w:val="bottom"/>
            <w:hideMark/>
          </w:tcPr>
          <w:p w14:paraId="13AA593B" w14:textId="77777777" w:rsidR="006F359A" w:rsidRPr="00D744FB" w:rsidRDefault="006F359A" w:rsidP="00AE5385">
            <w:pPr>
              <w:spacing w:line="480" w:lineRule="auto"/>
              <w:jc w:val="right"/>
              <w:rPr>
                <w:b/>
                <w:bCs/>
                <w:color w:val="000000"/>
              </w:rPr>
            </w:pPr>
            <w:r w:rsidRPr="00D744FB">
              <w:rPr>
                <w:b/>
                <w:bCs/>
                <w:color w:val="000000"/>
              </w:rPr>
              <w:t>0.59</w:t>
            </w:r>
          </w:p>
        </w:tc>
        <w:tc>
          <w:tcPr>
            <w:tcW w:w="0" w:type="auto"/>
            <w:tcBorders>
              <w:top w:val="nil"/>
              <w:left w:val="nil"/>
              <w:bottom w:val="nil"/>
              <w:right w:val="nil"/>
            </w:tcBorders>
            <w:shd w:val="clear" w:color="auto" w:fill="auto"/>
            <w:noWrap/>
            <w:vAlign w:val="bottom"/>
            <w:hideMark/>
          </w:tcPr>
          <w:p w14:paraId="092DF03F" w14:textId="77777777" w:rsidR="006F359A" w:rsidRPr="00D744FB" w:rsidRDefault="006F359A" w:rsidP="00AE5385">
            <w:pPr>
              <w:spacing w:line="480" w:lineRule="auto"/>
              <w:jc w:val="right"/>
              <w:rPr>
                <w:color w:val="000000"/>
              </w:rPr>
            </w:pPr>
            <w:r w:rsidRPr="00D744FB">
              <w:rPr>
                <w:color w:val="000000"/>
              </w:rPr>
              <w:t>0.23</w:t>
            </w:r>
          </w:p>
        </w:tc>
        <w:tc>
          <w:tcPr>
            <w:tcW w:w="1085" w:type="dxa"/>
            <w:tcBorders>
              <w:top w:val="nil"/>
              <w:left w:val="nil"/>
              <w:bottom w:val="nil"/>
              <w:right w:val="nil"/>
            </w:tcBorders>
            <w:shd w:val="clear" w:color="auto" w:fill="auto"/>
            <w:noWrap/>
            <w:vAlign w:val="bottom"/>
            <w:hideMark/>
          </w:tcPr>
          <w:p w14:paraId="42666320" w14:textId="77777777" w:rsidR="006F359A" w:rsidRPr="00D744FB" w:rsidRDefault="006F359A" w:rsidP="00AE5385">
            <w:pPr>
              <w:spacing w:line="480" w:lineRule="auto"/>
              <w:jc w:val="right"/>
              <w:rPr>
                <w:color w:val="000000"/>
              </w:rPr>
            </w:pPr>
            <w:r w:rsidRPr="00D744FB">
              <w:rPr>
                <w:color w:val="000000"/>
              </w:rPr>
              <w:t>0.87</w:t>
            </w:r>
          </w:p>
        </w:tc>
        <w:tc>
          <w:tcPr>
            <w:tcW w:w="992" w:type="dxa"/>
            <w:tcBorders>
              <w:top w:val="nil"/>
              <w:left w:val="nil"/>
              <w:bottom w:val="nil"/>
              <w:right w:val="nil"/>
            </w:tcBorders>
            <w:shd w:val="clear" w:color="auto" w:fill="auto"/>
            <w:noWrap/>
            <w:vAlign w:val="bottom"/>
            <w:hideMark/>
          </w:tcPr>
          <w:p w14:paraId="6CF58BFA" w14:textId="77777777" w:rsidR="006F359A" w:rsidRPr="00D744FB" w:rsidRDefault="006F359A" w:rsidP="00AE5385">
            <w:pPr>
              <w:spacing w:line="480" w:lineRule="auto"/>
              <w:jc w:val="right"/>
              <w:rPr>
                <w:color w:val="000000"/>
              </w:rPr>
            </w:pPr>
            <w:r w:rsidRPr="00D744FB">
              <w:rPr>
                <w:color w:val="000000"/>
              </w:rPr>
              <w:t>0.12</w:t>
            </w:r>
          </w:p>
        </w:tc>
        <w:tc>
          <w:tcPr>
            <w:tcW w:w="0" w:type="auto"/>
            <w:tcBorders>
              <w:top w:val="nil"/>
              <w:left w:val="nil"/>
              <w:bottom w:val="nil"/>
              <w:right w:val="nil"/>
            </w:tcBorders>
            <w:shd w:val="clear" w:color="auto" w:fill="auto"/>
            <w:noWrap/>
            <w:vAlign w:val="bottom"/>
            <w:hideMark/>
          </w:tcPr>
          <w:p w14:paraId="2307EF5B" w14:textId="77777777" w:rsidR="006F359A" w:rsidRPr="00D744FB" w:rsidRDefault="006F359A" w:rsidP="00AE5385">
            <w:pPr>
              <w:spacing w:line="480" w:lineRule="auto"/>
              <w:jc w:val="right"/>
              <w:rPr>
                <w:color w:val="000000"/>
              </w:rPr>
            </w:pPr>
            <w:r w:rsidRPr="00D744FB">
              <w:rPr>
                <w:color w:val="000000"/>
              </w:rPr>
              <w:t>0</w:t>
            </w:r>
          </w:p>
        </w:tc>
        <w:tc>
          <w:tcPr>
            <w:tcW w:w="0" w:type="auto"/>
            <w:tcBorders>
              <w:top w:val="nil"/>
              <w:left w:val="nil"/>
              <w:bottom w:val="nil"/>
              <w:right w:val="nil"/>
            </w:tcBorders>
            <w:shd w:val="clear" w:color="auto" w:fill="auto"/>
            <w:noWrap/>
            <w:vAlign w:val="bottom"/>
            <w:hideMark/>
          </w:tcPr>
          <w:p w14:paraId="02764184" w14:textId="77777777" w:rsidR="006F359A" w:rsidRPr="00D744FB" w:rsidRDefault="006F359A" w:rsidP="00AE5385">
            <w:pPr>
              <w:spacing w:line="480" w:lineRule="auto"/>
              <w:jc w:val="right"/>
              <w:rPr>
                <w:color w:val="000000"/>
              </w:rPr>
            </w:pPr>
            <w:r w:rsidRPr="00D744FB">
              <w:rPr>
                <w:color w:val="000000"/>
              </w:rPr>
              <w:t>0.23</w:t>
            </w:r>
          </w:p>
        </w:tc>
      </w:tr>
      <w:tr w:rsidR="006F359A" w:rsidRPr="00D744FB" w14:paraId="193199D3" w14:textId="77777777" w:rsidTr="00AE5385">
        <w:trPr>
          <w:trHeight w:val="327"/>
          <w:jc w:val="center"/>
        </w:trPr>
        <w:tc>
          <w:tcPr>
            <w:tcW w:w="0" w:type="auto"/>
            <w:tcBorders>
              <w:top w:val="nil"/>
              <w:left w:val="nil"/>
              <w:bottom w:val="nil"/>
              <w:right w:val="nil"/>
            </w:tcBorders>
            <w:shd w:val="clear" w:color="auto" w:fill="auto"/>
            <w:noWrap/>
            <w:vAlign w:val="bottom"/>
            <w:hideMark/>
          </w:tcPr>
          <w:p w14:paraId="0380AB75" w14:textId="77777777" w:rsidR="006F359A" w:rsidRPr="00D744FB" w:rsidRDefault="006F359A" w:rsidP="00AE5385">
            <w:pPr>
              <w:spacing w:line="480" w:lineRule="auto"/>
              <w:jc w:val="center"/>
              <w:rPr>
                <w:color w:val="000000"/>
              </w:rPr>
            </w:pPr>
            <w:r>
              <w:rPr>
                <w:color w:val="000000"/>
              </w:rPr>
              <w:t xml:space="preserve">22ºC – </w:t>
            </w:r>
            <w:r w:rsidRPr="00D744FB">
              <w:rPr>
                <w:color w:val="000000"/>
              </w:rPr>
              <w:t>32</w:t>
            </w:r>
            <w:r>
              <w:rPr>
                <w:color w:val="000000"/>
              </w:rPr>
              <w:t>ºC</w:t>
            </w:r>
          </w:p>
        </w:tc>
        <w:tc>
          <w:tcPr>
            <w:tcW w:w="0" w:type="auto"/>
            <w:tcBorders>
              <w:top w:val="nil"/>
              <w:left w:val="nil"/>
              <w:bottom w:val="nil"/>
              <w:right w:val="nil"/>
            </w:tcBorders>
            <w:shd w:val="clear" w:color="auto" w:fill="auto"/>
            <w:noWrap/>
            <w:vAlign w:val="bottom"/>
            <w:hideMark/>
          </w:tcPr>
          <w:p w14:paraId="7A3E6B29" w14:textId="77777777" w:rsidR="006F359A" w:rsidRPr="00D744FB" w:rsidRDefault="006F359A" w:rsidP="00AE5385">
            <w:pPr>
              <w:spacing w:line="480" w:lineRule="auto"/>
              <w:jc w:val="center"/>
              <w:rPr>
                <w:b/>
                <w:bCs/>
                <w:color w:val="000000"/>
              </w:rPr>
            </w:pPr>
            <w:r w:rsidRPr="00D744FB">
              <w:rPr>
                <w:b/>
                <w:bCs/>
                <w:color w:val="000000"/>
              </w:rPr>
              <w:t>0.71</w:t>
            </w:r>
          </w:p>
        </w:tc>
        <w:tc>
          <w:tcPr>
            <w:tcW w:w="0" w:type="auto"/>
            <w:tcBorders>
              <w:top w:val="nil"/>
              <w:left w:val="nil"/>
              <w:bottom w:val="nil"/>
              <w:right w:val="nil"/>
            </w:tcBorders>
            <w:shd w:val="clear" w:color="auto" w:fill="auto"/>
            <w:noWrap/>
            <w:vAlign w:val="bottom"/>
            <w:hideMark/>
          </w:tcPr>
          <w:p w14:paraId="47A204EC" w14:textId="77777777" w:rsidR="006F359A" w:rsidRPr="00D744FB" w:rsidRDefault="006F359A" w:rsidP="00AE5385">
            <w:pPr>
              <w:spacing w:line="480" w:lineRule="auto"/>
              <w:jc w:val="center"/>
              <w:rPr>
                <w:color w:val="000000"/>
              </w:rPr>
            </w:pPr>
            <w:r w:rsidRPr="00D744FB">
              <w:rPr>
                <w:color w:val="000000"/>
              </w:rPr>
              <w:t>0.39</w:t>
            </w:r>
          </w:p>
        </w:tc>
        <w:tc>
          <w:tcPr>
            <w:tcW w:w="0" w:type="auto"/>
            <w:tcBorders>
              <w:top w:val="nil"/>
              <w:left w:val="nil"/>
              <w:bottom w:val="nil"/>
              <w:right w:val="nil"/>
            </w:tcBorders>
            <w:shd w:val="clear" w:color="auto" w:fill="auto"/>
            <w:noWrap/>
            <w:vAlign w:val="bottom"/>
            <w:hideMark/>
          </w:tcPr>
          <w:p w14:paraId="2DA3A37C" w14:textId="77777777" w:rsidR="006F359A" w:rsidRPr="00D744FB" w:rsidRDefault="006F359A" w:rsidP="00AE5385">
            <w:pPr>
              <w:spacing w:line="480" w:lineRule="auto"/>
              <w:jc w:val="center"/>
              <w:rPr>
                <w:color w:val="000000"/>
              </w:rPr>
            </w:pPr>
            <w:r w:rsidRPr="00D744FB">
              <w:rPr>
                <w:color w:val="000000"/>
              </w:rPr>
              <w:t>0.97</w:t>
            </w:r>
          </w:p>
        </w:tc>
        <w:tc>
          <w:tcPr>
            <w:tcW w:w="0" w:type="auto"/>
            <w:tcBorders>
              <w:top w:val="nil"/>
              <w:left w:val="nil"/>
              <w:bottom w:val="nil"/>
              <w:right w:val="nil"/>
            </w:tcBorders>
            <w:shd w:val="clear" w:color="auto" w:fill="auto"/>
            <w:noWrap/>
            <w:vAlign w:val="bottom"/>
            <w:hideMark/>
          </w:tcPr>
          <w:p w14:paraId="79C3860A" w14:textId="77777777" w:rsidR="006F359A" w:rsidRPr="00D744FB" w:rsidRDefault="006F359A" w:rsidP="00AE5385">
            <w:pPr>
              <w:spacing w:line="480" w:lineRule="auto"/>
              <w:jc w:val="center"/>
              <w:rPr>
                <w:b/>
                <w:bCs/>
                <w:color w:val="000000"/>
              </w:rPr>
            </w:pPr>
            <w:r w:rsidRPr="00D744FB">
              <w:rPr>
                <w:b/>
                <w:bCs/>
                <w:color w:val="000000"/>
              </w:rPr>
              <w:t>0.67</w:t>
            </w:r>
          </w:p>
        </w:tc>
        <w:tc>
          <w:tcPr>
            <w:tcW w:w="0" w:type="auto"/>
            <w:tcBorders>
              <w:top w:val="nil"/>
              <w:left w:val="nil"/>
              <w:bottom w:val="nil"/>
              <w:right w:val="nil"/>
            </w:tcBorders>
            <w:shd w:val="clear" w:color="auto" w:fill="auto"/>
            <w:noWrap/>
            <w:vAlign w:val="bottom"/>
            <w:hideMark/>
          </w:tcPr>
          <w:p w14:paraId="5CFA1E19" w14:textId="77777777" w:rsidR="006F359A" w:rsidRPr="00D744FB" w:rsidRDefault="006F359A" w:rsidP="00AE5385">
            <w:pPr>
              <w:spacing w:line="480" w:lineRule="auto"/>
              <w:jc w:val="center"/>
              <w:rPr>
                <w:color w:val="000000"/>
              </w:rPr>
            </w:pPr>
            <w:r w:rsidRPr="00D744FB">
              <w:rPr>
                <w:color w:val="000000"/>
              </w:rPr>
              <w:t>0.21</w:t>
            </w:r>
          </w:p>
        </w:tc>
        <w:tc>
          <w:tcPr>
            <w:tcW w:w="0" w:type="auto"/>
            <w:tcBorders>
              <w:top w:val="nil"/>
              <w:left w:val="nil"/>
              <w:bottom w:val="nil"/>
              <w:right w:val="nil"/>
            </w:tcBorders>
            <w:shd w:val="clear" w:color="auto" w:fill="auto"/>
            <w:noWrap/>
            <w:vAlign w:val="bottom"/>
            <w:hideMark/>
          </w:tcPr>
          <w:p w14:paraId="026197A7" w14:textId="77777777" w:rsidR="006F359A" w:rsidRPr="00D744FB" w:rsidRDefault="006F359A" w:rsidP="00AE5385">
            <w:pPr>
              <w:spacing w:line="480" w:lineRule="auto"/>
              <w:jc w:val="center"/>
              <w:rPr>
                <w:color w:val="000000"/>
              </w:rPr>
            </w:pPr>
            <w:r w:rsidRPr="00D744FB">
              <w:rPr>
                <w:color w:val="000000"/>
              </w:rPr>
              <w:t>1</w:t>
            </w:r>
          </w:p>
        </w:tc>
        <w:tc>
          <w:tcPr>
            <w:tcW w:w="0" w:type="auto"/>
            <w:tcBorders>
              <w:top w:val="nil"/>
              <w:left w:val="nil"/>
              <w:bottom w:val="nil"/>
              <w:right w:val="nil"/>
            </w:tcBorders>
            <w:shd w:val="clear" w:color="auto" w:fill="auto"/>
            <w:noWrap/>
            <w:vAlign w:val="bottom"/>
            <w:hideMark/>
          </w:tcPr>
          <w:p w14:paraId="75038ABA" w14:textId="77777777" w:rsidR="006F359A" w:rsidRPr="00D744FB" w:rsidRDefault="006F359A" w:rsidP="00AE5385">
            <w:pPr>
              <w:spacing w:line="480" w:lineRule="auto"/>
              <w:jc w:val="right"/>
              <w:rPr>
                <w:color w:val="000000"/>
              </w:rPr>
            </w:pPr>
            <w:r w:rsidRPr="00D744FB">
              <w:rPr>
                <w:color w:val="000000"/>
              </w:rPr>
              <w:t>0.37</w:t>
            </w:r>
          </w:p>
        </w:tc>
        <w:tc>
          <w:tcPr>
            <w:tcW w:w="0" w:type="auto"/>
            <w:tcBorders>
              <w:top w:val="nil"/>
              <w:left w:val="nil"/>
              <w:bottom w:val="nil"/>
              <w:right w:val="nil"/>
            </w:tcBorders>
            <w:shd w:val="clear" w:color="auto" w:fill="auto"/>
            <w:noWrap/>
            <w:vAlign w:val="bottom"/>
            <w:hideMark/>
          </w:tcPr>
          <w:p w14:paraId="23EDF018" w14:textId="77777777" w:rsidR="006F359A" w:rsidRPr="00D744FB" w:rsidRDefault="006F359A" w:rsidP="00AE5385">
            <w:pPr>
              <w:spacing w:line="480" w:lineRule="auto"/>
              <w:jc w:val="right"/>
              <w:rPr>
                <w:color w:val="000000"/>
              </w:rPr>
            </w:pPr>
            <w:r w:rsidRPr="00D744FB">
              <w:rPr>
                <w:color w:val="000000"/>
              </w:rPr>
              <w:t>-0.04</w:t>
            </w:r>
          </w:p>
        </w:tc>
        <w:tc>
          <w:tcPr>
            <w:tcW w:w="1085" w:type="dxa"/>
            <w:tcBorders>
              <w:top w:val="nil"/>
              <w:left w:val="nil"/>
              <w:bottom w:val="nil"/>
              <w:right w:val="nil"/>
            </w:tcBorders>
            <w:shd w:val="clear" w:color="auto" w:fill="auto"/>
            <w:noWrap/>
            <w:vAlign w:val="bottom"/>
            <w:hideMark/>
          </w:tcPr>
          <w:p w14:paraId="7A20901F" w14:textId="77777777" w:rsidR="006F359A" w:rsidRPr="00D744FB" w:rsidRDefault="006F359A" w:rsidP="00AE5385">
            <w:pPr>
              <w:spacing w:line="480" w:lineRule="auto"/>
              <w:jc w:val="right"/>
              <w:rPr>
                <w:color w:val="000000"/>
              </w:rPr>
            </w:pPr>
            <w:r w:rsidRPr="00D744FB">
              <w:rPr>
                <w:color w:val="000000"/>
              </w:rPr>
              <w:t>0.72</w:t>
            </w:r>
          </w:p>
        </w:tc>
        <w:tc>
          <w:tcPr>
            <w:tcW w:w="992" w:type="dxa"/>
            <w:tcBorders>
              <w:top w:val="nil"/>
              <w:left w:val="nil"/>
              <w:bottom w:val="nil"/>
              <w:right w:val="nil"/>
            </w:tcBorders>
            <w:shd w:val="clear" w:color="auto" w:fill="auto"/>
            <w:noWrap/>
            <w:vAlign w:val="bottom"/>
            <w:hideMark/>
          </w:tcPr>
          <w:p w14:paraId="4E45F96F" w14:textId="77777777" w:rsidR="006F359A" w:rsidRPr="00D744FB" w:rsidRDefault="006F359A" w:rsidP="00AE5385">
            <w:pPr>
              <w:spacing w:line="480" w:lineRule="auto"/>
              <w:jc w:val="right"/>
              <w:rPr>
                <w:b/>
                <w:bCs/>
                <w:color w:val="000000"/>
              </w:rPr>
            </w:pPr>
            <w:r w:rsidRPr="00D744FB">
              <w:rPr>
                <w:b/>
                <w:bCs/>
                <w:color w:val="000000"/>
              </w:rPr>
              <w:t>0.19</w:t>
            </w:r>
          </w:p>
        </w:tc>
        <w:tc>
          <w:tcPr>
            <w:tcW w:w="0" w:type="auto"/>
            <w:tcBorders>
              <w:top w:val="nil"/>
              <w:left w:val="nil"/>
              <w:bottom w:val="nil"/>
              <w:right w:val="nil"/>
            </w:tcBorders>
            <w:shd w:val="clear" w:color="auto" w:fill="auto"/>
            <w:noWrap/>
            <w:vAlign w:val="bottom"/>
            <w:hideMark/>
          </w:tcPr>
          <w:p w14:paraId="6D7F010C" w14:textId="77777777" w:rsidR="006F359A" w:rsidRPr="00D744FB" w:rsidRDefault="006F359A" w:rsidP="00AE5385">
            <w:pPr>
              <w:spacing w:line="480" w:lineRule="auto"/>
              <w:jc w:val="right"/>
              <w:rPr>
                <w:color w:val="000000"/>
              </w:rPr>
            </w:pPr>
            <w:r w:rsidRPr="00D744FB">
              <w:rPr>
                <w:color w:val="000000"/>
              </w:rPr>
              <w:t>0.07</w:t>
            </w:r>
          </w:p>
        </w:tc>
        <w:tc>
          <w:tcPr>
            <w:tcW w:w="0" w:type="auto"/>
            <w:tcBorders>
              <w:top w:val="nil"/>
              <w:left w:val="nil"/>
              <w:bottom w:val="nil"/>
              <w:right w:val="nil"/>
            </w:tcBorders>
            <w:shd w:val="clear" w:color="auto" w:fill="auto"/>
            <w:noWrap/>
            <w:vAlign w:val="bottom"/>
            <w:hideMark/>
          </w:tcPr>
          <w:p w14:paraId="3C580E83" w14:textId="77777777" w:rsidR="006F359A" w:rsidRPr="00D744FB" w:rsidRDefault="006F359A" w:rsidP="00AE5385">
            <w:pPr>
              <w:spacing w:line="480" w:lineRule="auto"/>
              <w:jc w:val="right"/>
              <w:rPr>
                <w:color w:val="000000"/>
              </w:rPr>
            </w:pPr>
            <w:r w:rsidRPr="00D744FB">
              <w:rPr>
                <w:color w:val="000000"/>
              </w:rPr>
              <w:t>0.29</w:t>
            </w:r>
          </w:p>
        </w:tc>
      </w:tr>
      <w:tr w:rsidR="006F359A" w:rsidRPr="00D744FB" w14:paraId="342C5B09" w14:textId="77777777" w:rsidTr="00AE5385">
        <w:trPr>
          <w:trHeight w:val="327"/>
          <w:jc w:val="center"/>
        </w:trPr>
        <w:tc>
          <w:tcPr>
            <w:tcW w:w="0" w:type="auto"/>
            <w:tcBorders>
              <w:top w:val="nil"/>
              <w:left w:val="nil"/>
              <w:bottom w:val="nil"/>
              <w:right w:val="nil"/>
            </w:tcBorders>
            <w:shd w:val="clear" w:color="auto" w:fill="auto"/>
            <w:noWrap/>
            <w:vAlign w:val="bottom"/>
            <w:hideMark/>
          </w:tcPr>
          <w:p w14:paraId="1EE6EC27" w14:textId="77777777" w:rsidR="006F359A" w:rsidRPr="00D744FB" w:rsidRDefault="006F359A" w:rsidP="00AE5385">
            <w:pPr>
              <w:spacing w:line="480" w:lineRule="auto"/>
              <w:jc w:val="center"/>
              <w:rPr>
                <w:color w:val="000000"/>
              </w:rPr>
            </w:pPr>
            <w:r>
              <w:rPr>
                <w:color w:val="000000"/>
              </w:rPr>
              <w:t>24ºC – 26ºC</w:t>
            </w:r>
          </w:p>
        </w:tc>
        <w:tc>
          <w:tcPr>
            <w:tcW w:w="0" w:type="auto"/>
            <w:tcBorders>
              <w:top w:val="nil"/>
              <w:left w:val="nil"/>
              <w:bottom w:val="nil"/>
              <w:right w:val="nil"/>
            </w:tcBorders>
            <w:shd w:val="clear" w:color="auto" w:fill="auto"/>
            <w:noWrap/>
            <w:vAlign w:val="bottom"/>
            <w:hideMark/>
          </w:tcPr>
          <w:p w14:paraId="1BFE45FF" w14:textId="77777777" w:rsidR="006F359A" w:rsidRPr="00D744FB" w:rsidRDefault="006F359A" w:rsidP="00AE5385">
            <w:pPr>
              <w:spacing w:line="480" w:lineRule="auto"/>
              <w:jc w:val="center"/>
              <w:rPr>
                <w:color w:val="000000"/>
              </w:rPr>
            </w:pPr>
            <w:r w:rsidRPr="00D744FB">
              <w:rPr>
                <w:color w:val="000000"/>
              </w:rPr>
              <w:t>0.98</w:t>
            </w:r>
          </w:p>
        </w:tc>
        <w:tc>
          <w:tcPr>
            <w:tcW w:w="0" w:type="auto"/>
            <w:tcBorders>
              <w:top w:val="nil"/>
              <w:left w:val="nil"/>
              <w:bottom w:val="nil"/>
              <w:right w:val="nil"/>
            </w:tcBorders>
            <w:shd w:val="clear" w:color="auto" w:fill="auto"/>
            <w:noWrap/>
            <w:vAlign w:val="bottom"/>
            <w:hideMark/>
          </w:tcPr>
          <w:p w14:paraId="04D01976" w14:textId="77777777" w:rsidR="006F359A" w:rsidRPr="00D744FB" w:rsidRDefault="006F359A" w:rsidP="00AE5385">
            <w:pPr>
              <w:spacing w:line="480" w:lineRule="auto"/>
              <w:jc w:val="center"/>
              <w:rPr>
                <w:color w:val="000000"/>
              </w:rPr>
            </w:pPr>
            <w:r w:rsidRPr="00D744FB">
              <w:rPr>
                <w:color w:val="000000"/>
              </w:rPr>
              <w:t>0.96</w:t>
            </w:r>
          </w:p>
        </w:tc>
        <w:tc>
          <w:tcPr>
            <w:tcW w:w="0" w:type="auto"/>
            <w:tcBorders>
              <w:top w:val="nil"/>
              <w:left w:val="nil"/>
              <w:bottom w:val="nil"/>
              <w:right w:val="nil"/>
            </w:tcBorders>
            <w:shd w:val="clear" w:color="auto" w:fill="auto"/>
            <w:noWrap/>
            <w:vAlign w:val="bottom"/>
            <w:hideMark/>
          </w:tcPr>
          <w:p w14:paraId="3E6D84D5" w14:textId="77777777" w:rsidR="006F359A" w:rsidRPr="00D744FB" w:rsidRDefault="006F359A" w:rsidP="00AE5385">
            <w:pPr>
              <w:spacing w:line="480" w:lineRule="auto"/>
              <w:jc w:val="center"/>
              <w:rPr>
                <w:color w:val="000000"/>
              </w:rPr>
            </w:pPr>
            <w:r w:rsidRPr="00D744FB">
              <w:rPr>
                <w:color w:val="000000"/>
              </w:rPr>
              <w:t>1</w:t>
            </w:r>
          </w:p>
        </w:tc>
        <w:tc>
          <w:tcPr>
            <w:tcW w:w="0" w:type="auto"/>
            <w:tcBorders>
              <w:top w:val="nil"/>
              <w:left w:val="nil"/>
              <w:bottom w:val="nil"/>
              <w:right w:val="nil"/>
            </w:tcBorders>
            <w:shd w:val="clear" w:color="auto" w:fill="auto"/>
            <w:noWrap/>
            <w:vAlign w:val="bottom"/>
            <w:hideMark/>
          </w:tcPr>
          <w:p w14:paraId="0A8DA55E" w14:textId="77777777" w:rsidR="006F359A" w:rsidRPr="00D744FB" w:rsidRDefault="006F359A" w:rsidP="00AE5385">
            <w:pPr>
              <w:spacing w:line="480" w:lineRule="auto"/>
              <w:jc w:val="center"/>
              <w:rPr>
                <w:b/>
                <w:bCs/>
                <w:color w:val="000000"/>
              </w:rPr>
            </w:pPr>
            <w:r w:rsidRPr="00D744FB">
              <w:rPr>
                <w:b/>
                <w:bCs/>
                <w:color w:val="000000"/>
              </w:rPr>
              <w:t>0.99</w:t>
            </w:r>
          </w:p>
        </w:tc>
        <w:tc>
          <w:tcPr>
            <w:tcW w:w="0" w:type="auto"/>
            <w:tcBorders>
              <w:top w:val="nil"/>
              <w:left w:val="nil"/>
              <w:bottom w:val="nil"/>
              <w:right w:val="nil"/>
            </w:tcBorders>
            <w:shd w:val="clear" w:color="auto" w:fill="auto"/>
            <w:noWrap/>
            <w:vAlign w:val="bottom"/>
            <w:hideMark/>
          </w:tcPr>
          <w:p w14:paraId="770DAD49" w14:textId="77777777" w:rsidR="006F359A" w:rsidRPr="00D744FB" w:rsidRDefault="006F359A" w:rsidP="00AE5385">
            <w:pPr>
              <w:spacing w:line="480" w:lineRule="auto"/>
              <w:jc w:val="center"/>
              <w:rPr>
                <w:color w:val="000000"/>
              </w:rPr>
            </w:pPr>
            <w:r w:rsidRPr="00D744FB">
              <w:rPr>
                <w:color w:val="000000"/>
              </w:rPr>
              <w:t>0.97</w:t>
            </w:r>
          </w:p>
        </w:tc>
        <w:tc>
          <w:tcPr>
            <w:tcW w:w="0" w:type="auto"/>
            <w:tcBorders>
              <w:top w:val="nil"/>
              <w:left w:val="nil"/>
              <w:bottom w:val="nil"/>
              <w:right w:val="nil"/>
            </w:tcBorders>
            <w:shd w:val="clear" w:color="auto" w:fill="auto"/>
            <w:noWrap/>
            <w:vAlign w:val="bottom"/>
            <w:hideMark/>
          </w:tcPr>
          <w:p w14:paraId="62BDB4D1" w14:textId="77777777" w:rsidR="006F359A" w:rsidRPr="00D744FB" w:rsidRDefault="006F359A" w:rsidP="00AE5385">
            <w:pPr>
              <w:spacing w:line="480" w:lineRule="auto"/>
              <w:jc w:val="center"/>
              <w:rPr>
                <w:color w:val="000000"/>
              </w:rPr>
            </w:pPr>
            <w:r w:rsidRPr="00D744FB">
              <w:rPr>
                <w:color w:val="000000"/>
              </w:rPr>
              <w:t>1</w:t>
            </w:r>
          </w:p>
        </w:tc>
        <w:tc>
          <w:tcPr>
            <w:tcW w:w="0" w:type="auto"/>
            <w:tcBorders>
              <w:top w:val="nil"/>
              <w:left w:val="nil"/>
              <w:bottom w:val="nil"/>
              <w:right w:val="nil"/>
            </w:tcBorders>
            <w:shd w:val="clear" w:color="auto" w:fill="auto"/>
            <w:noWrap/>
            <w:vAlign w:val="bottom"/>
            <w:hideMark/>
          </w:tcPr>
          <w:p w14:paraId="22CE93F7" w14:textId="77777777" w:rsidR="006F359A" w:rsidRPr="00D744FB" w:rsidRDefault="006F359A" w:rsidP="00AE5385">
            <w:pPr>
              <w:spacing w:line="480" w:lineRule="auto"/>
              <w:jc w:val="right"/>
              <w:rPr>
                <w:b/>
                <w:bCs/>
                <w:color w:val="000000"/>
              </w:rPr>
            </w:pPr>
            <w:r w:rsidRPr="00D744FB">
              <w:rPr>
                <w:b/>
                <w:bCs/>
                <w:color w:val="000000"/>
              </w:rPr>
              <w:t>0.72</w:t>
            </w:r>
          </w:p>
        </w:tc>
        <w:tc>
          <w:tcPr>
            <w:tcW w:w="0" w:type="auto"/>
            <w:tcBorders>
              <w:top w:val="nil"/>
              <w:left w:val="nil"/>
              <w:bottom w:val="nil"/>
              <w:right w:val="nil"/>
            </w:tcBorders>
            <w:shd w:val="clear" w:color="auto" w:fill="auto"/>
            <w:noWrap/>
            <w:vAlign w:val="bottom"/>
            <w:hideMark/>
          </w:tcPr>
          <w:p w14:paraId="6A0F1CA1" w14:textId="77777777" w:rsidR="006F359A" w:rsidRPr="00D744FB" w:rsidRDefault="006F359A" w:rsidP="00AE5385">
            <w:pPr>
              <w:spacing w:line="480" w:lineRule="auto"/>
              <w:jc w:val="right"/>
              <w:rPr>
                <w:color w:val="000000"/>
              </w:rPr>
            </w:pPr>
            <w:r w:rsidRPr="00D744FB">
              <w:rPr>
                <w:color w:val="000000"/>
              </w:rPr>
              <w:t>0.40</w:t>
            </w:r>
          </w:p>
        </w:tc>
        <w:tc>
          <w:tcPr>
            <w:tcW w:w="1085" w:type="dxa"/>
            <w:tcBorders>
              <w:top w:val="nil"/>
              <w:left w:val="nil"/>
              <w:bottom w:val="nil"/>
              <w:right w:val="nil"/>
            </w:tcBorders>
            <w:shd w:val="clear" w:color="auto" w:fill="auto"/>
            <w:noWrap/>
            <w:vAlign w:val="bottom"/>
            <w:hideMark/>
          </w:tcPr>
          <w:p w14:paraId="60CA4BA4" w14:textId="77777777" w:rsidR="006F359A" w:rsidRPr="00D744FB" w:rsidRDefault="006F359A" w:rsidP="00AE5385">
            <w:pPr>
              <w:spacing w:line="480" w:lineRule="auto"/>
              <w:jc w:val="right"/>
              <w:rPr>
                <w:color w:val="000000"/>
              </w:rPr>
            </w:pPr>
            <w:r w:rsidRPr="00D744FB">
              <w:rPr>
                <w:color w:val="000000"/>
              </w:rPr>
              <w:t>0.92</w:t>
            </w:r>
          </w:p>
        </w:tc>
        <w:tc>
          <w:tcPr>
            <w:tcW w:w="992" w:type="dxa"/>
            <w:tcBorders>
              <w:top w:val="nil"/>
              <w:left w:val="nil"/>
              <w:bottom w:val="nil"/>
              <w:right w:val="nil"/>
            </w:tcBorders>
            <w:shd w:val="clear" w:color="auto" w:fill="auto"/>
            <w:noWrap/>
            <w:vAlign w:val="bottom"/>
            <w:hideMark/>
          </w:tcPr>
          <w:p w14:paraId="4BC4B5C8" w14:textId="77777777" w:rsidR="006F359A" w:rsidRPr="00D744FB" w:rsidRDefault="006F359A" w:rsidP="00AE5385">
            <w:pPr>
              <w:spacing w:line="480" w:lineRule="auto"/>
              <w:jc w:val="right"/>
              <w:rPr>
                <w:b/>
                <w:bCs/>
                <w:color w:val="000000"/>
              </w:rPr>
            </w:pPr>
            <w:r w:rsidRPr="00D744FB">
              <w:rPr>
                <w:b/>
                <w:bCs/>
                <w:color w:val="000000"/>
              </w:rPr>
              <w:t>0.2</w:t>
            </w:r>
          </w:p>
        </w:tc>
        <w:tc>
          <w:tcPr>
            <w:tcW w:w="0" w:type="auto"/>
            <w:tcBorders>
              <w:top w:val="nil"/>
              <w:left w:val="nil"/>
              <w:bottom w:val="nil"/>
              <w:right w:val="nil"/>
            </w:tcBorders>
            <w:shd w:val="clear" w:color="auto" w:fill="auto"/>
            <w:noWrap/>
            <w:vAlign w:val="bottom"/>
            <w:hideMark/>
          </w:tcPr>
          <w:p w14:paraId="547EA660" w14:textId="77777777" w:rsidR="006F359A" w:rsidRPr="00D744FB" w:rsidRDefault="006F359A" w:rsidP="00AE5385">
            <w:pPr>
              <w:spacing w:line="480" w:lineRule="auto"/>
              <w:jc w:val="right"/>
              <w:rPr>
                <w:color w:val="000000"/>
              </w:rPr>
            </w:pPr>
            <w:r w:rsidRPr="00D744FB">
              <w:rPr>
                <w:color w:val="000000"/>
              </w:rPr>
              <w:t>0.09</w:t>
            </w:r>
          </w:p>
        </w:tc>
        <w:tc>
          <w:tcPr>
            <w:tcW w:w="0" w:type="auto"/>
            <w:tcBorders>
              <w:top w:val="nil"/>
              <w:left w:val="nil"/>
              <w:bottom w:val="nil"/>
              <w:right w:val="nil"/>
            </w:tcBorders>
            <w:shd w:val="clear" w:color="auto" w:fill="auto"/>
            <w:noWrap/>
            <w:vAlign w:val="bottom"/>
            <w:hideMark/>
          </w:tcPr>
          <w:p w14:paraId="19C1A039" w14:textId="77777777" w:rsidR="006F359A" w:rsidRPr="00D744FB" w:rsidRDefault="006F359A" w:rsidP="00AE5385">
            <w:pPr>
              <w:spacing w:line="480" w:lineRule="auto"/>
              <w:jc w:val="right"/>
              <w:rPr>
                <w:color w:val="000000"/>
              </w:rPr>
            </w:pPr>
            <w:r w:rsidRPr="00D744FB">
              <w:rPr>
                <w:color w:val="000000"/>
              </w:rPr>
              <w:t>0.31</w:t>
            </w:r>
          </w:p>
        </w:tc>
      </w:tr>
      <w:tr w:rsidR="006F359A" w:rsidRPr="00D744FB" w14:paraId="4975B4B9" w14:textId="77777777" w:rsidTr="00AE5385">
        <w:trPr>
          <w:trHeight w:val="327"/>
          <w:jc w:val="center"/>
        </w:trPr>
        <w:tc>
          <w:tcPr>
            <w:tcW w:w="0" w:type="auto"/>
            <w:tcBorders>
              <w:top w:val="nil"/>
              <w:left w:val="nil"/>
              <w:bottom w:val="nil"/>
              <w:right w:val="nil"/>
            </w:tcBorders>
            <w:shd w:val="clear" w:color="auto" w:fill="auto"/>
            <w:noWrap/>
            <w:vAlign w:val="bottom"/>
            <w:hideMark/>
          </w:tcPr>
          <w:p w14:paraId="24AD482E" w14:textId="77777777" w:rsidR="006F359A" w:rsidRPr="00D744FB" w:rsidRDefault="006F359A" w:rsidP="00AE5385">
            <w:pPr>
              <w:spacing w:line="480" w:lineRule="auto"/>
              <w:jc w:val="center"/>
              <w:rPr>
                <w:color w:val="000000"/>
              </w:rPr>
            </w:pPr>
            <w:r>
              <w:rPr>
                <w:color w:val="000000"/>
              </w:rPr>
              <w:t>24ºC – 2</w:t>
            </w:r>
            <w:r w:rsidRPr="00D744FB">
              <w:rPr>
                <w:color w:val="000000"/>
              </w:rPr>
              <w:t>8</w:t>
            </w:r>
          </w:p>
        </w:tc>
        <w:tc>
          <w:tcPr>
            <w:tcW w:w="0" w:type="auto"/>
            <w:tcBorders>
              <w:top w:val="nil"/>
              <w:left w:val="nil"/>
              <w:bottom w:val="nil"/>
              <w:right w:val="nil"/>
            </w:tcBorders>
            <w:shd w:val="clear" w:color="auto" w:fill="auto"/>
            <w:noWrap/>
            <w:vAlign w:val="bottom"/>
            <w:hideMark/>
          </w:tcPr>
          <w:p w14:paraId="26B6D35F" w14:textId="77777777" w:rsidR="006F359A" w:rsidRPr="00D744FB" w:rsidRDefault="006F359A" w:rsidP="00AE5385">
            <w:pPr>
              <w:spacing w:line="480" w:lineRule="auto"/>
              <w:jc w:val="center"/>
              <w:rPr>
                <w:color w:val="000000"/>
              </w:rPr>
            </w:pPr>
            <w:r w:rsidRPr="00D744FB">
              <w:rPr>
                <w:color w:val="000000"/>
              </w:rPr>
              <w:t>0.93</w:t>
            </w:r>
          </w:p>
        </w:tc>
        <w:tc>
          <w:tcPr>
            <w:tcW w:w="0" w:type="auto"/>
            <w:tcBorders>
              <w:top w:val="nil"/>
              <w:left w:val="nil"/>
              <w:bottom w:val="nil"/>
              <w:right w:val="nil"/>
            </w:tcBorders>
            <w:shd w:val="clear" w:color="auto" w:fill="auto"/>
            <w:noWrap/>
            <w:vAlign w:val="bottom"/>
            <w:hideMark/>
          </w:tcPr>
          <w:p w14:paraId="4ED7A200" w14:textId="77777777" w:rsidR="006F359A" w:rsidRPr="00D744FB" w:rsidRDefault="006F359A" w:rsidP="00AE5385">
            <w:pPr>
              <w:spacing w:line="480" w:lineRule="auto"/>
              <w:jc w:val="center"/>
              <w:rPr>
                <w:color w:val="000000"/>
              </w:rPr>
            </w:pPr>
            <w:r w:rsidRPr="00D744FB">
              <w:rPr>
                <w:color w:val="000000"/>
              </w:rPr>
              <w:t>0.79</w:t>
            </w:r>
          </w:p>
        </w:tc>
        <w:tc>
          <w:tcPr>
            <w:tcW w:w="0" w:type="auto"/>
            <w:tcBorders>
              <w:top w:val="nil"/>
              <w:left w:val="nil"/>
              <w:bottom w:val="nil"/>
              <w:right w:val="nil"/>
            </w:tcBorders>
            <w:shd w:val="clear" w:color="auto" w:fill="auto"/>
            <w:noWrap/>
            <w:vAlign w:val="bottom"/>
            <w:hideMark/>
          </w:tcPr>
          <w:p w14:paraId="416EC692" w14:textId="77777777" w:rsidR="006F359A" w:rsidRPr="00D744FB" w:rsidRDefault="006F359A" w:rsidP="00AE5385">
            <w:pPr>
              <w:spacing w:line="480" w:lineRule="auto"/>
              <w:jc w:val="center"/>
              <w:rPr>
                <w:color w:val="000000"/>
              </w:rPr>
            </w:pPr>
            <w:r w:rsidRPr="00D744FB">
              <w:rPr>
                <w:color w:val="000000"/>
              </w:rPr>
              <w:t>1</w:t>
            </w:r>
            <w:r>
              <w:rPr>
                <w:color w:val="000000"/>
              </w:rPr>
              <w:t>*</w:t>
            </w:r>
          </w:p>
        </w:tc>
        <w:tc>
          <w:tcPr>
            <w:tcW w:w="0" w:type="auto"/>
            <w:tcBorders>
              <w:top w:val="nil"/>
              <w:left w:val="nil"/>
              <w:bottom w:val="nil"/>
              <w:right w:val="nil"/>
            </w:tcBorders>
            <w:shd w:val="clear" w:color="auto" w:fill="auto"/>
            <w:noWrap/>
            <w:vAlign w:val="bottom"/>
            <w:hideMark/>
          </w:tcPr>
          <w:p w14:paraId="51C4B072" w14:textId="77777777" w:rsidR="006F359A" w:rsidRPr="00D744FB" w:rsidRDefault="006F359A" w:rsidP="00AE5385">
            <w:pPr>
              <w:spacing w:line="480" w:lineRule="auto"/>
              <w:jc w:val="center"/>
              <w:rPr>
                <w:color w:val="000000"/>
              </w:rPr>
            </w:pPr>
            <w:r w:rsidRPr="00D744FB">
              <w:rPr>
                <w:color w:val="000000"/>
              </w:rPr>
              <w:t>1*</w:t>
            </w:r>
          </w:p>
        </w:tc>
        <w:tc>
          <w:tcPr>
            <w:tcW w:w="0" w:type="auto"/>
            <w:tcBorders>
              <w:top w:val="nil"/>
              <w:left w:val="nil"/>
              <w:bottom w:val="nil"/>
              <w:right w:val="nil"/>
            </w:tcBorders>
            <w:shd w:val="clear" w:color="auto" w:fill="auto"/>
            <w:noWrap/>
            <w:vAlign w:val="bottom"/>
            <w:hideMark/>
          </w:tcPr>
          <w:p w14:paraId="01B1E45A" w14:textId="77777777" w:rsidR="006F359A" w:rsidRPr="00D744FB" w:rsidRDefault="006F359A" w:rsidP="00AE5385">
            <w:pPr>
              <w:spacing w:line="480" w:lineRule="auto"/>
              <w:jc w:val="center"/>
              <w:rPr>
                <w:color w:val="000000"/>
              </w:rPr>
            </w:pPr>
            <w:r w:rsidRPr="00D744FB">
              <w:rPr>
                <w:color w:val="000000"/>
              </w:rPr>
              <w:t>1</w:t>
            </w:r>
            <w:r>
              <w:rPr>
                <w:color w:val="000000"/>
              </w:rPr>
              <w:t>*</w:t>
            </w:r>
          </w:p>
        </w:tc>
        <w:tc>
          <w:tcPr>
            <w:tcW w:w="0" w:type="auto"/>
            <w:tcBorders>
              <w:top w:val="nil"/>
              <w:left w:val="nil"/>
              <w:bottom w:val="nil"/>
              <w:right w:val="nil"/>
            </w:tcBorders>
            <w:shd w:val="clear" w:color="auto" w:fill="auto"/>
            <w:noWrap/>
            <w:vAlign w:val="bottom"/>
            <w:hideMark/>
          </w:tcPr>
          <w:p w14:paraId="2092097E" w14:textId="77777777" w:rsidR="006F359A" w:rsidRPr="00D744FB" w:rsidRDefault="006F359A" w:rsidP="00AE5385">
            <w:pPr>
              <w:spacing w:line="480" w:lineRule="auto"/>
              <w:jc w:val="center"/>
              <w:rPr>
                <w:color w:val="000000"/>
              </w:rPr>
            </w:pPr>
            <w:r w:rsidRPr="00D744FB">
              <w:rPr>
                <w:color w:val="000000"/>
              </w:rPr>
              <w:t>1</w:t>
            </w:r>
            <w:r>
              <w:rPr>
                <w:color w:val="000000"/>
              </w:rPr>
              <w:t>*</w:t>
            </w:r>
          </w:p>
        </w:tc>
        <w:tc>
          <w:tcPr>
            <w:tcW w:w="0" w:type="auto"/>
            <w:tcBorders>
              <w:top w:val="nil"/>
              <w:left w:val="nil"/>
              <w:bottom w:val="nil"/>
              <w:right w:val="nil"/>
            </w:tcBorders>
            <w:shd w:val="clear" w:color="auto" w:fill="auto"/>
            <w:noWrap/>
            <w:vAlign w:val="bottom"/>
            <w:hideMark/>
          </w:tcPr>
          <w:p w14:paraId="1D82F47B" w14:textId="77777777" w:rsidR="006F359A" w:rsidRPr="00D744FB" w:rsidRDefault="006F359A" w:rsidP="00AE5385">
            <w:pPr>
              <w:spacing w:line="480" w:lineRule="auto"/>
              <w:jc w:val="right"/>
              <w:rPr>
                <w:color w:val="000000"/>
              </w:rPr>
            </w:pPr>
            <w:r w:rsidRPr="00D744FB">
              <w:rPr>
                <w:color w:val="000000"/>
              </w:rPr>
              <w:t>0.38</w:t>
            </w:r>
          </w:p>
        </w:tc>
        <w:tc>
          <w:tcPr>
            <w:tcW w:w="0" w:type="auto"/>
            <w:tcBorders>
              <w:top w:val="nil"/>
              <w:left w:val="nil"/>
              <w:bottom w:val="nil"/>
              <w:right w:val="nil"/>
            </w:tcBorders>
            <w:shd w:val="clear" w:color="auto" w:fill="auto"/>
            <w:noWrap/>
            <w:vAlign w:val="bottom"/>
            <w:hideMark/>
          </w:tcPr>
          <w:p w14:paraId="43E9C4A9" w14:textId="77777777" w:rsidR="006F359A" w:rsidRPr="00D744FB" w:rsidRDefault="006F359A" w:rsidP="00AE5385">
            <w:pPr>
              <w:spacing w:line="480" w:lineRule="auto"/>
              <w:jc w:val="right"/>
              <w:rPr>
                <w:color w:val="000000"/>
              </w:rPr>
            </w:pPr>
            <w:r w:rsidRPr="00D744FB">
              <w:rPr>
                <w:color w:val="000000"/>
              </w:rPr>
              <w:t>-0.05</w:t>
            </w:r>
          </w:p>
        </w:tc>
        <w:tc>
          <w:tcPr>
            <w:tcW w:w="1085" w:type="dxa"/>
            <w:tcBorders>
              <w:top w:val="nil"/>
              <w:left w:val="nil"/>
              <w:bottom w:val="nil"/>
              <w:right w:val="nil"/>
            </w:tcBorders>
            <w:shd w:val="clear" w:color="auto" w:fill="auto"/>
            <w:noWrap/>
            <w:vAlign w:val="bottom"/>
            <w:hideMark/>
          </w:tcPr>
          <w:p w14:paraId="7A2A6726" w14:textId="77777777" w:rsidR="006F359A" w:rsidRPr="00D744FB" w:rsidRDefault="006F359A" w:rsidP="00AE5385">
            <w:pPr>
              <w:spacing w:line="480" w:lineRule="auto"/>
              <w:jc w:val="right"/>
              <w:rPr>
                <w:color w:val="000000"/>
              </w:rPr>
            </w:pPr>
            <w:r w:rsidRPr="00D744FB">
              <w:rPr>
                <w:color w:val="000000"/>
              </w:rPr>
              <w:t>0.76</w:t>
            </w:r>
          </w:p>
        </w:tc>
        <w:tc>
          <w:tcPr>
            <w:tcW w:w="992" w:type="dxa"/>
            <w:tcBorders>
              <w:top w:val="nil"/>
              <w:left w:val="nil"/>
              <w:bottom w:val="nil"/>
              <w:right w:val="nil"/>
            </w:tcBorders>
            <w:shd w:val="clear" w:color="auto" w:fill="auto"/>
            <w:noWrap/>
            <w:vAlign w:val="bottom"/>
            <w:hideMark/>
          </w:tcPr>
          <w:p w14:paraId="47C42240" w14:textId="77777777" w:rsidR="006F359A" w:rsidRPr="00D744FB" w:rsidRDefault="006F359A" w:rsidP="00AE5385">
            <w:pPr>
              <w:spacing w:line="480" w:lineRule="auto"/>
              <w:jc w:val="right"/>
              <w:rPr>
                <w:color w:val="000000"/>
              </w:rPr>
            </w:pPr>
            <w:r w:rsidRPr="00D744FB">
              <w:rPr>
                <w:color w:val="000000"/>
              </w:rPr>
              <w:t>0.02</w:t>
            </w:r>
          </w:p>
        </w:tc>
        <w:tc>
          <w:tcPr>
            <w:tcW w:w="0" w:type="auto"/>
            <w:tcBorders>
              <w:top w:val="nil"/>
              <w:left w:val="nil"/>
              <w:bottom w:val="nil"/>
              <w:right w:val="nil"/>
            </w:tcBorders>
            <w:shd w:val="clear" w:color="auto" w:fill="auto"/>
            <w:noWrap/>
            <w:vAlign w:val="bottom"/>
            <w:hideMark/>
          </w:tcPr>
          <w:p w14:paraId="4A62DE6C" w14:textId="77777777" w:rsidR="006F359A" w:rsidRPr="00D744FB" w:rsidRDefault="006F359A" w:rsidP="00AE5385">
            <w:pPr>
              <w:spacing w:line="480" w:lineRule="auto"/>
              <w:jc w:val="right"/>
              <w:rPr>
                <w:color w:val="000000"/>
              </w:rPr>
            </w:pPr>
            <w:r w:rsidRPr="00D744FB">
              <w:rPr>
                <w:color w:val="000000"/>
              </w:rPr>
              <w:t>-0.09</w:t>
            </w:r>
          </w:p>
        </w:tc>
        <w:tc>
          <w:tcPr>
            <w:tcW w:w="0" w:type="auto"/>
            <w:tcBorders>
              <w:top w:val="nil"/>
              <w:left w:val="nil"/>
              <w:bottom w:val="nil"/>
              <w:right w:val="nil"/>
            </w:tcBorders>
            <w:shd w:val="clear" w:color="auto" w:fill="auto"/>
            <w:noWrap/>
            <w:vAlign w:val="bottom"/>
            <w:hideMark/>
          </w:tcPr>
          <w:p w14:paraId="4DFBA1A9" w14:textId="77777777" w:rsidR="006F359A" w:rsidRPr="00D744FB" w:rsidRDefault="006F359A" w:rsidP="00AE5385">
            <w:pPr>
              <w:spacing w:line="480" w:lineRule="auto"/>
              <w:jc w:val="right"/>
              <w:rPr>
                <w:color w:val="000000"/>
              </w:rPr>
            </w:pPr>
            <w:r w:rsidRPr="00D744FB">
              <w:rPr>
                <w:color w:val="000000"/>
              </w:rPr>
              <w:t>0.13</w:t>
            </w:r>
          </w:p>
        </w:tc>
      </w:tr>
      <w:tr w:rsidR="006F359A" w:rsidRPr="00D744FB" w14:paraId="01395C9D" w14:textId="77777777" w:rsidTr="00AE5385">
        <w:trPr>
          <w:trHeight w:val="327"/>
          <w:jc w:val="center"/>
        </w:trPr>
        <w:tc>
          <w:tcPr>
            <w:tcW w:w="0" w:type="auto"/>
            <w:tcBorders>
              <w:top w:val="nil"/>
              <w:left w:val="nil"/>
              <w:bottom w:val="nil"/>
              <w:right w:val="nil"/>
            </w:tcBorders>
            <w:shd w:val="clear" w:color="auto" w:fill="auto"/>
            <w:noWrap/>
            <w:vAlign w:val="bottom"/>
            <w:hideMark/>
          </w:tcPr>
          <w:p w14:paraId="43A2FF5D" w14:textId="77777777" w:rsidR="006F359A" w:rsidRPr="00D744FB" w:rsidRDefault="006F359A" w:rsidP="00AE5385">
            <w:pPr>
              <w:spacing w:line="480" w:lineRule="auto"/>
              <w:jc w:val="center"/>
              <w:rPr>
                <w:color w:val="000000"/>
              </w:rPr>
            </w:pPr>
            <w:r>
              <w:rPr>
                <w:color w:val="000000"/>
              </w:rPr>
              <w:t>24ºC – 3</w:t>
            </w:r>
            <w:r w:rsidRPr="00D744FB">
              <w:rPr>
                <w:color w:val="000000"/>
              </w:rPr>
              <w:t>0</w:t>
            </w:r>
          </w:p>
        </w:tc>
        <w:tc>
          <w:tcPr>
            <w:tcW w:w="0" w:type="auto"/>
            <w:tcBorders>
              <w:top w:val="nil"/>
              <w:left w:val="nil"/>
              <w:bottom w:val="nil"/>
              <w:right w:val="nil"/>
            </w:tcBorders>
            <w:shd w:val="clear" w:color="auto" w:fill="auto"/>
            <w:noWrap/>
            <w:vAlign w:val="bottom"/>
            <w:hideMark/>
          </w:tcPr>
          <w:p w14:paraId="5F2B6AAD" w14:textId="77777777" w:rsidR="006F359A" w:rsidRPr="00D744FB" w:rsidRDefault="006F359A" w:rsidP="00AE5385">
            <w:pPr>
              <w:spacing w:line="480" w:lineRule="auto"/>
              <w:jc w:val="center"/>
              <w:rPr>
                <w:color w:val="000000"/>
              </w:rPr>
            </w:pPr>
            <w:r w:rsidRPr="00D744FB">
              <w:rPr>
                <w:color w:val="000000"/>
              </w:rPr>
              <w:t>0.88</w:t>
            </w:r>
          </w:p>
        </w:tc>
        <w:tc>
          <w:tcPr>
            <w:tcW w:w="0" w:type="auto"/>
            <w:tcBorders>
              <w:top w:val="nil"/>
              <w:left w:val="nil"/>
              <w:bottom w:val="nil"/>
              <w:right w:val="nil"/>
            </w:tcBorders>
            <w:shd w:val="clear" w:color="auto" w:fill="auto"/>
            <w:noWrap/>
            <w:vAlign w:val="bottom"/>
            <w:hideMark/>
          </w:tcPr>
          <w:p w14:paraId="1FA84B29" w14:textId="77777777" w:rsidR="006F359A" w:rsidRPr="00D744FB" w:rsidRDefault="006F359A" w:rsidP="00AE5385">
            <w:pPr>
              <w:spacing w:line="480" w:lineRule="auto"/>
              <w:jc w:val="center"/>
              <w:rPr>
                <w:color w:val="000000"/>
              </w:rPr>
            </w:pPr>
            <w:r w:rsidRPr="00D744FB">
              <w:rPr>
                <w:color w:val="000000"/>
              </w:rPr>
              <w:t>0.71</w:t>
            </w:r>
          </w:p>
        </w:tc>
        <w:tc>
          <w:tcPr>
            <w:tcW w:w="0" w:type="auto"/>
            <w:tcBorders>
              <w:top w:val="nil"/>
              <w:left w:val="nil"/>
              <w:bottom w:val="nil"/>
              <w:right w:val="nil"/>
            </w:tcBorders>
            <w:shd w:val="clear" w:color="auto" w:fill="auto"/>
            <w:noWrap/>
            <w:vAlign w:val="bottom"/>
            <w:hideMark/>
          </w:tcPr>
          <w:p w14:paraId="16583558" w14:textId="77777777" w:rsidR="006F359A" w:rsidRPr="00D744FB" w:rsidRDefault="006F359A" w:rsidP="00AE5385">
            <w:pPr>
              <w:spacing w:line="480" w:lineRule="auto"/>
              <w:jc w:val="center"/>
              <w:rPr>
                <w:color w:val="000000"/>
              </w:rPr>
            </w:pPr>
            <w:r w:rsidRPr="00D744FB">
              <w:rPr>
                <w:color w:val="000000"/>
              </w:rPr>
              <w:t>1</w:t>
            </w:r>
            <w:r>
              <w:rPr>
                <w:color w:val="000000"/>
              </w:rPr>
              <w:t>*</w:t>
            </w:r>
          </w:p>
        </w:tc>
        <w:tc>
          <w:tcPr>
            <w:tcW w:w="0" w:type="auto"/>
            <w:tcBorders>
              <w:top w:val="nil"/>
              <w:left w:val="nil"/>
              <w:bottom w:val="nil"/>
              <w:right w:val="nil"/>
            </w:tcBorders>
            <w:shd w:val="clear" w:color="auto" w:fill="auto"/>
            <w:noWrap/>
            <w:vAlign w:val="bottom"/>
            <w:hideMark/>
          </w:tcPr>
          <w:p w14:paraId="51033574" w14:textId="77777777" w:rsidR="006F359A" w:rsidRPr="00D744FB" w:rsidRDefault="006F359A" w:rsidP="00AE5385">
            <w:pPr>
              <w:spacing w:line="480" w:lineRule="auto"/>
              <w:jc w:val="center"/>
              <w:rPr>
                <w:color w:val="000000"/>
              </w:rPr>
            </w:pPr>
            <w:r w:rsidRPr="00D744FB">
              <w:rPr>
                <w:color w:val="000000"/>
              </w:rPr>
              <w:t>1*</w:t>
            </w:r>
          </w:p>
        </w:tc>
        <w:tc>
          <w:tcPr>
            <w:tcW w:w="0" w:type="auto"/>
            <w:tcBorders>
              <w:top w:val="nil"/>
              <w:left w:val="nil"/>
              <w:bottom w:val="nil"/>
              <w:right w:val="nil"/>
            </w:tcBorders>
            <w:shd w:val="clear" w:color="auto" w:fill="auto"/>
            <w:noWrap/>
            <w:vAlign w:val="bottom"/>
            <w:hideMark/>
          </w:tcPr>
          <w:p w14:paraId="03267DBC" w14:textId="77777777" w:rsidR="006F359A" w:rsidRPr="00D744FB" w:rsidRDefault="006F359A" w:rsidP="00AE5385">
            <w:pPr>
              <w:spacing w:line="480" w:lineRule="auto"/>
              <w:jc w:val="center"/>
              <w:rPr>
                <w:color w:val="000000"/>
              </w:rPr>
            </w:pPr>
            <w:r w:rsidRPr="00D744FB">
              <w:rPr>
                <w:color w:val="000000"/>
              </w:rPr>
              <w:t>1</w:t>
            </w:r>
            <w:r>
              <w:rPr>
                <w:color w:val="000000"/>
              </w:rPr>
              <w:t>*</w:t>
            </w:r>
          </w:p>
        </w:tc>
        <w:tc>
          <w:tcPr>
            <w:tcW w:w="0" w:type="auto"/>
            <w:tcBorders>
              <w:top w:val="nil"/>
              <w:left w:val="nil"/>
              <w:bottom w:val="nil"/>
              <w:right w:val="nil"/>
            </w:tcBorders>
            <w:shd w:val="clear" w:color="auto" w:fill="auto"/>
            <w:noWrap/>
            <w:vAlign w:val="bottom"/>
            <w:hideMark/>
          </w:tcPr>
          <w:p w14:paraId="76B2398F" w14:textId="77777777" w:rsidR="006F359A" w:rsidRPr="00D744FB" w:rsidRDefault="006F359A" w:rsidP="00AE5385">
            <w:pPr>
              <w:spacing w:line="480" w:lineRule="auto"/>
              <w:jc w:val="center"/>
              <w:rPr>
                <w:color w:val="000000"/>
              </w:rPr>
            </w:pPr>
            <w:r w:rsidRPr="00D744FB">
              <w:rPr>
                <w:color w:val="000000"/>
              </w:rPr>
              <w:t>1</w:t>
            </w:r>
            <w:r>
              <w:rPr>
                <w:color w:val="000000"/>
              </w:rPr>
              <w:t>*</w:t>
            </w:r>
          </w:p>
        </w:tc>
        <w:tc>
          <w:tcPr>
            <w:tcW w:w="0" w:type="auto"/>
            <w:tcBorders>
              <w:top w:val="nil"/>
              <w:left w:val="nil"/>
              <w:bottom w:val="nil"/>
              <w:right w:val="nil"/>
            </w:tcBorders>
            <w:shd w:val="clear" w:color="auto" w:fill="auto"/>
            <w:noWrap/>
            <w:vAlign w:val="bottom"/>
            <w:hideMark/>
          </w:tcPr>
          <w:p w14:paraId="2E571FDC" w14:textId="77777777" w:rsidR="006F359A" w:rsidRPr="00D744FB" w:rsidRDefault="006F359A" w:rsidP="00AE5385">
            <w:pPr>
              <w:spacing w:line="480" w:lineRule="auto"/>
              <w:jc w:val="right"/>
              <w:rPr>
                <w:color w:val="000000"/>
              </w:rPr>
            </w:pPr>
            <w:r w:rsidRPr="00D744FB">
              <w:rPr>
                <w:color w:val="000000"/>
              </w:rPr>
              <w:t>0.42</w:t>
            </w:r>
          </w:p>
        </w:tc>
        <w:tc>
          <w:tcPr>
            <w:tcW w:w="0" w:type="auto"/>
            <w:tcBorders>
              <w:top w:val="nil"/>
              <w:left w:val="nil"/>
              <w:bottom w:val="nil"/>
              <w:right w:val="nil"/>
            </w:tcBorders>
            <w:shd w:val="clear" w:color="auto" w:fill="auto"/>
            <w:noWrap/>
            <w:vAlign w:val="bottom"/>
            <w:hideMark/>
          </w:tcPr>
          <w:p w14:paraId="5F6DFD88" w14:textId="77777777" w:rsidR="006F359A" w:rsidRPr="00D744FB" w:rsidRDefault="006F359A" w:rsidP="00AE5385">
            <w:pPr>
              <w:spacing w:line="480" w:lineRule="auto"/>
              <w:jc w:val="right"/>
              <w:rPr>
                <w:color w:val="000000"/>
              </w:rPr>
            </w:pPr>
            <w:r w:rsidRPr="00D744FB">
              <w:rPr>
                <w:color w:val="000000"/>
              </w:rPr>
              <w:t>0.00</w:t>
            </w:r>
          </w:p>
        </w:tc>
        <w:tc>
          <w:tcPr>
            <w:tcW w:w="1085" w:type="dxa"/>
            <w:tcBorders>
              <w:top w:val="nil"/>
              <w:left w:val="nil"/>
              <w:bottom w:val="nil"/>
              <w:right w:val="nil"/>
            </w:tcBorders>
            <w:shd w:val="clear" w:color="auto" w:fill="auto"/>
            <w:noWrap/>
            <w:vAlign w:val="bottom"/>
            <w:hideMark/>
          </w:tcPr>
          <w:p w14:paraId="19A4369B" w14:textId="77777777" w:rsidR="006F359A" w:rsidRPr="00D744FB" w:rsidRDefault="006F359A" w:rsidP="00AE5385">
            <w:pPr>
              <w:spacing w:line="480" w:lineRule="auto"/>
              <w:jc w:val="right"/>
              <w:rPr>
                <w:color w:val="000000"/>
              </w:rPr>
            </w:pPr>
            <w:r w:rsidRPr="00D744FB">
              <w:rPr>
                <w:color w:val="000000"/>
              </w:rPr>
              <w:t>0.75</w:t>
            </w:r>
          </w:p>
        </w:tc>
        <w:tc>
          <w:tcPr>
            <w:tcW w:w="992" w:type="dxa"/>
            <w:tcBorders>
              <w:top w:val="nil"/>
              <w:left w:val="nil"/>
              <w:bottom w:val="nil"/>
              <w:right w:val="nil"/>
            </w:tcBorders>
            <w:shd w:val="clear" w:color="auto" w:fill="auto"/>
            <w:noWrap/>
            <w:vAlign w:val="bottom"/>
            <w:hideMark/>
          </w:tcPr>
          <w:p w14:paraId="4BCF96E0" w14:textId="77777777" w:rsidR="006F359A" w:rsidRPr="00D744FB" w:rsidRDefault="006F359A" w:rsidP="00AE5385">
            <w:pPr>
              <w:spacing w:line="480" w:lineRule="auto"/>
              <w:jc w:val="right"/>
              <w:rPr>
                <w:b/>
                <w:bCs/>
                <w:color w:val="000000"/>
              </w:rPr>
            </w:pPr>
            <w:r w:rsidRPr="00D744FB">
              <w:rPr>
                <w:b/>
                <w:bCs/>
                <w:color w:val="000000"/>
              </w:rPr>
              <w:t>0.26</w:t>
            </w:r>
          </w:p>
        </w:tc>
        <w:tc>
          <w:tcPr>
            <w:tcW w:w="0" w:type="auto"/>
            <w:tcBorders>
              <w:top w:val="nil"/>
              <w:left w:val="nil"/>
              <w:bottom w:val="nil"/>
              <w:right w:val="nil"/>
            </w:tcBorders>
            <w:shd w:val="clear" w:color="auto" w:fill="auto"/>
            <w:noWrap/>
            <w:vAlign w:val="bottom"/>
            <w:hideMark/>
          </w:tcPr>
          <w:p w14:paraId="75DBDC8C" w14:textId="77777777" w:rsidR="006F359A" w:rsidRPr="00D744FB" w:rsidRDefault="006F359A" w:rsidP="00AE5385">
            <w:pPr>
              <w:spacing w:line="480" w:lineRule="auto"/>
              <w:jc w:val="right"/>
              <w:rPr>
                <w:color w:val="000000"/>
              </w:rPr>
            </w:pPr>
            <w:r w:rsidRPr="00D744FB">
              <w:rPr>
                <w:color w:val="000000"/>
              </w:rPr>
              <w:t>0.14</w:t>
            </w:r>
          </w:p>
        </w:tc>
        <w:tc>
          <w:tcPr>
            <w:tcW w:w="0" w:type="auto"/>
            <w:tcBorders>
              <w:top w:val="nil"/>
              <w:left w:val="nil"/>
              <w:bottom w:val="nil"/>
              <w:right w:val="nil"/>
            </w:tcBorders>
            <w:shd w:val="clear" w:color="auto" w:fill="auto"/>
            <w:noWrap/>
            <w:vAlign w:val="bottom"/>
            <w:hideMark/>
          </w:tcPr>
          <w:p w14:paraId="0EA8EA83" w14:textId="77777777" w:rsidR="006F359A" w:rsidRPr="00D744FB" w:rsidRDefault="006F359A" w:rsidP="00AE5385">
            <w:pPr>
              <w:spacing w:line="480" w:lineRule="auto"/>
              <w:jc w:val="right"/>
              <w:rPr>
                <w:color w:val="000000"/>
              </w:rPr>
            </w:pPr>
            <w:r w:rsidRPr="00D744FB">
              <w:rPr>
                <w:color w:val="000000"/>
              </w:rPr>
              <w:t>0.36</w:t>
            </w:r>
          </w:p>
        </w:tc>
      </w:tr>
      <w:tr w:rsidR="006F359A" w:rsidRPr="00D744FB" w14:paraId="5BDC21CA" w14:textId="77777777" w:rsidTr="00AE5385">
        <w:trPr>
          <w:trHeight w:val="327"/>
          <w:jc w:val="center"/>
        </w:trPr>
        <w:tc>
          <w:tcPr>
            <w:tcW w:w="0" w:type="auto"/>
            <w:tcBorders>
              <w:top w:val="nil"/>
              <w:left w:val="nil"/>
              <w:bottom w:val="nil"/>
              <w:right w:val="nil"/>
            </w:tcBorders>
            <w:shd w:val="clear" w:color="auto" w:fill="auto"/>
            <w:noWrap/>
            <w:vAlign w:val="bottom"/>
            <w:hideMark/>
          </w:tcPr>
          <w:p w14:paraId="10A2AF48" w14:textId="77777777" w:rsidR="006F359A" w:rsidRPr="00D744FB" w:rsidRDefault="006F359A" w:rsidP="00AE5385">
            <w:pPr>
              <w:spacing w:line="480" w:lineRule="auto"/>
              <w:jc w:val="center"/>
              <w:rPr>
                <w:color w:val="000000"/>
              </w:rPr>
            </w:pPr>
            <w:r>
              <w:rPr>
                <w:color w:val="000000"/>
              </w:rPr>
              <w:t xml:space="preserve">24ºC – </w:t>
            </w:r>
            <w:r w:rsidRPr="00D744FB">
              <w:rPr>
                <w:color w:val="000000"/>
              </w:rPr>
              <w:t>32</w:t>
            </w:r>
          </w:p>
        </w:tc>
        <w:tc>
          <w:tcPr>
            <w:tcW w:w="0" w:type="auto"/>
            <w:tcBorders>
              <w:top w:val="nil"/>
              <w:left w:val="nil"/>
              <w:bottom w:val="nil"/>
              <w:right w:val="nil"/>
            </w:tcBorders>
            <w:shd w:val="clear" w:color="auto" w:fill="auto"/>
            <w:noWrap/>
            <w:vAlign w:val="bottom"/>
            <w:hideMark/>
          </w:tcPr>
          <w:p w14:paraId="4C2B1222" w14:textId="77777777" w:rsidR="006F359A" w:rsidRPr="00D744FB" w:rsidRDefault="006F359A" w:rsidP="00AE5385">
            <w:pPr>
              <w:spacing w:line="480" w:lineRule="auto"/>
              <w:jc w:val="center"/>
              <w:rPr>
                <w:color w:val="000000"/>
              </w:rPr>
            </w:pPr>
            <w:r w:rsidRPr="00D744FB">
              <w:rPr>
                <w:color w:val="000000"/>
              </w:rPr>
              <w:t>0.82</w:t>
            </w:r>
          </w:p>
        </w:tc>
        <w:tc>
          <w:tcPr>
            <w:tcW w:w="0" w:type="auto"/>
            <w:tcBorders>
              <w:top w:val="nil"/>
              <w:left w:val="nil"/>
              <w:bottom w:val="nil"/>
              <w:right w:val="nil"/>
            </w:tcBorders>
            <w:shd w:val="clear" w:color="auto" w:fill="auto"/>
            <w:noWrap/>
            <w:vAlign w:val="bottom"/>
            <w:hideMark/>
          </w:tcPr>
          <w:p w14:paraId="2B637171" w14:textId="77777777" w:rsidR="006F359A" w:rsidRPr="00D744FB" w:rsidRDefault="006F359A" w:rsidP="00AE5385">
            <w:pPr>
              <w:spacing w:line="480" w:lineRule="auto"/>
              <w:jc w:val="center"/>
              <w:rPr>
                <w:color w:val="000000"/>
              </w:rPr>
            </w:pPr>
            <w:r w:rsidRPr="00D744FB">
              <w:rPr>
                <w:color w:val="000000"/>
              </w:rPr>
              <w:t>0.63</w:t>
            </w:r>
          </w:p>
        </w:tc>
        <w:tc>
          <w:tcPr>
            <w:tcW w:w="0" w:type="auto"/>
            <w:tcBorders>
              <w:top w:val="nil"/>
              <w:left w:val="nil"/>
              <w:bottom w:val="nil"/>
              <w:right w:val="nil"/>
            </w:tcBorders>
            <w:shd w:val="clear" w:color="auto" w:fill="auto"/>
            <w:noWrap/>
            <w:vAlign w:val="bottom"/>
            <w:hideMark/>
          </w:tcPr>
          <w:p w14:paraId="2103B7FF" w14:textId="77777777" w:rsidR="006F359A" w:rsidRPr="00D744FB" w:rsidRDefault="006F359A" w:rsidP="00AE5385">
            <w:pPr>
              <w:spacing w:line="480" w:lineRule="auto"/>
              <w:jc w:val="center"/>
              <w:rPr>
                <w:color w:val="000000"/>
              </w:rPr>
            </w:pPr>
            <w:r w:rsidRPr="00D744FB">
              <w:rPr>
                <w:color w:val="000000"/>
              </w:rPr>
              <w:t>1</w:t>
            </w:r>
            <w:r>
              <w:rPr>
                <w:color w:val="000000"/>
              </w:rPr>
              <w:t>*</w:t>
            </w:r>
          </w:p>
        </w:tc>
        <w:tc>
          <w:tcPr>
            <w:tcW w:w="0" w:type="auto"/>
            <w:tcBorders>
              <w:top w:val="nil"/>
              <w:left w:val="nil"/>
              <w:bottom w:val="nil"/>
              <w:right w:val="nil"/>
            </w:tcBorders>
            <w:shd w:val="clear" w:color="auto" w:fill="auto"/>
            <w:noWrap/>
            <w:vAlign w:val="bottom"/>
            <w:hideMark/>
          </w:tcPr>
          <w:p w14:paraId="26B6711A" w14:textId="77777777" w:rsidR="006F359A" w:rsidRPr="00D744FB" w:rsidRDefault="006F359A" w:rsidP="00AE5385">
            <w:pPr>
              <w:spacing w:line="480" w:lineRule="auto"/>
              <w:jc w:val="center"/>
              <w:rPr>
                <w:color w:val="000000"/>
              </w:rPr>
            </w:pPr>
            <w:r w:rsidRPr="00D744FB">
              <w:rPr>
                <w:color w:val="000000"/>
              </w:rPr>
              <w:t>1*</w:t>
            </w:r>
          </w:p>
        </w:tc>
        <w:tc>
          <w:tcPr>
            <w:tcW w:w="0" w:type="auto"/>
            <w:tcBorders>
              <w:top w:val="nil"/>
              <w:left w:val="nil"/>
              <w:bottom w:val="nil"/>
              <w:right w:val="nil"/>
            </w:tcBorders>
            <w:shd w:val="clear" w:color="auto" w:fill="auto"/>
            <w:noWrap/>
            <w:vAlign w:val="bottom"/>
            <w:hideMark/>
          </w:tcPr>
          <w:p w14:paraId="401DC684" w14:textId="77777777" w:rsidR="006F359A" w:rsidRPr="00D744FB" w:rsidRDefault="006F359A" w:rsidP="00AE5385">
            <w:pPr>
              <w:spacing w:line="480" w:lineRule="auto"/>
              <w:jc w:val="center"/>
              <w:rPr>
                <w:color w:val="000000"/>
              </w:rPr>
            </w:pPr>
            <w:r w:rsidRPr="00D744FB">
              <w:rPr>
                <w:color w:val="000000"/>
              </w:rPr>
              <w:t>1</w:t>
            </w:r>
            <w:r>
              <w:rPr>
                <w:color w:val="000000"/>
              </w:rPr>
              <w:t>*</w:t>
            </w:r>
          </w:p>
        </w:tc>
        <w:tc>
          <w:tcPr>
            <w:tcW w:w="0" w:type="auto"/>
            <w:tcBorders>
              <w:top w:val="nil"/>
              <w:left w:val="nil"/>
              <w:bottom w:val="nil"/>
              <w:right w:val="nil"/>
            </w:tcBorders>
            <w:shd w:val="clear" w:color="auto" w:fill="auto"/>
            <w:noWrap/>
            <w:vAlign w:val="bottom"/>
            <w:hideMark/>
          </w:tcPr>
          <w:p w14:paraId="51558826" w14:textId="77777777" w:rsidR="006F359A" w:rsidRPr="00D744FB" w:rsidRDefault="006F359A" w:rsidP="00AE5385">
            <w:pPr>
              <w:spacing w:line="480" w:lineRule="auto"/>
              <w:jc w:val="center"/>
              <w:rPr>
                <w:color w:val="000000"/>
              </w:rPr>
            </w:pPr>
            <w:r>
              <w:rPr>
                <w:color w:val="000000"/>
              </w:rPr>
              <w:t>1*</w:t>
            </w:r>
          </w:p>
        </w:tc>
        <w:tc>
          <w:tcPr>
            <w:tcW w:w="0" w:type="auto"/>
            <w:tcBorders>
              <w:top w:val="nil"/>
              <w:left w:val="nil"/>
              <w:bottom w:val="nil"/>
              <w:right w:val="nil"/>
            </w:tcBorders>
            <w:shd w:val="clear" w:color="auto" w:fill="auto"/>
            <w:noWrap/>
            <w:vAlign w:val="bottom"/>
            <w:hideMark/>
          </w:tcPr>
          <w:p w14:paraId="5954FD9C" w14:textId="77777777" w:rsidR="006F359A" w:rsidRPr="00D744FB" w:rsidRDefault="006F359A" w:rsidP="00AE5385">
            <w:pPr>
              <w:spacing w:line="480" w:lineRule="auto"/>
              <w:jc w:val="right"/>
              <w:rPr>
                <w:b/>
                <w:bCs/>
                <w:color w:val="000000"/>
              </w:rPr>
            </w:pPr>
            <w:r w:rsidRPr="00D744FB">
              <w:rPr>
                <w:b/>
                <w:bCs/>
                <w:color w:val="000000"/>
              </w:rPr>
              <w:t>0.66</w:t>
            </w:r>
          </w:p>
        </w:tc>
        <w:tc>
          <w:tcPr>
            <w:tcW w:w="0" w:type="auto"/>
            <w:tcBorders>
              <w:top w:val="nil"/>
              <w:left w:val="nil"/>
              <w:bottom w:val="nil"/>
              <w:right w:val="nil"/>
            </w:tcBorders>
            <w:shd w:val="clear" w:color="auto" w:fill="auto"/>
            <w:noWrap/>
            <w:vAlign w:val="bottom"/>
            <w:hideMark/>
          </w:tcPr>
          <w:p w14:paraId="2C92216A" w14:textId="77777777" w:rsidR="006F359A" w:rsidRPr="00D744FB" w:rsidRDefault="006F359A" w:rsidP="00AE5385">
            <w:pPr>
              <w:spacing w:line="480" w:lineRule="auto"/>
              <w:jc w:val="right"/>
              <w:rPr>
                <w:color w:val="000000"/>
              </w:rPr>
            </w:pPr>
            <w:r w:rsidRPr="00D744FB">
              <w:rPr>
                <w:color w:val="000000"/>
              </w:rPr>
              <w:t>0.30</w:t>
            </w:r>
          </w:p>
        </w:tc>
        <w:tc>
          <w:tcPr>
            <w:tcW w:w="1085" w:type="dxa"/>
            <w:tcBorders>
              <w:top w:val="nil"/>
              <w:left w:val="nil"/>
              <w:bottom w:val="nil"/>
              <w:right w:val="nil"/>
            </w:tcBorders>
            <w:shd w:val="clear" w:color="auto" w:fill="auto"/>
            <w:noWrap/>
            <w:vAlign w:val="bottom"/>
            <w:hideMark/>
          </w:tcPr>
          <w:p w14:paraId="7D18ADE1" w14:textId="77777777" w:rsidR="006F359A" w:rsidRPr="00D744FB" w:rsidRDefault="006F359A" w:rsidP="00AE5385">
            <w:pPr>
              <w:spacing w:line="480" w:lineRule="auto"/>
              <w:jc w:val="right"/>
              <w:rPr>
                <w:color w:val="000000"/>
              </w:rPr>
            </w:pPr>
            <w:r w:rsidRPr="00D744FB">
              <w:rPr>
                <w:color w:val="000000"/>
              </w:rPr>
              <w:t>0.91</w:t>
            </w:r>
          </w:p>
        </w:tc>
        <w:tc>
          <w:tcPr>
            <w:tcW w:w="992" w:type="dxa"/>
            <w:tcBorders>
              <w:top w:val="nil"/>
              <w:left w:val="nil"/>
              <w:bottom w:val="nil"/>
              <w:right w:val="nil"/>
            </w:tcBorders>
            <w:shd w:val="clear" w:color="auto" w:fill="auto"/>
            <w:noWrap/>
            <w:vAlign w:val="bottom"/>
            <w:hideMark/>
          </w:tcPr>
          <w:p w14:paraId="36D390CB" w14:textId="77777777" w:rsidR="006F359A" w:rsidRPr="00D744FB" w:rsidRDefault="006F359A" w:rsidP="00AE5385">
            <w:pPr>
              <w:spacing w:line="480" w:lineRule="auto"/>
              <w:jc w:val="right"/>
              <w:rPr>
                <w:b/>
                <w:bCs/>
                <w:color w:val="000000"/>
              </w:rPr>
            </w:pPr>
            <w:r w:rsidRPr="00D744FB">
              <w:rPr>
                <w:b/>
                <w:bCs/>
                <w:color w:val="000000"/>
              </w:rPr>
              <w:t>0.29</w:t>
            </w:r>
          </w:p>
        </w:tc>
        <w:tc>
          <w:tcPr>
            <w:tcW w:w="0" w:type="auto"/>
            <w:tcBorders>
              <w:top w:val="nil"/>
              <w:left w:val="nil"/>
              <w:bottom w:val="nil"/>
              <w:right w:val="nil"/>
            </w:tcBorders>
            <w:shd w:val="clear" w:color="auto" w:fill="auto"/>
            <w:noWrap/>
            <w:vAlign w:val="bottom"/>
            <w:hideMark/>
          </w:tcPr>
          <w:p w14:paraId="6D667F8E" w14:textId="77777777" w:rsidR="006F359A" w:rsidRPr="00D744FB" w:rsidRDefault="006F359A" w:rsidP="00AE5385">
            <w:pPr>
              <w:spacing w:line="480" w:lineRule="auto"/>
              <w:jc w:val="right"/>
              <w:rPr>
                <w:color w:val="000000"/>
              </w:rPr>
            </w:pPr>
            <w:r w:rsidRPr="00D744FB">
              <w:rPr>
                <w:color w:val="000000"/>
              </w:rPr>
              <w:t>0.19</w:t>
            </w:r>
          </w:p>
        </w:tc>
        <w:tc>
          <w:tcPr>
            <w:tcW w:w="0" w:type="auto"/>
            <w:tcBorders>
              <w:top w:val="nil"/>
              <w:left w:val="nil"/>
              <w:bottom w:val="nil"/>
              <w:right w:val="nil"/>
            </w:tcBorders>
            <w:shd w:val="clear" w:color="auto" w:fill="auto"/>
            <w:noWrap/>
            <w:vAlign w:val="bottom"/>
            <w:hideMark/>
          </w:tcPr>
          <w:p w14:paraId="10385330" w14:textId="77777777" w:rsidR="006F359A" w:rsidRPr="00D744FB" w:rsidRDefault="006F359A" w:rsidP="00AE5385">
            <w:pPr>
              <w:spacing w:line="480" w:lineRule="auto"/>
              <w:jc w:val="right"/>
              <w:rPr>
                <w:color w:val="000000"/>
              </w:rPr>
            </w:pPr>
            <w:r w:rsidRPr="00D744FB">
              <w:rPr>
                <w:color w:val="000000"/>
              </w:rPr>
              <w:t>0.39</w:t>
            </w:r>
          </w:p>
        </w:tc>
      </w:tr>
      <w:tr w:rsidR="006F359A" w:rsidRPr="00D744FB" w14:paraId="061B5B81" w14:textId="77777777" w:rsidTr="00AE5385">
        <w:trPr>
          <w:trHeight w:val="327"/>
          <w:jc w:val="center"/>
        </w:trPr>
        <w:tc>
          <w:tcPr>
            <w:tcW w:w="0" w:type="auto"/>
            <w:tcBorders>
              <w:top w:val="nil"/>
              <w:left w:val="nil"/>
              <w:bottom w:val="nil"/>
              <w:right w:val="nil"/>
            </w:tcBorders>
            <w:shd w:val="clear" w:color="auto" w:fill="auto"/>
            <w:noWrap/>
            <w:vAlign w:val="bottom"/>
            <w:hideMark/>
          </w:tcPr>
          <w:p w14:paraId="27093BEB" w14:textId="77777777" w:rsidR="006F359A" w:rsidRPr="00D744FB" w:rsidRDefault="006F359A" w:rsidP="00AE5385">
            <w:pPr>
              <w:spacing w:line="480" w:lineRule="auto"/>
              <w:jc w:val="center"/>
              <w:rPr>
                <w:color w:val="000000"/>
              </w:rPr>
            </w:pPr>
            <w:r>
              <w:rPr>
                <w:color w:val="000000"/>
              </w:rPr>
              <w:lastRenderedPageBreak/>
              <w:t>26ºC – 2</w:t>
            </w:r>
            <w:r w:rsidRPr="00D744FB">
              <w:rPr>
                <w:color w:val="000000"/>
              </w:rPr>
              <w:t>8</w:t>
            </w:r>
          </w:p>
        </w:tc>
        <w:tc>
          <w:tcPr>
            <w:tcW w:w="0" w:type="auto"/>
            <w:tcBorders>
              <w:top w:val="nil"/>
              <w:left w:val="nil"/>
              <w:bottom w:val="nil"/>
              <w:right w:val="nil"/>
            </w:tcBorders>
            <w:shd w:val="clear" w:color="auto" w:fill="auto"/>
            <w:noWrap/>
            <w:vAlign w:val="bottom"/>
            <w:hideMark/>
          </w:tcPr>
          <w:p w14:paraId="284C71AD" w14:textId="77777777" w:rsidR="006F359A" w:rsidRPr="00D744FB" w:rsidRDefault="006F359A" w:rsidP="00AE5385">
            <w:pPr>
              <w:spacing w:line="480" w:lineRule="auto"/>
              <w:jc w:val="center"/>
              <w:rPr>
                <w:b/>
                <w:bCs/>
                <w:color w:val="000000"/>
              </w:rPr>
            </w:pPr>
            <w:r w:rsidRPr="00D744FB">
              <w:rPr>
                <w:b/>
                <w:bCs/>
                <w:color w:val="000000"/>
              </w:rPr>
              <w:t>0.99</w:t>
            </w:r>
          </w:p>
        </w:tc>
        <w:tc>
          <w:tcPr>
            <w:tcW w:w="0" w:type="auto"/>
            <w:tcBorders>
              <w:top w:val="nil"/>
              <w:left w:val="nil"/>
              <w:bottom w:val="nil"/>
              <w:right w:val="nil"/>
            </w:tcBorders>
            <w:shd w:val="clear" w:color="auto" w:fill="auto"/>
            <w:noWrap/>
            <w:vAlign w:val="bottom"/>
            <w:hideMark/>
          </w:tcPr>
          <w:p w14:paraId="17B1C262" w14:textId="77777777" w:rsidR="006F359A" w:rsidRPr="00D744FB" w:rsidRDefault="006F359A" w:rsidP="00AE5385">
            <w:pPr>
              <w:spacing w:line="480" w:lineRule="auto"/>
              <w:jc w:val="center"/>
              <w:rPr>
                <w:color w:val="000000"/>
              </w:rPr>
            </w:pPr>
            <w:r w:rsidRPr="00D744FB">
              <w:rPr>
                <w:color w:val="000000"/>
              </w:rPr>
              <w:t>0.97</w:t>
            </w:r>
          </w:p>
        </w:tc>
        <w:tc>
          <w:tcPr>
            <w:tcW w:w="0" w:type="auto"/>
            <w:tcBorders>
              <w:top w:val="nil"/>
              <w:left w:val="nil"/>
              <w:bottom w:val="nil"/>
              <w:right w:val="nil"/>
            </w:tcBorders>
            <w:shd w:val="clear" w:color="auto" w:fill="auto"/>
            <w:noWrap/>
            <w:vAlign w:val="bottom"/>
            <w:hideMark/>
          </w:tcPr>
          <w:p w14:paraId="197AD67C" w14:textId="77777777" w:rsidR="006F359A" w:rsidRPr="00D744FB" w:rsidRDefault="006F359A" w:rsidP="00AE5385">
            <w:pPr>
              <w:spacing w:line="480" w:lineRule="auto"/>
              <w:jc w:val="center"/>
              <w:rPr>
                <w:color w:val="000000"/>
              </w:rPr>
            </w:pPr>
            <w:r w:rsidRPr="00D744FB">
              <w:rPr>
                <w:color w:val="000000"/>
              </w:rPr>
              <w:t>1</w:t>
            </w:r>
          </w:p>
        </w:tc>
        <w:tc>
          <w:tcPr>
            <w:tcW w:w="0" w:type="auto"/>
            <w:tcBorders>
              <w:top w:val="nil"/>
              <w:left w:val="nil"/>
              <w:bottom w:val="nil"/>
              <w:right w:val="nil"/>
            </w:tcBorders>
            <w:shd w:val="clear" w:color="auto" w:fill="auto"/>
            <w:noWrap/>
            <w:vAlign w:val="bottom"/>
            <w:hideMark/>
          </w:tcPr>
          <w:p w14:paraId="18832552" w14:textId="77777777" w:rsidR="006F359A" w:rsidRPr="00D744FB" w:rsidRDefault="006F359A" w:rsidP="00AE5385">
            <w:pPr>
              <w:spacing w:line="480" w:lineRule="auto"/>
              <w:jc w:val="center"/>
              <w:rPr>
                <w:b/>
                <w:bCs/>
                <w:color w:val="000000"/>
              </w:rPr>
            </w:pPr>
            <w:r w:rsidRPr="00D744FB">
              <w:rPr>
                <w:b/>
                <w:bCs/>
                <w:color w:val="000000"/>
              </w:rPr>
              <w:t>0.98</w:t>
            </w:r>
          </w:p>
        </w:tc>
        <w:tc>
          <w:tcPr>
            <w:tcW w:w="0" w:type="auto"/>
            <w:tcBorders>
              <w:top w:val="nil"/>
              <w:left w:val="nil"/>
              <w:bottom w:val="nil"/>
              <w:right w:val="nil"/>
            </w:tcBorders>
            <w:shd w:val="clear" w:color="auto" w:fill="auto"/>
            <w:noWrap/>
            <w:vAlign w:val="bottom"/>
            <w:hideMark/>
          </w:tcPr>
          <w:p w14:paraId="7A3B7F32" w14:textId="77777777" w:rsidR="006F359A" w:rsidRPr="00D744FB" w:rsidRDefault="006F359A" w:rsidP="00AE5385">
            <w:pPr>
              <w:spacing w:line="480" w:lineRule="auto"/>
              <w:jc w:val="center"/>
              <w:rPr>
                <w:color w:val="000000"/>
              </w:rPr>
            </w:pPr>
            <w:r w:rsidRPr="00D744FB">
              <w:rPr>
                <w:color w:val="000000"/>
              </w:rPr>
              <w:t>0.95</w:t>
            </w:r>
          </w:p>
        </w:tc>
        <w:tc>
          <w:tcPr>
            <w:tcW w:w="0" w:type="auto"/>
            <w:tcBorders>
              <w:top w:val="nil"/>
              <w:left w:val="nil"/>
              <w:bottom w:val="nil"/>
              <w:right w:val="nil"/>
            </w:tcBorders>
            <w:shd w:val="clear" w:color="auto" w:fill="auto"/>
            <w:noWrap/>
            <w:vAlign w:val="bottom"/>
            <w:hideMark/>
          </w:tcPr>
          <w:p w14:paraId="578B9B25" w14:textId="77777777" w:rsidR="006F359A" w:rsidRPr="00D744FB" w:rsidRDefault="006F359A" w:rsidP="00AE5385">
            <w:pPr>
              <w:spacing w:line="480" w:lineRule="auto"/>
              <w:jc w:val="center"/>
              <w:rPr>
                <w:color w:val="000000"/>
              </w:rPr>
            </w:pPr>
            <w:r w:rsidRPr="00D744FB">
              <w:rPr>
                <w:color w:val="000000"/>
              </w:rPr>
              <w:t>1</w:t>
            </w:r>
          </w:p>
        </w:tc>
        <w:tc>
          <w:tcPr>
            <w:tcW w:w="0" w:type="auto"/>
            <w:tcBorders>
              <w:top w:val="nil"/>
              <w:left w:val="nil"/>
              <w:bottom w:val="nil"/>
              <w:right w:val="nil"/>
            </w:tcBorders>
            <w:shd w:val="clear" w:color="auto" w:fill="auto"/>
            <w:noWrap/>
            <w:vAlign w:val="bottom"/>
            <w:hideMark/>
          </w:tcPr>
          <w:p w14:paraId="21CBCF8E" w14:textId="77777777" w:rsidR="006F359A" w:rsidRPr="00D744FB" w:rsidRDefault="006F359A" w:rsidP="00AE5385">
            <w:pPr>
              <w:spacing w:line="480" w:lineRule="auto"/>
              <w:jc w:val="right"/>
              <w:rPr>
                <w:b/>
                <w:bCs/>
                <w:color w:val="000000"/>
              </w:rPr>
            </w:pPr>
            <w:r w:rsidRPr="00D744FB">
              <w:rPr>
                <w:b/>
                <w:bCs/>
                <w:color w:val="000000"/>
              </w:rPr>
              <w:t>0.80</w:t>
            </w:r>
          </w:p>
        </w:tc>
        <w:tc>
          <w:tcPr>
            <w:tcW w:w="0" w:type="auto"/>
            <w:tcBorders>
              <w:top w:val="nil"/>
              <w:left w:val="nil"/>
              <w:bottom w:val="nil"/>
              <w:right w:val="nil"/>
            </w:tcBorders>
            <w:shd w:val="clear" w:color="auto" w:fill="auto"/>
            <w:noWrap/>
            <w:vAlign w:val="bottom"/>
            <w:hideMark/>
          </w:tcPr>
          <w:p w14:paraId="22E650C1" w14:textId="77777777" w:rsidR="006F359A" w:rsidRPr="00D744FB" w:rsidRDefault="006F359A" w:rsidP="00AE5385">
            <w:pPr>
              <w:spacing w:line="480" w:lineRule="auto"/>
              <w:jc w:val="right"/>
              <w:rPr>
                <w:color w:val="000000"/>
              </w:rPr>
            </w:pPr>
            <w:r w:rsidRPr="00D744FB">
              <w:rPr>
                <w:color w:val="000000"/>
              </w:rPr>
              <w:t>0.55</w:t>
            </w:r>
          </w:p>
        </w:tc>
        <w:tc>
          <w:tcPr>
            <w:tcW w:w="1085" w:type="dxa"/>
            <w:tcBorders>
              <w:top w:val="nil"/>
              <w:left w:val="nil"/>
              <w:bottom w:val="nil"/>
              <w:right w:val="nil"/>
            </w:tcBorders>
            <w:shd w:val="clear" w:color="auto" w:fill="auto"/>
            <w:noWrap/>
            <w:vAlign w:val="bottom"/>
            <w:hideMark/>
          </w:tcPr>
          <w:p w14:paraId="78B4D19A" w14:textId="77777777" w:rsidR="006F359A" w:rsidRPr="00D744FB" w:rsidRDefault="006F359A" w:rsidP="00AE5385">
            <w:pPr>
              <w:spacing w:line="480" w:lineRule="auto"/>
              <w:jc w:val="right"/>
              <w:rPr>
                <w:color w:val="000000"/>
              </w:rPr>
            </w:pPr>
            <w:r w:rsidRPr="00D744FB">
              <w:rPr>
                <w:color w:val="000000"/>
              </w:rPr>
              <w:t>0.95</w:t>
            </w:r>
          </w:p>
        </w:tc>
        <w:tc>
          <w:tcPr>
            <w:tcW w:w="992" w:type="dxa"/>
            <w:tcBorders>
              <w:top w:val="nil"/>
              <w:left w:val="nil"/>
              <w:bottom w:val="nil"/>
              <w:right w:val="nil"/>
            </w:tcBorders>
            <w:shd w:val="clear" w:color="auto" w:fill="auto"/>
            <w:noWrap/>
            <w:vAlign w:val="bottom"/>
            <w:hideMark/>
          </w:tcPr>
          <w:p w14:paraId="4BDA0AD0" w14:textId="77777777" w:rsidR="006F359A" w:rsidRPr="00D744FB" w:rsidRDefault="006F359A" w:rsidP="00AE5385">
            <w:pPr>
              <w:spacing w:line="480" w:lineRule="auto"/>
              <w:jc w:val="right"/>
              <w:rPr>
                <w:b/>
                <w:bCs/>
                <w:color w:val="000000"/>
              </w:rPr>
            </w:pPr>
            <w:r w:rsidRPr="00D744FB">
              <w:rPr>
                <w:b/>
                <w:bCs/>
                <w:color w:val="000000"/>
              </w:rPr>
              <w:t>0.14</w:t>
            </w:r>
          </w:p>
        </w:tc>
        <w:tc>
          <w:tcPr>
            <w:tcW w:w="0" w:type="auto"/>
            <w:tcBorders>
              <w:top w:val="nil"/>
              <w:left w:val="nil"/>
              <w:bottom w:val="nil"/>
              <w:right w:val="nil"/>
            </w:tcBorders>
            <w:shd w:val="clear" w:color="auto" w:fill="auto"/>
            <w:noWrap/>
            <w:vAlign w:val="bottom"/>
            <w:hideMark/>
          </w:tcPr>
          <w:p w14:paraId="06DDAFCC" w14:textId="77777777" w:rsidR="006F359A" w:rsidRPr="00D744FB" w:rsidRDefault="006F359A" w:rsidP="00AE5385">
            <w:pPr>
              <w:spacing w:line="480" w:lineRule="auto"/>
              <w:jc w:val="right"/>
              <w:rPr>
                <w:color w:val="000000"/>
              </w:rPr>
            </w:pPr>
            <w:r w:rsidRPr="00D744FB">
              <w:rPr>
                <w:color w:val="000000"/>
              </w:rPr>
              <w:t>0.03</w:t>
            </w:r>
          </w:p>
        </w:tc>
        <w:tc>
          <w:tcPr>
            <w:tcW w:w="0" w:type="auto"/>
            <w:tcBorders>
              <w:top w:val="nil"/>
              <w:left w:val="nil"/>
              <w:bottom w:val="nil"/>
              <w:right w:val="nil"/>
            </w:tcBorders>
            <w:shd w:val="clear" w:color="auto" w:fill="auto"/>
            <w:noWrap/>
            <w:vAlign w:val="bottom"/>
            <w:hideMark/>
          </w:tcPr>
          <w:p w14:paraId="01ADDD9C" w14:textId="77777777" w:rsidR="006F359A" w:rsidRPr="00D744FB" w:rsidRDefault="006F359A" w:rsidP="00AE5385">
            <w:pPr>
              <w:spacing w:line="480" w:lineRule="auto"/>
              <w:jc w:val="right"/>
              <w:rPr>
                <w:color w:val="000000"/>
              </w:rPr>
            </w:pPr>
            <w:r w:rsidRPr="00D744FB">
              <w:rPr>
                <w:color w:val="000000"/>
              </w:rPr>
              <w:t>0.25</w:t>
            </w:r>
          </w:p>
        </w:tc>
      </w:tr>
      <w:tr w:rsidR="006F359A" w:rsidRPr="00D744FB" w14:paraId="7093DD09" w14:textId="77777777" w:rsidTr="00AE5385">
        <w:trPr>
          <w:trHeight w:val="327"/>
          <w:jc w:val="center"/>
        </w:trPr>
        <w:tc>
          <w:tcPr>
            <w:tcW w:w="0" w:type="auto"/>
            <w:tcBorders>
              <w:top w:val="nil"/>
              <w:left w:val="nil"/>
              <w:bottom w:val="nil"/>
              <w:right w:val="nil"/>
            </w:tcBorders>
            <w:shd w:val="clear" w:color="auto" w:fill="auto"/>
            <w:noWrap/>
            <w:vAlign w:val="bottom"/>
            <w:hideMark/>
          </w:tcPr>
          <w:p w14:paraId="62920F52" w14:textId="77777777" w:rsidR="006F359A" w:rsidRPr="00D744FB" w:rsidRDefault="006F359A" w:rsidP="00AE5385">
            <w:pPr>
              <w:spacing w:line="480" w:lineRule="auto"/>
              <w:jc w:val="center"/>
              <w:rPr>
                <w:color w:val="000000"/>
              </w:rPr>
            </w:pPr>
            <w:r>
              <w:rPr>
                <w:color w:val="000000"/>
              </w:rPr>
              <w:t>26ºC – 3</w:t>
            </w:r>
            <w:r w:rsidRPr="00D744FB">
              <w:rPr>
                <w:color w:val="000000"/>
              </w:rPr>
              <w:t>0</w:t>
            </w:r>
          </w:p>
        </w:tc>
        <w:tc>
          <w:tcPr>
            <w:tcW w:w="0" w:type="auto"/>
            <w:tcBorders>
              <w:top w:val="nil"/>
              <w:left w:val="nil"/>
              <w:bottom w:val="nil"/>
              <w:right w:val="nil"/>
            </w:tcBorders>
            <w:shd w:val="clear" w:color="auto" w:fill="auto"/>
            <w:noWrap/>
            <w:vAlign w:val="bottom"/>
            <w:hideMark/>
          </w:tcPr>
          <w:p w14:paraId="1862BB1D" w14:textId="77777777" w:rsidR="006F359A" w:rsidRPr="00D744FB" w:rsidRDefault="006F359A" w:rsidP="00AE5385">
            <w:pPr>
              <w:spacing w:line="480" w:lineRule="auto"/>
              <w:jc w:val="center"/>
              <w:rPr>
                <w:b/>
                <w:bCs/>
                <w:color w:val="000000"/>
              </w:rPr>
            </w:pPr>
            <w:r w:rsidRPr="00D744FB">
              <w:rPr>
                <w:b/>
                <w:bCs/>
                <w:color w:val="000000"/>
              </w:rPr>
              <w:t>0.96</w:t>
            </w:r>
          </w:p>
        </w:tc>
        <w:tc>
          <w:tcPr>
            <w:tcW w:w="0" w:type="auto"/>
            <w:tcBorders>
              <w:top w:val="nil"/>
              <w:left w:val="nil"/>
              <w:bottom w:val="nil"/>
              <w:right w:val="nil"/>
            </w:tcBorders>
            <w:shd w:val="clear" w:color="auto" w:fill="auto"/>
            <w:noWrap/>
            <w:vAlign w:val="bottom"/>
            <w:hideMark/>
          </w:tcPr>
          <w:p w14:paraId="1EB0F52B" w14:textId="77777777" w:rsidR="006F359A" w:rsidRPr="00D744FB" w:rsidRDefault="006F359A" w:rsidP="00AE5385">
            <w:pPr>
              <w:spacing w:line="480" w:lineRule="auto"/>
              <w:jc w:val="center"/>
              <w:rPr>
                <w:color w:val="000000"/>
              </w:rPr>
            </w:pPr>
            <w:r w:rsidRPr="00D744FB">
              <w:rPr>
                <w:color w:val="000000"/>
              </w:rPr>
              <w:t>0.9</w:t>
            </w:r>
          </w:p>
        </w:tc>
        <w:tc>
          <w:tcPr>
            <w:tcW w:w="0" w:type="auto"/>
            <w:tcBorders>
              <w:top w:val="nil"/>
              <w:left w:val="nil"/>
              <w:bottom w:val="nil"/>
              <w:right w:val="nil"/>
            </w:tcBorders>
            <w:shd w:val="clear" w:color="auto" w:fill="auto"/>
            <w:noWrap/>
            <w:vAlign w:val="bottom"/>
            <w:hideMark/>
          </w:tcPr>
          <w:p w14:paraId="05BA3DDA" w14:textId="77777777" w:rsidR="006F359A" w:rsidRPr="00D744FB" w:rsidRDefault="006F359A" w:rsidP="00AE5385">
            <w:pPr>
              <w:spacing w:line="480" w:lineRule="auto"/>
              <w:jc w:val="center"/>
              <w:rPr>
                <w:color w:val="000000"/>
              </w:rPr>
            </w:pPr>
            <w:r w:rsidRPr="00D744FB">
              <w:rPr>
                <w:color w:val="000000"/>
              </w:rPr>
              <w:t>1</w:t>
            </w:r>
          </w:p>
        </w:tc>
        <w:tc>
          <w:tcPr>
            <w:tcW w:w="0" w:type="auto"/>
            <w:tcBorders>
              <w:top w:val="nil"/>
              <w:left w:val="nil"/>
              <w:bottom w:val="nil"/>
              <w:right w:val="nil"/>
            </w:tcBorders>
            <w:shd w:val="clear" w:color="auto" w:fill="auto"/>
            <w:noWrap/>
            <w:vAlign w:val="bottom"/>
            <w:hideMark/>
          </w:tcPr>
          <w:p w14:paraId="54E395C2" w14:textId="77777777" w:rsidR="006F359A" w:rsidRPr="00D744FB" w:rsidRDefault="006F359A" w:rsidP="00AE5385">
            <w:pPr>
              <w:spacing w:line="480" w:lineRule="auto"/>
              <w:jc w:val="center"/>
              <w:rPr>
                <w:b/>
                <w:bCs/>
                <w:color w:val="000000"/>
              </w:rPr>
            </w:pPr>
            <w:r w:rsidRPr="00D744FB">
              <w:rPr>
                <w:b/>
                <w:bCs/>
                <w:color w:val="000000"/>
              </w:rPr>
              <w:t>0.93</w:t>
            </w:r>
          </w:p>
        </w:tc>
        <w:tc>
          <w:tcPr>
            <w:tcW w:w="0" w:type="auto"/>
            <w:tcBorders>
              <w:top w:val="nil"/>
              <w:left w:val="nil"/>
              <w:bottom w:val="nil"/>
              <w:right w:val="nil"/>
            </w:tcBorders>
            <w:shd w:val="clear" w:color="auto" w:fill="auto"/>
            <w:noWrap/>
            <w:vAlign w:val="bottom"/>
            <w:hideMark/>
          </w:tcPr>
          <w:p w14:paraId="39F50AD8" w14:textId="77777777" w:rsidR="006F359A" w:rsidRPr="00D744FB" w:rsidRDefault="006F359A" w:rsidP="00AE5385">
            <w:pPr>
              <w:spacing w:line="480" w:lineRule="auto"/>
              <w:jc w:val="center"/>
              <w:rPr>
                <w:color w:val="000000"/>
              </w:rPr>
            </w:pPr>
            <w:r w:rsidRPr="00D744FB">
              <w:rPr>
                <w:color w:val="000000"/>
              </w:rPr>
              <w:t>0.8</w:t>
            </w:r>
          </w:p>
        </w:tc>
        <w:tc>
          <w:tcPr>
            <w:tcW w:w="0" w:type="auto"/>
            <w:tcBorders>
              <w:top w:val="nil"/>
              <w:left w:val="nil"/>
              <w:bottom w:val="nil"/>
              <w:right w:val="nil"/>
            </w:tcBorders>
            <w:shd w:val="clear" w:color="auto" w:fill="auto"/>
            <w:noWrap/>
            <w:vAlign w:val="bottom"/>
            <w:hideMark/>
          </w:tcPr>
          <w:p w14:paraId="08ADD25E" w14:textId="77777777" w:rsidR="006F359A" w:rsidRPr="00D744FB" w:rsidRDefault="006F359A" w:rsidP="00AE5385">
            <w:pPr>
              <w:spacing w:line="480" w:lineRule="auto"/>
              <w:jc w:val="center"/>
              <w:rPr>
                <w:color w:val="000000"/>
              </w:rPr>
            </w:pPr>
            <w:r w:rsidRPr="00D744FB">
              <w:rPr>
                <w:color w:val="000000"/>
              </w:rPr>
              <w:t>1</w:t>
            </w:r>
          </w:p>
        </w:tc>
        <w:tc>
          <w:tcPr>
            <w:tcW w:w="0" w:type="auto"/>
            <w:tcBorders>
              <w:top w:val="nil"/>
              <w:left w:val="nil"/>
              <w:bottom w:val="nil"/>
              <w:right w:val="nil"/>
            </w:tcBorders>
            <w:shd w:val="clear" w:color="auto" w:fill="auto"/>
            <w:noWrap/>
            <w:vAlign w:val="bottom"/>
            <w:hideMark/>
          </w:tcPr>
          <w:p w14:paraId="0F6C2815" w14:textId="77777777" w:rsidR="006F359A" w:rsidRPr="00D744FB" w:rsidRDefault="006F359A" w:rsidP="00AE5385">
            <w:pPr>
              <w:spacing w:line="480" w:lineRule="auto"/>
              <w:jc w:val="right"/>
              <w:rPr>
                <w:color w:val="000000"/>
              </w:rPr>
            </w:pPr>
            <w:r w:rsidRPr="00D744FB">
              <w:rPr>
                <w:color w:val="000000"/>
              </w:rPr>
              <w:t>0.24</w:t>
            </w:r>
          </w:p>
        </w:tc>
        <w:tc>
          <w:tcPr>
            <w:tcW w:w="0" w:type="auto"/>
            <w:tcBorders>
              <w:top w:val="nil"/>
              <w:left w:val="nil"/>
              <w:bottom w:val="nil"/>
              <w:right w:val="nil"/>
            </w:tcBorders>
            <w:shd w:val="clear" w:color="auto" w:fill="auto"/>
            <w:noWrap/>
            <w:vAlign w:val="bottom"/>
            <w:hideMark/>
          </w:tcPr>
          <w:p w14:paraId="434A6F7E" w14:textId="77777777" w:rsidR="006F359A" w:rsidRPr="00D744FB" w:rsidRDefault="006F359A" w:rsidP="00AE5385">
            <w:pPr>
              <w:spacing w:line="480" w:lineRule="auto"/>
              <w:jc w:val="right"/>
              <w:rPr>
                <w:color w:val="000000"/>
              </w:rPr>
            </w:pPr>
            <w:r w:rsidRPr="00D744FB">
              <w:rPr>
                <w:color w:val="000000"/>
              </w:rPr>
              <w:t>-0.18</w:t>
            </w:r>
          </w:p>
        </w:tc>
        <w:tc>
          <w:tcPr>
            <w:tcW w:w="1085" w:type="dxa"/>
            <w:tcBorders>
              <w:top w:val="nil"/>
              <w:left w:val="nil"/>
              <w:bottom w:val="nil"/>
              <w:right w:val="nil"/>
            </w:tcBorders>
            <w:shd w:val="clear" w:color="auto" w:fill="auto"/>
            <w:noWrap/>
            <w:vAlign w:val="bottom"/>
            <w:hideMark/>
          </w:tcPr>
          <w:p w14:paraId="19A401A7" w14:textId="77777777" w:rsidR="006F359A" w:rsidRPr="00D744FB" w:rsidRDefault="006F359A" w:rsidP="00AE5385">
            <w:pPr>
              <w:spacing w:line="480" w:lineRule="auto"/>
              <w:jc w:val="right"/>
              <w:rPr>
                <w:color w:val="000000"/>
              </w:rPr>
            </w:pPr>
            <w:r w:rsidRPr="00D744FB">
              <w:rPr>
                <w:color w:val="000000"/>
              </w:rPr>
              <w:t>0.65</w:t>
            </w:r>
          </w:p>
        </w:tc>
        <w:tc>
          <w:tcPr>
            <w:tcW w:w="992" w:type="dxa"/>
            <w:tcBorders>
              <w:top w:val="nil"/>
              <w:left w:val="nil"/>
              <w:bottom w:val="nil"/>
              <w:right w:val="nil"/>
            </w:tcBorders>
            <w:shd w:val="clear" w:color="auto" w:fill="auto"/>
            <w:noWrap/>
            <w:vAlign w:val="bottom"/>
            <w:hideMark/>
          </w:tcPr>
          <w:p w14:paraId="43E02515" w14:textId="77777777" w:rsidR="006F359A" w:rsidRPr="00D744FB" w:rsidRDefault="006F359A" w:rsidP="00AE5385">
            <w:pPr>
              <w:spacing w:line="480" w:lineRule="auto"/>
              <w:jc w:val="right"/>
              <w:rPr>
                <w:color w:val="000000"/>
              </w:rPr>
            </w:pPr>
            <w:r w:rsidRPr="00D744FB">
              <w:rPr>
                <w:color w:val="000000"/>
              </w:rPr>
              <w:t>0.04</w:t>
            </w:r>
          </w:p>
        </w:tc>
        <w:tc>
          <w:tcPr>
            <w:tcW w:w="0" w:type="auto"/>
            <w:tcBorders>
              <w:top w:val="nil"/>
              <w:left w:val="nil"/>
              <w:bottom w:val="nil"/>
              <w:right w:val="nil"/>
            </w:tcBorders>
            <w:shd w:val="clear" w:color="auto" w:fill="auto"/>
            <w:noWrap/>
            <w:vAlign w:val="bottom"/>
            <w:hideMark/>
          </w:tcPr>
          <w:p w14:paraId="08FB6010" w14:textId="77777777" w:rsidR="006F359A" w:rsidRPr="00D744FB" w:rsidRDefault="006F359A" w:rsidP="00AE5385">
            <w:pPr>
              <w:spacing w:line="480" w:lineRule="auto"/>
              <w:jc w:val="right"/>
              <w:rPr>
                <w:color w:val="000000"/>
              </w:rPr>
            </w:pPr>
            <w:r w:rsidRPr="00D744FB">
              <w:rPr>
                <w:color w:val="000000"/>
              </w:rPr>
              <w:t>-0.07</w:t>
            </w:r>
          </w:p>
        </w:tc>
        <w:tc>
          <w:tcPr>
            <w:tcW w:w="0" w:type="auto"/>
            <w:tcBorders>
              <w:top w:val="nil"/>
              <w:left w:val="nil"/>
              <w:bottom w:val="nil"/>
              <w:right w:val="nil"/>
            </w:tcBorders>
            <w:shd w:val="clear" w:color="auto" w:fill="auto"/>
            <w:noWrap/>
            <w:vAlign w:val="bottom"/>
            <w:hideMark/>
          </w:tcPr>
          <w:p w14:paraId="2EA0F997" w14:textId="77777777" w:rsidR="006F359A" w:rsidRPr="00D744FB" w:rsidRDefault="006F359A" w:rsidP="00AE5385">
            <w:pPr>
              <w:spacing w:line="480" w:lineRule="auto"/>
              <w:jc w:val="right"/>
              <w:rPr>
                <w:color w:val="000000"/>
              </w:rPr>
            </w:pPr>
            <w:r w:rsidRPr="00D744FB">
              <w:rPr>
                <w:color w:val="000000"/>
              </w:rPr>
              <w:t>0.15</w:t>
            </w:r>
          </w:p>
        </w:tc>
      </w:tr>
      <w:tr w:rsidR="006F359A" w:rsidRPr="00D744FB" w14:paraId="783BCBC3" w14:textId="77777777" w:rsidTr="00AE5385">
        <w:trPr>
          <w:trHeight w:val="327"/>
          <w:jc w:val="center"/>
        </w:trPr>
        <w:tc>
          <w:tcPr>
            <w:tcW w:w="0" w:type="auto"/>
            <w:tcBorders>
              <w:top w:val="nil"/>
              <w:left w:val="nil"/>
              <w:bottom w:val="nil"/>
              <w:right w:val="nil"/>
            </w:tcBorders>
            <w:shd w:val="clear" w:color="auto" w:fill="auto"/>
            <w:noWrap/>
            <w:vAlign w:val="bottom"/>
            <w:hideMark/>
          </w:tcPr>
          <w:p w14:paraId="73939189" w14:textId="77777777" w:rsidR="006F359A" w:rsidRPr="00D744FB" w:rsidRDefault="006F359A" w:rsidP="00AE5385">
            <w:pPr>
              <w:spacing w:line="480" w:lineRule="auto"/>
              <w:jc w:val="center"/>
              <w:rPr>
                <w:color w:val="000000"/>
              </w:rPr>
            </w:pPr>
            <w:r>
              <w:rPr>
                <w:color w:val="000000"/>
              </w:rPr>
              <w:t>26ºC – 3</w:t>
            </w:r>
            <w:r w:rsidRPr="00D744FB">
              <w:rPr>
                <w:color w:val="000000"/>
              </w:rPr>
              <w:t>2</w:t>
            </w:r>
          </w:p>
        </w:tc>
        <w:tc>
          <w:tcPr>
            <w:tcW w:w="0" w:type="auto"/>
            <w:tcBorders>
              <w:top w:val="nil"/>
              <w:left w:val="nil"/>
              <w:bottom w:val="nil"/>
              <w:right w:val="nil"/>
            </w:tcBorders>
            <w:shd w:val="clear" w:color="auto" w:fill="auto"/>
            <w:noWrap/>
            <w:vAlign w:val="bottom"/>
            <w:hideMark/>
          </w:tcPr>
          <w:p w14:paraId="7F432AEE" w14:textId="77777777" w:rsidR="006F359A" w:rsidRPr="00D744FB" w:rsidRDefault="006F359A" w:rsidP="00AE5385">
            <w:pPr>
              <w:spacing w:line="480" w:lineRule="auto"/>
              <w:jc w:val="center"/>
              <w:rPr>
                <w:b/>
                <w:bCs/>
                <w:color w:val="000000"/>
              </w:rPr>
            </w:pPr>
            <w:r w:rsidRPr="00D744FB">
              <w:rPr>
                <w:b/>
                <w:bCs/>
                <w:color w:val="000000"/>
              </w:rPr>
              <w:t>0.92</w:t>
            </w:r>
          </w:p>
        </w:tc>
        <w:tc>
          <w:tcPr>
            <w:tcW w:w="0" w:type="auto"/>
            <w:tcBorders>
              <w:top w:val="nil"/>
              <w:left w:val="nil"/>
              <w:bottom w:val="nil"/>
              <w:right w:val="nil"/>
            </w:tcBorders>
            <w:shd w:val="clear" w:color="auto" w:fill="auto"/>
            <w:noWrap/>
            <w:vAlign w:val="bottom"/>
            <w:hideMark/>
          </w:tcPr>
          <w:p w14:paraId="4ED2D788" w14:textId="77777777" w:rsidR="006F359A" w:rsidRPr="00D744FB" w:rsidRDefault="006F359A" w:rsidP="00AE5385">
            <w:pPr>
              <w:spacing w:line="480" w:lineRule="auto"/>
              <w:jc w:val="center"/>
              <w:rPr>
                <w:color w:val="000000"/>
              </w:rPr>
            </w:pPr>
            <w:r w:rsidRPr="00D744FB">
              <w:rPr>
                <w:color w:val="000000"/>
              </w:rPr>
              <w:t>0.82</w:t>
            </w:r>
          </w:p>
        </w:tc>
        <w:tc>
          <w:tcPr>
            <w:tcW w:w="0" w:type="auto"/>
            <w:tcBorders>
              <w:top w:val="nil"/>
              <w:left w:val="nil"/>
              <w:bottom w:val="nil"/>
              <w:right w:val="nil"/>
            </w:tcBorders>
            <w:shd w:val="clear" w:color="auto" w:fill="auto"/>
            <w:noWrap/>
            <w:vAlign w:val="bottom"/>
            <w:hideMark/>
          </w:tcPr>
          <w:p w14:paraId="09A36BFA" w14:textId="77777777" w:rsidR="006F359A" w:rsidRPr="00D744FB" w:rsidRDefault="006F359A" w:rsidP="00AE5385">
            <w:pPr>
              <w:spacing w:line="480" w:lineRule="auto"/>
              <w:jc w:val="center"/>
              <w:rPr>
                <w:color w:val="000000"/>
              </w:rPr>
            </w:pPr>
            <w:r w:rsidRPr="00D744FB">
              <w:rPr>
                <w:color w:val="000000"/>
              </w:rPr>
              <w:t>0.99</w:t>
            </w:r>
          </w:p>
        </w:tc>
        <w:tc>
          <w:tcPr>
            <w:tcW w:w="0" w:type="auto"/>
            <w:tcBorders>
              <w:top w:val="nil"/>
              <w:left w:val="nil"/>
              <w:bottom w:val="nil"/>
              <w:right w:val="nil"/>
            </w:tcBorders>
            <w:shd w:val="clear" w:color="auto" w:fill="auto"/>
            <w:noWrap/>
            <w:vAlign w:val="bottom"/>
            <w:hideMark/>
          </w:tcPr>
          <w:p w14:paraId="5D721B0D" w14:textId="77777777" w:rsidR="006F359A" w:rsidRPr="00D744FB" w:rsidRDefault="006F359A" w:rsidP="00AE5385">
            <w:pPr>
              <w:spacing w:line="480" w:lineRule="auto"/>
              <w:jc w:val="center"/>
              <w:rPr>
                <w:b/>
                <w:bCs/>
                <w:color w:val="000000"/>
              </w:rPr>
            </w:pPr>
            <w:r w:rsidRPr="00D744FB">
              <w:rPr>
                <w:b/>
                <w:bCs/>
                <w:color w:val="000000"/>
              </w:rPr>
              <w:t>0.84</w:t>
            </w:r>
          </w:p>
        </w:tc>
        <w:tc>
          <w:tcPr>
            <w:tcW w:w="0" w:type="auto"/>
            <w:tcBorders>
              <w:top w:val="nil"/>
              <w:left w:val="nil"/>
              <w:bottom w:val="nil"/>
              <w:right w:val="nil"/>
            </w:tcBorders>
            <w:shd w:val="clear" w:color="auto" w:fill="auto"/>
            <w:noWrap/>
            <w:vAlign w:val="bottom"/>
            <w:hideMark/>
          </w:tcPr>
          <w:p w14:paraId="7D84BBA1" w14:textId="77777777" w:rsidR="006F359A" w:rsidRPr="00D744FB" w:rsidRDefault="006F359A" w:rsidP="00AE5385">
            <w:pPr>
              <w:spacing w:line="480" w:lineRule="auto"/>
              <w:jc w:val="center"/>
              <w:rPr>
                <w:color w:val="000000"/>
              </w:rPr>
            </w:pPr>
            <w:r w:rsidRPr="00D744FB">
              <w:rPr>
                <w:color w:val="000000"/>
              </w:rPr>
              <w:t>0.59</w:t>
            </w:r>
          </w:p>
        </w:tc>
        <w:tc>
          <w:tcPr>
            <w:tcW w:w="0" w:type="auto"/>
            <w:tcBorders>
              <w:top w:val="nil"/>
              <w:left w:val="nil"/>
              <w:bottom w:val="nil"/>
              <w:right w:val="nil"/>
            </w:tcBorders>
            <w:shd w:val="clear" w:color="auto" w:fill="auto"/>
            <w:noWrap/>
            <w:vAlign w:val="bottom"/>
            <w:hideMark/>
          </w:tcPr>
          <w:p w14:paraId="681EFDA1" w14:textId="77777777" w:rsidR="006F359A" w:rsidRPr="00D744FB" w:rsidRDefault="006F359A" w:rsidP="00AE5385">
            <w:pPr>
              <w:spacing w:line="480" w:lineRule="auto"/>
              <w:jc w:val="center"/>
              <w:rPr>
                <w:color w:val="000000"/>
              </w:rPr>
            </w:pPr>
            <w:r w:rsidRPr="00D744FB">
              <w:rPr>
                <w:color w:val="000000"/>
              </w:rPr>
              <w:t>1</w:t>
            </w:r>
          </w:p>
        </w:tc>
        <w:tc>
          <w:tcPr>
            <w:tcW w:w="0" w:type="auto"/>
            <w:tcBorders>
              <w:top w:val="nil"/>
              <w:left w:val="nil"/>
              <w:bottom w:val="nil"/>
              <w:right w:val="nil"/>
            </w:tcBorders>
            <w:shd w:val="clear" w:color="auto" w:fill="auto"/>
            <w:noWrap/>
            <w:vAlign w:val="bottom"/>
            <w:hideMark/>
          </w:tcPr>
          <w:p w14:paraId="07F50A4B" w14:textId="77777777" w:rsidR="006F359A" w:rsidRPr="00D744FB" w:rsidRDefault="006F359A" w:rsidP="00AE5385">
            <w:pPr>
              <w:spacing w:line="480" w:lineRule="auto"/>
              <w:jc w:val="right"/>
              <w:rPr>
                <w:b/>
                <w:bCs/>
                <w:color w:val="000000"/>
              </w:rPr>
            </w:pPr>
            <w:r w:rsidRPr="00D744FB">
              <w:rPr>
                <w:b/>
                <w:bCs/>
                <w:color w:val="000000"/>
              </w:rPr>
              <w:t>0.46</w:t>
            </w:r>
          </w:p>
        </w:tc>
        <w:tc>
          <w:tcPr>
            <w:tcW w:w="0" w:type="auto"/>
            <w:tcBorders>
              <w:top w:val="nil"/>
              <w:left w:val="nil"/>
              <w:bottom w:val="nil"/>
              <w:right w:val="nil"/>
            </w:tcBorders>
            <w:shd w:val="clear" w:color="auto" w:fill="auto"/>
            <w:noWrap/>
            <w:vAlign w:val="bottom"/>
            <w:hideMark/>
          </w:tcPr>
          <w:p w14:paraId="5E989BF0" w14:textId="77777777" w:rsidR="006F359A" w:rsidRPr="00D744FB" w:rsidRDefault="006F359A" w:rsidP="00AE5385">
            <w:pPr>
              <w:spacing w:line="480" w:lineRule="auto"/>
              <w:jc w:val="right"/>
              <w:rPr>
                <w:color w:val="000000"/>
              </w:rPr>
            </w:pPr>
            <w:r w:rsidRPr="00D744FB">
              <w:rPr>
                <w:color w:val="000000"/>
              </w:rPr>
              <w:t>0.07</w:t>
            </w:r>
          </w:p>
        </w:tc>
        <w:tc>
          <w:tcPr>
            <w:tcW w:w="1085" w:type="dxa"/>
            <w:tcBorders>
              <w:top w:val="nil"/>
              <w:left w:val="nil"/>
              <w:bottom w:val="nil"/>
              <w:right w:val="nil"/>
            </w:tcBorders>
            <w:shd w:val="clear" w:color="auto" w:fill="auto"/>
            <w:noWrap/>
            <w:vAlign w:val="bottom"/>
            <w:hideMark/>
          </w:tcPr>
          <w:p w14:paraId="1FA324F9" w14:textId="77777777" w:rsidR="006F359A" w:rsidRPr="00D744FB" w:rsidRDefault="006F359A" w:rsidP="00AE5385">
            <w:pPr>
              <w:spacing w:line="480" w:lineRule="auto"/>
              <w:jc w:val="right"/>
              <w:rPr>
                <w:color w:val="000000"/>
              </w:rPr>
            </w:pPr>
            <w:r w:rsidRPr="00D744FB">
              <w:rPr>
                <w:color w:val="000000"/>
              </w:rPr>
              <w:t>0.78</w:t>
            </w:r>
          </w:p>
        </w:tc>
        <w:tc>
          <w:tcPr>
            <w:tcW w:w="992" w:type="dxa"/>
            <w:tcBorders>
              <w:top w:val="nil"/>
              <w:left w:val="nil"/>
              <w:bottom w:val="nil"/>
              <w:right w:val="nil"/>
            </w:tcBorders>
            <w:shd w:val="clear" w:color="auto" w:fill="auto"/>
            <w:noWrap/>
            <w:vAlign w:val="bottom"/>
            <w:hideMark/>
          </w:tcPr>
          <w:p w14:paraId="50CE35AE" w14:textId="77777777" w:rsidR="006F359A" w:rsidRPr="00D744FB" w:rsidRDefault="006F359A" w:rsidP="00AE5385">
            <w:pPr>
              <w:spacing w:line="480" w:lineRule="auto"/>
              <w:jc w:val="right"/>
              <w:rPr>
                <w:b/>
                <w:bCs/>
                <w:color w:val="000000"/>
              </w:rPr>
            </w:pPr>
            <w:r w:rsidRPr="00D744FB">
              <w:rPr>
                <w:b/>
                <w:bCs/>
                <w:color w:val="000000"/>
              </w:rPr>
              <w:t>0.14</w:t>
            </w:r>
          </w:p>
        </w:tc>
        <w:tc>
          <w:tcPr>
            <w:tcW w:w="0" w:type="auto"/>
            <w:tcBorders>
              <w:top w:val="nil"/>
              <w:left w:val="nil"/>
              <w:bottom w:val="nil"/>
              <w:right w:val="nil"/>
            </w:tcBorders>
            <w:shd w:val="clear" w:color="auto" w:fill="auto"/>
            <w:noWrap/>
            <w:vAlign w:val="bottom"/>
            <w:hideMark/>
          </w:tcPr>
          <w:p w14:paraId="11EE2A28" w14:textId="77777777" w:rsidR="006F359A" w:rsidRPr="00D744FB" w:rsidRDefault="006F359A" w:rsidP="00AE5385">
            <w:pPr>
              <w:spacing w:line="480" w:lineRule="auto"/>
              <w:jc w:val="right"/>
              <w:rPr>
                <w:color w:val="000000"/>
              </w:rPr>
            </w:pPr>
            <w:r w:rsidRPr="00D744FB">
              <w:rPr>
                <w:color w:val="000000"/>
              </w:rPr>
              <w:t>0.03</w:t>
            </w:r>
          </w:p>
        </w:tc>
        <w:tc>
          <w:tcPr>
            <w:tcW w:w="0" w:type="auto"/>
            <w:tcBorders>
              <w:top w:val="nil"/>
              <w:left w:val="nil"/>
              <w:bottom w:val="nil"/>
              <w:right w:val="nil"/>
            </w:tcBorders>
            <w:shd w:val="clear" w:color="auto" w:fill="auto"/>
            <w:noWrap/>
            <w:vAlign w:val="bottom"/>
            <w:hideMark/>
          </w:tcPr>
          <w:p w14:paraId="78D4011E" w14:textId="77777777" w:rsidR="006F359A" w:rsidRPr="00D744FB" w:rsidRDefault="006F359A" w:rsidP="00AE5385">
            <w:pPr>
              <w:spacing w:line="480" w:lineRule="auto"/>
              <w:jc w:val="right"/>
              <w:rPr>
                <w:color w:val="000000"/>
              </w:rPr>
            </w:pPr>
            <w:r w:rsidRPr="00D744FB">
              <w:rPr>
                <w:color w:val="000000"/>
              </w:rPr>
              <w:t>0.25</w:t>
            </w:r>
          </w:p>
        </w:tc>
      </w:tr>
      <w:tr w:rsidR="006F359A" w:rsidRPr="00D744FB" w14:paraId="7957F24F" w14:textId="77777777" w:rsidTr="00AE5385">
        <w:trPr>
          <w:trHeight w:val="327"/>
          <w:jc w:val="center"/>
        </w:trPr>
        <w:tc>
          <w:tcPr>
            <w:tcW w:w="0" w:type="auto"/>
            <w:tcBorders>
              <w:top w:val="nil"/>
              <w:left w:val="nil"/>
              <w:bottom w:val="nil"/>
              <w:right w:val="nil"/>
            </w:tcBorders>
            <w:shd w:val="clear" w:color="auto" w:fill="auto"/>
            <w:noWrap/>
            <w:vAlign w:val="bottom"/>
            <w:hideMark/>
          </w:tcPr>
          <w:p w14:paraId="2904FF63" w14:textId="77777777" w:rsidR="006F359A" w:rsidRPr="00D744FB" w:rsidRDefault="006F359A" w:rsidP="00AE5385">
            <w:pPr>
              <w:spacing w:line="480" w:lineRule="auto"/>
              <w:jc w:val="center"/>
              <w:rPr>
                <w:color w:val="000000"/>
              </w:rPr>
            </w:pPr>
            <w:r>
              <w:rPr>
                <w:color w:val="000000"/>
              </w:rPr>
              <w:t>28ºC – 3</w:t>
            </w:r>
            <w:r w:rsidRPr="00D744FB">
              <w:rPr>
                <w:color w:val="000000"/>
              </w:rPr>
              <w:t>0</w:t>
            </w:r>
          </w:p>
        </w:tc>
        <w:tc>
          <w:tcPr>
            <w:tcW w:w="0" w:type="auto"/>
            <w:tcBorders>
              <w:top w:val="nil"/>
              <w:left w:val="nil"/>
              <w:bottom w:val="nil"/>
              <w:right w:val="nil"/>
            </w:tcBorders>
            <w:shd w:val="clear" w:color="auto" w:fill="auto"/>
            <w:noWrap/>
            <w:vAlign w:val="bottom"/>
            <w:hideMark/>
          </w:tcPr>
          <w:p w14:paraId="3FC64312" w14:textId="77777777" w:rsidR="006F359A" w:rsidRPr="00D744FB" w:rsidRDefault="006F359A" w:rsidP="00AE5385">
            <w:pPr>
              <w:spacing w:line="480" w:lineRule="auto"/>
              <w:jc w:val="center"/>
              <w:rPr>
                <w:b/>
                <w:bCs/>
                <w:color w:val="000000"/>
              </w:rPr>
            </w:pPr>
            <w:r w:rsidRPr="00D744FB">
              <w:rPr>
                <w:b/>
                <w:bCs/>
                <w:color w:val="000000"/>
              </w:rPr>
              <w:t>0.99</w:t>
            </w:r>
          </w:p>
        </w:tc>
        <w:tc>
          <w:tcPr>
            <w:tcW w:w="0" w:type="auto"/>
            <w:tcBorders>
              <w:top w:val="nil"/>
              <w:left w:val="nil"/>
              <w:bottom w:val="nil"/>
              <w:right w:val="nil"/>
            </w:tcBorders>
            <w:shd w:val="clear" w:color="auto" w:fill="auto"/>
            <w:noWrap/>
            <w:vAlign w:val="bottom"/>
            <w:hideMark/>
          </w:tcPr>
          <w:p w14:paraId="3407D5AB" w14:textId="77777777" w:rsidR="006F359A" w:rsidRPr="00D744FB" w:rsidRDefault="006F359A" w:rsidP="00AE5385">
            <w:pPr>
              <w:spacing w:line="480" w:lineRule="auto"/>
              <w:jc w:val="center"/>
              <w:rPr>
                <w:color w:val="000000"/>
              </w:rPr>
            </w:pPr>
            <w:r w:rsidRPr="00D744FB">
              <w:rPr>
                <w:color w:val="000000"/>
              </w:rPr>
              <w:t>0.98</w:t>
            </w:r>
          </w:p>
        </w:tc>
        <w:tc>
          <w:tcPr>
            <w:tcW w:w="0" w:type="auto"/>
            <w:tcBorders>
              <w:top w:val="nil"/>
              <w:left w:val="nil"/>
              <w:bottom w:val="nil"/>
              <w:right w:val="nil"/>
            </w:tcBorders>
            <w:shd w:val="clear" w:color="auto" w:fill="auto"/>
            <w:noWrap/>
            <w:vAlign w:val="bottom"/>
            <w:hideMark/>
          </w:tcPr>
          <w:p w14:paraId="2B9CC994" w14:textId="77777777" w:rsidR="006F359A" w:rsidRPr="00D744FB" w:rsidRDefault="006F359A" w:rsidP="00AE5385">
            <w:pPr>
              <w:spacing w:line="480" w:lineRule="auto"/>
              <w:jc w:val="center"/>
              <w:rPr>
                <w:color w:val="000000"/>
              </w:rPr>
            </w:pPr>
            <w:r w:rsidRPr="00D744FB">
              <w:rPr>
                <w:color w:val="000000"/>
              </w:rPr>
              <w:t>1</w:t>
            </w:r>
          </w:p>
        </w:tc>
        <w:tc>
          <w:tcPr>
            <w:tcW w:w="0" w:type="auto"/>
            <w:tcBorders>
              <w:top w:val="nil"/>
              <w:left w:val="nil"/>
              <w:bottom w:val="nil"/>
              <w:right w:val="nil"/>
            </w:tcBorders>
            <w:shd w:val="clear" w:color="auto" w:fill="auto"/>
            <w:noWrap/>
            <w:vAlign w:val="bottom"/>
            <w:hideMark/>
          </w:tcPr>
          <w:p w14:paraId="38EDFF0B" w14:textId="77777777" w:rsidR="006F359A" w:rsidRPr="00D744FB" w:rsidRDefault="006F359A" w:rsidP="00AE5385">
            <w:pPr>
              <w:spacing w:line="480" w:lineRule="auto"/>
              <w:jc w:val="center"/>
              <w:rPr>
                <w:b/>
                <w:bCs/>
                <w:color w:val="000000"/>
              </w:rPr>
            </w:pPr>
            <w:r w:rsidRPr="00D744FB">
              <w:rPr>
                <w:b/>
                <w:bCs/>
                <w:color w:val="000000"/>
              </w:rPr>
              <w:t>0.98</w:t>
            </w:r>
          </w:p>
        </w:tc>
        <w:tc>
          <w:tcPr>
            <w:tcW w:w="0" w:type="auto"/>
            <w:tcBorders>
              <w:top w:val="nil"/>
              <w:left w:val="nil"/>
              <w:bottom w:val="nil"/>
              <w:right w:val="nil"/>
            </w:tcBorders>
            <w:shd w:val="clear" w:color="auto" w:fill="auto"/>
            <w:noWrap/>
            <w:vAlign w:val="bottom"/>
            <w:hideMark/>
          </w:tcPr>
          <w:p w14:paraId="1D5E1F64" w14:textId="77777777" w:rsidR="006F359A" w:rsidRPr="00D744FB" w:rsidRDefault="006F359A" w:rsidP="00AE5385">
            <w:pPr>
              <w:spacing w:line="480" w:lineRule="auto"/>
              <w:jc w:val="center"/>
              <w:rPr>
                <w:color w:val="000000"/>
              </w:rPr>
            </w:pPr>
            <w:r w:rsidRPr="00D744FB">
              <w:rPr>
                <w:color w:val="000000"/>
              </w:rPr>
              <w:t>0.94</w:t>
            </w:r>
          </w:p>
        </w:tc>
        <w:tc>
          <w:tcPr>
            <w:tcW w:w="0" w:type="auto"/>
            <w:tcBorders>
              <w:top w:val="nil"/>
              <w:left w:val="nil"/>
              <w:bottom w:val="nil"/>
              <w:right w:val="nil"/>
            </w:tcBorders>
            <w:shd w:val="clear" w:color="auto" w:fill="auto"/>
            <w:noWrap/>
            <w:vAlign w:val="bottom"/>
            <w:hideMark/>
          </w:tcPr>
          <w:p w14:paraId="3EE7035D" w14:textId="77777777" w:rsidR="006F359A" w:rsidRPr="00D744FB" w:rsidRDefault="006F359A" w:rsidP="00AE5385">
            <w:pPr>
              <w:spacing w:line="480" w:lineRule="auto"/>
              <w:jc w:val="center"/>
              <w:rPr>
                <w:color w:val="000000"/>
              </w:rPr>
            </w:pPr>
            <w:r w:rsidRPr="00D744FB">
              <w:rPr>
                <w:color w:val="000000"/>
              </w:rPr>
              <w:t>1</w:t>
            </w:r>
          </w:p>
        </w:tc>
        <w:tc>
          <w:tcPr>
            <w:tcW w:w="0" w:type="auto"/>
            <w:tcBorders>
              <w:top w:val="nil"/>
              <w:left w:val="nil"/>
              <w:bottom w:val="nil"/>
              <w:right w:val="nil"/>
            </w:tcBorders>
            <w:shd w:val="clear" w:color="auto" w:fill="auto"/>
            <w:noWrap/>
            <w:vAlign w:val="bottom"/>
            <w:hideMark/>
          </w:tcPr>
          <w:p w14:paraId="3F78DDED" w14:textId="77777777" w:rsidR="006F359A" w:rsidRPr="00D744FB" w:rsidRDefault="006F359A" w:rsidP="00AE5385">
            <w:pPr>
              <w:spacing w:line="480" w:lineRule="auto"/>
              <w:jc w:val="right"/>
              <w:rPr>
                <w:b/>
                <w:bCs/>
                <w:color w:val="000000"/>
              </w:rPr>
            </w:pPr>
            <w:r w:rsidRPr="00D744FB">
              <w:rPr>
                <w:b/>
                <w:bCs/>
                <w:color w:val="000000"/>
              </w:rPr>
              <w:t>0.72</w:t>
            </w:r>
          </w:p>
        </w:tc>
        <w:tc>
          <w:tcPr>
            <w:tcW w:w="0" w:type="auto"/>
            <w:tcBorders>
              <w:top w:val="nil"/>
              <w:left w:val="nil"/>
              <w:bottom w:val="nil"/>
              <w:right w:val="nil"/>
            </w:tcBorders>
            <w:shd w:val="clear" w:color="auto" w:fill="auto"/>
            <w:noWrap/>
            <w:vAlign w:val="bottom"/>
            <w:hideMark/>
          </w:tcPr>
          <w:p w14:paraId="1AE6B075" w14:textId="77777777" w:rsidR="006F359A" w:rsidRPr="00D744FB" w:rsidRDefault="006F359A" w:rsidP="00AE5385">
            <w:pPr>
              <w:spacing w:line="480" w:lineRule="auto"/>
              <w:jc w:val="right"/>
              <w:rPr>
                <w:color w:val="000000"/>
              </w:rPr>
            </w:pPr>
            <w:r w:rsidRPr="00D744FB">
              <w:rPr>
                <w:color w:val="000000"/>
              </w:rPr>
              <w:t>0.41</w:t>
            </w:r>
          </w:p>
        </w:tc>
        <w:tc>
          <w:tcPr>
            <w:tcW w:w="1085" w:type="dxa"/>
            <w:tcBorders>
              <w:top w:val="nil"/>
              <w:left w:val="nil"/>
              <w:bottom w:val="nil"/>
              <w:right w:val="nil"/>
            </w:tcBorders>
            <w:shd w:val="clear" w:color="auto" w:fill="auto"/>
            <w:noWrap/>
            <w:vAlign w:val="bottom"/>
            <w:hideMark/>
          </w:tcPr>
          <w:p w14:paraId="1F0C2670" w14:textId="77777777" w:rsidR="006F359A" w:rsidRPr="00D744FB" w:rsidRDefault="006F359A" w:rsidP="00AE5385">
            <w:pPr>
              <w:spacing w:line="480" w:lineRule="auto"/>
              <w:jc w:val="right"/>
              <w:rPr>
                <w:color w:val="000000"/>
              </w:rPr>
            </w:pPr>
            <w:r w:rsidRPr="00D744FB">
              <w:rPr>
                <w:color w:val="000000"/>
              </w:rPr>
              <w:t>0.93</w:t>
            </w:r>
          </w:p>
        </w:tc>
        <w:tc>
          <w:tcPr>
            <w:tcW w:w="992" w:type="dxa"/>
            <w:tcBorders>
              <w:top w:val="nil"/>
              <w:left w:val="nil"/>
              <w:bottom w:val="nil"/>
              <w:right w:val="nil"/>
            </w:tcBorders>
            <w:shd w:val="clear" w:color="auto" w:fill="auto"/>
            <w:noWrap/>
            <w:vAlign w:val="bottom"/>
            <w:hideMark/>
          </w:tcPr>
          <w:p w14:paraId="302B576D" w14:textId="77777777" w:rsidR="006F359A" w:rsidRPr="00D744FB" w:rsidRDefault="006F359A" w:rsidP="00AE5385">
            <w:pPr>
              <w:spacing w:line="480" w:lineRule="auto"/>
              <w:jc w:val="right"/>
              <w:rPr>
                <w:color w:val="000000"/>
              </w:rPr>
            </w:pPr>
            <w:r w:rsidRPr="00D744FB">
              <w:rPr>
                <w:color w:val="000000"/>
              </w:rPr>
              <w:t>0.08</w:t>
            </w:r>
          </w:p>
        </w:tc>
        <w:tc>
          <w:tcPr>
            <w:tcW w:w="0" w:type="auto"/>
            <w:tcBorders>
              <w:top w:val="nil"/>
              <w:left w:val="nil"/>
              <w:bottom w:val="nil"/>
              <w:right w:val="nil"/>
            </w:tcBorders>
            <w:shd w:val="clear" w:color="auto" w:fill="auto"/>
            <w:noWrap/>
            <w:vAlign w:val="bottom"/>
            <w:hideMark/>
          </w:tcPr>
          <w:p w14:paraId="09C5C80B" w14:textId="77777777" w:rsidR="006F359A" w:rsidRPr="00D744FB" w:rsidRDefault="006F359A" w:rsidP="00AE5385">
            <w:pPr>
              <w:spacing w:line="480" w:lineRule="auto"/>
              <w:jc w:val="right"/>
              <w:rPr>
                <w:color w:val="000000"/>
              </w:rPr>
            </w:pPr>
            <w:r w:rsidRPr="00D744FB">
              <w:rPr>
                <w:color w:val="000000"/>
              </w:rPr>
              <w:t>-0.03</w:t>
            </w:r>
          </w:p>
        </w:tc>
        <w:tc>
          <w:tcPr>
            <w:tcW w:w="0" w:type="auto"/>
            <w:tcBorders>
              <w:top w:val="nil"/>
              <w:left w:val="nil"/>
              <w:bottom w:val="nil"/>
              <w:right w:val="nil"/>
            </w:tcBorders>
            <w:shd w:val="clear" w:color="auto" w:fill="auto"/>
            <w:noWrap/>
            <w:vAlign w:val="bottom"/>
            <w:hideMark/>
          </w:tcPr>
          <w:p w14:paraId="03980080" w14:textId="77777777" w:rsidR="006F359A" w:rsidRPr="00D744FB" w:rsidRDefault="006F359A" w:rsidP="00AE5385">
            <w:pPr>
              <w:spacing w:line="480" w:lineRule="auto"/>
              <w:jc w:val="right"/>
              <w:rPr>
                <w:color w:val="000000"/>
              </w:rPr>
            </w:pPr>
            <w:r w:rsidRPr="00D744FB">
              <w:rPr>
                <w:color w:val="000000"/>
              </w:rPr>
              <w:t>0.2</w:t>
            </w:r>
          </w:p>
        </w:tc>
      </w:tr>
      <w:tr w:rsidR="006F359A" w:rsidRPr="00D744FB" w14:paraId="763BA8D5" w14:textId="77777777" w:rsidTr="00AE5385">
        <w:trPr>
          <w:trHeight w:val="327"/>
          <w:jc w:val="center"/>
        </w:trPr>
        <w:tc>
          <w:tcPr>
            <w:tcW w:w="0" w:type="auto"/>
            <w:tcBorders>
              <w:top w:val="nil"/>
              <w:left w:val="nil"/>
              <w:right w:val="nil"/>
            </w:tcBorders>
            <w:shd w:val="clear" w:color="auto" w:fill="auto"/>
            <w:noWrap/>
            <w:vAlign w:val="bottom"/>
            <w:hideMark/>
          </w:tcPr>
          <w:p w14:paraId="3DF7A94D" w14:textId="77777777" w:rsidR="006F359A" w:rsidRPr="00D744FB" w:rsidRDefault="006F359A" w:rsidP="00AE5385">
            <w:pPr>
              <w:spacing w:line="480" w:lineRule="auto"/>
              <w:jc w:val="center"/>
              <w:rPr>
                <w:color w:val="000000"/>
              </w:rPr>
            </w:pPr>
            <w:r>
              <w:rPr>
                <w:color w:val="000000"/>
              </w:rPr>
              <w:t>28ºC – 3</w:t>
            </w:r>
            <w:r w:rsidRPr="00D744FB">
              <w:rPr>
                <w:color w:val="000000"/>
              </w:rPr>
              <w:t>2</w:t>
            </w:r>
          </w:p>
        </w:tc>
        <w:tc>
          <w:tcPr>
            <w:tcW w:w="0" w:type="auto"/>
            <w:tcBorders>
              <w:top w:val="nil"/>
              <w:left w:val="nil"/>
              <w:right w:val="nil"/>
            </w:tcBorders>
            <w:shd w:val="clear" w:color="auto" w:fill="auto"/>
            <w:noWrap/>
            <w:vAlign w:val="bottom"/>
            <w:hideMark/>
          </w:tcPr>
          <w:p w14:paraId="6126B853" w14:textId="77777777" w:rsidR="006F359A" w:rsidRPr="00D744FB" w:rsidRDefault="006F359A" w:rsidP="00AE5385">
            <w:pPr>
              <w:spacing w:line="480" w:lineRule="auto"/>
              <w:jc w:val="center"/>
              <w:rPr>
                <w:b/>
                <w:bCs/>
                <w:color w:val="000000"/>
              </w:rPr>
            </w:pPr>
            <w:r w:rsidRPr="00D744FB">
              <w:rPr>
                <w:b/>
                <w:bCs/>
                <w:color w:val="000000"/>
              </w:rPr>
              <w:t>0.97</w:t>
            </w:r>
          </w:p>
        </w:tc>
        <w:tc>
          <w:tcPr>
            <w:tcW w:w="0" w:type="auto"/>
            <w:tcBorders>
              <w:top w:val="nil"/>
              <w:left w:val="nil"/>
              <w:right w:val="nil"/>
            </w:tcBorders>
            <w:shd w:val="clear" w:color="auto" w:fill="auto"/>
            <w:noWrap/>
            <w:vAlign w:val="bottom"/>
            <w:hideMark/>
          </w:tcPr>
          <w:p w14:paraId="257A41B0" w14:textId="77777777" w:rsidR="006F359A" w:rsidRPr="00D744FB" w:rsidRDefault="006F359A" w:rsidP="00AE5385">
            <w:pPr>
              <w:spacing w:line="480" w:lineRule="auto"/>
              <w:jc w:val="center"/>
              <w:rPr>
                <w:color w:val="000000"/>
              </w:rPr>
            </w:pPr>
            <w:r w:rsidRPr="00D744FB">
              <w:rPr>
                <w:color w:val="000000"/>
              </w:rPr>
              <w:t>0.93</w:t>
            </w:r>
          </w:p>
        </w:tc>
        <w:tc>
          <w:tcPr>
            <w:tcW w:w="0" w:type="auto"/>
            <w:tcBorders>
              <w:top w:val="nil"/>
              <w:left w:val="nil"/>
              <w:right w:val="nil"/>
            </w:tcBorders>
            <w:shd w:val="clear" w:color="auto" w:fill="auto"/>
            <w:noWrap/>
            <w:vAlign w:val="bottom"/>
            <w:hideMark/>
          </w:tcPr>
          <w:p w14:paraId="5E36C83D" w14:textId="77777777" w:rsidR="006F359A" w:rsidRPr="00D744FB" w:rsidRDefault="006F359A" w:rsidP="00AE5385">
            <w:pPr>
              <w:spacing w:line="480" w:lineRule="auto"/>
              <w:jc w:val="center"/>
              <w:rPr>
                <w:color w:val="000000"/>
              </w:rPr>
            </w:pPr>
            <w:r w:rsidRPr="00D744FB">
              <w:rPr>
                <w:color w:val="000000"/>
              </w:rPr>
              <w:t>1</w:t>
            </w:r>
          </w:p>
        </w:tc>
        <w:tc>
          <w:tcPr>
            <w:tcW w:w="0" w:type="auto"/>
            <w:tcBorders>
              <w:top w:val="nil"/>
              <w:left w:val="nil"/>
              <w:right w:val="nil"/>
            </w:tcBorders>
            <w:shd w:val="clear" w:color="auto" w:fill="auto"/>
            <w:noWrap/>
            <w:vAlign w:val="bottom"/>
            <w:hideMark/>
          </w:tcPr>
          <w:p w14:paraId="76ACBB0D" w14:textId="77777777" w:rsidR="006F359A" w:rsidRPr="00D744FB" w:rsidRDefault="006F359A" w:rsidP="00AE5385">
            <w:pPr>
              <w:spacing w:line="480" w:lineRule="auto"/>
              <w:jc w:val="center"/>
              <w:rPr>
                <w:b/>
                <w:bCs/>
                <w:color w:val="000000"/>
              </w:rPr>
            </w:pPr>
            <w:r w:rsidRPr="00D744FB">
              <w:rPr>
                <w:b/>
                <w:bCs/>
                <w:color w:val="000000"/>
              </w:rPr>
              <w:t>0.92</w:t>
            </w:r>
          </w:p>
        </w:tc>
        <w:tc>
          <w:tcPr>
            <w:tcW w:w="0" w:type="auto"/>
            <w:tcBorders>
              <w:top w:val="nil"/>
              <w:left w:val="nil"/>
              <w:right w:val="nil"/>
            </w:tcBorders>
            <w:shd w:val="clear" w:color="auto" w:fill="auto"/>
            <w:noWrap/>
            <w:vAlign w:val="bottom"/>
            <w:hideMark/>
          </w:tcPr>
          <w:p w14:paraId="5B90DB54" w14:textId="77777777" w:rsidR="006F359A" w:rsidRPr="00D744FB" w:rsidRDefault="006F359A" w:rsidP="00AE5385">
            <w:pPr>
              <w:spacing w:line="480" w:lineRule="auto"/>
              <w:jc w:val="center"/>
              <w:rPr>
                <w:color w:val="000000"/>
              </w:rPr>
            </w:pPr>
            <w:r w:rsidRPr="00D744FB">
              <w:rPr>
                <w:color w:val="000000"/>
              </w:rPr>
              <w:t>0.8</w:t>
            </w:r>
          </w:p>
        </w:tc>
        <w:tc>
          <w:tcPr>
            <w:tcW w:w="0" w:type="auto"/>
            <w:tcBorders>
              <w:top w:val="nil"/>
              <w:left w:val="nil"/>
              <w:right w:val="nil"/>
            </w:tcBorders>
            <w:shd w:val="clear" w:color="auto" w:fill="auto"/>
            <w:noWrap/>
            <w:vAlign w:val="bottom"/>
            <w:hideMark/>
          </w:tcPr>
          <w:p w14:paraId="5F3B1E39" w14:textId="77777777" w:rsidR="006F359A" w:rsidRPr="00D744FB" w:rsidRDefault="006F359A" w:rsidP="00AE5385">
            <w:pPr>
              <w:spacing w:line="480" w:lineRule="auto"/>
              <w:jc w:val="center"/>
              <w:rPr>
                <w:color w:val="000000"/>
              </w:rPr>
            </w:pPr>
            <w:r w:rsidRPr="00D744FB">
              <w:rPr>
                <w:color w:val="000000"/>
              </w:rPr>
              <w:t>1</w:t>
            </w:r>
          </w:p>
        </w:tc>
        <w:tc>
          <w:tcPr>
            <w:tcW w:w="0" w:type="auto"/>
            <w:tcBorders>
              <w:top w:val="nil"/>
              <w:left w:val="nil"/>
              <w:right w:val="nil"/>
            </w:tcBorders>
            <w:shd w:val="clear" w:color="auto" w:fill="auto"/>
            <w:noWrap/>
            <w:vAlign w:val="bottom"/>
            <w:hideMark/>
          </w:tcPr>
          <w:p w14:paraId="7A036272" w14:textId="77777777" w:rsidR="006F359A" w:rsidRPr="00D744FB" w:rsidRDefault="006F359A" w:rsidP="00AE5385">
            <w:pPr>
              <w:spacing w:line="480" w:lineRule="auto"/>
              <w:jc w:val="right"/>
              <w:rPr>
                <w:b/>
                <w:bCs/>
                <w:color w:val="000000"/>
              </w:rPr>
            </w:pPr>
            <w:r w:rsidRPr="00D744FB">
              <w:rPr>
                <w:b/>
                <w:bCs/>
                <w:color w:val="000000"/>
              </w:rPr>
              <w:t>0.72</w:t>
            </w:r>
          </w:p>
        </w:tc>
        <w:tc>
          <w:tcPr>
            <w:tcW w:w="0" w:type="auto"/>
            <w:tcBorders>
              <w:top w:val="nil"/>
              <w:left w:val="nil"/>
              <w:right w:val="nil"/>
            </w:tcBorders>
            <w:shd w:val="clear" w:color="auto" w:fill="auto"/>
            <w:noWrap/>
            <w:vAlign w:val="bottom"/>
            <w:hideMark/>
          </w:tcPr>
          <w:p w14:paraId="6EE4A546" w14:textId="77777777" w:rsidR="006F359A" w:rsidRPr="00D744FB" w:rsidRDefault="006F359A" w:rsidP="00AE5385">
            <w:pPr>
              <w:spacing w:line="480" w:lineRule="auto"/>
              <w:jc w:val="right"/>
              <w:rPr>
                <w:color w:val="000000"/>
              </w:rPr>
            </w:pPr>
            <w:r w:rsidRPr="00D744FB">
              <w:rPr>
                <w:color w:val="000000"/>
              </w:rPr>
              <w:t>0.45</w:t>
            </w:r>
          </w:p>
        </w:tc>
        <w:tc>
          <w:tcPr>
            <w:tcW w:w="1085" w:type="dxa"/>
            <w:tcBorders>
              <w:top w:val="nil"/>
              <w:left w:val="nil"/>
              <w:right w:val="nil"/>
            </w:tcBorders>
            <w:shd w:val="clear" w:color="auto" w:fill="auto"/>
            <w:noWrap/>
            <w:vAlign w:val="bottom"/>
            <w:hideMark/>
          </w:tcPr>
          <w:p w14:paraId="54A563FE" w14:textId="77777777" w:rsidR="006F359A" w:rsidRPr="00D744FB" w:rsidRDefault="006F359A" w:rsidP="00AE5385">
            <w:pPr>
              <w:spacing w:line="480" w:lineRule="auto"/>
              <w:jc w:val="right"/>
              <w:rPr>
                <w:color w:val="000000"/>
              </w:rPr>
            </w:pPr>
            <w:r w:rsidRPr="00D744FB">
              <w:rPr>
                <w:color w:val="000000"/>
              </w:rPr>
              <w:t>0.91</w:t>
            </w:r>
          </w:p>
        </w:tc>
        <w:tc>
          <w:tcPr>
            <w:tcW w:w="992" w:type="dxa"/>
            <w:tcBorders>
              <w:top w:val="nil"/>
              <w:left w:val="nil"/>
              <w:right w:val="nil"/>
            </w:tcBorders>
            <w:shd w:val="clear" w:color="auto" w:fill="auto"/>
            <w:noWrap/>
            <w:vAlign w:val="bottom"/>
            <w:hideMark/>
          </w:tcPr>
          <w:p w14:paraId="67F9E0F6" w14:textId="77777777" w:rsidR="006F359A" w:rsidRPr="00D744FB" w:rsidRDefault="006F359A" w:rsidP="00AE5385">
            <w:pPr>
              <w:spacing w:line="480" w:lineRule="auto"/>
              <w:jc w:val="right"/>
              <w:rPr>
                <w:b/>
                <w:bCs/>
                <w:color w:val="000000"/>
              </w:rPr>
            </w:pPr>
            <w:r w:rsidRPr="00D744FB">
              <w:rPr>
                <w:b/>
                <w:bCs/>
                <w:color w:val="000000"/>
              </w:rPr>
              <w:t>0.21</w:t>
            </w:r>
          </w:p>
        </w:tc>
        <w:tc>
          <w:tcPr>
            <w:tcW w:w="0" w:type="auto"/>
            <w:tcBorders>
              <w:top w:val="nil"/>
              <w:left w:val="nil"/>
              <w:right w:val="nil"/>
            </w:tcBorders>
            <w:shd w:val="clear" w:color="auto" w:fill="auto"/>
            <w:noWrap/>
            <w:vAlign w:val="bottom"/>
            <w:hideMark/>
          </w:tcPr>
          <w:p w14:paraId="78382776" w14:textId="77777777" w:rsidR="006F359A" w:rsidRPr="00D744FB" w:rsidRDefault="006F359A" w:rsidP="00AE5385">
            <w:pPr>
              <w:spacing w:line="480" w:lineRule="auto"/>
              <w:jc w:val="right"/>
              <w:rPr>
                <w:color w:val="000000"/>
              </w:rPr>
            </w:pPr>
            <w:r w:rsidRPr="00D744FB">
              <w:rPr>
                <w:color w:val="000000"/>
              </w:rPr>
              <w:t>0.1</w:t>
            </w:r>
          </w:p>
        </w:tc>
        <w:tc>
          <w:tcPr>
            <w:tcW w:w="0" w:type="auto"/>
            <w:tcBorders>
              <w:top w:val="nil"/>
              <w:left w:val="nil"/>
              <w:right w:val="nil"/>
            </w:tcBorders>
            <w:shd w:val="clear" w:color="auto" w:fill="auto"/>
            <w:noWrap/>
            <w:vAlign w:val="bottom"/>
            <w:hideMark/>
          </w:tcPr>
          <w:p w14:paraId="1D4EE1DD" w14:textId="77777777" w:rsidR="006F359A" w:rsidRPr="00D744FB" w:rsidRDefault="006F359A" w:rsidP="00AE5385">
            <w:pPr>
              <w:spacing w:line="480" w:lineRule="auto"/>
              <w:jc w:val="right"/>
              <w:rPr>
                <w:color w:val="000000"/>
              </w:rPr>
            </w:pPr>
            <w:r w:rsidRPr="00D744FB">
              <w:rPr>
                <w:color w:val="000000"/>
              </w:rPr>
              <w:t>0.31</w:t>
            </w:r>
          </w:p>
        </w:tc>
      </w:tr>
      <w:tr w:rsidR="006F359A" w:rsidRPr="00D744FB" w14:paraId="253DDA16" w14:textId="77777777" w:rsidTr="00AE5385">
        <w:trPr>
          <w:trHeight w:val="327"/>
          <w:jc w:val="center"/>
        </w:trPr>
        <w:tc>
          <w:tcPr>
            <w:tcW w:w="0" w:type="auto"/>
            <w:tcBorders>
              <w:top w:val="nil"/>
              <w:left w:val="nil"/>
              <w:bottom w:val="single" w:sz="4" w:space="0" w:color="auto"/>
              <w:right w:val="nil"/>
            </w:tcBorders>
            <w:shd w:val="clear" w:color="auto" w:fill="auto"/>
            <w:noWrap/>
            <w:vAlign w:val="bottom"/>
            <w:hideMark/>
          </w:tcPr>
          <w:p w14:paraId="69C8F381" w14:textId="77777777" w:rsidR="006F359A" w:rsidRPr="00D744FB" w:rsidRDefault="006F359A" w:rsidP="00AE5385">
            <w:pPr>
              <w:spacing w:line="480" w:lineRule="auto"/>
              <w:jc w:val="center"/>
              <w:rPr>
                <w:color w:val="000000"/>
              </w:rPr>
            </w:pPr>
            <w:r>
              <w:rPr>
                <w:color w:val="000000"/>
              </w:rPr>
              <w:t>30ºC – 3</w:t>
            </w:r>
            <w:r w:rsidRPr="00D744FB">
              <w:rPr>
                <w:color w:val="000000"/>
              </w:rPr>
              <w:t>2</w:t>
            </w:r>
          </w:p>
        </w:tc>
        <w:tc>
          <w:tcPr>
            <w:tcW w:w="0" w:type="auto"/>
            <w:tcBorders>
              <w:top w:val="nil"/>
              <w:left w:val="nil"/>
              <w:bottom w:val="single" w:sz="4" w:space="0" w:color="auto"/>
              <w:right w:val="nil"/>
            </w:tcBorders>
            <w:shd w:val="clear" w:color="auto" w:fill="auto"/>
            <w:noWrap/>
            <w:vAlign w:val="bottom"/>
            <w:hideMark/>
          </w:tcPr>
          <w:p w14:paraId="5D328D14" w14:textId="77777777" w:rsidR="006F359A" w:rsidRPr="00D744FB" w:rsidRDefault="006F359A" w:rsidP="00AE5385">
            <w:pPr>
              <w:spacing w:line="480" w:lineRule="auto"/>
              <w:jc w:val="center"/>
              <w:rPr>
                <w:b/>
                <w:bCs/>
                <w:color w:val="000000"/>
              </w:rPr>
            </w:pPr>
            <w:r w:rsidRPr="00D744FB">
              <w:rPr>
                <w:b/>
                <w:bCs/>
                <w:color w:val="000000"/>
              </w:rPr>
              <w:t>0.94</w:t>
            </w:r>
          </w:p>
        </w:tc>
        <w:tc>
          <w:tcPr>
            <w:tcW w:w="0" w:type="auto"/>
            <w:tcBorders>
              <w:top w:val="nil"/>
              <w:left w:val="nil"/>
              <w:bottom w:val="single" w:sz="4" w:space="0" w:color="auto"/>
              <w:right w:val="nil"/>
            </w:tcBorders>
            <w:shd w:val="clear" w:color="auto" w:fill="auto"/>
            <w:noWrap/>
            <w:vAlign w:val="bottom"/>
            <w:hideMark/>
          </w:tcPr>
          <w:p w14:paraId="775B23B6" w14:textId="77777777" w:rsidR="006F359A" w:rsidRPr="00D744FB" w:rsidRDefault="006F359A" w:rsidP="00AE5385">
            <w:pPr>
              <w:spacing w:line="480" w:lineRule="auto"/>
              <w:jc w:val="center"/>
              <w:rPr>
                <w:color w:val="000000"/>
              </w:rPr>
            </w:pPr>
            <w:r w:rsidRPr="00D744FB">
              <w:rPr>
                <w:color w:val="000000"/>
              </w:rPr>
              <w:t>0.89</w:t>
            </w:r>
          </w:p>
        </w:tc>
        <w:tc>
          <w:tcPr>
            <w:tcW w:w="0" w:type="auto"/>
            <w:tcBorders>
              <w:top w:val="nil"/>
              <w:left w:val="nil"/>
              <w:bottom w:val="single" w:sz="4" w:space="0" w:color="auto"/>
              <w:right w:val="nil"/>
            </w:tcBorders>
            <w:shd w:val="clear" w:color="auto" w:fill="auto"/>
            <w:noWrap/>
            <w:vAlign w:val="bottom"/>
            <w:hideMark/>
          </w:tcPr>
          <w:p w14:paraId="7E75E916" w14:textId="77777777" w:rsidR="006F359A" w:rsidRPr="00D744FB" w:rsidRDefault="006F359A" w:rsidP="00AE5385">
            <w:pPr>
              <w:spacing w:line="480" w:lineRule="auto"/>
              <w:jc w:val="center"/>
              <w:rPr>
                <w:color w:val="000000"/>
              </w:rPr>
            </w:pPr>
            <w:r w:rsidRPr="00D744FB">
              <w:rPr>
                <w:color w:val="000000"/>
              </w:rPr>
              <w:t>0.99</w:t>
            </w:r>
          </w:p>
        </w:tc>
        <w:tc>
          <w:tcPr>
            <w:tcW w:w="0" w:type="auto"/>
            <w:tcBorders>
              <w:top w:val="nil"/>
              <w:left w:val="nil"/>
              <w:bottom w:val="single" w:sz="4" w:space="0" w:color="auto"/>
              <w:right w:val="nil"/>
            </w:tcBorders>
            <w:shd w:val="clear" w:color="auto" w:fill="auto"/>
            <w:noWrap/>
            <w:vAlign w:val="bottom"/>
            <w:hideMark/>
          </w:tcPr>
          <w:p w14:paraId="0C7BE775" w14:textId="77777777" w:rsidR="006F359A" w:rsidRPr="00D744FB" w:rsidRDefault="006F359A" w:rsidP="00AE5385">
            <w:pPr>
              <w:spacing w:line="480" w:lineRule="auto"/>
              <w:jc w:val="center"/>
              <w:rPr>
                <w:color w:val="000000"/>
              </w:rPr>
            </w:pPr>
            <w:r w:rsidRPr="00D744FB">
              <w:rPr>
                <w:color w:val="000000"/>
              </w:rPr>
              <w:t>1*</w:t>
            </w:r>
          </w:p>
        </w:tc>
        <w:tc>
          <w:tcPr>
            <w:tcW w:w="0" w:type="auto"/>
            <w:tcBorders>
              <w:top w:val="nil"/>
              <w:left w:val="nil"/>
              <w:bottom w:val="single" w:sz="4" w:space="0" w:color="auto"/>
              <w:right w:val="nil"/>
            </w:tcBorders>
            <w:shd w:val="clear" w:color="auto" w:fill="auto"/>
            <w:noWrap/>
            <w:vAlign w:val="bottom"/>
            <w:hideMark/>
          </w:tcPr>
          <w:p w14:paraId="086B2DBA" w14:textId="77777777" w:rsidR="006F359A" w:rsidRPr="00D744FB" w:rsidRDefault="006F359A" w:rsidP="00AE5385">
            <w:pPr>
              <w:spacing w:line="480" w:lineRule="auto"/>
              <w:jc w:val="center"/>
              <w:rPr>
                <w:color w:val="000000"/>
              </w:rPr>
            </w:pPr>
            <w:r w:rsidRPr="00D744FB">
              <w:rPr>
                <w:color w:val="000000"/>
              </w:rPr>
              <w:t>0.91</w:t>
            </w:r>
          </w:p>
        </w:tc>
        <w:tc>
          <w:tcPr>
            <w:tcW w:w="0" w:type="auto"/>
            <w:tcBorders>
              <w:top w:val="nil"/>
              <w:left w:val="nil"/>
              <w:bottom w:val="single" w:sz="4" w:space="0" w:color="auto"/>
              <w:right w:val="nil"/>
            </w:tcBorders>
            <w:shd w:val="clear" w:color="auto" w:fill="auto"/>
            <w:noWrap/>
            <w:vAlign w:val="bottom"/>
            <w:hideMark/>
          </w:tcPr>
          <w:p w14:paraId="12C5F138" w14:textId="77777777" w:rsidR="006F359A" w:rsidRPr="00D744FB" w:rsidRDefault="006F359A" w:rsidP="00AE5385">
            <w:pPr>
              <w:spacing w:line="480" w:lineRule="auto"/>
              <w:jc w:val="center"/>
              <w:rPr>
                <w:color w:val="000000"/>
              </w:rPr>
            </w:pPr>
            <w:r w:rsidRPr="00D744FB">
              <w:rPr>
                <w:color w:val="000000"/>
              </w:rPr>
              <w:t>1</w:t>
            </w:r>
            <w:r>
              <w:rPr>
                <w:color w:val="000000"/>
              </w:rPr>
              <w:t>*</w:t>
            </w:r>
          </w:p>
        </w:tc>
        <w:tc>
          <w:tcPr>
            <w:tcW w:w="0" w:type="auto"/>
            <w:tcBorders>
              <w:top w:val="nil"/>
              <w:left w:val="nil"/>
              <w:bottom w:val="single" w:sz="4" w:space="0" w:color="auto"/>
              <w:right w:val="nil"/>
            </w:tcBorders>
            <w:shd w:val="clear" w:color="auto" w:fill="auto"/>
            <w:noWrap/>
            <w:vAlign w:val="bottom"/>
            <w:hideMark/>
          </w:tcPr>
          <w:p w14:paraId="4EC3B11B" w14:textId="77777777" w:rsidR="006F359A" w:rsidRPr="00D744FB" w:rsidRDefault="006F359A" w:rsidP="00AE5385">
            <w:pPr>
              <w:spacing w:line="480" w:lineRule="auto"/>
              <w:jc w:val="right"/>
              <w:rPr>
                <w:b/>
                <w:bCs/>
                <w:color w:val="000000"/>
              </w:rPr>
            </w:pPr>
            <w:r w:rsidRPr="00D744FB">
              <w:rPr>
                <w:b/>
                <w:bCs/>
                <w:color w:val="000000"/>
              </w:rPr>
              <w:t>0.81</w:t>
            </w:r>
          </w:p>
        </w:tc>
        <w:tc>
          <w:tcPr>
            <w:tcW w:w="0" w:type="auto"/>
            <w:tcBorders>
              <w:top w:val="nil"/>
              <w:left w:val="nil"/>
              <w:bottom w:val="single" w:sz="4" w:space="0" w:color="auto"/>
              <w:right w:val="nil"/>
            </w:tcBorders>
            <w:shd w:val="clear" w:color="auto" w:fill="auto"/>
            <w:noWrap/>
            <w:vAlign w:val="bottom"/>
            <w:hideMark/>
          </w:tcPr>
          <w:p w14:paraId="446E48C0" w14:textId="77777777" w:rsidR="006F359A" w:rsidRPr="00D744FB" w:rsidRDefault="006F359A" w:rsidP="00AE5385">
            <w:pPr>
              <w:spacing w:line="480" w:lineRule="auto"/>
              <w:jc w:val="right"/>
              <w:rPr>
                <w:color w:val="000000"/>
              </w:rPr>
            </w:pPr>
            <w:r w:rsidRPr="00D744FB">
              <w:rPr>
                <w:color w:val="000000"/>
              </w:rPr>
              <w:t>0.55</w:t>
            </w:r>
          </w:p>
        </w:tc>
        <w:tc>
          <w:tcPr>
            <w:tcW w:w="1085" w:type="dxa"/>
            <w:tcBorders>
              <w:top w:val="nil"/>
              <w:left w:val="nil"/>
              <w:bottom w:val="single" w:sz="4" w:space="0" w:color="auto"/>
              <w:right w:val="nil"/>
            </w:tcBorders>
            <w:shd w:val="clear" w:color="auto" w:fill="auto"/>
            <w:noWrap/>
            <w:vAlign w:val="bottom"/>
            <w:hideMark/>
          </w:tcPr>
          <w:p w14:paraId="55E9D5D3" w14:textId="77777777" w:rsidR="006F359A" w:rsidRPr="00D744FB" w:rsidRDefault="006F359A" w:rsidP="00AE5385">
            <w:pPr>
              <w:spacing w:line="480" w:lineRule="auto"/>
              <w:jc w:val="right"/>
              <w:rPr>
                <w:color w:val="000000"/>
              </w:rPr>
            </w:pPr>
            <w:r w:rsidRPr="00D744FB">
              <w:rPr>
                <w:color w:val="000000"/>
              </w:rPr>
              <w:t>0.95</w:t>
            </w:r>
          </w:p>
        </w:tc>
        <w:tc>
          <w:tcPr>
            <w:tcW w:w="992" w:type="dxa"/>
            <w:tcBorders>
              <w:top w:val="nil"/>
              <w:left w:val="nil"/>
              <w:bottom w:val="single" w:sz="4" w:space="0" w:color="auto"/>
              <w:right w:val="nil"/>
            </w:tcBorders>
            <w:shd w:val="clear" w:color="auto" w:fill="auto"/>
            <w:noWrap/>
            <w:vAlign w:val="bottom"/>
            <w:hideMark/>
          </w:tcPr>
          <w:p w14:paraId="06BCE4F6" w14:textId="77777777" w:rsidR="006F359A" w:rsidRPr="00D744FB" w:rsidRDefault="006F359A" w:rsidP="00AE5385">
            <w:pPr>
              <w:spacing w:line="480" w:lineRule="auto"/>
              <w:jc w:val="right"/>
              <w:rPr>
                <w:b/>
                <w:bCs/>
                <w:color w:val="000000"/>
              </w:rPr>
            </w:pPr>
            <w:r w:rsidRPr="00D744FB">
              <w:rPr>
                <w:b/>
                <w:bCs/>
                <w:color w:val="000000"/>
              </w:rPr>
              <w:t>0.21</w:t>
            </w:r>
          </w:p>
        </w:tc>
        <w:tc>
          <w:tcPr>
            <w:tcW w:w="0" w:type="auto"/>
            <w:tcBorders>
              <w:top w:val="nil"/>
              <w:left w:val="nil"/>
              <w:bottom w:val="single" w:sz="4" w:space="0" w:color="auto"/>
              <w:right w:val="nil"/>
            </w:tcBorders>
            <w:shd w:val="clear" w:color="auto" w:fill="auto"/>
            <w:noWrap/>
            <w:vAlign w:val="bottom"/>
            <w:hideMark/>
          </w:tcPr>
          <w:p w14:paraId="17A854A9" w14:textId="77777777" w:rsidR="006F359A" w:rsidRPr="00D744FB" w:rsidRDefault="006F359A" w:rsidP="00AE5385">
            <w:pPr>
              <w:spacing w:line="480" w:lineRule="auto"/>
              <w:jc w:val="right"/>
              <w:rPr>
                <w:color w:val="000000"/>
              </w:rPr>
            </w:pPr>
            <w:r w:rsidRPr="00D744FB">
              <w:rPr>
                <w:color w:val="000000"/>
              </w:rPr>
              <w:t>0.09</w:t>
            </w:r>
          </w:p>
        </w:tc>
        <w:tc>
          <w:tcPr>
            <w:tcW w:w="0" w:type="auto"/>
            <w:tcBorders>
              <w:top w:val="nil"/>
              <w:left w:val="nil"/>
              <w:bottom w:val="single" w:sz="4" w:space="0" w:color="auto"/>
              <w:right w:val="nil"/>
            </w:tcBorders>
            <w:shd w:val="clear" w:color="auto" w:fill="auto"/>
            <w:noWrap/>
            <w:vAlign w:val="bottom"/>
            <w:hideMark/>
          </w:tcPr>
          <w:p w14:paraId="2FC4A014" w14:textId="77777777" w:rsidR="006F359A" w:rsidRPr="00D744FB" w:rsidRDefault="006F359A" w:rsidP="00AE5385">
            <w:pPr>
              <w:spacing w:line="480" w:lineRule="auto"/>
              <w:jc w:val="right"/>
              <w:rPr>
                <w:color w:val="000000"/>
              </w:rPr>
            </w:pPr>
            <w:r w:rsidRPr="00D744FB">
              <w:rPr>
                <w:color w:val="000000"/>
              </w:rPr>
              <w:t>0.31</w:t>
            </w:r>
          </w:p>
        </w:tc>
      </w:tr>
    </w:tbl>
    <w:p w14:paraId="50E44805" w14:textId="77777777" w:rsidR="006F359A" w:rsidRDefault="006F359A" w:rsidP="006F359A">
      <w:pPr>
        <w:spacing w:line="480" w:lineRule="auto"/>
        <w:rPr>
          <w:lang w:val="en-AU"/>
        </w:rPr>
      </w:pPr>
    </w:p>
    <w:p w14:paraId="60ABD356" w14:textId="77777777" w:rsidR="006F359A" w:rsidRDefault="006F359A" w:rsidP="006F359A">
      <w:pPr>
        <w:spacing w:line="480" w:lineRule="auto"/>
        <w:rPr>
          <w:lang w:val="en-AU"/>
        </w:rPr>
      </w:pPr>
    </w:p>
    <w:p w14:paraId="3DB064B3" w14:textId="77777777" w:rsidR="006F359A" w:rsidRDefault="006F359A" w:rsidP="006F359A">
      <w:pPr>
        <w:spacing w:line="480" w:lineRule="auto"/>
        <w:rPr>
          <w:lang w:val="en-AU"/>
        </w:rPr>
        <w:sectPr w:rsidR="006F359A" w:rsidSect="006F359A">
          <w:pgSz w:w="16840" w:h="11900" w:orient="landscape"/>
          <w:pgMar w:top="1440" w:right="1440" w:bottom="1440" w:left="1440" w:header="708" w:footer="708" w:gutter="0"/>
          <w:lnNumType w:countBy="1" w:restart="continuous"/>
          <w:cols w:space="708"/>
          <w:docGrid w:linePitch="360"/>
        </w:sectPr>
      </w:pPr>
    </w:p>
    <w:p w14:paraId="3AD77D2F" w14:textId="75A7B3FA" w:rsidR="006F359A" w:rsidRDefault="006F359A" w:rsidP="006F359A">
      <w:pPr>
        <w:spacing w:line="480" w:lineRule="auto"/>
        <w:rPr>
          <w:lang w:val="en-AU"/>
        </w:rPr>
      </w:pPr>
    </w:p>
    <w:tbl>
      <w:tblPr>
        <w:tblpPr w:leftFromText="180" w:rightFromText="180" w:vertAnchor="text" w:horzAnchor="margin" w:tblpXSpec="center" w:tblpY="-69"/>
        <w:tblW w:w="0" w:type="auto"/>
        <w:tblLayout w:type="fixed"/>
        <w:tblLook w:val="04A0" w:firstRow="1" w:lastRow="0" w:firstColumn="1" w:lastColumn="0" w:noHBand="0" w:noVBand="1"/>
      </w:tblPr>
      <w:tblGrid>
        <w:gridCol w:w="1701"/>
        <w:gridCol w:w="1560"/>
        <w:gridCol w:w="1559"/>
        <w:gridCol w:w="2126"/>
      </w:tblGrid>
      <w:tr w:rsidR="006F359A" w:rsidRPr="002678D4" w14:paraId="16765913" w14:textId="77777777" w:rsidTr="006F359A">
        <w:trPr>
          <w:trHeight w:val="442"/>
        </w:trPr>
        <w:tc>
          <w:tcPr>
            <w:tcW w:w="6946" w:type="dxa"/>
            <w:gridSpan w:val="4"/>
            <w:tcBorders>
              <w:top w:val="single" w:sz="4" w:space="0" w:color="auto"/>
              <w:left w:val="nil"/>
              <w:right w:val="nil"/>
            </w:tcBorders>
            <w:shd w:val="clear" w:color="auto" w:fill="auto"/>
            <w:noWrap/>
            <w:vAlign w:val="bottom"/>
          </w:tcPr>
          <w:p w14:paraId="5EDB19B7" w14:textId="77777777" w:rsidR="006F359A" w:rsidRPr="002678D4" w:rsidRDefault="006F359A" w:rsidP="006F359A">
            <w:pPr>
              <w:spacing w:line="480" w:lineRule="auto"/>
              <w:rPr>
                <w:color w:val="000000"/>
              </w:rPr>
            </w:pPr>
            <w:r w:rsidRPr="002678D4">
              <w:rPr>
                <w:b/>
                <w:color w:val="000000"/>
              </w:rPr>
              <w:t xml:space="preserve">Table </w:t>
            </w:r>
            <w:r>
              <w:rPr>
                <w:b/>
                <w:color w:val="000000"/>
              </w:rPr>
              <w:t>S3</w:t>
            </w:r>
            <w:r w:rsidRPr="002678D4">
              <w:rPr>
                <w:b/>
                <w:color w:val="000000"/>
              </w:rPr>
              <w:t>.</w:t>
            </w:r>
            <w:r w:rsidRPr="002678D4">
              <w:rPr>
                <w:color w:val="000000"/>
              </w:rPr>
              <w:t xml:space="preserve"> </w:t>
            </w:r>
            <w:r>
              <w:rPr>
                <w:color w:val="000000"/>
              </w:rPr>
              <w:t xml:space="preserve">Population level </w:t>
            </w:r>
            <w:r w:rsidRPr="002678D4">
              <w:rPr>
                <w:color w:val="000000"/>
              </w:rPr>
              <w:t>mass</w:t>
            </w:r>
            <w:ins w:id="1" w:author="fonti.kar@gmail.com" w:date="2019-01-25T14:33:00Z">
              <w:r>
                <w:rPr>
                  <w:color w:val="000000"/>
                </w:rPr>
                <w:t xml:space="preserve"> </w:t>
              </w:r>
            </w:ins>
            <w:r w:rsidRPr="002678D4">
              <w:rPr>
                <w:color w:val="000000"/>
              </w:rPr>
              <w:t xml:space="preserve">scaling exponents and their 95% credible intervals across six measurement temperatures. </w:t>
            </w:r>
            <w:r w:rsidRPr="00D744FB">
              <w:rPr>
                <w:color w:val="000000"/>
              </w:rPr>
              <w:t>N = 42, n</w:t>
            </w:r>
            <w:r w:rsidRPr="00D744FB">
              <w:rPr>
                <w:color w:val="000000"/>
                <w:vertAlign w:val="subscript"/>
              </w:rPr>
              <w:t>obs</w:t>
            </w:r>
            <w:r w:rsidRPr="00D744FB">
              <w:rPr>
                <w:color w:val="000000"/>
              </w:rPr>
              <w:t xml:space="preserve"> = 241</w:t>
            </w:r>
            <w:r>
              <w:rPr>
                <w:color w:val="000000"/>
              </w:rPr>
              <w:t xml:space="preserve">8. </w:t>
            </w:r>
            <w:r w:rsidRPr="002678D4">
              <w:rPr>
                <w:color w:val="000000"/>
              </w:rPr>
              <w:t>Bolded estimates are significantly different from zero</w:t>
            </w:r>
          </w:p>
        </w:tc>
      </w:tr>
      <w:tr w:rsidR="006F359A" w:rsidRPr="002678D4" w14:paraId="7BBEE0CC" w14:textId="77777777" w:rsidTr="006F359A">
        <w:trPr>
          <w:trHeight w:val="442"/>
        </w:trPr>
        <w:tc>
          <w:tcPr>
            <w:tcW w:w="1701" w:type="dxa"/>
            <w:tcBorders>
              <w:top w:val="nil"/>
              <w:left w:val="nil"/>
              <w:bottom w:val="single" w:sz="4" w:space="0" w:color="auto"/>
              <w:right w:val="nil"/>
            </w:tcBorders>
            <w:shd w:val="clear" w:color="auto" w:fill="auto"/>
            <w:noWrap/>
            <w:vAlign w:val="bottom"/>
            <w:hideMark/>
          </w:tcPr>
          <w:p w14:paraId="5543EE57" w14:textId="77777777" w:rsidR="006F359A" w:rsidRPr="002678D4" w:rsidRDefault="006F359A" w:rsidP="006F359A">
            <w:pPr>
              <w:spacing w:line="480" w:lineRule="auto"/>
              <w:jc w:val="center"/>
              <w:rPr>
                <w:color w:val="000000"/>
              </w:rPr>
            </w:pPr>
            <w:r w:rsidRPr="002678D4">
              <w:rPr>
                <w:color w:val="000000"/>
              </w:rPr>
              <w:t>Temperature</w:t>
            </w:r>
          </w:p>
        </w:tc>
        <w:tc>
          <w:tcPr>
            <w:tcW w:w="1560" w:type="dxa"/>
            <w:tcBorders>
              <w:top w:val="nil"/>
              <w:left w:val="nil"/>
              <w:bottom w:val="single" w:sz="4" w:space="0" w:color="auto"/>
              <w:right w:val="nil"/>
            </w:tcBorders>
            <w:shd w:val="clear" w:color="auto" w:fill="auto"/>
            <w:noWrap/>
            <w:vAlign w:val="bottom"/>
            <w:hideMark/>
          </w:tcPr>
          <w:p w14:paraId="2A1B618A" w14:textId="77777777" w:rsidR="006F359A" w:rsidRPr="002678D4" w:rsidRDefault="006F359A" w:rsidP="006F359A">
            <w:pPr>
              <w:spacing w:line="480" w:lineRule="auto"/>
              <w:jc w:val="center"/>
              <w:rPr>
                <w:color w:val="000000"/>
              </w:rPr>
            </w:pPr>
            <w:r w:rsidRPr="002678D4">
              <w:rPr>
                <w:color w:val="000000"/>
              </w:rPr>
              <w:t>Estimate</w:t>
            </w:r>
          </w:p>
        </w:tc>
        <w:tc>
          <w:tcPr>
            <w:tcW w:w="1559" w:type="dxa"/>
            <w:tcBorders>
              <w:top w:val="nil"/>
              <w:left w:val="nil"/>
              <w:bottom w:val="single" w:sz="4" w:space="0" w:color="auto"/>
              <w:right w:val="nil"/>
            </w:tcBorders>
            <w:shd w:val="clear" w:color="auto" w:fill="auto"/>
            <w:noWrap/>
            <w:vAlign w:val="bottom"/>
            <w:hideMark/>
          </w:tcPr>
          <w:p w14:paraId="7779AE1E" w14:textId="77777777" w:rsidR="006F359A" w:rsidRPr="002678D4" w:rsidRDefault="006F359A" w:rsidP="006F359A">
            <w:pPr>
              <w:spacing w:line="480" w:lineRule="auto"/>
              <w:jc w:val="center"/>
              <w:rPr>
                <w:color w:val="000000"/>
              </w:rPr>
            </w:pPr>
            <w:r w:rsidRPr="002678D4">
              <w:rPr>
                <w:color w:val="000000"/>
              </w:rPr>
              <w:t>Lower</w:t>
            </w:r>
          </w:p>
        </w:tc>
        <w:tc>
          <w:tcPr>
            <w:tcW w:w="2126" w:type="dxa"/>
            <w:tcBorders>
              <w:top w:val="nil"/>
              <w:left w:val="nil"/>
              <w:bottom w:val="single" w:sz="4" w:space="0" w:color="auto"/>
              <w:right w:val="nil"/>
            </w:tcBorders>
            <w:shd w:val="clear" w:color="auto" w:fill="auto"/>
            <w:noWrap/>
            <w:vAlign w:val="bottom"/>
            <w:hideMark/>
          </w:tcPr>
          <w:p w14:paraId="12199D94" w14:textId="77777777" w:rsidR="006F359A" w:rsidRPr="002678D4" w:rsidRDefault="006F359A" w:rsidP="006F359A">
            <w:pPr>
              <w:spacing w:line="480" w:lineRule="auto"/>
              <w:jc w:val="center"/>
              <w:rPr>
                <w:color w:val="000000"/>
              </w:rPr>
            </w:pPr>
            <w:r w:rsidRPr="002678D4">
              <w:rPr>
                <w:color w:val="000000"/>
              </w:rPr>
              <w:t>Upper</w:t>
            </w:r>
          </w:p>
        </w:tc>
      </w:tr>
      <w:tr w:rsidR="006F359A" w:rsidRPr="002678D4" w14:paraId="72EF6A30" w14:textId="77777777" w:rsidTr="006F359A">
        <w:trPr>
          <w:trHeight w:val="442"/>
        </w:trPr>
        <w:tc>
          <w:tcPr>
            <w:tcW w:w="1701" w:type="dxa"/>
            <w:tcBorders>
              <w:top w:val="single" w:sz="4" w:space="0" w:color="auto"/>
              <w:left w:val="nil"/>
              <w:bottom w:val="nil"/>
              <w:right w:val="nil"/>
            </w:tcBorders>
            <w:shd w:val="clear" w:color="auto" w:fill="auto"/>
            <w:noWrap/>
            <w:vAlign w:val="bottom"/>
            <w:hideMark/>
          </w:tcPr>
          <w:p w14:paraId="64C2EE7D" w14:textId="77777777" w:rsidR="006F359A" w:rsidRPr="002678D4" w:rsidRDefault="006F359A" w:rsidP="006F359A">
            <w:pPr>
              <w:spacing w:line="480" w:lineRule="auto"/>
              <w:jc w:val="center"/>
              <w:rPr>
                <w:color w:val="000000"/>
              </w:rPr>
            </w:pPr>
            <w:r w:rsidRPr="002678D4">
              <w:rPr>
                <w:color w:val="000000"/>
              </w:rPr>
              <w:t>22</w:t>
            </w:r>
          </w:p>
        </w:tc>
        <w:tc>
          <w:tcPr>
            <w:tcW w:w="1560" w:type="dxa"/>
            <w:tcBorders>
              <w:top w:val="single" w:sz="4" w:space="0" w:color="auto"/>
              <w:left w:val="nil"/>
              <w:bottom w:val="nil"/>
              <w:right w:val="nil"/>
            </w:tcBorders>
            <w:shd w:val="clear" w:color="auto" w:fill="auto"/>
            <w:noWrap/>
            <w:vAlign w:val="bottom"/>
            <w:hideMark/>
          </w:tcPr>
          <w:p w14:paraId="25441F55" w14:textId="77777777" w:rsidR="006F359A" w:rsidRPr="002678D4" w:rsidRDefault="006F359A" w:rsidP="006F359A">
            <w:pPr>
              <w:spacing w:line="480" w:lineRule="auto"/>
              <w:jc w:val="center"/>
              <w:rPr>
                <w:b/>
                <w:color w:val="000000"/>
              </w:rPr>
            </w:pPr>
            <w:r w:rsidRPr="002678D4">
              <w:rPr>
                <w:b/>
                <w:color w:val="000000"/>
              </w:rPr>
              <w:t>1.09</w:t>
            </w:r>
          </w:p>
        </w:tc>
        <w:tc>
          <w:tcPr>
            <w:tcW w:w="1559" w:type="dxa"/>
            <w:tcBorders>
              <w:top w:val="single" w:sz="4" w:space="0" w:color="auto"/>
              <w:left w:val="nil"/>
              <w:bottom w:val="nil"/>
              <w:right w:val="nil"/>
            </w:tcBorders>
            <w:shd w:val="clear" w:color="auto" w:fill="auto"/>
            <w:noWrap/>
            <w:vAlign w:val="bottom"/>
            <w:hideMark/>
          </w:tcPr>
          <w:p w14:paraId="4172C543" w14:textId="77777777" w:rsidR="006F359A" w:rsidRPr="002678D4" w:rsidRDefault="006F359A" w:rsidP="006F359A">
            <w:pPr>
              <w:spacing w:line="480" w:lineRule="auto"/>
              <w:jc w:val="center"/>
              <w:rPr>
                <w:color w:val="000000"/>
              </w:rPr>
            </w:pPr>
            <w:r w:rsidRPr="002678D4">
              <w:rPr>
                <w:color w:val="000000"/>
              </w:rPr>
              <w:t>0.49</w:t>
            </w:r>
          </w:p>
        </w:tc>
        <w:tc>
          <w:tcPr>
            <w:tcW w:w="2126" w:type="dxa"/>
            <w:tcBorders>
              <w:top w:val="single" w:sz="4" w:space="0" w:color="auto"/>
              <w:left w:val="nil"/>
              <w:bottom w:val="nil"/>
              <w:right w:val="nil"/>
            </w:tcBorders>
            <w:shd w:val="clear" w:color="auto" w:fill="auto"/>
            <w:noWrap/>
            <w:vAlign w:val="bottom"/>
            <w:hideMark/>
          </w:tcPr>
          <w:p w14:paraId="6B067CD2" w14:textId="77777777" w:rsidR="006F359A" w:rsidRPr="002678D4" w:rsidRDefault="006F359A" w:rsidP="006F359A">
            <w:pPr>
              <w:spacing w:line="480" w:lineRule="auto"/>
              <w:jc w:val="center"/>
              <w:rPr>
                <w:color w:val="000000"/>
              </w:rPr>
            </w:pPr>
            <w:r w:rsidRPr="002678D4">
              <w:rPr>
                <w:color w:val="000000"/>
              </w:rPr>
              <w:t>1.68</w:t>
            </w:r>
          </w:p>
        </w:tc>
      </w:tr>
      <w:tr w:rsidR="006F359A" w:rsidRPr="002678D4" w14:paraId="7520B9B1" w14:textId="77777777" w:rsidTr="006F359A">
        <w:trPr>
          <w:trHeight w:val="442"/>
        </w:trPr>
        <w:tc>
          <w:tcPr>
            <w:tcW w:w="1701" w:type="dxa"/>
            <w:tcBorders>
              <w:top w:val="nil"/>
              <w:left w:val="nil"/>
              <w:bottom w:val="nil"/>
              <w:right w:val="nil"/>
            </w:tcBorders>
            <w:shd w:val="clear" w:color="auto" w:fill="auto"/>
            <w:noWrap/>
            <w:vAlign w:val="bottom"/>
            <w:hideMark/>
          </w:tcPr>
          <w:p w14:paraId="65C9B4D6" w14:textId="77777777" w:rsidR="006F359A" w:rsidRPr="002678D4" w:rsidRDefault="006F359A" w:rsidP="006F359A">
            <w:pPr>
              <w:spacing w:line="480" w:lineRule="auto"/>
              <w:jc w:val="center"/>
              <w:rPr>
                <w:color w:val="000000"/>
              </w:rPr>
            </w:pPr>
            <w:r w:rsidRPr="002678D4">
              <w:rPr>
                <w:color w:val="000000"/>
              </w:rPr>
              <w:t>24</w:t>
            </w:r>
          </w:p>
        </w:tc>
        <w:tc>
          <w:tcPr>
            <w:tcW w:w="1560" w:type="dxa"/>
            <w:tcBorders>
              <w:top w:val="nil"/>
              <w:left w:val="nil"/>
              <w:bottom w:val="nil"/>
              <w:right w:val="nil"/>
            </w:tcBorders>
            <w:shd w:val="clear" w:color="auto" w:fill="auto"/>
            <w:noWrap/>
            <w:vAlign w:val="bottom"/>
            <w:hideMark/>
          </w:tcPr>
          <w:p w14:paraId="062B6A42" w14:textId="77777777" w:rsidR="006F359A" w:rsidRPr="002678D4" w:rsidRDefault="006F359A" w:rsidP="006F359A">
            <w:pPr>
              <w:spacing w:line="480" w:lineRule="auto"/>
              <w:jc w:val="center"/>
              <w:rPr>
                <w:b/>
                <w:color w:val="000000"/>
              </w:rPr>
            </w:pPr>
            <w:r w:rsidRPr="002678D4">
              <w:rPr>
                <w:b/>
                <w:color w:val="000000"/>
              </w:rPr>
              <w:t>0.62</w:t>
            </w:r>
          </w:p>
        </w:tc>
        <w:tc>
          <w:tcPr>
            <w:tcW w:w="1559" w:type="dxa"/>
            <w:tcBorders>
              <w:top w:val="nil"/>
              <w:left w:val="nil"/>
              <w:bottom w:val="nil"/>
              <w:right w:val="nil"/>
            </w:tcBorders>
            <w:shd w:val="clear" w:color="auto" w:fill="auto"/>
            <w:noWrap/>
            <w:vAlign w:val="bottom"/>
            <w:hideMark/>
          </w:tcPr>
          <w:p w14:paraId="4A982AC3" w14:textId="77777777" w:rsidR="006F359A" w:rsidRPr="002678D4" w:rsidRDefault="006F359A" w:rsidP="006F359A">
            <w:pPr>
              <w:spacing w:line="480" w:lineRule="auto"/>
              <w:jc w:val="center"/>
              <w:rPr>
                <w:color w:val="000000"/>
              </w:rPr>
            </w:pPr>
            <w:r w:rsidRPr="002678D4">
              <w:rPr>
                <w:color w:val="000000"/>
              </w:rPr>
              <w:t>0.04</w:t>
            </w:r>
          </w:p>
        </w:tc>
        <w:tc>
          <w:tcPr>
            <w:tcW w:w="2126" w:type="dxa"/>
            <w:tcBorders>
              <w:top w:val="nil"/>
              <w:left w:val="nil"/>
              <w:bottom w:val="nil"/>
              <w:right w:val="nil"/>
            </w:tcBorders>
            <w:shd w:val="clear" w:color="auto" w:fill="auto"/>
            <w:noWrap/>
            <w:vAlign w:val="bottom"/>
            <w:hideMark/>
          </w:tcPr>
          <w:p w14:paraId="4AAD4AF0" w14:textId="77777777" w:rsidR="006F359A" w:rsidRPr="002678D4" w:rsidRDefault="006F359A" w:rsidP="006F359A">
            <w:pPr>
              <w:spacing w:line="480" w:lineRule="auto"/>
              <w:jc w:val="center"/>
              <w:rPr>
                <w:color w:val="000000"/>
              </w:rPr>
            </w:pPr>
            <w:r w:rsidRPr="002678D4">
              <w:rPr>
                <w:color w:val="000000"/>
              </w:rPr>
              <w:t>1.2</w:t>
            </w:r>
          </w:p>
        </w:tc>
      </w:tr>
      <w:tr w:rsidR="006F359A" w:rsidRPr="002678D4" w14:paraId="74BC2919" w14:textId="77777777" w:rsidTr="006F359A">
        <w:trPr>
          <w:trHeight w:val="442"/>
        </w:trPr>
        <w:tc>
          <w:tcPr>
            <w:tcW w:w="1701" w:type="dxa"/>
            <w:tcBorders>
              <w:top w:val="nil"/>
              <w:left w:val="nil"/>
              <w:bottom w:val="nil"/>
              <w:right w:val="nil"/>
            </w:tcBorders>
            <w:shd w:val="clear" w:color="auto" w:fill="auto"/>
            <w:noWrap/>
            <w:vAlign w:val="bottom"/>
            <w:hideMark/>
          </w:tcPr>
          <w:p w14:paraId="0380B9B5" w14:textId="77777777" w:rsidR="006F359A" w:rsidRPr="002678D4" w:rsidRDefault="006F359A" w:rsidP="006F359A">
            <w:pPr>
              <w:spacing w:line="480" w:lineRule="auto"/>
              <w:jc w:val="center"/>
              <w:rPr>
                <w:color w:val="000000"/>
              </w:rPr>
            </w:pPr>
            <w:r w:rsidRPr="002678D4">
              <w:rPr>
                <w:color w:val="000000"/>
              </w:rPr>
              <w:t>26</w:t>
            </w:r>
          </w:p>
        </w:tc>
        <w:tc>
          <w:tcPr>
            <w:tcW w:w="1560" w:type="dxa"/>
            <w:tcBorders>
              <w:top w:val="nil"/>
              <w:left w:val="nil"/>
              <w:bottom w:val="nil"/>
              <w:right w:val="nil"/>
            </w:tcBorders>
            <w:shd w:val="clear" w:color="auto" w:fill="auto"/>
            <w:noWrap/>
            <w:vAlign w:val="bottom"/>
            <w:hideMark/>
          </w:tcPr>
          <w:p w14:paraId="7C6118B6" w14:textId="77777777" w:rsidR="006F359A" w:rsidRPr="002678D4" w:rsidRDefault="006F359A" w:rsidP="006F359A">
            <w:pPr>
              <w:spacing w:line="480" w:lineRule="auto"/>
              <w:jc w:val="center"/>
              <w:rPr>
                <w:b/>
                <w:color w:val="000000"/>
              </w:rPr>
            </w:pPr>
            <w:r w:rsidRPr="002678D4">
              <w:rPr>
                <w:b/>
                <w:color w:val="000000"/>
              </w:rPr>
              <w:t>0.76</w:t>
            </w:r>
          </w:p>
        </w:tc>
        <w:tc>
          <w:tcPr>
            <w:tcW w:w="1559" w:type="dxa"/>
            <w:tcBorders>
              <w:top w:val="nil"/>
              <w:left w:val="nil"/>
              <w:bottom w:val="nil"/>
              <w:right w:val="nil"/>
            </w:tcBorders>
            <w:shd w:val="clear" w:color="auto" w:fill="auto"/>
            <w:noWrap/>
            <w:vAlign w:val="bottom"/>
            <w:hideMark/>
          </w:tcPr>
          <w:p w14:paraId="33FDF4A8" w14:textId="77777777" w:rsidR="006F359A" w:rsidRPr="002678D4" w:rsidRDefault="006F359A" w:rsidP="006F359A">
            <w:pPr>
              <w:spacing w:line="480" w:lineRule="auto"/>
              <w:jc w:val="center"/>
              <w:rPr>
                <w:color w:val="000000"/>
              </w:rPr>
            </w:pPr>
            <w:r w:rsidRPr="002678D4">
              <w:rPr>
                <w:color w:val="000000"/>
              </w:rPr>
              <w:t>0.15</w:t>
            </w:r>
          </w:p>
        </w:tc>
        <w:tc>
          <w:tcPr>
            <w:tcW w:w="2126" w:type="dxa"/>
            <w:tcBorders>
              <w:top w:val="nil"/>
              <w:left w:val="nil"/>
              <w:bottom w:val="nil"/>
              <w:right w:val="nil"/>
            </w:tcBorders>
            <w:shd w:val="clear" w:color="auto" w:fill="auto"/>
            <w:noWrap/>
            <w:vAlign w:val="bottom"/>
            <w:hideMark/>
          </w:tcPr>
          <w:p w14:paraId="309F924C" w14:textId="77777777" w:rsidR="006F359A" w:rsidRPr="002678D4" w:rsidRDefault="006F359A" w:rsidP="006F359A">
            <w:pPr>
              <w:spacing w:line="480" w:lineRule="auto"/>
              <w:jc w:val="center"/>
              <w:rPr>
                <w:color w:val="000000"/>
              </w:rPr>
            </w:pPr>
            <w:r w:rsidRPr="002678D4">
              <w:rPr>
                <w:color w:val="000000"/>
              </w:rPr>
              <w:t>1.31</w:t>
            </w:r>
          </w:p>
        </w:tc>
      </w:tr>
      <w:tr w:rsidR="006F359A" w:rsidRPr="002678D4" w14:paraId="5F176F74" w14:textId="77777777" w:rsidTr="006F359A">
        <w:trPr>
          <w:trHeight w:val="442"/>
        </w:trPr>
        <w:tc>
          <w:tcPr>
            <w:tcW w:w="1701" w:type="dxa"/>
            <w:tcBorders>
              <w:top w:val="nil"/>
              <w:left w:val="nil"/>
              <w:bottom w:val="nil"/>
              <w:right w:val="nil"/>
            </w:tcBorders>
            <w:shd w:val="clear" w:color="auto" w:fill="auto"/>
            <w:noWrap/>
            <w:vAlign w:val="bottom"/>
            <w:hideMark/>
          </w:tcPr>
          <w:p w14:paraId="7181ACD3" w14:textId="77777777" w:rsidR="006F359A" w:rsidRPr="002678D4" w:rsidRDefault="006F359A" w:rsidP="006F359A">
            <w:pPr>
              <w:spacing w:line="480" w:lineRule="auto"/>
              <w:jc w:val="center"/>
              <w:rPr>
                <w:color w:val="000000"/>
              </w:rPr>
            </w:pPr>
            <w:r w:rsidRPr="002678D4">
              <w:rPr>
                <w:color w:val="000000"/>
              </w:rPr>
              <w:t>28</w:t>
            </w:r>
          </w:p>
        </w:tc>
        <w:tc>
          <w:tcPr>
            <w:tcW w:w="1560" w:type="dxa"/>
            <w:tcBorders>
              <w:top w:val="nil"/>
              <w:left w:val="nil"/>
              <w:bottom w:val="nil"/>
              <w:right w:val="nil"/>
            </w:tcBorders>
            <w:shd w:val="clear" w:color="auto" w:fill="auto"/>
            <w:noWrap/>
            <w:vAlign w:val="bottom"/>
            <w:hideMark/>
          </w:tcPr>
          <w:p w14:paraId="16D00787" w14:textId="77777777" w:rsidR="006F359A" w:rsidRPr="002678D4" w:rsidRDefault="006F359A" w:rsidP="006F359A">
            <w:pPr>
              <w:spacing w:line="480" w:lineRule="auto"/>
              <w:jc w:val="center"/>
              <w:rPr>
                <w:b/>
                <w:color w:val="000000"/>
              </w:rPr>
            </w:pPr>
            <w:r w:rsidRPr="002678D4">
              <w:rPr>
                <w:b/>
                <w:color w:val="000000"/>
              </w:rPr>
              <w:t>0.69</w:t>
            </w:r>
          </w:p>
        </w:tc>
        <w:tc>
          <w:tcPr>
            <w:tcW w:w="1559" w:type="dxa"/>
            <w:tcBorders>
              <w:top w:val="nil"/>
              <w:left w:val="nil"/>
              <w:bottom w:val="nil"/>
              <w:right w:val="nil"/>
            </w:tcBorders>
            <w:shd w:val="clear" w:color="auto" w:fill="auto"/>
            <w:noWrap/>
            <w:vAlign w:val="bottom"/>
            <w:hideMark/>
          </w:tcPr>
          <w:p w14:paraId="45BD76AC" w14:textId="77777777" w:rsidR="006F359A" w:rsidRPr="002678D4" w:rsidRDefault="006F359A" w:rsidP="006F359A">
            <w:pPr>
              <w:spacing w:line="480" w:lineRule="auto"/>
              <w:jc w:val="center"/>
              <w:rPr>
                <w:color w:val="000000"/>
              </w:rPr>
            </w:pPr>
            <w:r w:rsidRPr="002678D4">
              <w:rPr>
                <w:color w:val="000000"/>
              </w:rPr>
              <w:t>0.08</w:t>
            </w:r>
          </w:p>
        </w:tc>
        <w:tc>
          <w:tcPr>
            <w:tcW w:w="2126" w:type="dxa"/>
            <w:tcBorders>
              <w:top w:val="nil"/>
              <w:left w:val="nil"/>
              <w:bottom w:val="nil"/>
              <w:right w:val="nil"/>
            </w:tcBorders>
            <w:shd w:val="clear" w:color="auto" w:fill="auto"/>
            <w:noWrap/>
            <w:vAlign w:val="bottom"/>
            <w:hideMark/>
          </w:tcPr>
          <w:p w14:paraId="107E79E8" w14:textId="77777777" w:rsidR="006F359A" w:rsidRPr="002678D4" w:rsidRDefault="006F359A" w:rsidP="006F359A">
            <w:pPr>
              <w:spacing w:line="480" w:lineRule="auto"/>
              <w:jc w:val="center"/>
              <w:rPr>
                <w:color w:val="000000"/>
              </w:rPr>
            </w:pPr>
            <w:r w:rsidRPr="002678D4">
              <w:rPr>
                <w:color w:val="000000"/>
              </w:rPr>
              <w:t>1.26</w:t>
            </w:r>
          </w:p>
        </w:tc>
      </w:tr>
      <w:tr w:rsidR="006F359A" w:rsidRPr="002678D4" w14:paraId="7627853C" w14:textId="77777777" w:rsidTr="006F359A">
        <w:trPr>
          <w:trHeight w:val="442"/>
        </w:trPr>
        <w:tc>
          <w:tcPr>
            <w:tcW w:w="1701" w:type="dxa"/>
            <w:tcBorders>
              <w:top w:val="nil"/>
              <w:left w:val="nil"/>
              <w:right w:val="nil"/>
            </w:tcBorders>
            <w:shd w:val="clear" w:color="auto" w:fill="auto"/>
            <w:noWrap/>
            <w:vAlign w:val="bottom"/>
            <w:hideMark/>
          </w:tcPr>
          <w:p w14:paraId="211B9B7F" w14:textId="77777777" w:rsidR="006F359A" w:rsidRPr="002678D4" w:rsidRDefault="006F359A" w:rsidP="006F359A">
            <w:pPr>
              <w:spacing w:line="480" w:lineRule="auto"/>
              <w:jc w:val="center"/>
              <w:rPr>
                <w:color w:val="000000"/>
              </w:rPr>
            </w:pPr>
            <w:r w:rsidRPr="002678D4">
              <w:rPr>
                <w:color w:val="000000"/>
              </w:rPr>
              <w:t>30</w:t>
            </w:r>
          </w:p>
        </w:tc>
        <w:tc>
          <w:tcPr>
            <w:tcW w:w="1560" w:type="dxa"/>
            <w:tcBorders>
              <w:top w:val="nil"/>
              <w:left w:val="nil"/>
              <w:right w:val="nil"/>
            </w:tcBorders>
            <w:shd w:val="clear" w:color="auto" w:fill="auto"/>
            <w:noWrap/>
            <w:vAlign w:val="bottom"/>
            <w:hideMark/>
          </w:tcPr>
          <w:p w14:paraId="3B290F42" w14:textId="77777777" w:rsidR="006F359A" w:rsidRPr="002678D4" w:rsidRDefault="006F359A" w:rsidP="006F359A">
            <w:pPr>
              <w:spacing w:line="480" w:lineRule="auto"/>
              <w:jc w:val="center"/>
              <w:rPr>
                <w:b/>
                <w:color w:val="000000"/>
              </w:rPr>
            </w:pPr>
            <w:r w:rsidRPr="002678D4">
              <w:rPr>
                <w:b/>
                <w:color w:val="000000"/>
              </w:rPr>
              <w:t>1.1</w:t>
            </w:r>
          </w:p>
        </w:tc>
        <w:tc>
          <w:tcPr>
            <w:tcW w:w="1559" w:type="dxa"/>
            <w:tcBorders>
              <w:top w:val="nil"/>
              <w:left w:val="nil"/>
              <w:right w:val="nil"/>
            </w:tcBorders>
            <w:shd w:val="clear" w:color="auto" w:fill="auto"/>
            <w:noWrap/>
            <w:vAlign w:val="bottom"/>
            <w:hideMark/>
          </w:tcPr>
          <w:p w14:paraId="313B32B1" w14:textId="77777777" w:rsidR="006F359A" w:rsidRPr="002678D4" w:rsidRDefault="006F359A" w:rsidP="006F359A">
            <w:pPr>
              <w:spacing w:line="480" w:lineRule="auto"/>
              <w:jc w:val="center"/>
              <w:rPr>
                <w:color w:val="000000"/>
              </w:rPr>
            </w:pPr>
            <w:r w:rsidRPr="002678D4">
              <w:rPr>
                <w:color w:val="000000"/>
              </w:rPr>
              <w:t>0.5</w:t>
            </w:r>
          </w:p>
        </w:tc>
        <w:tc>
          <w:tcPr>
            <w:tcW w:w="2126" w:type="dxa"/>
            <w:tcBorders>
              <w:top w:val="nil"/>
              <w:left w:val="nil"/>
              <w:right w:val="nil"/>
            </w:tcBorders>
            <w:shd w:val="clear" w:color="auto" w:fill="auto"/>
            <w:noWrap/>
            <w:vAlign w:val="bottom"/>
            <w:hideMark/>
          </w:tcPr>
          <w:p w14:paraId="4714705D" w14:textId="77777777" w:rsidR="006F359A" w:rsidRPr="002678D4" w:rsidRDefault="006F359A" w:rsidP="006F359A">
            <w:pPr>
              <w:spacing w:line="480" w:lineRule="auto"/>
              <w:jc w:val="center"/>
              <w:rPr>
                <w:color w:val="000000"/>
              </w:rPr>
            </w:pPr>
            <w:r w:rsidRPr="002678D4">
              <w:rPr>
                <w:color w:val="000000"/>
              </w:rPr>
              <w:t>1.67</w:t>
            </w:r>
          </w:p>
        </w:tc>
      </w:tr>
      <w:tr w:rsidR="006F359A" w:rsidRPr="002678D4" w14:paraId="612FE0D4" w14:textId="77777777" w:rsidTr="006F359A">
        <w:trPr>
          <w:trHeight w:val="442"/>
        </w:trPr>
        <w:tc>
          <w:tcPr>
            <w:tcW w:w="1701" w:type="dxa"/>
            <w:tcBorders>
              <w:top w:val="nil"/>
              <w:left w:val="nil"/>
              <w:bottom w:val="single" w:sz="4" w:space="0" w:color="auto"/>
              <w:right w:val="nil"/>
            </w:tcBorders>
            <w:shd w:val="clear" w:color="auto" w:fill="auto"/>
            <w:noWrap/>
            <w:vAlign w:val="bottom"/>
            <w:hideMark/>
          </w:tcPr>
          <w:p w14:paraId="652F4CC0" w14:textId="77777777" w:rsidR="006F359A" w:rsidRPr="002678D4" w:rsidRDefault="006F359A" w:rsidP="006F359A">
            <w:pPr>
              <w:spacing w:line="480" w:lineRule="auto"/>
              <w:jc w:val="center"/>
              <w:rPr>
                <w:color w:val="000000"/>
              </w:rPr>
            </w:pPr>
            <w:r w:rsidRPr="002678D4">
              <w:rPr>
                <w:color w:val="000000"/>
              </w:rPr>
              <w:t>32</w:t>
            </w:r>
          </w:p>
        </w:tc>
        <w:tc>
          <w:tcPr>
            <w:tcW w:w="1560" w:type="dxa"/>
            <w:tcBorders>
              <w:top w:val="nil"/>
              <w:left w:val="nil"/>
              <w:bottom w:val="single" w:sz="4" w:space="0" w:color="auto"/>
              <w:right w:val="nil"/>
            </w:tcBorders>
            <w:shd w:val="clear" w:color="auto" w:fill="auto"/>
            <w:noWrap/>
            <w:vAlign w:val="bottom"/>
            <w:hideMark/>
          </w:tcPr>
          <w:p w14:paraId="62A048A0" w14:textId="77777777" w:rsidR="006F359A" w:rsidRPr="002678D4" w:rsidRDefault="006F359A" w:rsidP="006F359A">
            <w:pPr>
              <w:spacing w:line="480" w:lineRule="auto"/>
              <w:jc w:val="center"/>
              <w:rPr>
                <w:b/>
                <w:color w:val="000000"/>
              </w:rPr>
            </w:pPr>
            <w:r w:rsidRPr="002678D4">
              <w:rPr>
                <w:b/>
                <w:color w:val="000000"/>
              </w:rPr>
              <w:t>0.91</w:t>
            </w:r>
          </w:p>
        </w:tc>
        <w:tc>
          <w:tcPr>
            <w:tcW w:w="1559" w:type="dxa"/>
            <w:tcBorders>
              <w:top w:val="nil"/>
              <w:left w:val="nil"/>
              <w:bottom w:val="single" w:sz="4" w:space="0" w:color="auto"/>
              <w:right w:val="nil"/>
            </w:tcBorders>
            <w:shd w:val="clear" w:color="auto" w:fill="auto"/>
            <w:noWrap/>
            <w:vAlign w:val="bottom"/>
            <w:hideMark/>
          </w:tcPr>
          <w:p w14:paraId="3A0F0B06" w14:textId="77777777" w:rsidR="006F359A" w:rsidRPr="002678D4" w:rsidRDefault="006F359A" w:rsidP="006F359A">
            <w:pPr>
              <w:spacing w:line="480" w:lineRule="auto"/>
              <w:jc w:val="center"/>
              <w:rPr>
                <w:color w:val="000000"/>
              </w:rPr>
            </w:pPr>
            <w:r w:rsidRPr="002678D4">
              <w:rPr>
                <w:color w:val="000000"/>
              </w:rPr>
              <w:t>0.25</w:t>
            </w:r>
          </w:p>
        </w:tc>
        <w:tc>
          <w:tcPr>
            <w:tcW w:w="2126" w:type="dxa"/>
            <w:tcBorders>
              <w:top w:val="nil"/>
              <w:left w:val="nil"/>
              <w:bottom w:val="single" w:sz="4" w:space="0" w:color="auto"/>
              <w:right w:val="nil"/>
            </w:tcBorders>
            <w:shd w:val="clear" w:color="auto" w:fill="auto"/>
            <w:noWrap/>
            <w:vAlign w:val="bottom"/>
            <w:hideMark/>
          </w:tcPr>
          <w:p w14:paraId="6E26CA68" w14:textId="77777777" w:rsidR="006F359A" w:rsidRPr="002678D4" w:rsidRDefault="006F359A" w:rsidP="006F359A">
            <w:pPr>
              <w:spacing w:line="480" w:lineRule="auto"/>
              <w:jc w:val="center"/>
              <w:rPr>
                <w:color w:val="000000"/>
              </w:rPr>
            </w:pPr>
            <w:r w:rsidRPr="002678D4">
              <w:rPr>
                <w:color w:val="000000"/>
              </w:rPr>
              <w:t>1.44</w:t>
            </w:r>
          </w:p>
        </w:tc>
      </w:tr>
    </w:tbl>
    <w:p w14:paraId="27C24748" w14:textId="77777777" w:rsidR="006F359A" w:rsidRDefault="006F359A" w:rsidP="006F359A">
      <w:pPr>
        <w:spacing w:line="480" w:lineRule="auto"/>
        <w:rPr>
          <w:lang w:val="en-AU"/>
        </w:rPr>
      </w:pPr>
    </w:p>
    <w:p w14:paraId="6335573E" w14:textId="77777777" w:rsidR="006F359A" w:rsidRDefault="006F359A" w:rsidP="006F359A">
      <w:pPr>
        <w:spacing w:line="480" w:lineRule="auto"/>
        <w:rPr>
          <w:lang w:val="en-AU"/>
        </w:rPr>
      </w:pPr>
    </w:p>
    <w:p w14:paraId="1060C74F" w14:textId="77777777" w:rsidR="006F359A" w:rsidRDefault="006F359A" w:rsidP="006F359A">
      <w:pPr>
        <w:spacing w:line="480" w:lineRule="auto"/>
        <w:rPr>
          <w:lang w:val="en-AU"/>
        </w:rPr>
      </w:pPr>
    </w:p>
    <w:p w14:paraId="6BCAD6BF" w14:textId="77777777" w:rsidR="006F359A" w:rsidRPr="00EF339B" w:rsidRDefault="006F359A" w:rsidP="006F359A">
      <w:pPr>
        <w:spacing w:line="480" w:lineRule="auto"/>
        <w:rPr>
          <w:lang w:val="en-AU"/>
        </w:rPr>
      </w:pPr>
    </w:p>
    <w:p w14:paraId="09B7647C" w14:textId="77777777" w:rsidR="006F359A" w:rsidRDefault="006F359A" w:rsidP="00505D8E">
      <w:pPr>
        <w:pStyle w:val="Heading1"/>
        <w:spacing w:line="480" w:lineRule="auto"/>
        <w:rPr>
          <w:sz w:val="24"/>
          <w:szCs w:val="24"/>
        </w:rPr>
      </w:pPr>
    </w:p>
    <w:p w14:paraId="7A279634" w14:textId="77777777" w:rsidR="00E74D78" w:rsidRDefault="00E74D78" w:rsidP="00E74D78">
      <w:pPr>
        <w:spacing w:line="480" w:lineRule="auto"/>
      </w:pPr>
    </w:p>
    <w:p w14:paraId="1A288CDA" w14:textId="77777777" w:rsidR="00E74D78" w:rsidRDefault="00E74D78" w:rsidP="00E74D78">
      <w:pPr>
        <w:spacing w:line="480" w:lineRule="auto"/>
      </w:pPr>
    </w:p>
    <w:p w14:paraId="24CD5564" w14:textId="77777777" w:rsidR="00E74D78" w:rsidRDefault="00E74D78" w:rsidP="00E74D78">
      <w:pPr>
        <w:spacing w:line="480" w:lineRule="auto"/>
      </w:pPr>
    </w:p>
    <w:p w14:paraId="46EE88EB" w14:textId="77777777" w:rsidR="00E74D78" w:rsidRDefault="00E74D78" w:rsidP="00E74D78">
      <w:pPr>
        <w:spacing w:line="480" w:lineRule="auto"/>
      </w:pPr>
    </w:p>
    <w:p w14:paraId="62405899" w14:textId="77777777" w:rsidR="00E74D78" w:rsidRDefault="00E74D78" w:rsidP="00E74D78">
      <w:pPr>
        <w:spacing w:line="480" w:lineRule="auto"/>
      </w:pPr>
    </w:p>
    <w:tbl>
      <w:tblPr>
        <w:tblpPr w:leftFromText="180" w:rightFromText="180" w:vertAnchor="text" w:horzAnchor="margin" w:tblpXSpec="center" w:tblpY="324"/>
        <w:tblW w:w="9020" w:type="dxa"/>
        <w:tblLook w:val="04A0" w:firstRow="1" w:lastRow="0" w:firstColumn="1" w:lastColumn="0" w:noHBand="0" w:noVBand="1"/>
      </w:tblPr>
      <w:tblGrid>
        <w:gridCol w:w="1326"/>
        <w:gridCol w:w="1036"/>
        <w:gridCol w:w="856"/>
        <w:gridCol w:w="760"/>
        <w:gridCol w:w="977"/>
        <w:gridCol w:w="784"/>
        <w:gridCol w:w="760"/>
        <w:gridCol w:w="977"/>
        <w:gridCol w:w="784"/>
        <w:gridCol w:w="760"/>
      </w:tblGrid>
      <w:tr w:rsidR="00F36787" w:rsidRPr="00B21C54" w14:paraId="0D2BB2A5" w14:textId="4CA415D3" w:rsidTr="00F36787">
        <w:trPr>
          <w:trHeight w:val="320"/>
        </w:trPr>
        <w:tc>
          <w:tcPr>
            <w:tcW w:w="9020" w:type="dxa"/>
            <w:gridSpan w:val="10"/>
            <w:tcBorders>
              <w:top w:val="nil"/>
              <w:left w:val="nil"/>
              <w:bottom w:val="nil"/>
              <w:right w:val="nil"/>
            </w:tcBorders>
            <w:shd w:val="clear" w:color="auto" w:fill="auto"/>
            <w:noWrap/>
            <w:vAlign w:val="bottom"/>
            <w:hideMark/>
          </w:tcPr>
          <w:p w14:paraId="4DE62D32" w14:textId="2E7E93E9" w:rsidR="00F36787" w:rsidRPr="00357A31" w:rsidRDefault="00F36787" w:rsidP="00E74D78">
            <w:pPr>
              <w:spacing w:line="480" w:lineRule="auto"/>
              <w:rPr>
                <w:b/>
                <w:color w:val="000000"/>
              </w:rPr>
            </w:pPr>
            <w:r w:rsidRPr="00357A31">
              <w:rPr>
                <w:b/>
                <w:color w:val="000000"/>
              </w:rPr>
              <w:t>Table S</w:t>
            </w:r>
            <w:r>
              <w:rPr>
                <w:b/>
                <w:color w:val="000000"/>
              </w:rPr>
              <w:t>4</w:t>
            </w:r>
            <w:r w:rsidRPr="00357A31">
              <w:rPr>
                <w:b/>
                <w:color w:val="000000"/>
              </w:rPr>
              <w:t>.</w:t>
            </w:r>
            <w:r w:rsidRPr="00357A31">
              <w:rPr>
                <w:color w:val="000000"/>
              </w:rPr>
              <w:t xml:space="preserve"> </w:t>
            </w:r>
            <w:r>
              <w:rPr>
                <w:color w:val="000000"/>
              </w:rPr>
              <w:t>Comparisons of m</w:t>
            </w:r>
            <w:r w:rsidRPr="00357A31">
              <w:rPr>
                <w:color w:val="000000"/>
              </w:rPr>
              <w:t>ultilevel mass-scaling exponents and their 95% credible intervals  cross six measurement temperatures</w:t>
            </w:r>
            <w:r>
              <w:rPr>
                <w:color w:val="000000"/>
              </w:rPr>
              <w:t xml:space="preserve">. Mass-scaling exponents at a) </w:t>
            </w:r>
            <w:r w:rsidRPr="00357A31">
              <w:rPr>
                <w:color w:val="000000"/>
              </w:rPr>
              <w:t>among-individual</w:t>
            </w:r>
            <w:r>
              <w:rPr>
                <w:color w:val="000000"/>
              </w:rPr>
              <w:t>, b)</w:t>
            </w:r>
            <w:r w:rsidRPr="00357A31">
              <w:rPr>
                <w:color w:val="000000"/>
              </w:rPr>
              <w:t xml:space="preserve"> within-individual level</w:t>
            </w:r>
            <w:r>
              <w:rPr>
                <w:color w:val="000000"/>
              </w:rPr>
              <w:t xml:space="preserve">. We also included estimates from c) a typical linear model where multi-level variation in not partitioned out </w:t>
            </w:r>
            <w:r w:rsidRPr="00357A31">
              <w:rPr>
                <w:color w:val="000000"/>
              </w:rPr>
              <w:t>. Bolded estimates are significantly different from zero</w:t>
            </w:r>
          </w:p>
        </w:tc>
      </w:tr>
      <w:tr w:rsidR="00F36787" w:rsidRPr="00B21C54" w14:paraId="55D558E9" w14:textId="1260C670" w:rsidTr="00F36787">
        <w:trPr>
          <w:trHeight w:val="320"/>
        </w:trPr>
        <w:tc>
          <w:tcPr>
            <w:tcW w:w="1199" w:type="dxa"/>
            <w:tcBorders>
              <w:top w:val="nil"/>
              <w:left w:val="nil"/>
              <w:bottom w:val="nil"/>
              <w:right w:val="nil"/>
            </w:tcBorders>
            <w:shd w:val="clear" w:color="auto" w:fill="auto"/>
            <w:noWrap/>
            <w:vAlign w:val="bottom"/>
            <w:hideMark/>
          </w:tcPr>
          <w:p w14:paraId="607124FA" w14:textId="77777777" w:rsidR="00F36787" w:rsidRPr="00357A31" w:rsidRDefault="00F36787" w:rsidP="00E74D78">
            <w:pPr>
              <w:spacing w:line="480" w:lineRule="auto"/>
              <w:rPr>
                <w:color w:val="000000"/>
              </w:rPr>
            </w:pPr>
          </w:p>
        </w:tc>
        <w:tc>
          <w:tcPr>
            <w:tcW w:w="2859" w:type="dxa"/>
            <w:gridSpan w:val="3"/>
            <w:tcBorders>
              <w:top w:val="nil"/>
              <w:left w:val="nil"/>
              <w:bottom w:val="nil"/>
              <w:right w:val="nil"/>
            </w:tcBorders>
            <w:shd w:val="clear" w:color="auto" w:fill="auto"/>
            <w:noWrap/>
            <w:vAlign w:val="bottom"/>
            <w:hideMark/>
          </w:tcPr>
          <w:p w14:paraId="1487CD19" w14:textId="14313E49" w:rsidR="00F36787" w:rsidRPr="00F36787" w:rsidRDefault="00F36787" w:rsidP="00F36787">
            <w:pPr>
              <w:pStyle w:val="ListParagraph"/>
              <w:numPr>
                <w:ilvl w:val="0"/>
                <w:numId w:val="1"/>
              </w:numPr>
              <w:spacing w:line="480" w:lineRule="auto"/>
              <w:rPr>
                <w:color w:val="000000"/>
              </w:rPr>
            </w:pPr>
            <w:r w:rsidRPr="00F36787">
              <w:rPr>
                <w:color w:val="000000"/>
              </w:rPr>
              <w:t>Among-individual</w:t>
            </w:r>
          </w:p>
        </w:tc>
        <w:tc>
          <w:tcPr>
            <w:tcW w:w="2658" w:type="dxa"/>
            <w:gridSpan w:val="3"/>
            <w:tcBorders>
              <w:top w:val="nil"/>
              <w:left w:val="nil"/>
              <w:bottom w:val="nil"/>
              <w:right w:val="nil"/>
            </w:tcBorders>
            <w:shd w:val="clear" w:color="auto" w:fill="auto"/>
            <w:noWrap/>
            <w:vAlign w:val="bottom"/>
            <w:hideMark/>
          </w:tcPr>
          <w:p w14:paraId="37B27F95" w14:textId="31CE8844" w:rsidR="00F36787" w:rsidRPr="00F36787" w:rsidRDefault="00F36787" w:rsidP="00F36787">
            <w:pPr>
              <w:pStyle w:val="ListParagraph"/>
              <w:numPr>
                <w:ilvl w:val="0"/>
                <w:numId w:val="1"/>
              </w:numPr>
              <w:spacing w:line="480" w:lineRule="auto"/>
              <w:rPr>
                <w:color w:val="000000"/>
              </w:rPr>
            </w:pPr>
            <w:r w:rsidRPr="00F36787">
              <w:rPr>
                <w:color w:val="000000"/>
              </w:rPr>
              <w:t>Within-individual</w:t>
            </w:r>
          </w:p>
        </w:tc>
        <w:tc>
          <w:tcPr>
            <w:tcW w:w="2304" w:type="dxa"/>
            <w:gridSpan w:val="3"/>
            <w:tcBorders>
              <w:top w:val="nil"/>
              <w:left w:val="nil"/>
              <w:bottom w:val="nil"/>
              <w:right w:val="nil"/>
            </w:tcBorders>
          </w:tcPr>
          <w:p w14:paraId="25A9600D" w14:textId="1FCA8CD0" w:rsidR="00F36787" w:rsidRPr="00F36787" w:rsidRDefault="00F36787" w:rsidP="00F36787">
            <w:pPr>
              <w:pStyle w:val="ListParagraph"/>
              <w:numPr>
                <w:ilvl w:val="0"/>
                <w:numId w:val="1"/>
              </w:numPr>
              <w:spacing w:line="480" w:lineRule="auto"/>
              <w:rPr>
                <w:color w:val="000000"/>
              </w:rPr>
            </w:pPr>
            <w:r w:rsidRPr="00F36787">
              <w:rPr>
                <w:color w:val="000000"/>
              </w:rPr>
              <w:t>Typical mass-scaling model</w:t>
            </w:r>
          </w:p>
        </w:tc>
      </w:tr>
      <w:tr w:rsidR="00F36787" w:rsidRPr="00B21C54" w14:paraId="729959DE" w14:textId="6DD69063" w:rsidTr="00F36787">
        <w:trPr>
          <w:trHeight w:val="320"/>
        </w:trPr>
        <w:tc>
          <w:tcPr>
            <w:tcW w:w="1199" w:type="dxa"/>
            <w:tcBorders>
              <w:top w:val="nil"/>
              <w:left w:val="nil"/>
              <w:bottom w:val="nil"/>
              <w:right w:val="nil"/>
            </w:tcBorders>
            <w:shd w:val="clear" w:color="auto" w:fill="auto"/>
            <w:noWrap/>
            <w:vAlign w:val="bottom"/>
            <w:hideMark/>
          </w:tcPr>
          <w:p w14:paraId="74C0BE0E" w14:textId="77777777" w:rsidR="00F36787" w:rsidRPr="00357A31" w:rsidRDefault="00F36787" w:rsidP="00F36787">
            <w:pPr>
              <w:spacing w:line="480" w:lineRule="auto"/>
              <w:rPr>
                <w:color w:val="000000"/>
              </w:rPr>
            </w:pPr>
            <w:r w:rsidRPr="00357A31">
              <w:rPr>
                <w:color w:val="000000"/>
              </w:rPr>
              <w:t>Temperature</w:t>
            </w:r>
          </w:p>
        </w:tc>
        <w:tc>
          <w:tcPr>
            <w:tcW w:w="1122" w:type="dxa"/>
            <w:tcBorders>
              <w:top w:val="nil"/>
              <w:left w:val="nil"/>
              <w:bottom w:val="nil"/>
              <w:right w:val="nil"/>
            </w:tcBorders>
            <w:shd w:val="clear" w:color="auto" w:fill="auto"/>
            <w:noWrap/>
            <w:vAlign w:val="bottom"/>
            <w:hideMark/>
          </w:tcPr>
          <w:p w14:paraId="21481001" w14:textId="77777777" w:rsidR="00F36787" w:rsidRPr="00357A31" w:rsidRDefault="00F36787" w:rsidP="00F36787">
            <w:pPr>
              <w:spacing w:line="480" w:lineRule="auto"/>
              <w:rPr>
                <w:color w:val="000000"/>
              </w:rPr>
            </w:pPr>
            <w:r w:rsidRPr="00357A31">
              <w:rPr>
                <w:color w:val="000000"/>
              </w:rPr>
              <w:t>Estimate</w:t>
            </w:r>
          </w:p>
        </w:tc>
        <w:tc>
          <w:tcPr>
            <w:tcW w:w="923" w:type="dxa"/>
            <w:tcBorders>
              <w:top w:val="nil"/>
              <w:left w:val="nil"/>
              <w:bottom w:val="nil"/>
              <w:right w:val="nil"/>
            </w:tcBorders>
            <w:shd w:val="clear" w:color="auto" w:fill="auto"/>
            <w:noWrap/>
            <w:vAlign w:val="bottom"/>
            <w:hideMark/>
          </w:tcPr>
          <w:p w14:paraId="649AC603" w14:textId="77777777" w:rsidR="00F36787" w:rsidRPr="00357A31" w:rsidRDefault="00F36787" w:rsidP="00F36787">
            <w:pPr>
              <w:spacing w:line="480" w:lineRule="auto"/>
              <w:rPr>
                <w:color w:val="000000"/>
              </w:rPr>
            </w:pPr>
            <w:r w:rsidRPr="00357A31">
              <w:rPr>
                <w:color w:val="000000"/>
              </w:rPr>
              <w:t>Lower</w:t>
            </w:r>
          </w:p>
        </w:tc>
        <w:tc>
          <w:tcPr>
            <w:tcW w:w="814" w:type="dxa"/>
            <w:tcBorders>
              <w:top w:val="nil"/>
              <w:left w:val="nil"/>
              <w:bottom w:val="nil"/>
              <w:right w:val="nil"/>
            </w:tcBorders>
            <w:shd w:val="clear" w:color="auto" w:fill="auto"/>
            <w:noWrap/>
            <w:vAlign w:val="bottom"/>
            <w:hideMark/>
          </w:tcPr>
          <w:p w14:paraId="20AB3E27" w14:textId="77777777" w:rsidR="00F36787" w:rsidRPr="00357A31" w:rsidRDefault="00F36787" w:rsidP="00F36787">
            <w:pPr>
              <w:spacing w:line="480" w:lineRule="auto"/>
              <w:rPr>
                <w:color w:val="000000"/>
              </w:rPr>
            </w:pPr>
            <w:r w:rsidRPr="00357A31">
              <w:rPr>
                <w:color w:val="000000"/>
              </w:rPr>
              <w:t>Upper</w:t>
            </w:r>
          </w:p>
        </w:tc>
        <w:tc>
          <w:tcPr>
            <w:tcW w:w="1031" w:type="dxa"/>
            <w:tcBorders>
              <w:top w:val="nil"/>
              <w:left w:val="nil"/>
              <w:bottom w:val="nil"/>
              <w:right w:val="nil"/>
            </w:tcBorders>
            <w:shd w:val="clear" w:color="auto" w:fill="auto"/>
            <w:noWrap/>
            <w:vAlign w:val="bottom"/>
            <w:hideMark/>
          </w:tcPr>
          <w:p w14:paraId="647C2892" w14:textId="77777777" w:rsidR="00F36787" w:rsidRPr="00357A31" w:rsidRDefault="00F36787" w:rsidP="00F36787">
            <w:pPr>
              <w:spacing w:line="480" w:lineRule="auto"/>
              <w:rPr>
                <w:color w:val="000000"/>
              </w:rPr>
            </w:pPr>
            <w:r w:rsidRPr="00357A31">
              <w:rPr>
                <w:color w:val="000000"/>
              </w:rPr>
              <w:t>Estimate</w:t>
            </w:r>
          </w:p>
        </w:tc>
        <w:tc>
          <w:tcPr>
            <w:tcW w:w="814" w:type="dxa"/>
            <w:tcBorders>
              <w:top w:val="nil"/>
              <w:left w:val="nil"/>
              <w:bottom w:val="nil"/>
              <w:right w:val="nil"/>
            </w:tcBorders>
            <w:shd w:val="clear" w:color="auto" w:fill="auto"/>
            <w:noWrap/>
            <w:vAlign w:val="bottom"/>
            <w:hideMark/>
          </w:tcPr>
          <w:p w14:paraId="0A2D510B" w14:textId="77777777" w:rsidR="00F36787" w:rsidRPr="00357A31" w:rsidRDefault="00F36787" w:rsidP="00F36787">
            <w:pPr>
              <w:spacing w:line="480" w:lineRule="auto"/>
              <w:rPr>
                <w:color w:val="000000"/>
              </w:rPr>
            </w:pPr>
            <w:r w:rsidRPr="00357A31">
              <w:rPr>
                <w:color w:val="000000"/>
              </w:rPr>
              <w:t>Lower</w:t>
            </w:r>
          </w:p>
        </w:tc>
        <w:tc>
          <w:tcPr>
            <w:tcW w:w="813" w:type="dxa"/>
            <w:tcBorders>
              <w:top w:val="nil"/>
              <w:left w:val="nil"/>
              <w:bottom w:val="nil"/>
              <w:right w:val="nil"/>
            </w:tcBorders>
            <w:shd w:val="clear" w:color="auto" w:fill="auto"/>
            <w:noWrap/>
            <w:vAlign w:val="bottom"/>
            <w:hideMark/>
          </w:tcPr>
          <w:p w14:paraId="078ACAF9" w14:textId="77777777" w:rsidR="00F36787" w:rsidRPr="00357A31" w:rsidRDefault="00F36787" w:rsidP="00F36787">
            <w:pPr>
              <w:spacing w:line="480" w:lineRule="auto"/>
              <w:rPr>
                <w:color w:val="000000"/>
              </w:rPr>
            </w:pPr>
            <w:r w:rsidRPr="00357A31">
              <w:rPr>
                <w:color w:val="000000"/>
              </w:rPr>
              <w:t>Upper</w:t>
            </w:r>
          </w:p>
        </w:tc>
        <w:tc>
          <w:tcPr>
            <w:tcW w:w="889" w:type="dxa"/>
            <w:tcBorders>
              <w:top w:val="nil"/>
              <w:left w:val="nil"/>
              <w:bottom w:val="nil"/>
              <w:right w:val="nil"/>
            </w:tcBorders>
            <w:vAlign w:val="bottom"/>
          </w:tcPr>
          <w:p w14:paraId="34790C24" w14:textId="785B7385" w:rsidR="00F36787" w:rsidRPr="00357A31" w:rsidRDefault="00F36787" w:rsidP="00F36787">
            <w:pPr>
              <w:spacing w:line="480" w:lineRule="auto"/>
              <w:rPr>
                <w:color w:val="000000"/>
              </w:rPr>
            </w:pPr>
            <w:r w:rsidRPr="00357A31">
              <w:rPr>
                <w:color w:val="000000"/>
              </w:rPr>
              <w:t>Estimate</w:t>
            </w:r>
          </w:p>
        </w:tc>
        <w:tc>
          <w:tcPr>
            <w:tcW w:w="718" w:type="dxa"/>
            <w:tcBorders>
              <w:top w:val="nil"/>
              <w:left w:val="nil"/>
              <w:bottom w:val="nil"/>
              <w:right w:val="nil"/>
            </w:tcBorders>
            <w:vAlign w:val="bottom"/>
          </w:tcPr>
          <w:p w14:paraId="4EAAE21E" w14:textId="676BBF42" w:rsidR="00F36787" w:rsidRPr="00357A31" w:rsidRDefault="00F36787" w:rsidP="00F36787">
            <w:pPr>
              <w:spacing w:line="480" w:lineRule="auto"/>
              <w:rPr>
                <w:color w:val="000000"/>
              </w:rPr>
            </w:pPr>
            <w:r w:rsidRPr="00357A31">
              <w:rPr>
                <w:color w:val="000000"/>
              </w:rPr>
              <w:t>Lower</w:t>
            </w:r>
          </w:p>
        </w:tc>
        <w:tc>
          <w:tcPr>
            <w:tcW w:w="697" w:type="dxa"/>
            <w:tcBorders>
              <w:top w:val="nil"/>
              <w:left w:val="nil"/>
              <w:bottom w:val="nil"/>
              <w:right w:val="nil"/>
            </w:tcBorders>
            <w:vAlign w:val="bottom"/>
          </w:tcPr>
          <w:p w14:paraId="5B6E129C" w14:textId="2B953041" w:rsidR="00F36787" w:rsidRPr="00357A31" w:rsidRDefault="00F36787" w:rsidP="00F36787">
            <w:pPr>
              <w:spacing w:line="480" w:lineRule="auto"/>
              <w:rPr>
                <w:color w:val="000000"/>
              </w:rPr>
            </w:pPr>
            <w:r w:rsidRPr="00357A31">
              <w:rPr>
                <w:color w:val="000000"/>
              </w:rPr>
              <w:t>Upper</w:t>
            </w:r>
          </w:p>
        </w:tc>
      </w:tr>
      <w:tr w:rsidR="00F36787" w:rsidRPr="00B21C54" w14:paraId="3BDF8E55" w14:textId="28CCD333" w:rsidTr="00F36787">
        <w:trPr>
          <w:trHeight w:val="320"/>
        </w:trPr>
        <w:tc>
          <w:tcPr>
            <w:tcW w:w="1199" w:type="dxa"/>
            <w:tcBorders>
              <w:top w:val="nil"/>
              <w:left w:val="nil"/>
              <w:bottom w:val="nil"/>
              <w:right w:val="nil"/>
            </w:tcBorders>
            <w:shd w:val="clear" w:color="auto" w:fill="auto"/>
            <w:noWrap/>
            <w:vAlign w:val="bottom"/>
            <w:hideMark/>
          </w:tcPr>
          <w:p w14:paraId="00198852" w14:textId="77777777" w:rsidR="00F36787" w:rsidRPr="00357A31" w:rsidRDefault="00F36787" w:rsidP="00F36787">
            <w:pPr>
              <w:spacing w:line="480" w:lineRule="auto"/>
              <w:jc w:val="right"/>
              <w:rPr>
                <w:color w:val="000000"/>
              </w:rPr>
            </w:pPr>
            <w:r w:rsidRPr="00357A31">
              <w:rPr>
                <w:color w:val="000000"/>
              </w:rPr>
              <w:t>22</w:t>
            </w:r>
          </w:p>
        </w:tc>
        <w:tc>
          <w:tcPr>
            <w:tcW w:w="1122" w:type="dxa"/>
            <w:tcBorders>
              <w:top w:val="nil"/>
              <w:left w:val="nil"/>
              <w:bottom w:val="nil"/>
              <w:right w:val="nil"/>
            </w:tcBorders>
            <w:shd w:val="clear" w:color="auto" w:fill="auto"/>
            <w:noWrap/>
            <w:vAlign w:val="bottom"/>
            <w:hideMark/>
          </w:tcPr>
          <w:p w14:paraId="6E8F7034" w14:textId="77777777" w:rsidR="00F36787" w:rsidRPr="00357A31" w:rsidRDefault="00F36787" w:rsidP="00F36787">
            <w:pPr>
              <w:spacing w:line="480" w:lineRule="auto"/>
              <w:jc w:val="right"/>
              <w:rPr>
                <w:b/>
                <w:color w:val="000000"/>
              </w:rPr>
            </w:pPr>
            <w:r w:rsidRPr="00357A31">
              <w:rPr>
                <w:b/>
                <w:color w:val="000000"/>
              </w:rPr>
              <w:t>1.09</w:t>
            </w:r>
          </w:p>
        </w:tc>
        <w:tc>
          <w:tcPr>
            <w:tcW w:w="923" w:type="dxa"/>
            <w:tcBorders>
              <w:top w:val="nil"/>
              <w:left w:val="nil"/>
              <w:bottom w:val="nil"/>
              <w:right w:val="nil"/>
            </w:tcBorders>
            <w:shd w:val="clear" w:color="auto" w:fill="auto"/>
            <w:noWrap/>
            <w:vAlign w:val="bottom"/>
            <w:hideMark/>
          </w:tcPr>
          <w:p w14:paraId="0FD06080" w14:textId="77777777" w:rsidR="00F36787" w:rsidRPr="00357A31" w:rsidRDefault="00F36787" w:rsidP="00F36787">
            <w:pPr>
              <w:spacing w:line="480" w:lineRule="auto"/>
              <w:jc w:val="right"/>
              <w:rPr>
                <w:color w:val="000000"/>
              </w:rPr>
            </w:pPr>
            <w:r w:rsidRPr="00357A31">
              <w:rPr>
                <w:color w:val="000000"/>
              </w:rPr>
              <w:t>0.49</w:t>
            </w:r>
          </w:p>
        </w:tc>
        <w:tc>
          <w:tcPr>
            <w:tcW w:w="814" w:type="dxa"/>
            <w:tcBorders>
              <w:top w:val="nil"/>
              <w:left w:val="nil"/>
              <w:bottom w:val="nil"/>
              <w:right w:val="nil"/>
            </w:tcBorders>
            <w:shd w:val="clear" w:color="auto" w:fill="auto"/>
            <w:noWrap/>
            <w:vAlign w:val="bottom"/>
            <w:hideMark/>
          </w:tcPr>
          <w:p w14:paraId="4812B517" w14:textId="77777777" w:rsidR="00F36787" w:rsidRPr="00357A31" w:rsidRDefault="00F36787" w:rsidP="00F36787">
            <w:pPr>
              <w:spacing w:line="480" w:lineRule="auto"/>
              <w:jc w:val="right"/>
              <w:rPr>
                <w:color w:val="000000"/>
              </w:rPr>
            </w:pPr>
            <w:r w:rsidRPr="00357A31">
              <w:rPr>
                <w:color w:val="000000"/>
              </w:rPr>
              <w:t>1.68</w:t>
            </w:r>
          </w:p>
        </w:tc>
        <w:tc>
          <w:tcPr>
            <w:tcW w:w="1031" w:type="dxa"/>
            <w:tcBorders>
              <w:top w:val="nil"/>
              <w:left w:val="nil"/>
              <w:bottom w:val="nil"/>
              <w:right w:val="nil"/>
            </w:tcBorders>
            <w:shd w:val="clear" w:color="auto" w:fill="auto"/>
            <w:noWrap/>
            <w:vAlign w:val="bottom"/>
            <w:hideMark/>
          </w:tcPr>
          <w:p w14:paraId="10B9FBBD" w14:textId="77777777" w:rsidR="00F36787" w:rsidRPr="00357A31" w:rsidRDefault="00F36787" w:rsidP="00F36787">
            <w:pPr>
              <w:spacing w:line="480" w:lineRule="auto"/>
              <w:jc w:val="right"/>
              <w:rPr>
                <w:b/>
                <w:color w:val="000000"/>
              </w:rPr>
            </w:pPr>
            <w:r w:rsidRPr="00357A31">
              <w:rPr>
                <w:b/>
                <w:color w:val="000000"/>
              </w:rPr>
              <w:t>1.86</w:t>
            </w:r>
          </w:p>
        </w:tc>
        <w:tc>
          <w:tcPr>
            <w:tcW w:w="814" w:type="dxa"/>
            <w:tcBorders>
              <w:top w:val="nil"/>
              <w:left w:val="nil"/>
              <w:bottom w:val="nil"/>
              <w:right w:val="nil"/>
            </w:tcBorders>
            <w:shd w:val="clear" w:color="auto" w:fill="auto"/>
            <w:noWrap/>
            <w:vAlign w:val="bottom"/>
            <w:hideMark/>
          </w:tcPr>
          <w:p w14:paraId="49FB46F8" w14:textId="77777777" w:rsidR="00F36787" w:rsidRPr="00357A31" w:rsidRDefault="00F36787" w:rsidP="00F36787">
            <w:pPr>
              <w:spacing w:line="480" w:lineRule="auto"/>
              <w:jc w:val="right"/>
              <w:rPr>
                <w:color w:val="000000"/>
              </w:rPr>
            </w:pPr>
            <w:r w:rsidRPr="00357A31">
              <w:rPr>
                <w:color w:val="000000"/>
              </w:rPr>
              <w:t>1.13</w:t>
            </w:r>
          </w:p>
        </w:tc>
        <w:tc>
          <w:tcPr>
            <w:tcW w:w="813" w:type="dxa"/>
            <w:tcBorders>
              <w:top w:val="nil"/>
              <w:left w:val="nil"/>
              <w:bottom w:val="nil"/>
              <w:right w:val="nil"/>
            </w:tcBorders>
            <w:shd w:val="clear" w:color="auto" w:fill="auto"/>
            <w:noWrap/>
            <w:vAlign w:val="bottom"/>
            <w:hideMark/>
          </w:tcPr>
          <w:p w14:paraId="47DE729B" w14:textId="77777777" w:rsidR="00F36787" w:rsidRPr="00357A31" w:rsidRDefault="00F36787" w:rsidP="00F36787">
            <w:pPr>
              <w:spacing w:line="480" w:lineRule="auto"/>
              <w:jc w:val="right"/>
              <w:rPr>
                <w:color w:val="000000"/>
              </w:rPr>
            </w:pPr>
            <w:r w:rsidRPr="00357A31">
              <w:rPr>
                <w:color w:val="000000"/>
              </w:rPr>
              <w:t>2.62</w:t>
            </w:r>
          </w:p>
        </w:tc>
        <w:tc>
          <w:tcPr>
            <w:tcW w:w="889" w:type="dxa"/>
            <w:tcBorders>
              <w:top w:val="nil"/>
              <w:left w:val="nil"/>
              <w:bottom w:val="nil"/>
              <w:right w:val="nil"/>
            </w:tcBorders>
            <w:vAlign w:val="bottom"/>
          </w:tcPr>
          <w:p w14:paraId="2BC29158" w14:textId="0C16EA27" w:rsidR="00F36787" w:rsidRPr="00357A31" w:rsidRDefault="00F36787" w:rsidP="00F36787">
            <w:pPr>
              <w:spacing w:line="480" w:lineRule="auto"/>
              <w:jc w:val="right"/>
              <w:rPr>
                <w:color w:val="000000"/>
              </w:rPr>
            </w:pPr>
            <w:r>
              <w:rPr>
                <w:color w:val="000000"/>
              </w:rPr>
              <w:t>-0.06</w:t>
            </w:r>
          </w:p>
        </w:tc>
        <w:tc>
          <w:tcPr>
            <w:tcW w:w="718" w:type="dxa"/>
            <w:tcBorders>
              <w:top w:val="nil"/>
              <w:left w:val="nil"/>
              <w:bottom w:val="nil"/>
              <w:right w:val="nil"/>
            </w:tcBorders>
            <w:vAlign w:val="bottom"/>
          </w:tcPr>
          <w:p w14:paraId="123D43C9" w14:textId="7373D102" w:rsidR="00F36787" w:rsidRPr="00357A31" w:rsidRDefault="00F36787" w:rsidP="00F36787">
            <w:pPr>
              <w:spacing w:line="480" w:lineRule="auto"/>
              <w:jc w:val="right"/>
              <w:rPr>
                <w:color w:val="000000"/>
              </w:rPr>
            </w:pPr>
            <w:r>
              <w:rPr>
                <w:color w:val="000000"/>
              </w:rPr>
              <w:t>-1.16</w:t>
            </w:r>
          </w:p>
        </w:tc>
        <w:tc>
          <w:tcPr>
            <w:tcW w:w="697" w:type="dxa"/>
            <w:tcBorders>
              <w:top w:val="nil"/>
              <w:left w:val="nil"/>
              <w:bottom w:val="nil"/>
              <w:right w:val="nil"/>
            </w:tcBorders>
            <w:vAlign w:val="bottom"/>
          </w:tcPr>
          <w:p w14:paraId="54CF0DEA" w14:textId="3D2637AE" w:rsidR="00F36787" w:rsidRPr="00357A31" w:rsidRDefault="00F36787" w:rsidP="00F36787">
            <w:pPr>
              <w:spacing w:line="480" w:lineRule="auto"/>
              <w:jc w:val="right"/>
              <w:rPr>
                <w:color w:val="000000"/>
              </w:rPr>
            </w:pPr>
            <w:r>
              <w:rPr>
                <w:color w:val="000000"/>
              </w:rPr>
              <w:t>1.03</w:t>
            </w:r>
          </w:p>
        </w:tc>
      </w:tr>
      <w:tr w:rsidR="00F36787" w:rsidRPr="00B21C54" w14:paraId="082DE270" w14:textId="2655A14D" w:rsidTr="00F36787">
        <w:trPr>
          <w:trHeight w:val="320"/>
        </w:trPr>
        <w:tc>
          <w:tcPr>
            <w:tcW w:w="1199" w:type="dxa"/>
            <w:tcBorders>
              <w:top w:val="nil"/>
              <w:left w:val="nil"/>
              <w:bottom w:val="nil"/>
              <w:right w:val="nil"/>
            </w:tcBorders>
            <w:shd w:val="clear" w:color="auto" w:fill="auto"/>
            <w:noWrap/>
            <w:vAlign w:val="bottom"/>
            <w:hideMark/>
          </w:tcPr>
          <w:p w14:paraId="0A642D8C" w14:textId="77777777" w:rsidR="00F36787" w:rsidRPr="00357A31" w:rsidRDefault="00F36787" w:rsidP="00F36787">
            <w:pPr>
              <w:spacing w:line="480" w:lineRule="auto"/>
              <w:jc w:val="right"/>
              <w:rPr>
                <w:color w:val="000000"/>
              </w:rPr>
            </w:pPr>
            <w:r w:rsidRPr="00357A31">
              <w:rPr>
                <w:color w:val="000000"/>
              </w:rPr>
              <w:t>24</w:t>
            </w:r>
          </w:p>
        </w:tc>
        <w:tc>
          <w:tcPr>
            <w:tcW w:w="1122" w:type="dxa"/>
            <w:tcBorders>
              <w:top w:val="nil"/>
              <w:left w:val="nil"/>
              <w:bottom w:val="nil"/>
              <w:right w:val="nil"/>
            </w:tcBorders>
            <w:shd w:val="clear" w:color="auto" w:fill="auto"/>
            <w:noWrap/>
            <w:vAlign w:val="bottom"/>
            <w:hideMark/>
          </w:tcPr>
          <w:p w14:paraId="4033FF18" w14:textId="77777777" w:rsidR="00F36787" w:rsidRPr="00357A31" w:rsidRDefault="00F36787" w:rsidP="00F36787">
            <w:pPr>
              <w:spacing w:line="480" w:lineRule="auto"/>
              <w:jc w:val="right"/>
              <w:rPr>
                <w:b/>
                <w:color w:val="000000"/>
              </w:rPr>
            </w:pPr>
            <w:r w:rsidRPr="00357A31">
              <w:rPr>
                <w:b/>
                <w:color w:val="000000"/>
              </w:rPr>
              <w:t>0.62</w:t>
            </w:r>
          </w:p>
        </w:tc>
        <w:tc>
          <w:tcPr>
            <w:tcW w:w="923" w:type="dxa"/>
            <w:tcBorders>
              <w:top w:val="nil"/>
              <w:left w:val="nil"/>
              <w:bottom w:val="nil"/>
              <w:right w:val="nil"/>
            </w:tcBorders>
            <w:shd w:val="clear" w:color="auto" w:fill="auto"/>
            <w:noWrap/>
            <w:vAlign w:val="bottom"/>
            <w:hideMark/>
          </w:tcPr>
          <w:p w14:paraId="25CE0E24" w14:textId="77777777" w:rsidR="00F36787" w:rsidRPr="00357A31" w:rsidRDefault="00F36787" w:rsidP="00F36787">
            <w:pPr>
              <w:spacing w:line="480" w:lineRule="auto"/>
              <w:jc w:val="right"/>
              <w:rPr>
                <w:color w:val="000000"/>
              </w:rPr>
            </w:pPr>
            <w:r w:rsidRPr="00357A31">
              <w:rPr>
                <w:color w:val="000000"/>
              </w:rPr>
              <w:t>0.04</w:t>
            </w:r>
          </w:p>
        </w:tc>
        <w:tc>
          <w:tcPr>
            <w:tcW w:w="814" w:type="dxa"/>
            <w:tcBorders>
              <w:top w:val="nil"/>
              <w:left w:val="nil"/>
              <w:bottom w:val="nil"/>
              <w:right w:val="nil"/>
            </w:tcBorders>
            <w:shd w:val="clear" w:color="auto" w:fill="auto"/>
            <w:noWrap/>
            <w:vAlign w:val="bottom"/>
            <w:hideMark/>
          </w:tcPr>
          <w:p w14:paraId="6D014D6C" w14:textId="77777777" w:rsidR="00F36787" w:rsidRPr="00357A31" w:rsidRDefault="00F36787" w:rsidP="00F36787">
            <w:pPr>
              <w:spacing w:line="480" w:lineRule="auto"/>
              <w:jc w:val="right"/>
              <w:rPr>
                <w:color w:val="000000"/>
              </w:rPr>
            </w:pPr>
            <w:r w:rsidRPr="00357A31">
              <w:rPr>
                <w:color w:val="000000"/>
              </w:rPr>
              <w:t>1.2</w:t>
            </w:r>
          </w:p>
        </w:tc>
        <w:tc>
          <w:tcPr>
            <w:tcW w:w="1031" w:type="dxa"/>
            <w:tcBorders>
              <w:top w:val="nil"/>
              <w:left w:val="nil"/>
              <w:bottom w:val="nil"/>
              <w:right w:val="nil"/>
            </w:tcBorders>
            <w:shd w:val="clear" w:color="auto" w:fill="auto"/>
            <w:noWrap/>
            <w:vAlign w:val="bottom"/>
            <w:hideMark/>
          </w:tcPr>
          <w:p w14:paraId="660419F9" w14:textId="77777777" w:rsidR="00F36787" w:rsidRPr="00357A31" w:rsidRDefault="00F36787" w:rsidP="00F36787">
            <w:pPr>
              <w:spacing w:line="480" w:lineRule="auto"/>
              <w:jc w:val="right"/>
              <w:rPr>
                <w:b/>
                <w:color w:val="000000"/>
              </w:rPr>
            </w:pPr>
            <w:r w:rsidRPr="00357A31">
              <w:rPr>
                <w:b/>
                <w:color w:val="000000"/>
              </w:rPr>
              <w:t>2.71</w:t>
            </w:r>
          </w:p>
        </w:tc>
        <w:tc>
          <w:tcPr>
            <w:tcW w:w="814" w:type="dxa"/>
            <w:tcBorders>
              <w:top w:val="nil"/>
              <w:left w:val="nil"/>
              <w:bottom w:val="nil"/>
              <w:right w:val="nil"/>
            </w:tcBorders>
            <w:shd w:val="clear" w:color="auto" w:fill="auto"/>
            <w:noWrap/>
            <w:vAlign w:val="bottom"/>
            <w:hideMark/>
          </w:tcPr>
          <w:p w14:paraId="46655B78" w14:textId="77777777" w:rsidR="00F36787" w:rsidRPr="00357A31" w:rsidRDefault="00F36787" w:rsidP="00F36787">
            <w:pPr>
              <w:spacing w:line="480" w:lineRule="auto"/>
              <w:jc w:val="right"/>
              <w:rPr>
                <w:color w:val="000000"/>
              </w:rPr>
            </w:pPr>
            <w:r w:rsidRPr="00357A31">
              <w:rPr>
                <w:color w:val="000000"/>
              </w:rPr>
              <w:t>1.93</w:t>
            </w:r>
          </w:p>
        </w:tc>
        <w:tc>
          <w:tcPr>
            <w:tcW w:w="813" w:type="dxa"/>
            <w:tcBorders>
              <w:top w:val="nil"/>
              <w:left w:val="nil"/>
              <w:bottom w:val="nil"/>
              <w:right w:val="nil"/>
            </w:tcBorders>
            <w:shd w:val="clear" w:color="auto" w:fill="auto"/>
            <w:noWrap/>
            <w:vAlign w:val="bottom"/>
            <w:hideMark/>
          </w:tcPr>
          <w:p w14:paraId="3972E7A8" w14:textId="77777777" w:rsidR="00F36787" w:rsidRPr="00357A31" w:rsidRDefault="00F36787" w:rsidP="00F36787">
            <w:pPr>
              <w:spacing w:line="480" w:lineRule="auto"/>
              <w:jc w:val="right"/>
              <w:rPr>
                <w:color w:val="000000"/>
              </w:rPr>
            </w:pPr>
            <w:r w:rsidRPr="00357A31">
              <w:rPr>
                <w:color w:val="000000"/>
              </w:rPr>
              <w:t>3.46</w:t>
            </w:r>
          </w:p>
        </w:tc>
        <w:tc>
          <w:tcPr>
            <w:tcW w:w="889" w:type="dxa"/>
            <w:tcBorders>
              <w:top w:val="nil"/>
              <w:left w:val="nil"/>
              <w:bottom w:val="nil"/>
              <w:right w:val="nil"/>
            </w:tcBorders>
            <w:vAlign w:val="bottom"/>
          </w:tcPr>
          <w:p w14:paraId="00635967" w14:textId="66219788" w:rsidR="00F36787" w:rsidRPr="00357A31" w:rsidRDefault="00F36787" w:rsidP="00F36787">
            <w:pPr>
              <w:spacing w:line="480" w:lineRule="auto"/>
              <w:jc w:val="right"/>
              <w:rPr>
                <w:color w:val="000000"/>
              </w:rPr>
            </w:pPr>
            <w:r>
              <w:rPr>
                <w:color w:val="000000"/>
              </w:rPr>
              <w:t>0.84</w:t>
            </w:r>
          </w:p>
        </w:tc>
        <w:tc>
          <w:tcPr>
            <w:tcW w:w="718" w:type="dxa"/>
            <w:tcBorders>
              <w:top w:val="nil"/>
              <w:left w:val="nil"/>
              <w:bottom w:val="nil"/>
              <w:right w:val="nil"/>
            </w:tcBorders>
            <w:vAlign w:val="bottom"/>
          </w:tcPr>
          <w:p w14:paraId="62223400" w14:textId="7E32F516" w:rsidR="00F36787" w:rsidRPr="00357A31" w:rsidRDefault="00F36787" w:rsidP="00F36787">
            <w:pPr>
              <w:spacing w:line="480" w:lineRule="auto"/>
              <w:jc w:val="right"/>
              <w:rPr>
                <w:color w:val="000000"/>
              </w:rPr>
            </w:pPr>
            <w:r>
              <w:rPr>
                <w:color w:val="000000"/>
              </w:rPr>
              <w:t>-0.42</w:t>
            </w:r>
          </w:p>
        </w:tc>
        <w:tc>
          <w:tcPr>
            <w:tcW w:w="697" w:type="dxa"/>
            <w:tcBorders>
              <w:top w:val="nil"/>
              <w:left w:val="nil"/>
              <w:bottom w:val="nil"/>
              <w:right w:val="nil"/>
            </w:tcBorders>
            <w:vAlign w:val="bottom"/>
          </w:tcPr>
          <w:p w14:paraId="3E19D1E7" w14:textId="03F135E5" w:rsidR="00F36787" w:rsidRPr="00357A31" w:rsidRDefault="00F36787" w:rsidP="00F36787">
            <w:pPr>
              <w:spacing w:line="480" w:lineRule="auto"/>
              <w:jc w:val="right"/>
              <w:rPr>
                <w:color w:val="000000"/>
              </w:rPr>
            </w:pPr>
            <w:r>
              <w:rPr>
                <w:color w:val="000000"/>
              </w:rPr>
              <w:t>2.10</w:t>
            </w:r>
          </w:p>
        </w:tc>
      </w:tr>
      <w:tr w:rsidR="00F36787" w:rsidRPr="00B21C54" w14:paraId="53CCFF30" w14:textId="7F9656F7" w:rsidTr="00F36787">
        <w:trPr>
          <w:trHeight w:val="320"/>
        </w:trPr>
        <w:tc>
          <w:tcPr>
            <w:tcW w:w="1199" w:type="dxa"/>
            <w:tcBorders>
              <w:top w:val="nil"/>
              <w:left w:val="nil"/>
              <w:bottom w:val="nil"/>
              <w:right w:val="nil"/>
            </w:tcBorders>
            <w:shd w:val="clear" w:color="auto" w:fill="auto"/>
            <w:noWrap/>
            <w:vAlign w:val="bottom"/>
            <w:hideMark/>
          </w:tcPr>
          <w:p w14:paraId="6354A453" w14:textId="77777777" w:rsidR="00F36787" w:rsidRPr="00357A31" w:rsidRDefault="00F36787" w:rsidP="00F36787">
            <w:pPr>
              <w:spacing w:line="480" w:lineRule="auto"/>
              <w:jc w:val="right"/>
              <w:rPr>
                <w:color w:val="000000"/>
              </w:rPr>
            </w:pPr>
            <w:r w:rsidRPr="00357A31">
              <w:rPr>
                <w:color w:val="000000"/>
              </w:rPr>
              <w:t>26</w:t>
            </w:r>
          </w:p>
        </w:tc>
        <w:tc>
          <w:tcPr>
            <w:tcW w:w="1122" w:type="dxa"/>
            <w:tcBorders>
              <w:top w:val="nil"/>
              <w:left w:val="nil"/>
              <w:bottom w:val="nil"/>
              <w:right w:val="nil"/>
            </w:tcBorders>
            <w:shd w:val="clear" w:color="auto" w:fill="auto"/>
            <w:noWrap/>
            <w:vAlign w:val="bottom"/>
            <w:hideMark/>
          </w:tcPr>
          <w:p w14:paraId="4130E27D" w14:textId="77777777" w:rsidR="00F36787" w:rsidRPr="00357A31" w:rsidRDefault="00F36787" w:rsidP="00F36787">
            <w:pPr>
              <w:spacing w:line="480" w:lineRule="auto"/>
              <w:jc w:val="right"/>
              <w:rPr>
                <w:b/>
                <w:color w:val="000000"/>
              </w:rPr>
            </w:pPr>
            <w:r w:rsidRPr="00357A31">
              <w:rPr>
                <w:b/>
                <w:color w:val="000000"/>
              </w:rPr>
              <w:t>0.76</w:t>
            </w:r>
          </w:p>
        </w:tc>
        <w:tc>
          <w:tcPr>
            <w:tcW w:w="923" w:type="dxa"/>
            <w:tcBorders>
              <w:top w:val="nil"/>
              <w:left w:val="nil"/>
              <w:bottom w:val="nil"/>
              <w:right w:val="nil"/>
            </w:tcBorders>
            <w:shd w:val="clear" w:color="auto" w:fill="auto"/>
            <w:noWrap/>
            <w:vAlign w:val="bottom"/>
            <w:hideMark/>
          </w:tcPr>
          <w:p w14:paraId="0B6DA330" w14:textId="77777777" w:rsidR="00F36787" w:rsidRPr="00357A31" w:rsidRDefault="00F36787" w:rsidP="00F36787">
            <w:pPr>
              <w:spacing w:line="480" w:lineRule="auto"/>
              <w:jc w:val="right"/>
              <w:rPr>
                <w:color w:val="000000"/>
              </w:rPr>
            </w:pPr>
            <w:r w:rsidRPr="00357A31">
              <w:rPr>
                <w:color w:val="000000"/>
              </w:rPr>
              <w:t>0.15</w:t>
            </w:r>
          </w:p>
        </w:tc>
        <w:tc>
          <w:tcPr>
            <w:tcW w:w="814" w:type="dxa"/>
            <w:tcBorders>
              <w:top w:val="nil"/>
              <w:left w:val="nil"/>
              <w:bottom w:val="nil"/>
              <w:right w:val="nil"/>
            </w:tcBorders>
            <w:shd w:val="clear" w:color="auto" w:fill="auto"/>
            <w:noWrap/>
            <w:vAlign w:val="bottom"/>
            <w:hideMark/>
          </w:tcPr>
          <w:p w14:paraId="081A30BF" w14:textId="77777777" w:rsidR="00F36787" w:rsidRPr="00357A31" w:rsidRDefault="00F36787" w:rsidP="00F36787">
            <w:pPr>
              <w:spacing w:line="480" w:lineRule="auto"/>
              <w:jc w:val="right"/>
              <w:rPr>
                <w:color w:val="000000"/>
              </w:rPr>
            </w:pPr>
            <w:r w:rsidRPr="00357A31">
              <w:rPr>
                <w:color w:val="000000"/>
              </w:rPr>
              <w:t>1.31</w:t>
            </w:r>
          </w:p>
        </w:tc>
        <w:tc>
          <w:tcPr>
            <w:tcW w:w="1031" w:type="dxa"/>
            <w:tcBorders>
              <w:top w:val="nil"/>
              <w:left w:val="nil"/>
              <w:bottom w:val="nil"/>
              <w:right w:val="nil"/>
            </w:tcBorders>
            <w:shd w:val="clear" w:color="auto" w:fill="auto"/>
            <w:noWrap/>
            <w:vAlign w:val="bottom"/>
            <w:hideMark/>
          </w:tcPr>
          <w:p w14:paraId="6FCCCDB9" w14:textId="77777777" w:rsidR="00F36787" w:rsidRPr="00357A31" w:rsidRDefault="00F36787" w:rsidP="00F36787">
            <w:pPr>
              <w:spacing w:line="480" w:lineRule="auto"/>
              <w:jc w:val="right"/>
              <w:rPr>
                <w:b/>
                <w:color w:val="000000"/>
              </w:rPr>
            </w:pPr>
            <w:r w:rsidRPr="00357A31">
              <w:rPr>
                <w:b/>
                <w:color w:val="000000"/>
              </w:rPr>
              <w:t>1.74</w:t>
            </w:r>
          </w:p>
        </w:tc>
        <w:tc>
          <w:tcPr>
            <w:tcW w:w="814" w:type="dxa"/>
            <w:tcBorders>
              <w:top w:val="nil"/>
              <w:left w:val="nil"/>
              <w:bottom w:val="nil"/>
              <w:right w:val="nil"/>
            </w:tcBorders>
            <w:shd w:val="clear" w:color="auto" w:fill="auto"/>
            <w:noWrap/>
            <w:vAlign w:val="bottom"/>
            <w:hideMark/>
          </w:tcPr>
          <w:p w14:paraId="1EFD3735" w14:textId="77777777" w:rsidR="00F36787" w:rsidRPr="00357A31" w:rsidRDefault="00F36787" w:rsidP="00F36787">
            <w:pPr>
              <w:spacing w:line="480" w:lineRule="auto"/>
              <w:jc w:val="right"/>
              <w:rPr>
                <w:color w:val="000000"/>
              </w:rPr>
            </w:pPr>
            <w:r w:rsidRPr="00357A31">
              <w:rPr>
                <w:color w:val="000000"/>
              </w:rPr>
              <w:t>1.06</w:t>
            </w:r>
          </w:p>
        </w:tc>
        <w:tc>
          <w:tcPr>
            <w:tcW w:w="813" w:type="dxa"/>
            <w:tcBorders>
              <w:top w:val="nil"/>
              <w:left w:val="nil"/>
              <w:bottom w:val="nil"/>
              <w:right w:val="nil"/>
            </w:tcBorders>
            <w:shd w:val="clear" w:color="auto" w:fill="auto"/>
            <w:noWrap/>
            <w:vAlign w:val="bottom"/>
            <w:hideMark/>
          </w:tcPr>
          <w:p w14:paraId="733BAF9D" w14:textId="77777777" w:rsidR="00F36787" w:rsidRPr="00357A31" w:rsidRDefault="00F36787" w:rsidP="00F36787">
            <w:pPr>
              <w:spacing w:line="480" w:lineRule="auto"/>
              <w:jc w:val="right"/>
              <w:rPr>
                <w:color w:val="000000"/>
              </w:rPr>
            </w:pPr>
            <w:r w:rsidRPr="00357A31">
              <w:rPr>
                <w:color w:val="000000"/>
              </w:rPr>
              <w:t>2.53</w:t>
            </w:r>
          </w:p>
        </w:tc>
        <w:tc>
          <w:tcPr>
            <w:tcW w:w="889" w:type="dxa"/>
            <w:tcBorders>
              <w:top w:val="nil"/>
              <w:left w:val="nil"/>
              <w:bottom w:val="nil"/>
              <w:right w:val="nil"/>
            </w:tcBorders>
            <w:vAlign w:val="bottom"/>
          </w:tcPr>
          <w:p w14:paraId="2DB68E8D" w14:textId="31BF338B" w:rsidR="00F36787" w:rsidRPr="00357A31" w:rsidRDefault="00F36787" w:rsidP="00F36787">
            <w:pPr>
              <w:spacing w:line="480" w:lineRule="auto"/>
              <w:jc w:val="right"/>
              <w:rPr>
                <w:color w:val="000000"/>
              </w:rPr>
            </w:pPr>
            <w:r>
              <w:rPr>
                <w:color w:val="000000"/>
              </w:rPr>
              <w:t>0.91</w:t>
            </w:r>
          </w:p>
        </w:tc>
        <w:tc>
          <w:tcPr>
            <w:tcW w:w="718" w:type="dxa"/>
            <w:tcBorders>
              <w:top w:val="nil"/>
              <w:left w:val="nil"/>
              <w:bottom w:val="nil"/>
              <w:right w:val="nil"/>
            </w:tcBorders>
            <w:vAlign w:val="bottom"/>
          </w:tcPr>
          <w:p w14:paraId="72C7F632" w14:textId="57AD510E" w:rsidR="00F36787" w:rsidRPr="00357A31" w:rsidRDefault="00F36787" w:rsidP="00F36787">
            <w:pPr>
              <w:spacing w:line="480" w:lineRule="auto"/>
              <w:jc w:val="right"/>
              <w:rPr>
                <w:color w:val="000000"/>
              </w:rPr>
            </w:pPr>
            <w:r>
              <w:rPr>
                <w:color w:val="000000"/>
              </w:rPr>
              <w:t>-0.27</w:t>
            </w:r>
          </w:p>
        </w:tc>
        <w:tc>
          <w:tcPr>
            <w:tcW w:w="697" w:type="dxa"/>
            <w:tcBorders>
              <w:top w:val="nil"/>
              <w:left w:val="nil"/>
              <w:bottom w:val="nil"/>
              <w:right w:val="nil"/>
            </w:tcBorders>
            <w:vAlign w:val="bottom"/>
          </w:tcPr>
          <w:p w14:paraId="45934FF2" w14:textId="2F0B6F23" w:rsidR="00F36787" w:rsidRPr="00357A31" w:rsidRDefault="00F36787" w:rsidP="00F36787">
            <w:pPr>
              <w:spacing w:line="480" w:lineRule="auto"/>
              <w:jc w:val="right"/>
              <w:rPr>
                <w:color w:val="000000"/>
              </w:rPr>
            </w:pPr>
            <w:r>
              <w:rPr>
                <w:color w:val="000000"/>
              </w:rPr>
              <w:t>2.10</w:t>
            </w:r>
          </w:p>
        </w:tc>
      </w:tr>
      <w:tr w:rsidR="00F36787" w:rsidRPr="00B21C54" w14:paraId="7E4C8F6D" w14:textId="3F6EC776" w:rsidTr="00F36787">
        <w:trPr>
          <w:trHeight w:val="320"/>
        </w:trPr>
        <w:tc>
          <w:tcPr>
            <w:tcW w:w="1199" w:type="dxa"/>
            <w:tcBorders>
              <w:top w:val="nil"/>
              <w:left w:val="nil"/>
              <w:bottom w:val="nil"/>
              <w:right w:val="nil"/>
            </w:tcBorders>
            <w:shd w:val="clear" w:color="auto" w:fill="auto"/>
            <w:noWrap/>
            <w:vAlign w:val="bottom"/>
            <w:hideMark/>
          </w:tcPr>
          <w:p w14:paraId="7A66B6AA" w14:textId="77777777" w:rsidR="00F36787" w:rsidRPr="00357A31" w:rsidRDefault="00F36787" w:rsidP="00F36787">
            <w:pPr>
              <w:spacing w:line="480" w:lineRule="auto"/>
              <w:jc w:val="right"/>
              <w:rPr>
                <w:color w:val="000000"/>
              </w:rPr>
            </w:pPr>
            <w:r w:rsidRPr="00357A31">
              <w:rPr>
                <w:color w:val="000000"/>
              </w:rPr>
              <w:t>28</w:t>
            </w:r>
          </w:p>
        </w:tc>
        <w:tc>
          <w:tcPr>
            <w:tcW w:w="1122" w:type="dxa"/>
            <w:tcBorders>
              <w:top w:val="nil"/>
              <w:left w:val="nil"/>
              <w:bottom w:val="nil"/>
              <w:right w:val="nil"/>
            </w:tcBorders>
            <w:shd w:val="clear" w:color="auto" w:fill="auto"/>
            <w:noWrap/>
            <w:vAlign w:val="bottom"/>
            <w:hideMark/>
          </w:tcPr>
          <w:p w14:paraId="517A9CFB" w14:textId="77777777" w:rsidR="00F36787" w:rsidRPr="00357A31" w:rsidRDefault="00F36787" w:rsidP="00F36787">
            <w:pPr>
              <w:spacing w:line="480" w:lineRule="auto"/>
              <w:jc w:val="right"/>
              <w:rPr>
                <w:b/>
                <w:color w:val="000000"/>
              </w:rPr>
            </w:pPr>
            <w:r w:rsidRPr="00357A31">
              <w:rPr>
                <w:b/>
                <w:color w:val="000000"/>
              </w:rPr>
              <w:t>0.69</w:t>
            </w:r>
          </w:p>
        </w:tc>
        <w:tc>
          <w:tcPr>
            <w:tcW w:w="923" w:type="dxa"/>
            <w:tcBorders>
              <w:top w:val="nil"/>
              <w:left w:val="nil"/>
              <w:bottom w:val="nil"/>
              <w:right w:val="nil"/>
            </w:tcBorders>
            <w:shd w:val="clear" w:color="auto" w:fill="auto"/>
            <w:noWrap/>
            <w:vAlign w:val="bottom"/>
            <w:hideMark/>
          </w:tcPr>
          <w:p w14:paraId="67E52186" w14:textId="77777777" w:rsidR="00F36787" w:rsidRPr="00357A31" w:rsidRDefault="00F36787" w:rsidP="00F36787">
            <w:pPr>
              <w:spacing w:line="480" w:lineRule="auto"/>
              <w:jc w:val="right"/>
              <w:rPr>
                <w:color w:val="000000"/>
              </w:rPr>
            </w:pPr>
            <w:r w:rsidRPr="00357A31">
              <w:rPr>
                <w:color w:val="000000"/>
              </w:rPr>
              <w:t>0.08</w:t>
            </w:r>
          </w:p>
        </w:tc>
        <w:tc>
          <w:tcPr>
            <w:tcW w:w="814" w:type="dxa"/>
            <w:tcBorders>
              <w:top w:val="nil"/>
              <w:left w:val="nil"/>
              <w:bottom w:val="nil"/>
              <w:right w:val="nil"/>
            </w:tcBorders>
            <w:shd w:val="clear" w:color="auto" w:fill="auto"/>
            <w:noWrap/>
            <w:vAlign w:val="bottom"/>
            <w:hideMark/>
          </w:tcPr>
          <w:p w14:paraId="5C43F170" w14:textId="77777777" w:rsidR="00F36787" w:rsidRPr="00357A31" w:rsidRDefault="00F36787" w:rsidP="00F36787">
            <w:pPr>
              <w:spacing w:line="480" w:lineRule="auto"/>
              <w:jc w:val="right"/>
              <w:rPr>
                <w:color w:val="000000"/>
              </w:rPr>
            </w:pPr>
            <w:r w:rsidRPr="00357A31">
              <w:rPr>
                <w:color w:val="000000"/>
              </w:rPr>
              <w:t>1.26</w:t>
            </w:r>
          </w:p>
        </w:tc>
        <w:tc>
          <w:tcPr>
            <w:tcW w:w="1031" w:type="dxa"/>
            <w:tcBorders>
              <w:top w:val="nil"/>
              <w:left w:val="nil"/>
              <w:bottom w:val="nil"/>
              <w:right w:val="nil"/>
            </w:tcBorders>
            <w:shd w:val="clear" w:color="auto" w:fill="auto"/>
            <w:noWrap/>
            <w:vAlign w:val="bottom"/>
            <w:hideMark/>
          </w:tcPr>
          <w:p w14:paraId="359234C6" w14:textId="77777777" w:rsidR="00F36787" w:rsidRPr="00357A31" w:rsidRDefault="00F36787" w:rsidP="00F36787">
            <w:pPr>
              <w:spacing w:line="480" w:lineRule="auto"/>
              <w:jc w:val="right"/>
              <w:rPr>
                <w:b/>
                <w:color w:val="000000"/>
              </w:rPr>
            </w:pPr>
            <w:r w:rsidRPr="00357A31">
              <w:rPr>
                <w:b/>
                <w:color w:val="000000"/>
              </w:rPr>
              <w:t>1.89</w:t>
            </w:r>
          </w:p>
        </w:tc>
        <w:tc>
          <w:tcPr>
            <w:tcW w:w="814" w:type="dxa"/>
            <w:tcBorders>
              <w:top w:val="nil"/>
              <w:left w:val="nil"/>
              <w:bottom w:val="nil"/>
              <w:right w:val="nil"/>
            </w:tcBorders>
            <w:shd w:val="clear" w:color="auto" w:fill="auto"/>
            <w:noWrap/>
            <w:vAlign w:val="bottom"/>
            <w:hideMark/>
          </w:tcPr>
          <w:p w14:paraId="44FF56A9" w14:textId="77777777" w:rsidR="00F36787" w:rsidRPr="00357A31" w:rsidRDefault="00F36787" w:rsidP="00F36787">
            <w:pPr>
              <w:spacing w:line="480" w:lineRule="auto"/>
              <w:jc w:val="right"/>
              <w:rPr>
                <w:color w:val="000000"/>
              </w:rPr>
            </w:pPr>
            <w:r w:rsidRPr="00357A31">
              <w:rPr>
                <w:color w:val="000000"/>
              </w:rPr>
              <w:t>1.16</w:t>
            </w:r>
          </w:p>
        </w:tc>
        <w:tc>
          <w:tcPr>
            <w:tcW w:w="813" w:type="dxa"/>
            <w:tcBorders>
              <w:top w:val="nil"/>
              <w:left w:val="nil"/>
              <w:bottom w:val="nil"/>
              <w:right w:val="nil"/>
            </w:tcBorders>
            <w:shd w:val="clear" w:color="auto" w:fill="auto"/>
            <w:noWrap/>
            <w:vAlign w:val="bottom"/>
            <w:hideMark/>
          </w:tcPr>
          <w:p w14:paraId="12AC7D38" w14:textId="77777777" w:rsidR="00F36787" w:rsidRPr="00357A31" w:rsidRDefault="00F36787" w:rsidP="00F36787">
            <w:pPr>
              <w:spacing w:line="480" w:lineRule="auto"/>
              <w:jc w:val="right"/>
              <w:rPr>
                <w:color w:val="000000"/>
              </w:rPr>
            </w:pPr>
            <w:r w:rsidRPr="00357A31">
              <w:rPr>
                <w:color w:val="000000"/>
              </w:rPr>
              <w:t>2.68</w:t>
            </w:r>
          </w:p>
        </w:tc>
        <w:tc>
          <w:tcPr>
            <w:tcW w:w="889" w:type="dxa"/>
            <w:tcBorders>
              <w:top w:val="nil"/>
              <w:left w:val="nil"/>
              <w:bottom w:val="nil"/>
              <w:right w:val="nil"/>
            </w:tcBorders>
            <w:vAlign w:val="bottom"/>
          </w:tcPr>
          <w:p w14:paraId="1A5CD7F5" w14:textId="0F292DFF" w:rsidR="00F36787" w:rsidRPr="00357A31" w:rsidRDefault="00F36787" w:rsidP="00F36787">
            <w:pPr>
              <w:spacing w:line="480" w:lineRule="auto"/>
              <w:jc w:val="right"/>
              <w:rPr>
                <w:color w:val="000000"/>
              </w:rPr>
            </w:pPr>
            <w:r>
              <w:rPr>
                <w:color w:val="000000"/>
              </w:rPr>
              <w:t>0.46</w:t>
            </w:r>
          </w:p>
        </w:tc>
        <w:tc>
          <w:tcPr>
            <w:tcW w:w="718" w:type="dxa"/>
            <w:tcBorders>
              <w:top w:val="nil"/>
              <w:left w:val="nil"/>
              <w:bottom w:val="nil"/>
              <w:right w:val="nil"/>
            </w:tcBorders>
            <w:vAlign w:val="bottom"/>
          </w:tcPr>
          <w:p w14:paraId="418C25C3" w14:textId="64B35E84" w:rsidR="00F36787" w:rsidRPr="00357A31" w:rsidRDefault="00F36787" w:rsidP="00F36787">
            <w:pPr>
              <w:spacing w:line="480" w:lineRule="auto"/>
              <w:jc w:val="right"/>
              <w:rPr>
                <w:color w:val="000000"/>
              </w:rPr>
            </w:pPr>
            <w:r>
              <w:rPr>
                <w:color w:val="000000"/>
              </w:rPr>
              <w:t>-0.38</w:t>
            </w:r>
          </w:p>
        </w:tc>
        <w:tc>
          <w:tcPr>
            <w:tcW w:w="697" w:type="dxa"/>
            <w:tcBorders>
              <w:top w:val="nil"/>
              <w:left w:val="nil"/>
              <w:bottom w:val="nil"/>
              <w:right w:val="nil"/>
            </w:tcBorders>
            <w:vAlign w:val="bottom"/>
          </w:tcPr>
          <w:p w14:paraId="17E6DDD3" w14:textId="503DCEC3" w:rsidR="00F36787" w:rsidRPr="00357A31" w:rsidRDefault="00F36787" w:rsidP="00F36787">
            <w:pPr>
              <w:spacing w:line="480" w:lineRule="auto"/>
              <w:jc w:val="right"/>
              <w:rPr>
                <w:color w:val="000000"/>
              </w:rPr>
            </w:pPr>
            <w:r>
              <w:rPr>
                <w:color w:val="000000"/>
              </w:rPr>
              <w:t>1.30</w:t>
            </w:r>
          </w:p>
        </w:tc>
      </w:tr>
      <w:tr w:rsidR="00F36787" w:rsidRPr="00B21C54" w14:paraId="29B2DA3B" w14:textId="0ED8A6F8" w:rsidTr="00F36787">
        <w:trPr>
          <w:trHeight w:val="320"/>
        </w:trPr>
        <w:tc>
          <w:tcPr>
            <w:tcW w:w="1199" w:type="dxa"/>
            <w:tcBorders>
              <w:top w:val="nil"/>
              <w:left w:val="nil"/>
              <w:bottom w:val="nil"/>
              <w:right w:val="nil"/>
            </w:tcBorders>
            <w:shd w:val="clear" w:color="auto" w:fill="auto"/>
            <w:noWrap/>
            <w:vAlign w:val="bottom"/>
            <w:hideMark/>
          </w:tcPr>
          <w:p w14:paraId="5A2750BE" w14:textId="77777777" w:rsidR="00F36787" w:rsidRPr="00357A31" w:rsidRDefault="00F36787" w:rsidP="00F36787">
            <w:pPr>
              <w:spacing w:line="480" w:lineRule="auto"/>
              <w:jc w:val="right"/>
              <w:rPr>
                <w:color w:val="000000"/>
              </w:rPr>
            </w:pPr>
            <w:r w:rsidRPr="00357A31">
              <w:rPr>
                <w:color w:val="000000"/>
              </w:rPr>
              <w:lastRenderedPageBreak/>
              <w:t>30</w:t>
            </w:r>
          </w:p>
        </w:tc>
        <w:tc>
          <w:tcPr>
            <w:tcW w:w="1122" w:type="dxa"/>
            <w:tcBorders>
              <w:top w:val="nil"/>
              <w:left w:val="nil"/>
              <w:bottom w:val="nil"/>
              <w:right w:val="nil"/>
            </w:tcBorders>
            <w:shd w:val="clear" w:color="auto" w:fill="auto"/>
            <w:noWrap/>
            <w:vAlign w:val="bottom"/>
            <w:hideMark/>
          </w:tcPr>
          <w:p w14:paraId="31516483" w14:textId="77777777" w:rsidR="00F36787" w:rsidRPr="00357A31" w:rsidRDefault="00F36787" w:rsidP="00F36787">
            <w:pPr>
              <w:spacing w:line="480" w:lineRule="auto"/>
              <w:jc w:val="right"/>
              <w:rPr>
                <w:b/>
                <w:color w:val="000000"/>
              </w:rPr>
            </w:pPr>
            <w:r w:rsidRPr="00357A31">
              <w:rPr>
                <w:b/>
                <w:color w:val="000000"/>
              </w:rPr>
              <w:t>1.1</w:t>
            </w:r>
          </w:p>
        </w:tc>
        <w:tc>
          <w:tcPr>
            <w:tcW w:w="923" w:type="dxa"/>
            <w:tcBorders>
              <w:top w:val="nil"/>
              <w:left w:val="nil"/>
              <w:bottom w:val="nil"/>
              <w:right w:val="nil"/>
            </w:tcBorders>
            <w:shd w:val="clear" w:color="auto" w:fill="auto"/>
            <w:noWrap/>
            <w:vAlign w:val="bottom"/>
            <w:hideMark/>
          </w:tcPr>
          <w:p w14:paraId="1A89C71D" w14:textId="77777777" w:rsidR="00F36787" w:rsidRPr="00357A31" w:rsidRDefault="00F36787" w:rsidP="00F36787">
            <w:pPr>
              <w:spacing w:line="480" w:lineRule="auto"/>
              <w:jc w:val="right"/>
              <w:rPr>
                <w:color w:val="000000"/>
              </w:rPr>
            </w:pPr>
            <w:r w:rsidRPr="00357A31">
              <w:rPr>
                <w:color w:val="000000"/>
              </w:rPr>
              <w:t>0.5</w:t>
            </w:r>
          </w:p>
        </w:tc>
        <w:tc>
          <w:tcPr>
            <w:tcW w:w="814" w:type="dxa"/>
            <w:tcBorders>
              <w:top w:val="nil"/>
              <w:left w:val="nil"/>
              <w:bottom w:val="nil"/>
              <w:right w:val="nil"/>
            </w:tcBorders>
            <w:shd w:val="clear" w:color="auto" w:fill="auto"/>
            <w:noWrap/>
            <w:vAlign w:val="bottom"/>
            <w:hideMark/>
          </w:tcPr>
          <w:p w14:paraId="32A86EFD" w14:textId="77777777" w:rsidR="00F36787" w:rsidRPr="00357A31" w:rsidRDefault="00F36787" w:rsidP="00F36787">
            <w:pPr>
              <w:spacing w:line="480" w:lineRule="auto"/>
              <w:jc w:val="right"/>
              <w:rPr>
                <w:color w:val="000000"/>
              </w:rPr>
            </w:pPr>
            <w:r w:rsidRPr="00357A31">
              <w:rPr>
                <w:color w:val="000000"/>
              </w:rPr>
              <w:t>1.67</w:t>
            </w:r>
          </w:p>
        </w:tc>
        <w:tc>
          <w:tcPr>
            <w:tcW w:w="1031" w:type="dxa"/>
            <w:tcBorders>
              <w:top w:val="nil"/>
              <w:left w:val="nil"/>
              <w:bottom w:val="nil"/>
              <w:right w:val="nil"/>
            </w:tcBorders>
            <w:shd w:val="clear" w:color="auto" w:fill="auto"/>
            <w:noWrap/>
            <w:vAlign w:val="bottom"/>
            <w:hideMark/>
          </w:tcPr>
          <w:p w14:paraId="02B6B662" w14:textId="77777777" w:rsidR="00F36787" w:rsidRPr="00357A31" w:rsidRDefault="00F36787" w:rsidP="00F36787">
            <w:pPr>
              <w:spacing w:line="480" w:lineRule="auto"/>
              <w:jc w:val="right"/>
              <w:rPr>
                <w:b/>
                <w:color w:val="000000"/>
              </w:rPr>
            </w:pPr>
            <w:r w:rsidRPr="00357A31">
              <w:rPr>
                <w:b/>
                <w:color w:val="000000"/>
              </w:rPr>
              <w:t>1.8</w:t>
            </w:r>
          </w:p>
        </w:tc>
        <w:tc>
          <w:tcPr>
            <w:tcW w:w="814" w:type="dxa"/>
            <w:tcBorders>
              <w:top w:val="nil"/>
              <w:left w:val="nil"/>
              <w:bottom w:val="nil"/>
              <w:right w:val="nil"/>
            </w:tcBorders>
            <w:shd w:val="clear" w:color="auto" w:fill="auto"/>
            <w:noWrap/>
            <w:vAlign w:val="bottom"/>
            <w:hideMark/>
          </w:tcPr>
          <w:p w14:paraId="367F723E" w14:textId="77777777" w:rsidR="00F36787" w:rsidRPr="00357A31" w:rsidRDefault="00F36787" w:rsidP="00F36787">
            <w:pPr>
              <w:spacing w:line="480" w:lineRule="auto"/>
              <w:jc w:val="right"/>
              <w:rPr>
                <w:color w:val="000000"/>
              </w:rPr>
            </w:pPr>
            <w:r w:rsidRPr="00357A31">
              <w:rPr>
                <w:color w:val="000000"/>
              </w:rPr>
              <w:t>1.08</w:t>
            </w:r>
          </w:p>
        </w:tc>
        <w:tc>
          <w:tcPr>
            <w:tcW w:w="813" w:type="dxa"/>
            <w:tcBorders>
              <w:top w:val="nil"/>
              <w:left w:val="nil"/>
              <w:bottom w:val="nil"/>
              <w:right w:val="nil"/>
            </w:tcBorders>
            <w:shd w:val="clear" w:color="auto" w:fill="auto"/>
            <w:noWrap/>
            <w:vAlign w:val="bottom"/>
            <w:hideMark/>
          </w:tcPr>
          <w:p w14:paraId="524E878C" w14:textId="77777777" w:rsidR="00F36787" w:rsidRPr="00357A31" w:rsidRDefault="00F36787" w:rsidP="00F36787">
            <w:pPr>
              <w:spacing w:line="480" w:lineRule="auto"/>
              <w:jc w:val="right"/>
              <w:rPr>
                <w:color w:val="000000"/>
              </w:rPr>
            </w:pPr>
            <w:r w:rsidRPr="00357A31">
              <w:rPr>
                <w:color w:val="000000"/>
              </w:rPr>
              <w:t>2.52</w:t>
            </w:r>
          </w:p>
        </w:tc>
        <w:tc>
          <w:tcPr>
            <w:tcW w:w="889" w:type="dxa"/>
            <w:tcBorders>
              <w:top w:val="nil"/>
              <w:left w:val="nil"/>
              <w:bottom w:val="nil"/>
              <w:right w:val="nil"/>
            </w:tcBorders>
            <w:vAlign w:val="bottom"/>
          </w:tcPr>
          <w:p w14:paraId="7CB2E035" w14:textId="39D64297" w:rsidR="00F36787" w:rsidRPr="00357A31" w:rsidRDefault="00F36787" w:rsidP="00F36787">
            <w:pPr>
              <w:spacing w:line="480" w:lineRule="auto"/>
              <w:jc w:val="right"/>
              <w:rPr>
                <w:color w:val="000000"/>
              </w:rPr>
            </w:pPr>
            <w:r>
              <w:rPr>
                <w:color w:val="000000"/>
              </w:rPr>
              <w:t>1.19</w:t>
            </w:r>
          </w:p>
        </w:tc>
        <w:tc>
          <w:tcPr>
            <w:tcW w:w="718" w:type="dxa"/>
            <w:tcBorders>
              <w:top w:val="nil"/>
              <w:left w:val="nil"/>
              <w:bottom w:val="nil"/>
              <w:right w:val="nil"/>
            </w:tcBorders>
            <w:vAlign w:val="bottom"/>
          </w:tcPr>
          <w:p w14:paraId="3FCC0F06" w14:textId="6E31DC63" w:rsidR="00F36787" w:rsidRPr="00357A31" w:rsidRDefault="00F36787" w:rsidP="00F36787">
            <w:pPr>
              <w:spacing w:line="480" w:lineRule="auto"/>
              <w:jc w:val="right"/>
              <w:rPr>
                <w:color w:val="000000"/>
              </w:rPr>
            </w:pPr>
            <w:r>
              <w:rPr>
                <w:color w:val="000000"/>
              </w:rPr>
              <w:t>0.42</w:t>
            </w:r>
          </w:p>
        </w:tc>
        <w:tc>
          <w:tcPr>
            <w:tcW w:w="697" w:type="dxa"/>
            <w:tcBorders>
              <w:top w:val="nil"/>
              <w:left w:val="nil"/>
              <w:bottom w:val="nil"/>
              <w:right w:val="nil"/>
            </w:tcBorders>
            <w:vAlign w:val="bottom"/>
          </w:tcPr>
          <w:p w14:paraId="288A3E3A" w14:textId="09E0C219" w:rsidR="00F36787" w:rsidRPr="00357A31" w:rsidRDefault="00F36787" w:rsidP="00F36787">
            <w:pPr>
              <w:spacing w:line="480" w:lineRule="auto"/>
              <w:jc w:val="right"/>
              <w:rPr>
                <w:color w:val="000000"/>
              </w:rPr>
            </w:pPr>
            <w:r>
              <w:rPr>
                <w:color w:val="000000"/>
              </w:rPr>
              <w:t>1.95</w:t>
            </w:r>
          </w:p>
        </w:tc>
      </w:tr>
      <w:tr w:rsidR="00F36787" w:rsidRPr="00B21C54" w14:paraId="1405F4C3" w14:textId="5A821182" w:rsidTr="00F36787">
        <w:trPr>
          <w:trHeight w:val="320"/>
        </w:trPr>
        <w:tc>
          <w:tcPr>
            <w:tcW w:w="1199" w:type="dxa"/>
            <w:tcBorders>
              <w:top w:val="nil"/>
              <w:left w:val="nil"/>
              <w:bottom w:val="nil"/>
              <w:right w:val="nil"/>
            </w:tcBorders>
            <w:shd w:val="clear" w:color="auto" w:fill="auto"/>
            <w:noWrap/>
            <w:vAlign w:val="bottom"/>
            <w:hideMark/>
          </w:tcPr>
          <w:p w14:paraId="4D6AD124" w14:textId="77777777" w:rsidR="00F36787" w:rsidRPr="00357A31" w:rsidRDefault="00F36787" w:rsidP="00F36787">
            <w:pPr>
              <w:spacing w:line="480" w:lineRule="auto"/>
              <w:jc w:val="right"/>
              <w:rPr>
                <w:color w:val="000000"/>
              </w:rPr>
            </w:pPr>
            <w:r w:rsidRPr="00357A31">
              <w:rPr>
                <w:color w:val="000000"/>
              </w:rPr>
              <w:t>32</w:t>
            </w:r>
          </w:p>
        </w:tc>
        <w:tc>
          <w:tcPr>
            <w:tcW w:w="1122" w:type="dxa"/>
            <w:tcBorders>
              <w:top w:val="nil"/>
              <w:left w:val="nil"/>
              <w:bottom w:val="nil"/>
              <w:right w:val="nil"/>
            </w:tcBorders>
            <w:shd w:val="clear" w:color="auto" w:fill="auto"/>
            <w:noWrap/>
            <w:vAlign w:val="bottom"/>
            <w:hideMark/>
          </w:tcPr>
          <w:p w14:paraId="15E62567" w14:textId="77777777" w:rsidR="00F36787" w:rsidRPr="00357A31" w:rsidRDefault="00F36787" w:rsidP="00F36787">
            <w:pPr>
              <w:spacing w:line="480" w:lineRule="auto"/>
              <w:jc w:val="right"/>
              <w:rPr>
                <w:b/>
                <w:color w:val="000000"/>
              </w:rPr>
            </w:pPr>
            <w:r w:rsidRPr="00357A31">
              <w:rPr>
                <w:b/>
                <w:color w:val="000000"/>
              </w:rPr>
              <w:t>0.91</w:t>
            </w:r>
          </w:p>
        </w:tc>
        <w:tc>
          <w:tcPr>
            <w:tcW w:w="923" w:type="dxa"/>
            <w:tcBorders>
              <w:top w:val="nil"/>
              <w:left w:val="nil"/>
              <w:bottom w:val="nil"/>
              <w:right w:val="nil"/>
            </w:tcBorders>
            <w:shd w:val="clear" w:color="auto" w:fill="auto"/>
            <w:noWrap/>
            <w:vAlign w:val="bottom"/>
            <w:hideMark/>
          </w:tcPr>
          <w:p w14:paraId="3935934C" w14:textId="77777777" w:rsidR="00F36787" w:rsidRPr="00357A31" w:rsidRDefault="00F36787" w:rsidP="00F36787">
            <w:pPr>
              <w:spacing w:line="480" w:lineRule="auto"/>
              <w:jc w:val="right"/>
              <w:rPr>
                <w:color w:val="000000"/>
              </w:rPr>
            </w:pPr>
            <w:r w:rsidRPr="00357A31">
              <w:rPr>
                <w:color w:val="000000"/>
              </w:rPr>
              <w:t>0.25</w:t>
            </w:r>
          </w:p>
        </w:tc>
        <w:tc>
          <w:tcPr>
            <w:tcW w:w="814" w:type="dxa"/>
            <w:tcBorders>
              <w:top w:val="nil"/>
              <w:left w:val="nil"/>
              <w:bottom w:val="nil"/>
              <w:right w:val="nil"/>
            </w:tcBorders>
            <w:shd w:val="clear" w:color="auto" w:fill="auto"/>
            <w:noWrap/>
            <w:vAlign w:val="bottom"/>
            <w:hideMark/>
          </w:tcPr>
          <w:p w14:paraId="57608AE6" w14:textId="77777777" w:rsidR="00F36787" w:rsidRPr="00357A31" w:rsidRDefault="00F36787" w:rsidP="00F36787">
            <w:pPr>
              <w:spacing w:line="480" w:lineRule="auto"/>
              <w:jc w:val="right"/>
              <w:rPr>
                <w:color w:val="000000"/>
              </w:rPr>
            </w:pPr>
            <w:r w:rsidRPr="00357A31">
              <w:rPr>
                <w:color w:val="000000"/>
              </w:rPr>
              <w:t>1.44</w:t>
            </w:r>
          </w:p>
        </w:tc>
        <w:tc>
          <w:tcPr>
            <w:tcW w:w="1031" w:type="dxa"/>
            <w:tcBorders>
              <w:top w:val="nil"/>
              <w:left w:val="nil"/>
              <w:bottom w:val="nil"/>
              <w:right w:val="nil"/>
            </w:tcBorders>
            <w:shd w:val="clear" w:color="auto" w:fill="auto"/>
            <w:noWrap/>
            <w:vAlign w:val="bottom"/>
            <w:hideMark/>
          </w:tcPr>
          <w:p w14:paraId="2DBD6D8D" w14:textId="77777777" w:rsidR="00F36787" w:rsidRPr="00357A31" w:rsidRDefault="00F36787" w:rsidP="00F36787">
            <w:pPr>
              <w:spacing w:line="480" w:lineRule="auto"/>
              <w:jc w:val="right"/>
              <w:rPr>
                <w:b/>
                <w:color w:val="000000"/>
              </w:rPr>
            </w:pPr>
            <w:r w:rsidRPr="00357A31">
              <w:rPr>
                <w:b/>
                <w:color w:val="000000"/>
              </w:rPr>
              <w:t>1.73</w:t>
            </w:r>
          </w:p>
        </w:tc>
        <w:tc>
          <w:tcPr>
            <w:tcW w:w="814" w:type="dxa"/>
            <w:tcBorders>
              <w:top w:val="nil"/>
              <w:left w:val="nil"/>
              <w:bottom w:val="nil"/>
              <w:right w:val="nil"/>
            </w:tcBorders>
            <w:shd w:val="clear" w:color="auto" w:fill="auto"/>
            <w:noWrap/>
            <w:vAlign w:val="bottom"/>
            <w:hideMark/>
          </w:tcPr>
          <w:p w14:paraId="57208573" w14:textId="77777777" w:rsidR="00F36787" w:rsidRPr="00357A31" w:rsidRDefault="00F36787" w:rsidP="00F36787">
            <w:pPr>
              <w:spacing w:line="480" w:lineRule="auto"/>
              <w:jc w:val="right"/>
              <w:rPr>
                <w:color w:val="000000"/>
              </w:rPr>
            </w:pPr>
            <w:r w:rsidRPr="00357A31">
              <w:rPr>
                <w:color w:val="000000"/>
              </w:rPr>
              <w:t>1.06</w:t>
            </w:r>
          </w:p>
        </w:tc>
        <w:tc>
          <w:tcPr>
            <w:tcW w:w="813" w:type="dxa"/>
            <w:tcBorders>
              <w:top w:val="nil"/>
              <w:left w:val="nil"/>
              <w:bottom w:val="nil"/>
              <w:right w:val="nil"/>
            </w:tcBorders>
            <w:shd w:val="clear" w:color="auto" w:fill="auto"/>
            <w:noWrap/>
            <w:vAlign w:val="bottom"/>
            <w:hideMark/>
          </w:tcPr>
          <w:p w14:paraId="15AC74B5" w14:textId="77777777" w:rsidR="00F36787" w:rsidRPr="00357A31" w:rsidRDefault="00F36787" w:rsidP="00F36787">
            <w:pPr>
              <w:spacing w:line="480" w:lineRule="auto"/>
              <w:jc w:val="right"/>
              <w:rPr>
                <w:color w:val="000000"/>
              </w:rPr>
            </w:pPr>
            <w:r w:rsidRPr="00357A31">
              <w:rPr>
                <w:color w:val="000000"/>
              </w:rPr>
              <w:t>2.47</w:t>
            </w:r>
          </w:p>
        </w:tc>
        <w:tc>
          <w:tcPr>
            <w:tcW w:w="889" w:type="dxa"/>
            <w:tcBorders>
              <w:top w:val="nil"/>
              <w:left w:val="nil"/>
              <w:bottom w:val="nil"/>
              <w:right w:val="nil"/>
            </w:tcBorders>
            <w:vAlign w:val="bottom"/>
          </w:tcPr>
          <w:p w14:paraId="264EBBDF" w14:textId="6BC5621C" w:rsidR="00F36787" w:rsidRPr="00357A31" w:rsidRDefault="00F36787" w:rsidP="00F36787">
            <w:pPr>
              <w:spacing w:line="480" w:lineRule="auto"/>
              <w:jc w:val="right"/>
              <w:rPr>
                <w:color w:val="000000"/>
              </w:rPr>
            </w:pPr>
            <w:r>
              <w:rPr>
                <w:color w:val="000000"/>
              </w:rPr>
              <w:t>2.17</w:t>
            </w:r>
          </w:p>
        </w:tc>
        <w:tc>
          <w:tcPr>
            <w:tcW w:w="718" w:type="dxa"/>
            <w:tcBorders>
              <w:top w:val="nil"/>
              <w:left w:val="nil"/>
              <w:bottom w:val="nil"/>
              <w:right w:val="nil"/>
            </w:tcBorders>
            <w:vAlign w:val="bottom"/>
          </w:tcPr>
          <w:p w14:paraId="68305FFD" w14:textId="0E82DD93" w:rsidR="00F36787" w:rsidRPr="00357A31" w:rsidRDefault="00F36787" w:rsidP="00F36787">
            <w:pPr>
              <w:spacing w:line="480" w:lineRule="auto"/>
              <w:jc w:val="right"/>
              <w:rPr>
                <w:color w:val="000000"/>
              </w:rPr>
            </w:pPr>
            <w:r>
              <w:rPr>
                <w:color w:val="000000"/>
              </w:rPr>
              <w:t>0.95</w:t>
            </w:r>
          </w:p>
        </w:tc>
        <w:tc>
          <w:tcPr>
            <w:tcW w:w="697" w:type="dxa"/>
            <w:tcBorders>
              <w:top w:val="nil"/>
              <w:left w:val="nil"/>
              <w:bottom w:val="nil"/>
              <w:right w:val="nil"/>
            </w:tcBorders>
            <w:vAlign w:val="bottom"/>
          </w:tcPr>
          <w:p w14:paraId="4AE68B48" w14:textId="4D7B157C" w:rsidR="00F36787" w:rsidRPr="00357A31" w:rsidRDefault="00F36787" w:rsidP="00F36787">
            <w:pPr>
              <w:spacing w:line="480" w:lineRule="auto"/>
              <w:jc w:val="right"/>
              <w:rPr>
                <w:color w:val="000000"/>
              </w:rPr>
            </w:pPr>
            <w:r>
              <w:rPr>
                <w:color w:val="000000"/>
              </w:rPr>
              <w:t>3.39</w:t>
            </w:r>
          </w:p>
        </w:tc>
      </w:tr>
    </w:tbl>
    <w:p w14:paraId="39F0E8F5" w14:textId="77777777" w:rsidR="00E74D78" w:rsidRDefault="00E74D78" w:rsidP="00E74D78">
      <w:pPr>
        <w:spacing w:line="480" w:lineRule="auto"/>
      </w:pPr>
    </w:p>
    <w:p w14:paraId="1188D805" w14:textId="77777777" w:rsidR="00E74D78" w:rsidRDefault="00E74D78" w:rsidP="00E74D78">
      <w:pPr>
        <w:spacing w:line="480" w:lineRule="auto"/>
      </w:pPr>
    </w:p>
    <w:p w14:paraId="62FEE205" w14:textId="77777777" w:rsidR="00E74D78" w:rsidRDefault="00E74D78" w:rsidP="00E74D78">
      <w:pPr>
        <w:spacing w:line="480" w:lineRule="auto"/>
      </w:pPr>
    </w:p>
    <w:p w14:paraId="3132E613" w14:textId="77777777" w:rsidR="00E74D78" w:rsidRDefault="00E74D78" w:rsidP="00E74D78">
      <w:pPr>
        <w:spacing w:line="480" w:lineRule="auto"/>
      </w:pPr>
    </w:p>
    <w:p w14:paraId="10786872" w14:textId="77777777" w:rsidR="00E74D78" w:rsidRDefault="00E74D78" w:rsidP="00E74D78">
      <w:pPr>
        <w:spacing w:line="480" w:lineRule="auto"/>
      </w:pPr>
    </w:p>
    <w:p w14:paraId="6CF9B2FD" w14:textId="77777777" w:rsidR="00E74D78" w:rsidRDefault="00E74D78" w:rsidP="00E74D78">
      <w:pPr>
        <w:spacing w:line="480" w:lineRule="auto"/>
      </w:pPr>
    </w:p>
    <w:p w14:paraId="247056D5" w14:textId="77777777" w:rsidR="00E74D78" w:rsidRDefault="00E74D78" w:rsidP="00E74D78">
      <w:pPr>
        <w:spacing w:line="480" w:lineRule="auto"/>
      </w:pPr>
    </w:p>
    <w:p w14:paraId="51C7755D" w14:textId="77777777" w:rsidR="00E74D78" w:rsidRDefault="00E74D78" w:rsidP="00E74D78">
      <w:pPr>
        <w:spacing w:line="480" w:lineRule="auto"/>
      </w:pPr>
    </w:p>
    <w:p w14:paraId="24B2E86A" w14:textId="77777777" w:rsidR="00E74D78" w:rsidRDefault="00E74D78" w:rsidP="00E74D78">
      <w:pPr>
        <w:spacing w:line="480" w:lineRule="auto"/>
      </w:pPr>
    </w:p>
    <w:p w14:paraId="32CBA331" w14:textId="77777777" w:rsidR="00E74D78" w:rsidRDefault="00E74D78" w:rsidP="00E74D78">
      <w:pPr>
        <w:spacing w:line="480" w:lineRule="auto"/>
      </w:pPr>
    </w:p>
    <w:p w14:paraId="1B590280" w14:textId="77777777" w:rsidR="00E74D78" w:rsidRDefault="00E74D78" w:rsidP="00E74D78">
      <w:pPr>
        <w:spacing w:line="480" w:lineRule="auto"/>
      </w:pPr>
    </w:p>
    <w:p w14:paraId="62E20571" w14:textId="77777777" w:rsidR="00E74D78" w:rsidRDefault="00E74D78" w:rsidP="00E74D78">
      <w:pPr>
        <w:spacing w:line="480" w:lineRule="auto"/>
      </w:pPr>
    </w:p>
    <w:p w14:paraId="0D5DE3AA" w14:textId="77777777" w:rsidR="00E74D78" w:rsidRDefault="00E74D78" w:rsidP="00E74D78">
      <w:pPr>
        <w:spacing w:line="480" w:lineRule="auto"/>
      </w:pPr>
    </w:p>
    <w:p w14:paraId="72A6162B" w14:textId="77777777" w:rsidR="00E74D78" w:rsidRDefault="00E74D78" w:rsidP="00E74D78">
      <w:pPr>
        <w:spacing w:line="480" w:lineRule="auto"/>
      </w:pPr>
    </w:p>
    <w:p w14:paraId="5245638D" w14:textId="77777777" w:rsidR="00E74D78" w:rsidRDefault="00E74D78" w:rsidP="00E74D78"/>
    <w:p w14:paraId="3E836C7B" w14:textId="613274A0" w:rsidR="00E74D78" w:rsidRPr="00E74D78" w:rsidRDefault="00E74D78" w:rsidP="00E74D78">
      <w:pPr>
        <w:sectPr w:rsidR="00E74D78" w:rsidRPr="00E74D78" w:rsidSect="006F359A">
          <w:pgSz w:w="11900" w:h="16840"/>
          <w:pgMar w:top="1440" w:right="1440" w:bottom="1440" w:left="1440" w:header="708" w:footer="708" w:gutter="0"/>
          <w:lnNumType w:countBy="1" w:restart="continuous"/>
          <w:cols w:space="708"/>
          <w:docGrid w:linePitch="360"/>
        </w:sectPr>
      </w:pPr>
    </w:p>
    <w:p w14:paraId="156046C6" w14:textId="05559009" w:rsidR="002B51C2" w:rsidRPr="0040100E" w:rsidRDefault="002B51C2" w:rsidP="00505D8E">
      <w:pPr>
        <w:pStyle w:val="Heading1"/>
        <w:spacing w:line="480" w:lineRule="auto"/>
        <w:rPr>
          <w:sz w:val="24"/>
          <w:szCs w:val="24"/>
        </w:rPr>
      </w:pPr>
      <w:r w:rsidRPr="0040100E">
        <w:rPr>
          <w:sz w:val="24"/>
          <w:szCs w:val="24"/>
        </w:rPr>
        <w:lastRenderedPageBreak/>
        <w:t>References</w:t>
      </w:r>
    </w:p>
    <w:p w14:paraId="5E4CD47F" w14:textId="77777777" w:rsidR="002B51C2" w:rsidRPr="0040100E" w:rsidRDefault="002B51C2" w:rsidP="00505D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US"/>
        </w:rPr>
      </w:pPr>
      <w:proofErr w:type="spellStart"/>
      <w:r w:rsidRPr="0040100E">
        <w:rPr>
          <w:rFonts w:eastAsiaTheme="minorHAnsi"/>
          <w:lang w:val="en-US"/>
        </w:rPr>
        <w:t>Bürkner</w:t>
      </w:r>
      <w:proofErr w:type="spellEnd"/>
      <w:r w:rsidRPr="0040100E">
        <w:rPr>
          <w:rFonts w:eastAsiaTheme="minorHAnsi"/>
          <w:lang w:val="en-US"/>
        </w:rPr>
        <w:t xml:space="preserve">, P.C. (2017) brms: An R package for Bayesian multilevel models using Stan. </w:t>
      </w:r>
      <w:r w:rsidRPr="0040100E">
        <w:rPr>
          <w:rFonts w:eastAsiaTheme="minorHAnsi"/>
          <w:i/>
          <w:iCs/>
          <w:lang w:val="en-US"/>
        </w:rPr>
        <w:t>Journal of Statistical Software</w:t>
      </w:r>
      <w:r w:rsidRPr="0040100E">
        <w:rPr>
          <w:rFonts w:eastAsiaTheme="minorHAnsi"/>
          <w:lang w:val="en-US"/>
        </w:rPr>
        <w:t xml:space="preserve">, </w:t>
      </w:r>
      <w:r w:rsidRPr="0040100E">
        <w:rPr>
          <w:rFonts w:eastAsiaTheme="minorHAnsi"/>
          <w:b/>
          <w:bCs/>
          <w:lang w:val="en-US"/>
        </w:rPr>
        <w:t>80</w:t>
      </w:r>
      <w:r w:rsidRPr="0040100E">
        <w:rPr>
          <w:rFonts w:eastAsiaTheme="minorHAnsi"/>
          <w:lang w:val="en-US"/>
        </w:rPr>
        <w:t>.</w:t>
      </w:r>
    </w:p>
    <w:p w14:paraId="4480EA79" w14:textId="77777777" w:rsidR="002B51C2" w:rsidRPr="0040100E" w:rsidRDefault="002B51C2" w:rsidP="00505D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US"/>
        </w:rPr>
      </w:pPr>
      <w:r w:rsidRPr="0040100E">
        <w:rPr>
          <w:rFonts w:eastAsiaTheme="minorHAnsi"/>
          <w:lang w:val="en-US"/>
        </w:rPr>
        <w:t xml:space="preserve">Hadfield, J.D. (2010) MCMC methods for multi-response generalized linear mixed models: The </w:t>
      </w:r>
      <w:proofErr w:type="spellStart"/>
      <w:r w:rsidRPr="0040100E">
        <w:rPr>
          <w:rFonts w:eastAsiaTheme="minorHAnsi"/>
          <w:lang w:val="en-US"/>
        </w:rPr>
        <w:t>MCMCglmm</w:t>
      </w:r>
      <w:proofErr w:type="spellEnd"/>
      <w:r w:rsidRPr="0040100E">
        <w:rPr>
          <w:rFonts w:eastAsiaTheme="minorHAnsi"/>
          <w:lang w:val="en-US"/>
        </w:rPr>
        <w:t xml:space="preserve"> R package. </w:t>
      </w:r>
      <w:r w:rsidRPr="0040100E">
        <w:rPr>
          <w:rFonts w:eastAsiaTheme="minorHAnsi"/>
          <w:i/>
          <w:iCs/>
          <w:lang w:val="en-US"/>
        </w:rPr>
        <w:t>Journal of Statistical Software</w:t>
      </w:r>
      <w:r w:rsidRPr="0040100E">
        <w:rPr>
          <w:rFonts w:eastAsiaTheme="minorHAnsi"/>
          <w:lang w:val="en-US"/>
        </w:rPr>
        <w:t xml:space="preserve">, </w:t>
      </w:r>
      <w:r w:rsidRPr="0040100E">
        <w:rPr>
          <w:rFonts w:eastAsiaTheme="minorHAnsi"/>
          <w:b/>
          <w:bCs/>
          <w:lang w:val="en-US"/>
        </w:rPr>
        <w:t>33</w:t>
      </w:r>
      <w:r w:rsidRPr="0040100E">
        <w:rPr>
          <w:rFonts w:eastAsiaTheme="minorHAnsi"/>
          <w:lang w:val="en-US"/>
        </w:rPr>
        <w:t>, 1–22.</w:t>
      </w:r>
    </w:p>
    <w:p w14:paraId="20AFF1BC" w14:textId="77777777" w:rsidR="002B51C2" w:rsidRPr="0040100E" w:rsidRDefault="002B51C2" w:rsidP="00505D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US"/>
        </w:rPr>
      </w:pPr>
      <w:proofErr w:type="spellStart"/>
      <w:r w:rsidRPr="0040100E">
        <w:rPr>
          <w:rFonts w:eastAsiaTheme="minorHAnsi"/>
          <w:lang w:val="en-US"/>
        </w:rPr>
        <w:t>Zuur</w:t>
      </w:r>
      <w:proofErr w:type="spellEnd"/>
      <w:r w:rsidRPr="0040100E">
        <w:rPr>
          <w:rFonts w:eastAsiaTheme="minorHAnsi"/>
          <w:lang w:val="en-US"/>
        </w:rPr>
        <w:t xml:space="preserve">, A.F., </w:t>
      </w:r>
      <w:proofErr w:type="spellStart"/>
      <w:r w:rsidRPr="0040100E">
        <w:rPr>
          <w:rFonts w:eastAsiaTheme="minorHAnsi"/>
          <w:lang w:val="en-US"/>
        </w:rPr>
        <w:t>Ieno</w:t>
      </w:r>
      <w:proofErr w:type="spellEnd"/>
      <w:r w:rsidRPr="0040100E">
        <w:rPr>
          <w:rFonts w:eastAsiaTheme="minorHAnsi"/>
          <w:lang w:val="en-US"/>
        </w:rPr>
        <w:t xml:space="preserve">, E.N. &amp; Elphick, C.S. (2010) A protocol for data exploration to avoid common statistical problems. </w:t>
      </w:r>
      <w:r w:rsidRPr="0040100E">
        <w:rPr>
          <w:rFonts w:eastAsiaTheme="minorHAnsi"/>
          <w:i/>
          <w:iCs/>
          <w:lang w:val="en-US"/>
        </w:rPr>
        <w:t>Methods in Ecology …</w:t>
      </w:r>
      <w:r w:rsidRPr="0040100E">
        <w:rPr>
          <w:rFonts w:eastAsiaTheme="minorHAnsi"/>
          <w:lang w:val="en-US"/>
        </w:rPr>
        <w:t xml:space="preserve">, </w:t>
      </w:r>
      <w:r w:rsidRPr="0040100E">
        <w:rPr>
          <w:rFonts w:eastAsiaTheme="minorHAnsi"/>
          <w:b/>
          <w:bCs/>
          <w:lang w:val="en-US"/>
        </w:rPr>
        <w:t>1</w:t>
      </w:r>
      <w:r w:rsidRPr="0040100E">
        <w:rPr>
          <w:rFonts w:eastAsiaTheme="minorHAnsi"/>
          <w:lang w:val="en-US"/>
        </w:rPr>
        <w:t>, 3–14.</w:t>
      </w:r>
    </w:p>
    <w:p w14:paraId="00C3B687" w14:textId="3511BB62" w:rsidR="00081C36" w:rsidRPr="00FD27F1" w:rsidRDefault="002B51C2" w:rsidP="00505D8E">
      <w:pPr>
        <w:spacing w:line="480" w:lineRule="auto"/>
        <w:rPr>
          <w:sz w:val="21"/>
          <w:szCs w:val="21"/>
          <w:lang w:val="en-AU"/>
        </w:rPr>
      </w:pPr>
      <w:r>
        <w:rPr>
          <w:sz w:val="21"/>
          <w:szCs w:val="21"/>
          <w:lang w:val="en-AU"/>
        </w:rPr>
        <w:fldChar w:fldCharType="begin"/>
      </w:r>
      <w:r>
        <w:rPr>
          <w:sz w:val="21"/>
          <w:szCs w:val="21"/>
          <w:lang w:val="en-AU"/>
        </w:rPr>
        <w:instrText xml:space="preserve"> ADDIN PAPERS2_CITATIONS &lt;papers2_bibliography/&gt;</w:instrText>
      </w:r>
      <w:r>
        <w:rPr>
          <w:sz w:val="21"/>
          <w:szCs w:val="21"/>
          <w:lang w:val="en-AU"/>
        </w:rPr>
        <w:fldChar w:fldCharType="end"/>
      </w:r>
    </w:p>
    <w:p w14:paraId="45A9A07E" w14:textId="77777777" w:rsidR="00357A31" w:rsidRPr="00FD27F1" w:rsidRDefault="00357A31" w:rsidP="00505D8E">
      <w:pPr>
        <w:spacing w:line="480" w:lineRule="auto"/>
        <w:rPr>
          <w:sz w:val="21"/>
          <w:szCs w:val="21"/>
          <w:lang w:val="en-AU"/>
        </w:rPr>
      </w:pPr>
    </w:p>
    <w:sectPr w:rsidR="00357A31" w:rsidRPr="00FD27F1" w:rsidSect="001E68DA">
      <w:pgSz w:w="11900" w:h="16840"/>
      <w:pgMar w:top="1440" w:right="1440" w:bottom="1440" w:left="1440" w:header="708" w:footer="708" w:gutter="0"/>
      <w:lnNumType w:countBy="1" w:restart="continuou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8526760" w14:textId="77777777" w:rsidR="00F566CE" w:rsidRDefault="00F566CE" w:rsidP="00C514FD">
      <w:r>
        <w:separator/>
      </w:r>
    </w:p>
  </w:endnote>
  <w:endnote w:type="continuationSeparator" w:id="0">
    <w:p w14:paraId="63548FF3" w14:textId="77777777" w:rsidR="00F566CE" w:rsidRDefault="00F566CE" w:rsidP="00C514F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067654288"/>
      <w:docPartObj>
        <w:docPartGallery w:val="Page Numbers (Bottom of Page)"/>
        <w:docPartUnique/>
      </w:docPartObj>
    </w:sdtPr>
    <w:sdtContent>
      <w:p w14:paraId="6F51BAFC" w14:textId="04B10A7A" w:rsidR="00F36787" w:rsidRDefault="00F36787" w:rsidP="00190F01">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9FBC30C" w14:textId="77777777" w:rsidR="00F36787" w:rsidRDefault="00F3678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73708111"/>
      <w:docPartObj>
        <w:docPartGallery w:val="Page Numbers (Bottom of Page)"/>
        <w:docPartUnique/>
      </w:docPartObj>
    </w:sdtPr>
    <w:sdtContent>
      <w:p w14:paraId="595DF769" w14:textId="35800E71" w:rsidR="00F36787" w:rsidRDefault="00F36787" w:rsidP="00190F01">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10</w:t>
        </w:r>
        <w:r>
          <w:rPr>
            <w:rStyle w:val="PageNumber"/>
          </w:rPr>
          <w:fldChar w:fldCharType="end"/>
        </w:r>
      </w:p>
    </w:sdtContent>
  </w:sdt>
  <w:p w14:paraId="6DB0EA94" w14:textId="77777777" w:rsidR="00F36787" w:rsidRDefault="00F3678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A3DB5B8" w14:textId="77777777" w:rsidR="00F566CE" w:rsidRDefault="00F566CE" w:rsidP="00C514FD">
      <w:r>
        <w:separator/>
      </w:r>
    </w:p>
  </w:footnote>
  <w:footnote w:type="continuationSeparator" w:id="0">
    <w:p w14:paraId="5B239911" w14:textId="77777777" w:rsidR="00F566CE" w:rsidRDefault="00F566CE" w:rsidP="00C514F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02E6EA8"/>
    <w:multiLevelType w:val="hybridMultilevel"/>
    <w:tmpl w:val="AB8A68B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6"/>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F056D"/>
    <w:rsid w:val="00005CA7"/>
    <w:rsid w:val="00007084"/>
    <w:rsid w:val="00015242"/>
    <w:rsid w:val="000233AE"/>
    <w:rsid w:val="0003435A"/>
    <w:rsid w:val="00044A22"/>
    <w:rsid w:val="00055A01"/>
    <w:rsid w:val="00076E74"/>
    <w:rsid w:val="000778A0"/>
    <w:rsid w:val="00081C36"/>
    <w:rsid w:val="00082135"/>
    <w:rsid w:val="00084A1D"/>
    <w:rsid w:val="000A3AB6"/>
    <w:rsid w:val="000A582A"/>
    <w:rsid w:val="000B346B"/>
    <w:rsid w:val="000C25C9"/>
    <w:rsid w:val="000D17F6"/>
    <w:rsid w:val="000E2CE7"/>
    <w:rsid w:val="000E30E7"/>
    <w:rsid w:val="000E6A91"/>
    <w:rsid w:val="001050C2"/>
    <w:rsid w:val="001053E5"/>
    <w:rsid w:val="001119B8"/>
    <w:rsid w:val="00127F21"/>
    <w:rsid w:val="00134C49"/>
    <w:rsid w:val="001446F4"/>
    <w:rsid w:val="00146A11"/>
    <w:rsid w:val="00150F3C"/>
    <w:rsid w:val="0016227F"/>
    <w:rsid w:val="00190F01"/>
    <w:rsid w:val="00195777"/>
    <w:rsid w:val="001975B1"/>
    <w:rsid w:val="001A0C80"/>
    <w:rsid w:val="001A249E"/>
    <w:rsid w:val="001B26FF"/>
    <w:rsid w:val="001B688B"/>
    <w:rsid w:val="001D63E9"/>
    <w:rsid w:val="001E68DA"/>
    <w:rsid w:val="002343FB"/>
    <w:rsid w:val="00240595"/>
    <w:rsid w:val="00261DAD"/>
    <w:rsid w:val="002634DC"/>
    <w:rsid w:val="00263670"/>
    <w:rsid w:val="00263BDD"/>
    <w:rsid w:val="00275462"/>
    <w:rsid w:val="00285EA6"/>
    <w:rsid w:val="002B51C2"/>
    <w:rsid w:val="002B5E52"/>
    <w:rsid w:val="002B6DC7"/>
    <w:rsid w:val="002C1DFA"/>
    <w:rsid w:val="002C4176"/>
    <w:rsid w:val="002C7AFC"/>
    <w:rsid w:val="002F2D51"/>
    <w:rsid w:val="00305648"/>
    <w:rsid w:val="00307DCE"/>
    <w:rsid w:val="0031478A"/>
    <w:rsid w:val="003217F2"/>
    <w:rsid w:val="00337F71"/>
    <w:rsid w:val="00345560"/>
    <w:rsid w:val="003533CF"/>
    <w:rsid w:val="00357A31"/>
    <w:rsid w:val="003630C7"/>
    <w:rsid w:val="003813F1"/>
    <w:rsid w:val="003823FA"/>
    <w:rsid w:val="00387CBF"/>
    <w:rsid w:val="003B014A"/>
    <w:rsid w:val="003C6320"/>
    <w:rsid w:val="003D05B1"/>
    <w:rsid w:val="003D721B"/>
    <w:rsid w:val="003E7621"/>
    <w:rsid w:val="003E7E5D"/>
    <w:rsid w:val="003F6048"/>
    <w:rsid w:val="003F7163"/>
    <w:rsid w:val="0040100E"/>
    <w:rsid w:val="00440A32"/>
    <w:rsid w:val="0046148D"/>
    <w:rsid w:val="00462553"/>
    <w:rsid w:val="00470499"/>
    <w:rsid w:val="00472776"/>
    <w:rsid w:val="00477397"/>
    <w:rsid w:val="00487AEF"/>
    <w:rsid w:val="00490555"/>
    <w:rsid w:val="004A1BB2"/>
    <w:rsid w:val="004A66B5"/>
    <w:rsid w:val="004B62B3"/>
    <w:rsid w:val="004B6F48"/>
    <w:rsid w:val="004B77EE"/>
    <w:rsid w:val="004C32F0"/>
    <w:rsid w:val="004E24F7"/>
    <w:rsid w:val="004F0E28"/>
    <w:rsid w:val="004F5B2D"/>
    <w:rsid w:val="0050451E"/>
    <w:rsid w:val="00505D8E"/>
    <w:rsid w:val="0052518F"/>
    <w:rsid w:val="00532B53"/>
    <w:rsid w:val="00533B42"/>
    <w:rsid w:val="00542EED"/>
    <w:rsid w:val="0056080A"/>
    <w:rsid w:val="0058190A"/>
    <w:rsid w:val="005A75A4"/>
    <w:rsid w:val="005B22DB"/>
    <w:rsid w:val="005D6ABE"/>
    <w:rsid w:val="005E6ACE"/>
    <w:rsid w:val="005F62AC"/>
    <w:rsid w:val="006139EA"/>
    <w:rsid w:val="00613AF6"/>
    <w:rsid w:val="00631933"/>
    <w:rsid w:val="00634F00"/>
    <w:rsid w:val="00653297"/>
    <w:rsid w:val="00656F9C"/>
    <w:rsid w:val="00663684"/>
    <w:rsid w:val="00675E92"/>
    <w:rsid w:val="00693D88"/>
    <w:rsid w:val="006A2566"/>
    <w:rsid w:val="006B7939"/>
    <w:rsid w:val="006C5C6F"/>
    <w:rsid w:val="006D2D1C"/>
    <w:rsid w:val="006D741A"/>
    <w:rsid w:val="006D7494"/>
    <w:rsid w:val="006E26C7"/>
    <w:rsid w:val="006F0138"/>
    <w:rsid w:val="006F359A"/>
    <w:rsid w:val="00707D6F"/>
    <w:rsid w:val="007253DF"/>
    <w:rsid w:val="00747E95"/>
    <w:rsid w:val="00763E3A"/>
    <w:rsid w:val="00766666"/>
    <w:rsid w:val="00785C15"/>
    <w:rsid w:val="007968D4"/>
    <w:rsid w:val="007A380A"/>
    <w:rsid w:val="007B4026"/>
    <w:rsid w:val="007B4A7A"/>
    <w:rsid w:val="007D3EB0"/>
    <w:rsid w:val="007D4805"/>
    <w:rsid w:val="007D7A0F"/>
    <w:rsid w:val="007E13A4"/>
    <w:rsid w:val="007F0203"/>
    <w:rsid w:val="00800237"/>
    <w:rsid w:val="0081089E"/>
    <w:rsid w:val="008112A0"/>
    <w:rsid w:val="0081179C"/>
    <w:rsid w:val="00813DC4"/>
    <w:rsid w:val="008151E0"/>
    <w:rsid w:val="00824F9D"/>
    <w:rsid w:val="00827B88"/>
    <w:rsid w:val="008330D9"/>
    <w:rsid w:val="008416CB"/>
    <w:rsid w:val="00845065"/>
    <w:rsid w:val="00865D16"/>
    <w:rsid w:val="00876543"/>
    <w:rsid w:val="00877B95"/>
    <w:rsid w:val="008935FC"/>
    <w:rsid w:val="008B5325"/>
    <w:rsid w:val="008E06DB"/>
    <w:rsid w:val="0090022D"/>
    <w:rsid w:val="009264A3"/>
    <w:rsid w:val="00936E4C"/>
    <w:rsid w:val="00945B87"/>
    <w:rsid w:val="009533CE"/>
    <w:rsid w:val="00956285"/>
    <w:rsid w:val="009759EF"/>
    <w:rsid w:val="00983349"/>
    <w:rsid w:val="00984478"/>
    <w:rsid w:val="009B1ED3"/>
    <w:rsid w:val="009B3A1B"/>
    <w:rsid w:val="009C7152"/>
    <w:rsid w:val="009D4176"/>
    <w:rsid w:val="009E2A6E"/>
    <w:rsid w:val="009E44E7"/>
    <w:rsid w:val="009F4474"/>
    <w:rsid w:val="00A05B81"/>
    <w:rsid w:val="00A06BB0"/>
    <w:rsid w:val="00A107E3"/>
    <w:rsid w:val="00A16F26"/>
    <w:rsid w:val="00A17C89"/>
    <w:rsid w:val="00A21EEC"/>
    <w:rsid w:val="00A46B62"/>
    <w:rsid w:val="00A5344C"/>
    <w:rsid w:val="00A64AC5"/>
    <w:rsid w:val="00A8241B"/>
    <w:rsid w:val="00A8373D"/>
    <w:rsid w:val="00A95836"/>
    <w:rsid w:val="00AA2373"/>
    <w:rsid w:val="00AC4989"/>
    <w:rsid w:val="00AE5385"/>
    <w:rsid w:val="00B02D6C"/>
    <w:rsid w:val="00B12403"/>
    <w:rsid w:val="00B148A8"/>
    <w:rsid w:val="00B21C54"/>
    <w:rsid w:val="00B416D5"/>
    <w:rsid w:val="00B50408"/>
    <w:rsid w:val="00B51EBE"/>
    <w:rsid w:val="00B71B42"/>
    <w:rsid w:val="00B743ED"/>
    <w:rsid w:val="00B81739"/>
    <w:rsid w:val="00B82231"/>
    <w:rsid w:val="00B84B89"/>
    <w:rsid w:val="00B97709"/>
    <w:rsid w:val="00BC44A3"/>
    <w:rsid w:val="00BD6F21"/>
    <w:rsid w:val="00BD7777"/>
    <w:rsid w:val="00BE5407"/>
    <w:rsid w:val="00C00A34"/>
    <w:rsid w:val="00C01F79"/>
    <w:rsid w:val="00C17080"/>
    <w:rsid w:val="00C17350"/>
    <w:rsid w:val="00C2640E"/>
    <w:rsid w:val="00C3401A"/>
    <w:rsid w:val="00C514FD"/>
    <w:rsid w:val="00C52463"/>
    <w:rsid w:val="00C5687B"/>
    <w:rsid w:val="00C726E8"/>
    <w:rsid w:val="00C742BD"/>
    <w:rsid w:val="00C84205"/>
    <w:rsid w:val="00C94582"/>
    <w:rsid w:val="00CA2348"/>
    <w:rsid w:val="00CA2D96"/>
    <w:rsid w:val="00CA5FCF"/>
    <w:rsid w:val="00CB1B63"/>
    <w:rsid w:val="00CD006F"/>
    <w:rsid w:val="00CD7B06"/>
    <w:rsid w:val="00CE5EA4"/>
    <w:rsid w:val="00CF056D"/>
    <w:rsid w:val="00CF069F"/>
    <w:rsid w:val="00D00E4C"/>
    <w:rsid w:val="00D10AF4"/>
    <w:rsid w:val="00D12670"/>
    <w:rsid w:val="00D4313E"/>
    <w:rsid w:val="00D46CF6"/>
    <w:rsid w:val="00D747B3"/>
    <w:rsid w:val="00D84A70"/>
    <w:rsid w:val="00D862E6"/>
    <w:rsid w:val="00D901ED"/>
    <w:rsid w:val="00DA4547"/>
    <w:rsid w:val="00DC2111"/>
    <w:rsid w:val="00DC5782"/>
    <w:rsid w:val="00DE0F4C"/>
    <w:rsid w:val="00DE6B68"/>
    <w:rsid w:val="00DF7AF6"/>
    <w:rsid w:val="00E1668C"/>
    <w:rsid w:val="00E20650"/>
    <w:rsid w:val="00E25853"/>
    <w:rsid w:val="00E26B20"/>
    <w:rsid w:val="00E430A8"/>
    <w:rsid w:val="00E4351B"/>
    <w:rsid w:val="00E61257"/>
    <w:rsid w:val="00E7149A"/>
    <w:rsid w:val="00E74D78"/>
    <w:rsid w:val="00E83BBD"/>
    <w:rsid w:val="00E93322"/>
    <w:rsid w:val="00E97834"/>
    <w:rsid w:val="00EA43BB"/>
    <w:rsid w:val="00ED3145"/>
    <w:rsid w:val="00ED3F2F"/>
    <w:rsid w:val="00F00DCE"/>
    <w:rsid w:val="00F03377"/>
    <w:rsid w:val="00F36787"/>
    <w:rsid w:val="00F36AB7"/>
    <w:rsid w:val="00F41C9D"/>
    <w:rsid w:val="00F46B33"/>
    <w:rsid w:val="00F566CE"/>
    <w:rsid w:val="00F65D28"/>
    <w:rsid w:val="00F85027"/>
    <w:rsid w:val="00F868C0"/>
    <w:rsid w:val="00FA4D1D"/>
    <w:rsid w:val="00FB3AD0"/>
    <w:rsid w:val="00FB6519"/>
    <w:rsid w:val="00FC208F"/>
    <w:rsid w:val="00FC65D6"/>
    <w:rsid w:val="00FD01D0"/>
    <w:rsid w:val="00FD142F"/>
    <w:rsid w:val="00FD27F1"/>
    <w:rsid w:val="00FD37EA"/>
    <w:rsid w:val="00FD516C"/>
    <w:rsid w:val="00FD578B"/>
    <w:rsid w:val="00FE6C7C"/>
    <w:rsid w:val="00FF0D4C"/>
    <w:rsid w:val="00FF2E7B"/>
    <w:rsid w:val="00FF3EC1"/>
    <w:rsid w:val="00FF46B3"/>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F33F43"/>
  <w14:defaultImageDpi w14:val="32767"/>
  <w15:chartTrackingRefBased/>
  <w15:docId w15:val="{3DD20E1D-801B-E44D-9995-BF4B999E08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17F6"/>
    <w:rPr>
      <w:rFonts w:ascii="Times New Roman" w:eastAsia="Times New Roman" w:hAnsi="Times New Roman" w:cs="Times New Roman"/>
      <w:lang w:val="en-HK"/>
    </w:rPr>
  </w:style>
  <w:style w:type="paragraph" w:styleId="Heading1">
    <w:name w:val="heading 1"/>
    <w:basedOn w:val="Normal"/>
    <w:next w:val="Normal"/>
    <w:link w:val="Heading1Char"/>
    <w:uiPriority w:val="9"/>
    <w:qFormat/>
    <w:rsid w:val="007D4805"/>
    <w:pPr>
      <w:keepNext/>
      <w:keepLines/>
      <w:spacing w:before="240"/>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7D4805"/>
    <w:pPr>
      <w:keepNext/>
      <w:keepLines/>
      <w:spacing w:before="40"/>
      <w:outlineLvl w:val="1"/>
    </w:pPr>
    <w:rPr>
      <w:rFonts w:eastAsiaTheme="majorEastAsia" w:cstheme="majorBidi"/>
      <w:i/>
      <w:color w:val="000000" w:themeColor="text1"/>
      <w:sz w:val="26"/>
      <w:szCs w:val="26"/>
    </w:rPr>
  </w:style>
  <w:style w:type="paragraph" w:styleId="Heading3">
    <w:name w:val="heading 3"/>
    <w:basedOn w:val="Normal"/>
    <w:next w:val="Normal"/>
    <w:link w:val="Heading3Char"/>
    <w:uiPriority w:val="9"/>
    <w:unhideWhenUsed/>
    <w:qFormat/>
    <w:rsid w:val="002634DC"/>
    <w:pPr>
      <w:keepNext/>
      <w:keepLines/>
      <w:spacing w:before="40"/>
      <w:outlineLvl w:val="2"/>
    </w:pPr>
    <w:rPr>
      <w:rFonts w:asciiTheme="majorHAnsi" w:eastAsiaTheme="majorEastAsia" w:hAnsiTheme="majorHAnsi" w:cstheme="majorBidi"/>
      <w:color w:val="1F3763" w:themeColor="accent1" w:themeShade="7F"/>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D4805"/>
    <w:rPr>
      <w:rFonts w:ascii="Times New Roman" w:eastAsiaTheme="majorEastAsia" w:hAnsi="Times New Roman" w:cstheme="majorBidi"/>
      <w:b/>
      <w:color w:val="000000" w:themeColor="text1"/>
      <w:sz w:val="32"/>
      <w:szCs w:val="32"/>
    </w:rPr>
  </w:style>
  <w:style w:type="character" w:customStyle="1" w:styleId="Heading2Char">
    <w:name w:val="Heading 2 Char"/>
    <w:basedOn w:val="DefaultParagraphFont"/>
    <w:link w:val="Heading2"/>
    <w:uiPriority w:val="9"/>
    <w:rsid w:val="007D4805"/>
    <w:rPr>
      <w:rFonts w:ascii="Times New Roman" w:eastAsiaTheme="majorEastAsia" w:hAnsi="Times New Roman" w:cstheme="majorBidi"/>
      <w:i/>
      <w:color w:val="000000" w:themeColor="text1"/>
      <w:sz w:val="26"/>
      <w:szCs w:val="26"/>
    </w:rPr>
  </w:style>
  <w:style w:type="character" w:styleId="CommentReference">
    <w:name w:val="annotation reference"/>
    <w:basedOn w:val="DefaultParagraphFont"/>
    <w:uiPriority w:val="99"/>
    <w:semiHidden/>
    <w:unhideWhenUsed/>
    <w:rsid w:val="00CF056D"/>
    <w:rPr>
      <w:sz w:val="18"/>
      <w:szCs w:val="18"/>
    </w:rPr>
  </w:style>
  <w:style w:type="paragraph" w:styleId="CommentText">
    <w:name w:val="annotation text"/>
    <w:basedOn w:val="Normal"/>
    <w:link w:val="CommentTextChar"/>
    <w:uiPriority w:val="99"/>
    <w:unhideWhenUsed/>
    <w:rsid w:val="00CF056D"/>
    <w:rPr>
      <w:rFonts w:eastAsiaTheme="minorEastAsia" w:cstheme="minorBidi"/>
      <w:lang w:val="en-AU"/>
    </w:rPr>
  </w:style>
  <w:style w:type="character" w:customStyle="1" w:styleId="CommentTextChar">
    <w:name w:val="Comment Text Char"/>
    <w:basedOn w:val="DefaultParagraphFont"/>
    <w:link w:val="CommentText"/>
    <w:uiPriority w:val="99"/>
    <w:rsid w:val="00CF056D"/>
    <w:rPr>
      <w:rFonts w:ascii="Times New Roman" w:eastAsiaTheme="minorEastAsia" w:hAnsi="Times New Roman"/>
      <w:lang w:val="en-AU"/>
    </w:rPr>
  </w:style>
  <w:style w:type="paragraph" w:styleId="BalloonText">
    <w:name w:val="Balloon Text"/>
    <w:basedOn w:val="Normal"/>
    <w:link w:val="BalloonTextChar"/>
    <w:uiPriority w:val="99"/>
    <w:semiHidden/>
    <w:unhideWhenUsed/>
    <w:rsid w:val="00CF056D"/>
    <w:rPr>
      <w:sz w:val="18"/>
      <w:szCs w:val="18"/>
    </w:rPr>
  </w:style>
  <w:style w:type="character" w:customStyle="1" w:styleId="BalloonTextChar">
    <w:name w:val="Balloon Text Char"/>
    <w:basedOn w:val="DefaultParagraphFont"/>
    <w:link w:val="BalloonText"/>
    <w:uiPriority w:val="99"/>
    <w:semiHidden/>
    <w:rsid w:val="00CF056D"/>
    <w:rPr>
      <w:rFonts w:ascii="Times New Roman" w:eastAsia="Times New Roman" w:hAnsi="Times New Roman" w:cs="Times New Roman"/>
      <w:sz w:val="18"/>
      <w:szCs w:val="18"/>
      <w:lang w:val="en-HK"/>
    </w:rPr>
  </w:style>
  <w:style w:type="character" w:customStyle="1" w:styleId="Heading3Char">
    <w:name w:val="Heading 3 Char"/>
    <w:basedOn w:val="DefaultParagraphFont"/>
    <w:link w:val="Heading3"/>
    <w:uiPriority w:val="9"/>
    <w:rsid w:val="002634DC"/>
    <w:rPr>
      <w:rFonts w:asciiTheme="majorHAnsi" w:eastAsiaTheme="majorEastAsia" w:hAnsiTheme="majorHAnsi" w:cstheme="majorBidi"/>
      <w:color w:val="1F3763" w:themeColor="accent1" w:themeShade="7F"/>
    </w:rPr>
  </w:style>
  <w:style w:type="table" w:styleId="TableGrid">
    <w:name w:val="Table Grid"/>
    <w:basedOn w:val="TableNormal"/>
    <w:uiPriority w:val="39"/>
    <w:rsid w:val="002343F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neNumber">
    <w:name w:val="line number"/>
    <w:basedOn w:val="DefaultParagraphFont"/>
    <w:uiPriority w:val="99"/>
    <w:semiHidden/>
    <w:unhideWhenUsed/>
    <w:rsid w:val="001E68DA"/>
  </w:style>
  <w:style w:type="paragraph" w:styleId="Header">
    <w:name w:val="header"/>
    <w:basedOn w:val="Normal"/>
    <w:link w:val="HeaderChar"/>
    <w:uiPriority w:val="99"/>
    <w:unhideWhenUsed/>
    <w:rsid w:val="00C514FD"/>
    <w:pPr>
      <w:tabs>
        <w:tab w:val="center" w:pos="4680"/>
        <w:tab w:val="right" w:pos="9360"/>
      </w:tabs>
    </w:pPr>
  </w:style>
  <w:style w:type="character" w:customStyle="1" w:styleId="HeaderChar">
    <w:name w:val="Header Char"/>
    <w:basedOn w:val="DefaultParagraphFont"/>
    <w:link w:val="Header"/>
    <w:uiPriority w:val="99"/>
    <w:rsid w:val="00C514FD"/>
    <w:rPr>
      <w:rFonts w:ascii="Times New Roman" w:eastAsia="Times New Roman" w:hAnsi="Times New Roman" w:cs="Times New Roman"/>
      <w:lang w:val="en-HK"/>
    </w:rPr>
  </w:style>
  <w:style w:type="paragraph" w:styleId="Footer">
    <w:name w:val="footer"/>
    <w:basedOn w:val="Normal"/>
    <w:link w:val="FooterChar"/>
    <w:uiPriority w:val="99"/>
    <w:unhideWhenUsed/>
    <w:rsid w:val="00C514FD"/>
    <w:pPr>
      <w:tabs>
        <w:tab w:val="center" w:pos="4680"/>
        <w:tab w:val="right" w:pos="9360"/>
      </w:tabs>
    </w:pPr>
  </w:style>
  <w:style w:type="character" w:customStyle="1" w:styleId="FooterChar">
    <w:name w:val="Footer Char"/>
    <w:basedOn w:val="DefaultParagraphFont"/>
    <w:link w:val="Footer"/>
    <w:uiPriority w:val="99"/>
    <w:rsid w:val="00C514FD"/>
    <w:rPr>
      <w:rFonts w:ascii="Times New Roman" w:eastAsia="Times New Roman" w:hAnsi="Times New Roman" w:cs="Times New Roman"/>
      <w:lang w:val="en-HK"/>
    </w:rPr>
  </w:style>
  <w:style w:type="character" w:styleId="PageNumber">
    <w:name w:val="page number"/>
    <w:basedOn w:val="DefaultParagraphFont"/>
    <w:uiPriority w:val="99"/>
    <w:semiHidden/>
    <w:unhideWhenUsed/>
    <w:rsid w:val="00C514FD"/>
  </w:style>
  <w:style w:type="paragraph" w:styleId="CommentSubject">
    <w:name w:val="annotation subject"/>
    <w:basedOn w:val="CommentText"/>
    <w:next w:val="CommentText"/>
    <w:link w:val="CommentSubjectChar"/>
    <w:uiPriority w:val="99"/>
    <w:semiHidden/>
    <w:unhideWhenUsed/>
    <w:rsid w:val="00462553"/>
    <w:rPr>
      <w:rFonts w:eastAsia="Times New Roman" w:cs="Times New Roman"/>
      <w:b/>
      <w:bCs/>
      <w:sz w:val="20"/>
      <w:szCs w:val="20"/>
      <w:lang w:val="en-HK"/>
    </w:rPr>
  </w:style>
  <w:style w:type="character" w:customStyle="1" w:styleId="CommentSubjectChar">
    <w:name w:val="Comment Subject Char"/>
    <w:basedOn w:val="CommentTextChar"/>
    <w:link w:val="CommentSubject"/>
    <w:uiPriority w:val="99"/>
    <w:semiHidden/>
    <w:rsid w:val="00462553"/>
    <w:rPr>
      <w:rFonts w:ascii="Times New Roman" w:eastAsia="Times New Roman" w:hAnsi="Times New Roman" w:cs="Times New Roman"/>
      <w:b/>
      <w:bCs/>
      <w:sz w:val="20"/>
      <w:szCs w:val="20"/>
      <w:lang w:val="en-HK"/>
    </w:rPr>
  </w:style>
  <w:style w:type="paragraph" w:customStyle="1" w:styleId="Thesisnormal">
    <w:name w:val="Thesis normal"/>
    <w:basedOn w:val="Normal"/>
    <w:qFormat/>
    <w:rsid w:val="00082135"/>
    <w:rPr>
      <w:rFonts w:eastAsiaTheme="minorEastAsia" w:cstheme="minorBidi"/>
      <w:lang w:val="en-AU"/>
    </w:rPr>
  </w:style>
  <w:style w:type="character" w:customStyle="1" w:styleId="mtext">
    <w:name w:val="mtext"/>
    <w:basedOn w:val="DefaultParagraphFont"/>
    <w:rsid w:val="005E6ACE"/>
  </w:style>
  <w:style w:type="paragraph" w:styleId="Revision">
    <w:name w:val="Revision"/>
    <w:hidden/>
    <w:uiPriority w:val="99"/>
    <w:semiHidden/>
    <w:rsid w:val="006F359A"/>
    <w:rPr>
      <w:rFonts w:ascii="Times New Roman" w:eastAsia="Times New Roman" w:hAnsi="Times New Roman" w:cs="Times New Roman"/>
      <w:lang w:val="en-HK"/>
    </w:rPr>
  </w:style>
  <w:style w:type="paragraph" w:styleId="ListParagraph">
    <w:name w:val="List Paragraph"/>
    <w:basedOn w:val="Normal"/>
    <w:uiPriority w:val="34"/>
    <w:qFormat/>
    <w:rsid w:val="00F3678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97037038">
      <w:bodyDiv w:val="1"/>
      <w:marLeft w:val="0"/>
      <w:marRight w:val="0"/>
      <w:marTop w:val="0"/>
      <w:marBottom w:val="0"/>
      <w:divBdr>
        <w:top w:val="none" w:sz="0" w:space="0" w:color="auto"/>
        <w:left w:val="none" w:sz="0" w:space="0" w:color="auto"/>
        <w:bottom w:val="none" w:sz="0" w:space="0" w:color="auto"/>
        <w:right w:val="none" w:sz="0" w:space="0" w:color="auto"/>
      </w:divBdr>
    </w:div>
    <w:div w:id="527377854">
      <w:bodyDiv w:val="1"/>
      <w:marLeft w:val="0"/>
      <w:marRight w:val="0"/>
      <w:marTop w:val="0"/>
      <w:marBottom w:val="0"/>
      <w:divBdr>
        <w:top w:val="none" w:sz="0" w:space="0" w:color="auto"/>
        <w:left w:val="none" w:sz="0" w:space="0" w:color="auto"/>
        <w:bottom w:val="none" w:sz="0" w:space="0" w:color="auto"/>
        <w:right w:val="none" w:sz="0" w:space="0" w:color="auto"/>
      </w:divBdr>
    </w:div>
    <w:div w:id="1027831328">
      <w:bodyDiv w:val="1"/>
      <w:marLeft w:val="0"/>
      <w:marRight w:val="0"/>
      <w:marTop w:val="0"/>
      <w:marBottom w:val="0"/>
      <w:divBdr>
        <w:top w:val="none" w:sz="0" w:space="0" w:color="auto"/>
        <w:left w:val="none" w:sz="0" w:space="0" w:color="auto"/>
        <w:bottom w:val="none" w:sz="0" w:space="0" w:color="auto"/>
        <w:right w:val="none" w:sz="0" w:space="0" w:color="auto"/>
      </w:divBdr>
    </w:div>
    <w:div w:id="1372653696">
      <w:bodyDiv w:val="1"/>
      <w:marLeft w:val="0"/>
      <w:marRight w:val="0"/>
      <w:marTop w:val="0"/>
      <w:marBottom w:val="0"/>
      <w:divBdr>
        <w:top w:val="none" w:sz="0" w:space="0" w:color="auto"/>
        <w:left w:val="none" w:sz="0" w:space="0" w:color="auto"/>
        <w:bottom w:val="none" w:sz="0" w:space="0" w:color="auto"/>
        <w:right w:val="none" w:sz="0" w:space="0" w:color="auto"/>
      </w:divBdr>
    </w:div>
    <w:div w:id="1453748374">
      <w:bodyDiv w:val="1"/>
      <w:marLeft w:val="0"/>
      <w:marRight w:val="0"/>
      <w:marTop w:val="0"/>
      <w:marBottom w:val="0"/>
      <w:divBdr>
        <w:top w:val="none" w:sz="0" w:space="0" w:color="auto"/>
        <w:left w:val="none" w:sz="0" w:space="0" w:color="auto"/>
        <w:bottom w:val="none" w:sz="0" w:space="0" w:color="auto"/>
        <w:right w:val="none" w:sz="0" w:space="0" w:color="auto"/>
      </w:divBdr>
    </w:div>
    <w:div w:id="1527792354">
      <w:bodyDiv w:val="1"/>
      <w:marLeft w:val="0"/>
      <w:marRight w:val="0"/>
      <w:marTop w:val="0"/>
      <w:marBottom w:val="0"/>
      <w:divBdr>
        <w:top w:val="none" w:sz="0" w:space="0" w:color="auto"/>
        <w:left w:val="none" w:sz="0" w:space="0" w:color="auto"/>
        <w:bottom w:val="none" w:sz="0" w:space="0" w:color="auto"/>
        <w:right w:val="none" w:sz="0" w:space="0" w:color="auto"/>
      </w:divBdr>
    </w:div>
    <w:div w:id="1856308658">
      <w:bodyDiv w:val="1"/>
      <w:marLeft w:val="0"/>
      <w:marRight w:val="0"/>
      <w:marTop w:val="0"/>
      <w:marBottom w:val="0"/>
      <w:divBdr>
        <w:top w:val="none" w:sz="0" w:space="0" w:color="auto"/>
        <w:left w:val="none" w:sz="0" w:space="0" w:color="auto"/>
        <w:bottom w:val="none" w:sz="0" w:space="0" w:color="auto"/>
        <w:right w:val="none" w:sz="0" w:space="0" w:color="auto"/>
      </w:divBdr>
    </w:div>
    <w:div w:id="19512794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7.emf"/><Relationship Id="rId3" Type="http://schemas.openxmlformats.org/officeDocument/2006/relationships/settings" Target="settings.xml"/><Relationship Id="rId7" Type="http://schemas.openxmlformats.org/officeDocument/2006/relationships/image" Target="media/image1.emf"/><Relationship Id="rId12" Type="http://schemas.openxmlformats.org/officeDocument/2006/relationships/image" Target="media/image6.emf"/><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emf"/><Relationship Id="rId5" Type="http://schemas.openxmlformats.org/officeDocument/2006/relationships/footnotes" Target="footnotes.xml"/><Relationship Id="rId15" Type="http://schemas.openxmlformats.org/officeDocument/2006/relationships/footer" Target="footer2.xml"/><Relationship Id="rId10" Type="http://schemas.openxmlformats.org/officeDocument/2006/relationships/image" Target="media/image4.emf"/><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92</TotalTime>
  <Pages>20</Pages>
  <Words>6065</Words>
  <Characters>31540</Characters>
  <Application>Microsoft Office Word</Application>
  <DocSecurity>0</DocSecurity>
  <Lines>1577</Lines>
  <Paragraphs>964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36641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fonti.kar@gmail.com</dc:creator>
  <cp:keywords/>
  <dc:description/>
  <cp:lastModifiedBy>fonti.kar@gmail.com</cp:lastModifiedBy>
  <cp:revision>20</cp:revision>
  <cp:lastPrinted>2019-07-02T05:28:00Z</cp:lastPrinted>
  <dcterms:created xsi:type="dcterms:W3CDTF">2019-01-10T23:11:00Z</dcterms:created>
  <dcterms:modified xsi:type="dcterms:W3CDTF">2019-07-08T02:01:00Z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APERS2_INFO_01">
    <vt:lpwstr>&lt;info&gt;&lt;style id="http://www.zotero.org/styles/functional-ecology"/&gt;&lt;format class="21"/&gt;&lt;count citations="66" publications="64"/&gt;&lt;/info&gt;PAPERS2_INFO_END</vt:lpwstr>
  </property>
</Properties>
</file>